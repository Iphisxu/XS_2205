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theme/themeOverride1.xml" ContentType="application/vnd.openxmlformats-officedocument.themeOverride+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2.xml" ContentType="application/vnd.openxmlformats-officedocument.themeOverride+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3.xml" ContentType="application/vnd.openxmlformats-officedocument.themeOverrid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4.xml" ContentType="application/vnd.openxmlformats-officedocument.themeOverrid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5.xml" ContentType="application/vnd.openxmlformats-officedocument.themeOverrid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6.xml" ContentType="application/vnd.openxmlformats-officedocument.themeOverrid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7.xml" ContentType="application/vnd.openxmlformats-officedocument.themeOverrid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theme/themeOverride8.xml" ContentType="application/vnd.openxmlformats-officedocument.themeOverrid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theme/themeOverride9.xml" ContentType="application/vnd.openxmlformats-officedocument.themeOverride+xml"/>
  <Override PartName="/word/charts/chart13.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4.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5.xml" ContentType="application/vnd.openxmlformats-officedocument.drawingml.chart+xml"/>
  <Override PartName="/word/charts/style14.xml" ContentType="application/vnd.ms-office.chartstyle+xml"/>
  <Override PartName="/word/charts/colors14.xml" ContentType="application/vnd.ms-office.chartcolorstyle+xml"/>
  <Override PartName="/word/theme/themeOverride10.xml" ContentType="application/vnd.openxmlformats-officedocument.themeOverride+xml"/>
  <Override PartName="/word/charts/chart16.xml" ContentType="application/vnd.openxmlformats-officedocument.drawingml.chart+xml"/>
  <Override PartName="/word/charts/style15.xml" ContentType="application/vnd.ms-office.chartstyle+xml"/>
  <Override PartName="/word/charts/colors15.xml" ContentType="application/vnd.ms-office.chartcolorstyle+xml"/>
  <Override PartName="/word/theme/themeOverride11.xml" ContentType="application/vnd.openxmlformats-officedocument.themeOverride+xml"/>
  <Override PartName="/word/charts/chart17.xml" ContentType="application/vnd.openxmlformats-officedocument.drawingml.chart+xml"/>
  <Override PartName="/word/charts/style16.xml" ContentType="application/vnd.ms-office.chartstyle+xml"/>
  <Override PartName="/word/charts/colors16.xml" ContentType="application/vnd.ms-office.chartcolorstyle+xml"/>
  <Override PartName="/word/theme/themeOverride12.xml" ContentType="application/vnd.openxmlformats-officedocument.themeOverride+xml"/>
  <Override PartName="/word/charts/chart18.xml" ContentType="application/vnd.openxmlformats-officedocument.drawingml.chart+xml"/>
  <Override PartName="/word/charts/style17.xml" ContentType="application/vnd.ms-office.chartstyle+xml"/>
  <Override PartName="/word/charts/colors17.xml" ContentType="application/vnd.ms-office.chartcolorstyle+xml"/>
  <Override PartName="/word/theme/themeOverride13.xml" ContentType="application/vnd.openxmlformats-officedocument.themeOverride+xml"/>
  <Override PartName="/word/charts/chart19.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0.xml" ContentType="application/vnd.openxmlformats-officedocument.drawingml.chart+xml"/>
  <Override PartName="/word/charts/style19.xml" ContentType="application/vnd.ms-office.chartstyle+xml"/>
  <Override PartName="/word/charts/colors19.xml" ContentType="application/vnd.ms-office.chartcolorstyle+xml"/>
  <Override PartName="/word/theme/themeOverride14.xml" ContentType="application/vnd.openxmlformats-officedocument.themeOverride+xml"/>
  <Override PartName="/word/charts/chart21.xml" ContentType="application/vnd.openxmlformats-officedocument.drawingml.chart+xml"/>
  <Override PartName="/word/charts/style20.xml" ContentType="application/vnd.ms-office.chartstyle+xml"/>
  <Override PartName="/word/charts/colors20.xml" ContentType="application/vnd.ms-office.chartcolorstyle+xml"/>
  <Override PartName="/word/theme/themeOverride15.xml" ContentType="application/vnd.openxmlformats-officedocument.themeOverride+xml"/>
  <Override PartName="/word/charts/chart22.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3.xml" ContentType="application/vnd.openxmlformats-officedocument.drawingml.chart+xml"/>
  <Override PartName="/word/charts/style22.xml" ContentType="application/vnd.ms-office.chartstyle+xml"/>
  <Override PartName="/word/charts/colors22.xml" ContentType="application/vnd.ms-office.chartcolorstyle+xml"/>
  <Override PartName="/word/theme/themeOverride16.xml" ContentType="application/vnd.openxmlformats-officedocument.themeOverride+xml"/>
  <Override PartName="/word/charts/chart24.xml" ContentType="application/vnd.openxmlformats-officedocument.drawingml.chart+xml"/>
  <Override PartName="/word/charts/style23.xml" ContentType="application/vnd.ms-office.chartstyle+xml"/>
  <Override PartName="/word/charts/colors23.xml" ContentType="application/vnd.ms-office.chartcolorstyle+xml"/>
  <Override PartName="/word/theme/themeOverride17.xml" ContentType="application/vnd.openxmlformats-officedocument.themeOverride+xml"/>
  <Override PartName="/word/charts/chart25.xml" ContentType="application/vnd.openxmlformats-officedocument.drawingml.chart+xml"/>
  <Override PartName="/word/charts/style24.xml" ContentType="application/vnd.ms-office.chartstyle+xml"/>
  <Override PartName="/word/charts/colors24.xml" ContentType="application/vnd.ms-office.chartcolorstyle+xml"/>
  <Override PartName="/word/theme/themeOverride18.xml" ContentType="application/vnd.openxmlformats-officedocument.themeOverride+xml"/>
  <Override PartName="/word/charts/chart26.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7.xml" ContentType="application/vnd.openxmlformats-officedocument.drawingml.chart+xml"/>
  <Override PartName="/word/charts/style26.xml" ContentType="application/vnd.ms-office.chartstyle+xml"/>
  <Override PartName="/word/charts/colors26.xml" ContentType="application/vnd.ms-office.chartcolorstyle+xml"/>
  <Override PartName="/word/theme/themeOverride19.xml" ContentType="application/vnd.openxmlformats-officedocument.themeOverrid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86C150" w14:textId="77777777" w:rsidR="001C0CEA" w:rsidRDefault="001C0CEA" w:rsidP="00B67BB3">
      <w:pPr>
        <w:spacing w:line="360" w:lineRule="auto"/>
        <w:ind w:firstLine="0"/>
        <w:jc w:val="left"/>
        <w:rPr>
          <w:rFonts w:ascii="黑体" w:eastAsia="黑体" w:hAnsi="黑体"/>
          <w:sz w:val="22"/>
          <w:szCs w:val="21"/>
        </w:rPr>
      </w:pPr>
    </w:p>
    <w:p w14:paraId="7223D767" w14:textId="5970B1C5" w:rsidR="00D440C3" w:rsidRDefault="00D440C3" w:rsidP="00EC5703">
      <w:pPr>
        <w:spacing w:line="360" w:lineRule="auto"/>
        <w:jc w:val="center"/>
        <w:rPr>
          <w:rFonts w:ascii="黑体" w:eastAsia="黑体" w:hAnsi="黑体"/>
          <w:sz w:val="22"/>
          <w:szCs w:val="21"/>
        </w:rPr>
      </w:pPr>
    </w:p>
    <w:p w14:paraId="5360B924" w14:textId="77777777" w:rsidR="0083308E" w:rsidRPr="007B3BD8" w:rsidRDefault="0083308E" w:rsidP="00EC5703">
      <w:pPr>
        <w:spacing w:line="360" w:lineRule="auto"/>
        <w:jc w:val="center"/>
        <w:rPr>
          <w:rFonts w:ascii="Times New Roman" w:hAnsi="Times New Roman"/>
          <w:sz w:val="28"/>
        </w:rPr>
      </w:pPr>
    </w:p>
    <w:p w14:paraId="640B872C" w14:textId="77777777" w:rsidR="007B3BD8" w:rsidRPr="007B3BD8" w:rsidRDefault="007B3BD8" w:rsidP="00EC5703">
      <w:pPr>
        <w:spacing w:line="360" w:lineRule="auto"/>
        <w:jc w:val="center"/>
        <w:rPr>
          <w:rFonts w:ascii="Times New Roman" w:hAnsi="Times New Roman"/>
          <w:sz w:val="28"/>
        </w:rPr>
      </w:pPr>
    </w:p>
    <w:p w14:paraId="4C7594FB" w14:textId="77777777" w:rsidR="00291921" w:rsidRDefault="00B67BB3" w:rsidP="00EC5703">
      <w:pPr>
        <w:spacing w:line="360" w:lineRule="auto"/>
        <w:jc w:val="center"/>
        <w:rPr>
          <w:rFonts w:ascii="Times New Roman" w:hAnsi="Times New Roman"/>
          <w:b/>
          <w:sz w:val="52"/>
          <w:szCs w:val="36"/>
        </w:rPr>
      </w:pPr>
      <w:bookmarkStart w:id="0" w:name="_Toc433960577"/>
      <w:proofErr w:type="gramStart"/>
      <w:r>
        <w:rPr>
          <w:rFonts w:ascii="Times New Roman" w:hAnsi="Times New Roman" w:hint="eastAsia"/>
          <w:b/>
          <w:sz w:val="52"/>
          <w:szCs w:val="36"/>
        </w:rPr>
        <w:t>萧山区</w:t>
      </w:r>
      <w:proofErr w:type="gramEnd"/>
      <w:r>
        <w:rPr>
          <w:rFonts w:ascii="Times New Roman" w:hAnsi="Times New Roman"/>
          <w:b/>
          <w:sz w:val="52"/>
          <w:szCs w:val="36"/>
        </w:rPr>
        <w:t>大气污染源排放清单编制</w:t>
      </w:r>
    </w:p>
    <w:p w14:paraId="294D8D76" w14:textId="0D4FE0F3" w:rsidR="00DA5908" w:rsidRPr="007B3BD8" w:rsidRDefault="00B67BB3" w:rsidP="00EC5703">
      <w:pPr>
        <w:spacing w:line="360" w:lineRule="auto"/>
        <w:jc w:val="center"/>
        <w:rPr>
          <w:rFonts w:ascii="Times New Roman" w:hAnsi="Times New Roman"/>
          <w:b/>
          <w:sz w:val="52"/>
          <w:szCs w:val="36"/>
        </w:rPr>
      </w:pPr>
      <w:r>
        <w:rPr>
          <w:rFonts w:ascii="Times New Roman" w:hAnsi="Times New Roman"/>
          <w:b/>
          <w:sz w:val="52"/>
          <w:szCs w:val="36"/>
        </w:rPr>
        <w:t>技术报告</w:t>
      </w:r>
      <w:bookmarkEnd w:id="0"/>
    </w:p>
    <w:p w14:paraId="1F389F9E" w14:textId="77777777" w:rsidR="00DA5908" w:rsidRPr="007B3BD8" w:rsidRDefault="00DA5908" w:rsidP="00EC5703">
      <w:pPr>
        <w:spacing w:line="360" w:lineRule="auto"/>
        <w:jc w:val="center"/>
        <w:rPr>
          <w:rFonts w:ascii="Times New Roman" w:hAnsi="Times New Roman"/>
        </w:rPr>
      </w:pPr>
    </w:p>
    <w:p w14:paraId="5A502945" w14:textId="77777777" w:rsidR="00DA5908" w:rsidRPr="007B3BD8" w:rsidRDefault="00DA5908" w:rsidP="00EC5703">
      <w:pPr>
        <w:spacing w:line="360" w:lineRule="auto"/>
        <w:jc w:val="center"/>
        <w:rPr>
          <w:rFonts w:ascii="Times New Roman" w:eastAsia="微软雅黑" w:hAnsi="Times New Roman"/>
          <w:szCs w:val="30"/>
        </w:rPr>
      </w:pPr>
    </w:p>
    <w:p w14:paraId="504C10BC" w14:textId="77777777" w:rsidR="00DA5908" w:rsidRPr="007B3BD8" w:rsidRDefault="00DA5908" w:rsidP="00EC5703">
      <w:pPr>
        <w:spacing w:line="360" w:lineRule="auto"/>
        <w:jc w:val="center"/>
        <w:rPr>
          <w:rFonts w:ascii="Times New Roman" w:eastAsia="微软雅黑" w:hAnsi="Times New Roman"/>
          <w:szCs w:val="30"/>
        </w:rPr>
      </w:pPr>
    </w:p>
    <w:p w14:paraId="112ADFE1" w14:textId="77777777" w:rsidR="00DA5908" w:rsidRPr="007B3BD8" w:rsidRDefault="00DA5908" w:rsidP="00EC5703">
      <w:pPr>
        <w:spacing w:line="360" w:lineRule="auto"/>
        <w:jc w:val="center"/>
        <w:rPr>
          <w:rFonts w:ascii="Times New Roman" w:eastAsia="微软雅黑" w:hAnsi="Times New Roman"/>
          <w:szCs w:val="30"/>
        </w:rPr>
      </w:pPr>
    </w:p>
    <w:p w14:paraId="34DB7D93" w14:textId="77777777" w:rsidR="00DA5908" w:rsidRPr="007B3BD8" w:rsidRDefault="00DA5908" w:rsidP="00EC5703">
      <w:pPr>
        <w:spacing w:line="360" w:lineRule="auto"/>
        <w:jc w:val="center"/>
        <w:rPr>
          <w:rFonts w:ascii="Times New Roman" w:eastAsia="微软雅黑" w:hAnsi="Times New Roman"/>
          <w:szCs w:val="30"/>
        </w:rPr>
      </w:pPr>
    </w:p>
    <w:p w14:paraId="636D4B23" w14:textId="77777777" w:rsidR="00DA5908" w:rsidRPr="007B3BD8" w:rsidRDefault="00DA5908" w:rsidP="00EC5703">
      <w:pPr>
        <w:spacing w:line="360" w:lineRule="auto"/>
        <w:jc w:val="center"/>
        <w:rPr>
          <w:rFonts w:ascii="Times New Roman" w:eastAsia="微软雅黑" w:hAnsi="Times New Roman"/>
          <w:szCs w:val="30"/>
        </w:rPr>
      </w:pPr>
    </w:p>
    <w:p w14:paraId="72E87CA4" w14:textId="77777777" w:rsidR="00DA5908" w:rsidRPr="007B3BD8" w:rsidRDefault="00DA5908" w:rsidP="00EC5703">
      <w:pPr>
        <w:spacing w:line="360" w:lineRule="auto"/>
        <w:jc w:val="center"/>
        <w:rPr>
          <w:rFonts w:ascii="Times New Roman" w:eastAsia="微软雅黑" w:hAnsi="Times New Roman"/>
          <w:szCs w:val="30"/>
        </w:rPr>
      </w:pPr>
    </w:p>
    <w:p w14:paraId="5C02943D" w14:textId="77777777" w:rsidR="00DA5908" w:rsidRPr="007B3BD8" w:rsidRDefault="00DA5908" w:rsidP="00EC5703">
      <w:pPr>
        <w:spacing w:line="360" w:lineRule="auto"/>
        <w:jc w:val="center"/>
        <w:rPr>
          <w:rFonts w:ascii="Times New Roman" w:eastAsia="微软雅黑" w:hAnsi="Times New Roman"/>
          <w:szCs w:val="30"/>
        </w:rPr>
      </w:pPr>
    </w:p>
    <w:p w14:paraId="69FDE151" w14:textId="77777777" w:rsidR="00DA5908" w:rsidRPr="007B3BD8" w:rsidRDefault="00DA5908" w:rsidP="00EC5703">
      <w:pPr>
        <w:spacing w:line="360" w:lineRule="auto"/>
        <w:jc w:val="center"/>
        <w:rPr>
          <w:rFonts w:ascii="Times New Roman" w:eastAsia="微软雅黑" w:hAnsi="Times New Roman"/>
          <w:szCs w:val="30"/>
        </w:rPr>
      </w:pPr>
    </w:p>
    <w:p w14:paraId="4BB9D59D" w14:textId="77777777" w:rsidR="00DA5908" w:rsidRPr="007B3BD8" w:rsidRDefault="00DA5908" w:rsidP="00EC5703">
      <w:pPr>
        <w:spacing w:line="360" w:lineRule="auto"/>
        <w:jc w:val="center"/>
        <w:rPr>
          <w:rFonts w:ascii="Times New Roman" w:eastAsia="微软雅黑" w:hAnsi="Times New Roman"/>
          <w:szCs w:val="30"/>
        </w:rPr>
      </w:pPr>
    </w:p>
    <w:p w14:paraId="3344C52C" w14:textId="77777777" w:rsidR="00DA5908" w:rsidRPr="007B3BD8" w:rsidRDefault="00DA5908" w:rsidP="00EC5703">
      <w:pPr>
        <w:spacing w:line="360" w:lineRule="auto"/>
        <w:jc w:val="center"/>
        <w:rPr>
          <w:rFonts w:ascii="Times New Roman" w:eastAsia="微软雅黑" w:hAnsi="Times New Roman"/>
          <w:sz w:val="28"/>
          <w:szCs w:val="30"/>
        </w:rPr>
      </w:pPr>
    </w:p>
    <w:p w14:paraId="704CFA5B" w14:textId="77777777" w:rsidR="00D440C3" w:rsidRPr="007B3BD8" w:rsidRDefault="00D440C3" w:rsidP="00EC5703">
      <w:pPr>
        <w:spacing w:line="360" w:lineRule="auto"/>
        <w:jc w:val="center"/>
        <w:rPr>
          <w:rFonts w:ascii="Times New Roman" w:eastAsia="微软雅黑" w:hAnsi="Times New Roman"/>
          <w:sz w:val="28"/>
          <w:szCs w:val="30"/>
        </w:rPr>
      </w:pPr>
    </w:p>
    <w:p w14:paraId="542D58F0" w14:textId="77777777" w:rsidR="003209EA" w:rsidRPr="007B3BD8" w:rsidRDefault="003209EA" w:rsidP="00EC5703">
      <w:pPr>
        <w:spacing w:line="360" w:lineRule="auto"/>
        <w:jc w:val="center"/>
        <w:rPr>
          <w:rFonts w:ascii="Times New Roman" w:eastAsia="微软雅黑" w:hAnsi="Times New Roman"/>
          <w:sz w:val="28"/>
          <w:szCs w:val="30"/>
        </w:rPr>
      </w:pPr>
    </w:p>
    <w:p w14:paraId="6AB9CDF8" w14:textId="77777777" w:rsidR="003209EA" w:rsidRPr="007B3BD8" w:rsidRDefault="003209EA" w:rsidP="00EC5703">
      <w:pPr>
        <w:spacing w:line="360" w:lineRule="auto"/>
        <w:jc w:val="center"/>
        <w:rPr>
          <w:rFonts w:ascii="Times New Roman" w:eastAsia="微软雅黑" w:hAnsi="Times New Roman"/>
          <w:sz w:val="28"/>
          <w:szCs w:val="30"/>
        </w:rPr>
      </w:pPr>
    </w:p>
    <w:p w14:paraId="751F9AAD" w14:textId="77777777" w:rsidR="003209EA" w:rsidRPr="007B3BD8" w:rsidRDefault="003209EA" w:rsidP="00EC5703">
      <w:pPr>
        <w:spacing w:line="360" w:lineRule="auto"/>
        <w:jc w:val="center"/>
        <w:rPr>
          <w:rFonts w:ascii="Times New Roman" w:eastAsia="微软雅黑" w:hAnsi="Times New Roman"/>
          <w:sz w:val="28"/>
          <w:szCs w:val="30"/>
        </w:rPr>
      </w:pPr>
    </w:p>
    <w:p w14:paraId="587DDB27" w14:textId="77777777" w:rsidR="00270788" w:rsidRPr="007B3BD8" w:rsidRDefault="003209EA" w:rsidP="00EC5703">
      <w:pPr>
        <w:spacing w:line="360" w:lineRule="auto"/>
        <w:jc w:val="center"/>
        <w:rPr>
          <w:b/>
          <w:kern w:val="0"/>
          <w:sz w:val="28"/>
          <w:szCs w:val="28"/>
        </w:rPr>
      </w:pPr>
      <w:r w:rsidRPr="007B3BD8">
        <w:rPr>
          <w:rFonts w:hint="eastAsia"/>
          <w:b/>
          <w:kern w:val="0"/>
          <w:sz w:val="28"/>
          <w:szCs w:val="28"/>
        </w:rPr>
        <w:t>生态环境</w:t>
      </w:r>
      <w:r w:rsidR="00270788" w:rsidRPr="007B3BD8">
        <w:rPr>
          <w:b/>
          <w:kern w:val="0"/>
          <w:sz w:val="28"/>
          <w:szCs w:val="28"/>
        </w:rPr>
        <w:t>部华南环境科学研究所</w:t>
      </w:r>
    </w:p>
    <w:p w14:paraId="6F4D4E31" w14:textId="43CDA1F9" w:rsidR="002D7612" w:rsidRPr="007B3BD8" w:rsidRDefault="00DA5908" w:rsidP="005D75B7">
      <w:pPr>
        <w:spacing w:line="360" w:lineRule="auto"/>
        <w:jc w:val="center"/>
        <w:rPr>
          <w:rFonts w:ascii="Times New Roman" w:eastAsia="微软雅黑" w:hAnsi="Times New Roman"/>
          <w:sz w:val="28"/>
          <w:szCs w:val="30"/>
        </w:rPr>
      </w:pPr>
      <w:r w:rsidRPr="007B3BD8">
        <w:rPr>
          <w:b/>
          <w:kern w:val="0"/>
          <w:sz w:val="28"/>
          <w:szCs w:val="28"/>
        </w:rPr>
        <w:t>二〇</w:t>
      </w:r>
      <w:r w:rsidR="003209EA" w:rsidRPr="007B3BD8">
        <w:rPr>
          <w:b/>
          <w:kern w:val="0"/>
          <w:sz w:val="28"/>
          <w:szCs w:val="28"/>
        </w:rPr>
        <w:t>二</w:t>
      </w:r>
      <w:r w:rsidR="00B67BB3">
        <w:rPr>
          <w:rFonts w:hint="eastAsia"/>
          <w:b/>
          <w:kern w:val="0"/>
          <w:sz w:val="28"/>
          <w:szCs w:val="28"/>
        </w:rPr>
        <w:t>二</w:t>
      </w:r>
      <w:r w:rsidR="005D75B7" w:rsidRPr="007B3BD8">
        <w:rPr>
          <w:b/>
          <w:kern w:val="0"/>
          <w:sz w:val="28"/>
          <w:szCs w:val="28"/>
        </w:rPr>
        <w:t>年</w:t>
      </w:r>
      <w:r w:rsidR="008003DA">
        <w:rPr>
          <w:rFonts w:hint="eastAsia"/>
          <w:b/>
          <w:kern w:val="0"/>
          <w:sz w:val="28"/>
          <w:szCs w:val="28"/>
        </w:rPr>
        <w:t>十</w:t>
      </w:r>
      <w:r w:rsidRPr="007B3BD8">
        <w:rPr>
          <w:b/>
          <w:kern w:val="0"/>
          <w:sz w:val="28"/>
          <w:szCs w:val="28"/>
        </w:rPr>
        <w:t>月</w:t>
      </w:r>
    </w:p>
    <w:p w14:paraId="2EACF59C" w14:textId="77777777" w:rsidR="00095E86" w:rsidRDefault="00095E86" w:rsidP="00EC5703">
      <w:pPr>
        <w:spacing w:line="360" w:lineRule="auto"/>
        <w:jc w:val="center"/>
        <w:rPr>
          <w:rFonts w:ascii="Times New Roman" w:eastAsia="微软雅黑" w:hAnsi="Times New Roman"/>
          <w:sz w:val="28"/>
          <w:szCs w:val="30"/>
        </w:rPr>
        <w:sectPr w:rsidR="00095E86">
          <w:footerReference w:type="default" r:id="rId8"/>
          <w:pgSz w:w="11906" w:h="16838"/>
          <w:pgMar w:top="1440" w:right="1800" w:bottom="1440" w:left="1800" w:header="851" w:footer="992" w:gutter="0"/>
          <w:cols w:space="425"/>
          <w:docGrid w:type="lines" w:linePitch="312"/>
        </w:sectPr>
      </w:pPr>
    </w:p>
    <w:p w14:paraId="2E4E467C" w14:textId="1A3766D7" w:rsidR="00095E86" w:rsidRDefault="00095E86" w:rsidP="00AB1238">
      <w:pPr>
        <w:spacing w:line="360" w:lineRule="auto"/>
        <w:ind w:leftChars="59" w:left="142" w:firstLine="0"/>
        <w:jc w:val="left"/>
        <w:rPr>
          <w:rFonts w:ascii="仿宋_GB2312" w:eastAsia="仿宋_GB2312"/>
          <w:kern w:val="0"/>
          <w:sz w:val="28"/>
          <w:szCs w:val="28"/>
        </w:rPr>
      </w:pPr>
      <w:r w:rsidRPr="007B3BD8">
        <w:rPr>
          <w:rFonts w:ascii="仿宋_GB2312" w:eastAsia="仿宋_GB2312" w:hint="eastAsia"/>
          <w:b/>
          <w:kern w:val="0"/>
          <w:sz w:val="28"/>
          <w:szCs w:val="28"/>
        </w:rPr>
        <w:lastRenderedPageBreak/>
        <w:t>项目名称</w:t>
      </w:r>
      <w:r w:rsidRPr="007B3BD8">
        <w:rPr>
          <w:rFonts w:ascii="仿宋_GB2312" w:eastAsia="仿宋_GB2312" w:hint="eastAsia"/>
          <w:kern w:val="0"/>
          <w:sz w:val="28"/>
          <w:szCs w:val="28"/>
        </w:rPr>
        <w:t>：</w:t>
      </w:r>
      <w:r w:rsidR="00AB1238" w:rsidRPr="00D11748">
        <w:rPr>
          <w:rFonts w:ascii="Times New Roman" w:eastAsia="仿宋" w:hAnsi="仿宋" w:hint="eastAsia"/>
          <w:sz w:val="30"/>
          <w:szCs w:val="30"/>
        </w:rPr>
        <w:t>杭州市生态环境局萧山分局大气环境质量提升和亚运会空气质量保障项目（一期）</w:t>
      </w:r>
    </w:p>
    <w:p w14:paraId="74CAF614" w14:textId="0AB4AF9B" w:rsidR="00095E86" w:rsidRDefault="00095E86" w:rsidP="00095E86">
      <w:pPr>
        <w:spacing w:line="360" w:lineRule="auto"/>
        <w:ind w:leftChars="50" w:left="1666" w:hangingChars="550" w:hanging="1546"/>
        <w:jc w:val="left"/>
        <w:rPr>
          <w:rFonts w:ascii="仿宋_GB2312" w:eastAsia="仿宋_GB2312"/>
          <w:kern w:val="0"/>
          <w:sz w:val="28"/>
          <w:szCs w:val="28"/>
        </w:rPr>
      </w:pPr>
      <w:r>
        <w:rPr>
          <w:rFonts w:ascii="仿宋_GB2312" w:eastAsia="仿宋_GB2312" w:hint="eastAsia"/>
          <w:b/>
          <w:kern w:val="0"/>
          <w:sz w:val="28"/>
          <w:szCs w:val="28"/>
        </w:rPr>
        <w:t>专题</w:t>
      </w:r>
      <w:r w:rsidR="00016238">
        <w:rPr>
          <w:rFonts w:ascii="仿宋_GB2312" w:eastAsia="仿宋_GB2312" w:hint="eastAsia"/>
          <w:b/>
          <w:kern w:val="0"/>
          <w:sz w:val="28"/>
          <w:szCs w:val="28"/>
        </w:rPr>
        <w:t>二</w:t>
      </w:r>
      <w:r w:rsidRPr="00095E86">
        <w:rPr>
          <w:rFonts w:ascii="仿宋_GB2312" w:eastAsia="仿宋_GB2312"/>
          <w:kern w:val="0"/>
          <w:sz w:val="28"/>
          <w:szCs w:val="28"/>
        </w:rPr>
        <w:t>：</w:t>
      </w:r>
      <w:proofErr w:type="gramStart"/>
      <w:r w:rsidRPr="00095E86">
        <w:rPr>
          <w:rFonts w:ascii="仿宋_GB2312" w:eastAsia="仿宋_GB2312" w:hint="eastAsia"/>
          <w:kern w:val="0"/>
          <w:sz w:val="28"/>
          <w:szCs w:val="28"/>
        </w:rPr>
        <w:t>萧山区</w:t>
      </w:r>
      <w:proofErr w:type="gramEnd"/>
      <w:r w:rsidRPr="00095E86">
        <w:rPr>
          <w:rFonts w:ascii="仿宋_GB2312" w:eastAsia="仿宋_GB2312" w:hint="eastAsia"/>
          <w:kern w:val="0"/>
          <w:sz w:val="28"/>
          <w:szCs w:val="28"/>
        </w:rPr>
        <w:t>大气污染源排放清单编制</w:t>
      </w:r>
    </w:p>
    <w:p w14:paraId="0BF2D0C0" w14:textId="31C749DB" w:rsidR="00095E86" w:rsidRPr="007B3BD8" w:rsidRDefault="00095E86" w:rsidP="00095E86">
      <w:pPr>
        <w:spacing w:line="480" w:lineRule="auto"/>
        <w:ind w:leftChars="50" w:left="2088" w:hangingChars="700" w:hanging="1968"/>
        <w:jc w:val="left"/>
        <w:rPr>
          <w:rFonts w:ascii="仿宋_GB2312" w:eastAsia="仿宋_GB2312"/>
          <w:kern w:val="0"/>
          <w:sz w:val="28"/>
          <w:szCs w:val="28"/>
        </w:rPr>
      </w:pPr>
      <w:r w:rsidRPr="00DC7931">
        <w:rPr>
          <w:rFonts w:ascii="仿宋_GB2312" w:eastAsia="仿宋_GB2312" w:hint="eastAsia"/>
          <w:b/>
          <w:kern w:val="0"/>
          <w:sz w:val="28"/>
          <w:szCs w:val="28"/>
        </w:rPr>
        <w:t>项目委托单位：</w:t>
      </w:r>
      <w:r w:rsidRPr="00DC7931">
        <w:rPr>
          <w:rFonts w:ascii="仿宋_GB2312" w:eastAsia="仿宋_GB2312" w:hint="eastAsia"/>
          <w:kern w:val="0"/>
          <w:sz w:val="28"/>
          <w:szCs w:val="28"/>
        </w:rPr>
        <w:t>杭州</w:t>
      </w:r>
      <w:r w:rsidR="00AB1238" w:rsidRPr="00DC7931">
        <w:rPr>
          <w:rFonts w:ascii="仿宋_GB2312" w:eastAsia="仿宋_GB2312" w:hint="eastAsia"/>
          <w:kern w:val="0"/>
          <w:sz w:val="28"/>
          <w:szCs w:val="28"/>
        </w:rPr>
        <w:t>市</w:t>
      </w:r>
      <w:r w:rsidRPr="00DC7931">
        <w:rPr>
          <w:rFonts w:ascii="仿宋_GB2312" w:eastAsia="仿宋_GB2312"/>
          <w:kern w:val="0"/>
          <w:sz w:val="28"/>
          <w:szCs w:val="28"/>
        </w:rPr>
        <w:t>生态环境局</w:t>
      </w:r>
      <w:r w:rsidRPr="00DC7931">
        <w:rPr>
          <w:rFonts w:ascii="仿宋_GB2312" w:eastAsia="仿宋_GB2312" w:hint="eastAsia"/>
          <w:kern w:val="0"/>
          <w:sz w:val="28"/>
          <w:szCs w:val="28"/>
        </w:rPr>
        <w:t>萧山</w:t>
      </w:r>
      <w:r w:rsidRPr="00DC7931">
        <w:rPr>
          <w:rFonts w:ascii="仿宋_GB2312" w:eastAsia="仿宋_GB2312"/>
          <w:kern w:val="0"/>
          <w:sz w:val="28"/>
          <w:szCs w:val="28"/>
        </w:rPr>
        <w:t>分局</w:t>
      </w:r>
    </w:p>
    <w:p w14:paraId="7D3F1716" w14:textId="77777777" w:rsidR="00095E86" w:rsidRPr="007B3BD8" w:rsidRDefault="00095E86" w:rsidP="00095E86">
      <w:pPr>
        <w:spacing w:line="480" w:lineRule="auto"/>
        <w:jc w:val="left"/>
        <w:rPr>
          <w:rFonts w:ascii="仿宋_GB2312" w:eastAsia="仿宋_GB2312"/>
          <w:kern w:val="0"/>
          <w:sz w:val="28"/>
          <w:szCs w:val="28"/>
        </w:rPr>
      </w:pPr>
      <w:r>
        <w:rPr>
          <w:rFonts w:ascii="仿宋_GB2312" w:eastAsia="仿宋_GB2312" w:hint="eastAsia"/>
          <w:b/>
          <w:kern w:val="0"/>
          <w:sz w:val="28"/>
          <w:szCs w:val="28"/>
        </w:rPr>
        <w:t>项目</w:t>
      </w:r>
      <w:r>
        <w:rPr>
          <w:rFonts w:ascii="仿宋_GB2312" w:eastAsia="仿宋_GB2312"/>
          <w:b/>
          <w:kern w:val="0"/>
          <w:sz w:val="28"/>
          <w:szCs w:val="28"/>
        </w:rPr>
        <w:t>承担</w:t>
      </w:r>
      <w:r w:rsidRPr="007B3BD8">
        <w:rPr>
          <w:rFonts w:ascii="仿宋_GB2312" w:eastAsia="仿宋_GB2312" w:hint="eastAsia"/>
          <w:b/>
          <w:kern w:val="0"/>
          <w:sz w:val="28"/>
          <w:szCs w:val="28"/>
        </w:rPr>
        <w:t>单位：</w:t>
      </w:r>
      <w:r w:rsidRPr="007B3BD8">
        <w:rPr>
          <w:rFonts w:ascii="仿宋_GB2312" w:eastAsia="仿宋_GB2312" w:hint="eastAsia"/>
          <w:kern w:val="0"/>
          <w:sz w:val="28"/>
          <w:szCs w:val="28"/>
        </w:rPr>
        <w:t>生态环境部华南环境科学研究所</w:t>
      </w:r>
    </w:p>
    <w:p w14:paraId="78658FD0" w14:textId="3E4D93B9" w:rsidR="00095E86" w:rsidRDefault="00095E86" w:rsidP="00095E86">
      <w:pPr>
        <w:spacing w:line="480" w:lineRule="auto"/>
        <w:rPr>
          <w:rFonts w:ascii="仿宋_GB2312" w:eastAsia="仿宋_GB2312"/>
          <w:kern w:val="0"/>
          <w:sz w:val="28"/>
          <w:szCs w:val="28"/>
        </w:rPr>
      </w:pPr>
      <w:r>
        <w:rPr>
          <w:rFonts w:ascii="仿宋_GB2312" w:eastAsia="仿宋_GB2312" w:hint="eastAsia"/>
          <w:b/>
          <w:kern w:val="0"/>
          <w:sz w:val="28"/>
          <w:szCs w:val="28"/>
        </w:rPr>
        <w:t>专题</w:t>
      </w:r>
      <w:r w:rsidRPr="007B3BD8">
        <w:rPr>
          <w:rFonts w:ascii="仿宋_GB2312" w:eastAsia="仿宋_GB2312" w:hint="eastAsia"/>
          <w:b/>
          <w:kern w:val="0"/>
          <w:sz w:val="28"/>
          <w:szCs w:val="28"/>
        </w:rPr>
        <w:t>负责人：</w:t>
      </w:r>
      <w:proofErr w:type="gramStart"/>
      <w:r w:rsidRPr="006B00DB">
        <w:rPr>
          <w:rFonts w:ascii="仿宋_GB2312" w:eastAsia="仿宋_GB2312" w:hint="eastAsia"/>
          <w:kern w:val="0"/>
          <w:sz w:val="28"/>
          <w:szCs w:val="28"/>
        </w:rPr>
        <w:t>卢</w:t>
      </w:r>
      <w:proofErr w:type="gramEnd"/>
      <w:r w:rsidRPr="006B00DB">
        <w:rPr>
          <w:rFonts w:ascii="仿宋_GB2312" w:eastAsia="仿宋_GB2312" w:hint="eastAsia"/>
          <w:kern w:val="0"/>
          <w:sz w:val="28"/>
          <w:szCs w:val="28"/>
        </w:rPr>
        <w:t xml:space="preserve"> 清  </w:t>
      </w:r>
      <w:r>
        <w:rPr>
          <w:rFonts w:ascii="仿宋_GB2312" w:eastAsia="仿宋_GB2312"/>
          <w:kern w:val="0"/>
          <w:sz w:val="28"/>
          <w:szCs w:val="28"/>
        </w:rPr>
        <w:t xml:space="preserve"> </w:t>
      </w:r>
      <w:r w:rsidRPr="006B00DB">
        <w:rPr>
          <w:rFonts w:ascii="仿宋_GB2312" w:eastAsia="仿宋_GB2312" w:hint="eastAsia"/>
          <w:kern w:val="0"/>
          <w:sz w:val="28"/>
          <w:szCs w:val="28"/>
        </w:rPr>
        <w:t>工程师</w:t>
      </w:r>
    </w:p>
    <w:p w14:paraId="3C948F31" w14:textId="77777777" w:rsidR="00095E86" w:rsidRPr="007B3BD8" w:rsidRDefault="00095E86" w:rsidP="00095E86">
      <w:pPr>
        <w:spacing w:line="480" w:lineRule="auto"/>
        <w:rPr>
          <w:rFonts w:ascii="仿宋_GB2312" w:eastAsia="仿宋_GB2312"/>
          <w:b/>
          <w:kern w:val="0"/>
          <w:sz w:val="28"/>
          <w:szCs w:val="28"/>
        </w:rPr>
      </w:pPr>
      <w:r>
        <w:rPr>
          <w:rFonts w:ascii="仿宋_GB2312" w:eastAsia="仿宋_GB2312" w:hint="eastAsia"/>
          <w:b/>
          <w:kern w:val="0"/>
          <w:sz w:val="28"/>
          <w:szCs w:val="28"/>
        </w:rPr>
        <w:t>生态环境部华南环境科学研究所</w:t>
      </w:r>
      <w:r w:rsidRPr="007B3BD8">
        <w:rPr>
          <w:rFonts w:ascii="仿宋_GB2312" w:eastAsia="仿宋_GB2312" w:hint="eastAsia"/>
          <w:b/>
          <w:kern w:val="0"/>
          <w:sz w:val="28"/>
          <w:szCs w:val="28"/>
        </w:rPr>
        <w:t>报告编写人员：</w:t>
      </w:r>
    </w:p>
    <w:p w14:paraId="2A461A27" w14:textId="287389FE" w:rsidR="00095E86" w:rsidRPr="007B3BD8" w:rsidRDefault="00095E86" w:rsidP="00095E86">
      <w:pPr>
        <w:spacing w:line="360" w:lineRule="auto"/>
        <w:ind w:leftChars="900" w:left="2160"/>
        <w:jc w:val="left"/>
        <w:rPr>
          <w:rFonts w:ascii="仿宋_GB2312" w:eastAsia="仿宋_GB2312"/>
          <w:kern w:val="0"/>
          <w:sz w:val="28"/>
          <w:szCs w:val="28"/>
        </w:rPr>
      </w:pPr>
      <w:r>
        <w:rPr>
          <w:rFonts w:ascii="仿宋_GB2312" w:eastAsia="仿宋_GB2312" w:hint="eastAsia"/>
          <w:kern w:val="0"/>
          <w:sz w:val="28"/>
          <w:szCs w:val="28"/>
        </w:rPr>
        <w:t>唐明双</w:t>
      </w:r>
      <w:r w:rsidRPr="007B3BD8">
        <w:rPr>
          <w:rFonts w:ascii="仿宋_GB2312" w:eastAsia="仿宋_GB2312" w:hint="eastAsia"/>
          <w:kern w:val="0"/>
          <w:sz w:val="28"/>
          <w:szCs w:val="28"/>
        </w:rPr>
        <w:t xml:space="preserve"> </w:t>
      </w:r>
      <w:r w:rsidRPr="007B3BD8">
        <w:rPr>
          <w:rFonts w:ascii="仿宋_GB2312" w:eastAsia="仿宋_GB2312"/>
          <w:kern w:val="0"/>
          <w:sz w:val="28"/>
          <w:szCs w:val="28"/>
        </w:rPr>
        <w:t xml:space="preserve">  </w:t>
      </w:r>
      <w:r>
        <w:rPr>
          <w:rFonts w:ascii="仿宋_GB2312" w:eastAsia="仿宋_GB2312" w:hint="eastAsia"/>
          <w:kern w:val="0"/>
          <w:sz w:val="28"/>
          <w:szCs w:val="28"/>
        </w:rPr>
        <w:t>助理</w:t>
      </w:r>
      <w:r w:rsidRPr="007B3BD8">
        <w:rPr>
          <w:rFonts w:ascii="仿宋_GB2312" w:eastAsia="仿宋_GB2312" w:hint="eastAsia"/>
          <w:kern w:val="0"/>
          <w:sz w:val="28"/>
          <w:szCs w:val="28"/>
        </w:rPr>
        <w:t>工程师</w:t>
      </w:r>
    </w:p>
    <w:p w14:paraId="5E660B5B" w14:textId="5DABB119" w:rsidR="00095E86" w:rsidRPr="007B3BD8" w:rsidRDefault="00095E86" w:rsidP="00095E86">
      <w:pPr>
        <w:spacing w:line="360" w:lineRule="auto"/>
        <w:ind w:leftChars="900" w:left="2160"/>
        <w:jc w:val="left"/>
        <w:rPr>
          <w:rFonts w:ascii="仿宋_GB2312" w:eastAsia="仿宋_GB2312"/>
          <w:kern w:val="0"/>
          <w:sz w:val="28"/>
          <w:szCs w:val="28"/>
        </w:rPr>
      </w:pPr>
      <w:proofErr w:type="gramStart"/>
      <w:r>
        <w:rPr>
          <w:rFonts w:ascii="仿宋_GB2312" w:eastAsia="仿宋_GB2312" w:hint="eastAsia"/>
          <w:kern w:val="0"/>
          <w:sz w:val="28"/>
          <w:szCs w:val="28"/>
        </w:rPr>
        <w:t>卢</w:t>
      </w:r>
      <w:proofErr w:type="gramEnd"/>
      <w:r>
        <w:rPr>
          <w:rFonts w:ascii="仿宋_GB2312" w:eastAsia="仿宋_GB2312" w:hint="eastAsia"/>
          <w:kern w:val="0"/>
          <w:sz w:val="28"/>
          <w:szCs w:val="28"/>
        </w:rPr>
        <w:t xml:space="preserve">  清</w:t>
      </w:r>
      <w:r w:rsidRPr="007B3BD8">
        <w:rPr>
          <w:rFonts w:ascii="仿宋_GB2312" w:eastAsia="仿宋_GB2312" w:hint="eastAsia"/>
          <w:kern w:val="0"/>
          <w:sz w:val="28"/>
          <w:szCs w:val="28"/>
        </w:rPr>
        <w:t xml:space="preserve"> </w:t>
      </w:r>
      <w:r w:rsidRPr="007B3BD8">
        <w:rPr>
          <w:rFonts w:ascii="仿宋_GB2312" w:eastAsia="仿宋_GB2312"/>
          <w:kern w:val="0"/>
          <w:sz w:val="28"/>
          <w:szCs w:val="28"/>
        </w:rPr>
        <w:t xml:space="preserve">  </w:t>
      </w:r>
      <w:r w:rsidRPr="007B3BD8">
        <w:rPr>
          <w:rFonts w:ascii="仿宋_GB2312" w:eastAsia="仿宋_GB2312" w:hint="eastAsia"/>
          <w:kern w:val="0"/>
          <w:sz w:val="28"/>
          <w:szCs w:val="28"/>
        </w:rPr>
        <w:t>工程师</w:t>
      </w:r>
    </w:p>
    <w:p w14:paraId="0BCE7CF3" w14:textId="196422D2" w:rsidR="00095E86" w:rsidRDefault="00095E86" w:rsidP="00095E86">
      <w:pPr>
        <w:spacing w:line="360" w:lineRule="auto"/>
        <w:ind w:leftChars="900" w:left="2160"/>
        <w:jc w:val="left"/>
        <w:rPr>
          <w:rFonts w:ascii="仿宋_GB2312" w:eastAsia="仿宋_GB2312"/>
          <w:kern w:val="0"/>
          <w:sz w:val="28"/>
          <w:szCs w:val="28"/>
        </w:rPr>
      </w:pPr>
      <w:r>
        <w:rPr>
          <w:rFonts w:ascii="仿宋_GB2312" w:eastAsia="仿宋_GB2312" w:hint="eastAsia"/>
          <w:kern w:val="0"/>
          <w:sz w:val="28"/>
          <w:szCs w:val="28"/>
        </w:rPr>
        <w:t>高  博</w:t>
      </w:r>
      <w:r w:rsidRPr="007B3BD8">
        <w:rPr>
          <w:rFonts w:ascii="仿宋_GB2312" w:eastAsia="仿宋_GB2312" w:hint="eastAsia"/>
          <w:kern w:val="0"/>
          <w:sz w:val="28"/>
          <w:szCs w:val="28"/>
        </w:rPr>
        <w:t xml:space="preserve"> </w:t>
      </w:r>
      <w:r w:rsidRPr="007B3BD8">
        <w:rPr>
          <w:rFonts w:ascii="仿宋_GB2312" w:eastAsia="仿宋_GB2312"/>
          <w:kern w:val="0"/>
          <w:sz w:val="28"/>
          <w:szCs w:val="28"/>
        </w:rPr>
        <w:t xml:space="preserve">  </w:t>
      </w:r>
      <w:r>
        <w:rPr>
          <w:rFonts w:ascii="仿宋_GB2312" w:eastAsia="仿宋_GB2312" w:hint="eastAsia"/>
          <w:kern w:val="0"/>
          <w:sz w:val="28"/>
          <w:szCs w:val="28"/>
        </w:rPr>
        <w:t>副</w:t>
      </w:r>
      <w:r>
        <w:rPr>
          <w:rFonts w:ascii="仿宋_GB2312" w:eastAsia="仿宋_GB2312"/>
          <w:kern w:val="0"/>
          <w:sz w:val="28"/>
          <w:szCs w:val="28"/>
        </w:rPr>
        <w:t>研究员</w:t>
      </w:r>
    </w:p>
    <w:p w14:paraId="0B9C366B" w14:textId="1295381B" w:rsidR="00095E86" w:rsidRDefault="00095E86" w:rsidP="00095E86">
      <w:pPr>
        <w:spacing w:line="360" w:lineRule="auto"/>
        <w:ind w:leftChars="900" w:left="2160"/>
        <w:jc w:val="left"/>
        <w:rPr>
          <w:rFonts w:ascii="仿宋_GB2312" w:eastAsia="仿宋_GB2312"/>
          <w:kern w:val="0"/>
          <w:sz w:val="28"/>
          <w:szCs w:val="28"/>
        </w:rPr>
      </w:pPr>
      <w:r>
        <w:rPr>
          <w:rFonts w:ascii="仿宋_GB2312" w:eastAsia="仿宋_GB2312" w:hint="eastAsia"/>
          <w:kern w:val="0"/>
          <w:sz w:val="28"/>
          <w:szCs w:val="28"/>
        </w:rPr>
        <w:t xml:space="preserve">刘  明 </w:t>
      </w:r>
      <w:r>
        <w:rPr>
          <w:rFonts w:ascii="仿宋_GB2312" w:eastAsia="仿宋_GB2312"/>
          <w:kern w:val="0"/>
          <w:sz w:val="28"/>
          <w:szCs w:val="28"/>
        </w:rPr>
        <w:t xml:space="preserve">  </w:t>
      </w:r>
      <w:r>
        <w:rPr>
          <w:rFonts w:ascii="仿宋_GB2312" w:eastAsia="仿宋_GB2312" w:hint="eastAsia"/>
          <w:kern w:val="0"/>
          <w:sz w:val="28"/>
          <w:szCs w:val="28"/>
        </w:rPr>
        <w:t>高级工程师</w:t>
      </w:r>
    </w:p>
    <w:p w14:paraId="7CBAFC2A" w14:textId="77777777" w:rsidR="00095E86" w:rsidRDefault="00095E86" w:rsidP="00095E86">
      <w:pPr>
        <w:spacing w:line="360" w:lineRule="auto"/>
        <w:jc w:val="left"/>
        <w:rPr>
          <w:rFonts w:ascii="仿宋_GB2312" w:eastAsia="仿宋_GB2312"/>
          <w:b/>
          <w:kern w:val="0"/>
          <w:sz w:val="28"/>
          <w:szCs w:val="28"/>
        </w:rPr>
      </w:pPr>
    </w:p>
    <w:p w14:paraId="2C68C2A2" w14:textId="4E897E7B" w:rsidR="00095E86" w:rsidRPr="00862DAA" w:rsidRDefault="00095E86" w:rsidP="00095E86">
      <w:pPr>
        <w:spacing w:line="360" w:lineRule="auto"/>
        <w:jc w:val="left"/>
        <w:rPr>
          <w:rFonts w:ascii="仿宋_GB2312" w:eastAsia="仿宋_GB2312"/>
          <w:b/>
          <w:kern w:val="0"/>
          <w:sz w:val="28"/>
          <w:szCs w:val="28"/>
        </w:rPr>
      </w:pPr>
      <w:r w:rsidRPr="007B3BD8">
        <w:rPr>
          <w:rFonts w:ascii="仿宋_GB2312" w:eastAsia="仿宋_GB2312" w:hint="eastAsia"/>
          <w:b/>
          <w:kern w:val="0"/>
          <w:sz w:val="28"/>
          <w:szCs w:val="28"/>
        </w:rPr>
        <w:t>报告审核：</w:t>
      </w:r>
      <w:r>
        <w:rPr>
          <w:rFonts w:ascii="仿宋_GB2312" w:eastAsia="仿宋_GB2312" w:hint="eastAsia"/>
          <w:kern w:val="0"/>
          <w:sz w:val="28"/>
          <w:szCs w:val="28"/>
        </w:rPr>
        <w:t>陈来国 研究员</w:t>
      </w:r>
    </w:p>
    <w:p w14:paraId="49FF8B1B" w14:textId="77777777" w:rsidR="00095E86" w:rsidRDefault="00095E86" w:rsidP="00095E86">
      <w:pPr>
        <w:spacing w:line="360" w:lineRule="auto"/>
        <w:jc w:val="left"/>
        <w:rPr>
          <w:rFonts w:ascii="仿宋_GB2312" w:eastAsia="仿宋_GB2312"/>
          <w:b/>
          <w:kern w:val="0"/>
          <w:sz w:val="28"/>
          <w:szCs w:val="28"/>
        </w:rPr>
      </w:pPr>
    </w:p>
    <w:p w14:paraId="03BDA4A4" w14:textId="27A8AB8F" w:rsidR="00B37C79" w:rsidRPr="00095E86" w:rsidRDefault="00B37C79" w:rsidP="00EC5703">
      <w:pPr>
        <w:spacing w:line="360" w:lineRule="auto"/>
        <w:jc w:val="center"/>
        <w:rPr>
          <w:rFonts w:ascii="Times New Roman" w:eastAsia="微软雅黑" w:hAnsi="Times New Roman"/>
          <w:sz w:val="28"/>
          <w:szCs w:val="30"/>
        </w:rPr>
        <w:sectPr w:rsidR="00B37C79" w:rsidRPr="00095E86">
          <w:pgSz w:w="11906" w:h="16838"/>
          <w:pgMar w:top="1440" w:right="1800" w:bottom="1440" w:left="1800" w:header="851" w:footer="992" w:gutter="0"/>
          <w:cols w:space="425"/>
          <w:docGrid w:type="lines" w:linePitch="312"/>
        </w:sectPr>
      </w:pPr>
    </w:p>
    <w:p w14:paraId="1CD7BF6F" w14:textId="77777777" w:rsidR="00D440C3" w:rsidRPr="007B3BD8" w:rsidRDefault="00D440C3" w:rsidP="00EC5703">
      <w:pPr>
        <w:pStyle w:val="TOC"/>
        <w:spacing w:line="360" w:lineRule="auto"/>
        <w:jc w:val="center"/>
        <w:rPr>
          <w:rFonts w:ascii="黑体" w:eastAsia="黑体" w:hAnsi="黑体"/>
          <w:b/>
          <w:color w:val="auto"/>
          <w:sz w:val="36"/>
        </w:rPr>
      </w:pPr>
      <w:proofErr w:type="spellStart"/>
      <w:r w:rsidRPr="006603B0">
        <w:rPr>
          <w:rFonts w:ascii="黑体" w:eastAsia="黑体" w:hAnsi="黑体"/>
          <w:b/>
          <w:color w:val="auto"/>
          <w:sz w:val="36"/>
          <w:highlight w:val="yellow"/>
          <w:lang w:val="zh-CN"/>
          <w:rPrChange w:id="1" w:author="彭 mq" w:date="2023-03-09T10:39:00Z">
            <w:rPr>
              <w:rFonts w:ascii="黑体" w:eastAsia="黑体" w:hAnsi="黑体"/>
              <w:b/>
              <w:color w:val="auto"/>
              <w:sz w:val="36"/>
              <w:lang w:val="zh-CN"/>
            </w:rPr>
          </w:rPrChange>
        </w:rPr>
        <w:lastRenderedPageBreak/>
        <w:t>目录</w:t>
      </w:r>
      <w:proofErr w:type="spellEnd"/>
    </w:p>
    <w:p w14:paraId="758969D8" w14:textId="6FF78418" w:rsidR="00CB15C6" w:rsidRPr="00CB15C6" w:rsidRDefault="00CD1656" w:rsidP="00CB15C6">
      <w:pPr>
        <w:pStyle w:val="TOC1"/>
        <w:rPr>
          <w:rFonts w:eastAsiaTheme="minorEastAsia"/>
          <w:sz w:val="21"/>
          <w:szCs w:val="22"/>
        </w:rPr>
      </w:pPr>
      <w:r w:rsidRPr="00DB6644">
        <w:fldChar w:fldCharType="begin"/>
      </w:r>
      <w:r w:rsidR="00D440C3" w:rsidRPr="00DB6644">
        <w:instrText xml:space="preserve"> TOC \o "1-3" \h \z \u </w:instrText>
      </w:r>
      <w:r w:rsidRPr="00DB6644">
        <w:fldChar w:fldCharType="separate"/>
      </w:r>
      <w:r w:rsidR="00000000">
        <w:fldChar w:fldCharType="begin"/>
      </w:r>
      <w:r w:rsidR="00000000">
        <w:instrText>HYPERLINK \l "_Toc117179385"</w:instrText>
      </w:r>
      <w:ins w:id="2" w:author="彭 mq" w:date="2023-03-09T10:39:00Z"/>
      <w:r w:rsidR="00000000">
        <w:fldChar w:fldCharType="separate"/>
      </w:r>
      <w:r w:rsidR="00CB15C6" w:rsidRPr="00CB15C6">
        <w:rPr>
          <w:rStyle w:val="ad"/>
        </w:rPr>
        <w:t>第</w:t>
      </w:r>
      <w:r w:rsidR="00CB15C6" w:rsidRPr="00CB15C6">
        <w:rPr>
          <w:rStyle w:val="ad"/>
        </w:rPr>
        <w:t xml:space="preserve"> 1 </w:t>
      </w:r>
      <w:r w:rsidR="00CB15C6" w:rsidRPr="00CB15C6">
        <w:rPr>
          <w:rStyle w:val="ad"/>
        </w:rPr>
        <w:t>章</w:t>
      </w:r>
      <w:r w:rsidR="00CB15C6" w:rsidRPr="00CB15C6">
        <w:rPr>
          <w:rFonts w:eastAsiaTheme="minorEastAsia"/>
          <w:sz w:val="21"/>
          <w:szCs w:val="22"/>
        </w:rPr>
        <w:tab/>
      </w:r>
      <w:r w:rsidR="00CB15C6" w:rsidRPr="00CB15C6">
        <w:rPr>
          <w:rStyle w:val="ad"/>
        </w:rPr>
        <w:t>总论</w:t>
      </w:r>
      <w:r w:rsidR="00CB15C6" w:rsidRPr="00CB15C6">
        <w:rPr>
          <w:webHidden/>
        </w:rPr>
        <w:tab/>
      </w:r>
      <w:r w:rsidR="00CB15C6" w:rsidRPr="00CB15C6">
        <w:rPr>
          <w:webHidden/>
        </w:rPr>
        <w:fldChar w:fldCharType="begin"/>
      </w:r>
      <w:r w:rsidR="00CB15C6" w:rsidRPr="00CB15C6">
        <w:rPr>
          <w:webHidden/>
        </w:rPr>
        <w:instrText xml:space="preserve"> PAGEREF _Toc117179385 \h </w:instrText>
      </w:r>
      <w:r w:rsidR="00CB15C6" w:rsidRPr="00CB15C6">
        <w:rPr>
          <w:webHidden/>
        </w:rPr>
      </w:r>
      <w:r w:rsidR="00CB15C6" w:rsidRPr="00CB15C6">
        <w:rPr>
          <w:webHidden/>
        </w:rPr>
        <w:fldChar w:fldCharType="separate"/>
      </w:r>
      <w:r w:rsidR="006603B0">
        <w:rPr>
          <w:webHidden/>
        </w:rPr>
        <w:t>1</w:t>
      </w:r>
      <w:r w:rsidR="00CB15C6" w:rsidRPr="00CB15C6">
        <w:rPr>
          <w:webHidden/>
        </w:rPr>
        <w:fldChar w:fldCharType="end"/>
      </w:r>
      <w:r w:rsidR="00000000">
        <w:fldChar w:fldCharType="end"/>
      </w:r>
    </w:p>
    <w:p w14:paraId="33AE6F5E" w14:textId="6CCF1F34" w:rsidR="00CB15C6" w:rsidRPr="00CB15C6" w:rsidRDefault="00000000">
      <w:pPr>
        <w:pStyle w:val="TOC2"/>
        <w:tabs>
          <w:tab w:val="right" w:leader="dot" w:pos="8296"/>
        </w:tabs>
        <w:ind w:left="480"/>
        <w:rPr>
          <w:rFonts w:ascii="Times New Roman" w:eastAsiaTheme="minorEastAsia" w:hAnsi="Times New Roman"/>
          <w:noProof/>
          <w:sz w:val="21"/>
          <w:szCs w:val="22"/>
        </w:rPr>
      </w:pPr>
      <w:r>
        <w:rPr>
          <w:noProof/>
        </w:rPr>
        <w:fldChar w:fldCharType="begin"/>
      </w:r>
      <w:r>
        <w:rPr>
          <w:noProof/>
        </w:rPr>
        <w:instrText>HYPERLINK \l "_Toc117179386"</w:instrText>
      </w:r>
      <w:ins w:id="3" w:author="彭 mq" w:date="2023-03-09T10:39:00Z">
        <w:r w:rsidR="006603B0">
          <w:rPr>
            <w:noProof/>
          </w:rPr>
        </w:r>
      </w:ins>
      <w:r>
        <w:rPr>
          <w:noProof/>
        </w:rPr>
        <w:fldChar w:fldCharType="separate"/>
      </w:r>
      <w:r w:rsidR="00CB15C6" w:rsidRPr="00CB15C6">
        <w:rPr>
          <w:rStyle w:val="ad"/>
          <w:rFonts w:ascii="Times New Roman" w:hAnsi="Times New Roman"/>
          <w:noProof/>
        </w:rPr>
        <w:t xml:space="preserve">1.1 </w:t>
      </w:r>
      <w:r w:rsidR="00CB15C6" w:rsidRPr="00CB15C6">
        <w:rPr>
          <w:rStyle w:val="ad"/>
          <w:rFonts w:ascii="Times New Roman" w:hAnsi="Times New Roman"/>
          <w:noProof/>
        </w:rPr>
        <w:t>任务由来及清单编制历程</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_Toc117179386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603B0">
        <w:rPr>
          <w:rFonts w:ascii="Times New Roman" w:hAnsi="Times New Roman"/>
          <w:noProof/>
          <w:webHidden/>
        </w:rPr>
        <w:t>1</w:t>
      </w:r>
      <w:r w:rsidR="00CB15C6" w:rsidRPr="00CB15C6">
        <w:rPr>
          <w:rFonts w:ascii="Times New Roman" w:hAnsi="Times New Roman"/>
          <w:noProof/>
          <w:webHidden/>
        </w:rPr>
        <w:fldChar w:fldCharType="end"/>
      </w:r>
      <w:r>
        <w:rPr>
          <w:rFonts w:ascii="Times New Roman" w:hAnsi="Times New Roman"/>
          <w:noProof/>
        </w:rPr>
        <w:fldChar w:fldCharType="end"/>
      </w:r>
    </w:p>
    <w:p w14:paraId="45F33234" w14:textId="79142D76" w:rsidR="00CB15C6" w:rsidRPr="00CB15C6" w:rsidRDefault="00000000">
      <w:pPr>
        <w:pStyle w:val="TOC3"/>
        <w:tabs>
          <w:tab w:val="left" w:pos="1910"/>
          <w:tab w:val="right" w:leader="dot" w:pos="8296"/>
        </w:tabs>
        <w:ind w:left="960"/>
        <w:rPr>
          <w:rFonts w:ascii="Times New Roman" w:eastAsiaTheme="minorEastAsia" w:hAnsi="Times New Roman"/>
          <w:noProof/>
          <w:sz w:val="21"/>
          <w:szCs w:val="22"/>
        </w:rPr>
      </w:pPr>
      <w:r>
        <w:rPr>
          <w:noProof/>
        </w:rPr>
        <w:fldChar w:fldCharType="begin"/>
      </w:r>
      <w:r>
        <w:rPr>
          <w:noProof/>
        </w:rPr>
        <w:instrText>HYPERLINK \l "_Toc117179387"</w:instrText>
      </w:r>
      <w:ins w:id="4" w:author="彭 mq" w:date="2023-03-09T10:39:00Z">
        <w:r w:rsidR="006603B0">
          <w:rPr>
            <w:noProof/>
          </w:rPr>
        </w:r>
      </w:ins>
      <w:r>
        <w:rPr>
          <w:noProof/>
        </w:rPr>
        <w:fldChar w:fldCharType="separate"/>
      </w:r>
      <w:r w:rsidR="00CB15C6" w:rsidRPr="00CB15C6">
        <w:rPr>
          <w:rStyle w:val="ad"/>
          <w:rFonts w:ascii="Times New Roman" w:hAnsi="Times New Roman"/>
          <w:noProof/>
        </w:rPr>
        <w:t>1.1.1</w:t>
      </w:r>
      <w:r w:rsidR="00CB15C6" w:rsidRPr="00CB15C6">
        <w:rPr>
          <w:rFonts w:ascii="Times New Roman" w:eastAsiaTheme="minorEastAsia" w:hAnsi="Times New Roman"/>
          <w:noProof/>
          <w:sz w:val="21"/>
          <w:szCs w:val="22"/>
        </w:rPr>
        <w:tab/>
      </w:r>
      <w:r w:rsidR="00CB15C6" w:rsidRPr="00CB15C6">
        <w:rPr>
          <w:rStyle w:val="ad"/>
          <w:rFonts w:ascii="Times New Roman" w:hAnsi="Times New Roman"/>
          <w:noProof/>
        </w:rPr>
        <w:t>任务由来</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_Toc117179387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603B0">
        <w:rPr>
          <w:rFonts w:ascii="Times New Roman" w:hAnsi="Times New Roman"/>
          <w:noProof/>
          <w:webHidden/>
        </w:rPr>
        <w:t>1</w:t>
      </w:r>
      <w:r w:rsidR="00CB15C6" w:rsidRPr="00CB15C6">
        <w:rPr>
          <w:rFonts w:ascii="Times New Roman" w:hAnsi="Times New Roman"/>
          <w:noProof/>
          <w:webHidden/>
        </w:rPr>
        <w:fldChar w:fldCharType="end"/>
      </w:r>
      <w:r>
        <w:rPr>
          <w:rFonts w:ascii="Times New Roman" w:hAnsi="Times New Roman"/>
          <w:noProof/>
        </w:rPr>
        <w:fldChar w:fldCharType="end"/>
      </w:r>
    </w:p>
    <w:p w14:paraId="1DD9D28E" w14:textId="3E4B0482" w:rsidR="00CB15C6" w:rsidRPr="00CB15C6" w:rsidRDefault="00000000">
      <w:pPr>
        <w:pStyle w:val="TOC3"/>
        <w:tabs>
          <w:tab w:val="left" w:pos="1796"/>
          <w:tab w:val="right" w:leader="dot" w:pos="8296"/>
        </w:tabs>
        <w:ind w:left="960"/>
        <w:rPr>
          <w:rFonts w:ascii="Times New Roman" w:eastAsiaTheme="minorEastAsia" w:hAnsi="Times New Roman"/>
          <w:noProof/>
          <w:sz w:val="21"/>
          <w:szCs w:val="22"/>
        </w:rPr>
      </w:pPr>
      <w:r>
        <w:rPr>
          <w:noProof/>
        </w:rPr>
        <w:fldChar w:fldCharType="begin"/>
      </w:r>
      <w:r>
        <w:rPr>
          <w:noProof/>
        </w:rPr>
        <w:instrText>HYPERLINK \l "_Toc117179388"</w:instrText>
      </w:r>
      <w:ins w:id="5" w:author="彭 mq" w:date="2023-03-09T10:39:00Z">
        <w:r w:rsidR="006603B0">
          <w:rPr>
            <w:noProof/>
          </w:rPr>
        </w:r>
      </w:ins>
      <w:r>
        <w:rPr>
          <w:noProof/>
        </w:rPr>
        <w:fldChar w:fldCharType="separate"/>
      </w:r>
      <w:r w:rsidR="00CB15C6" w:rsidRPr="00CB15C6">
        <w:rPr>
          <w:rStyle w:val="ad"/>
          <w:rFonts w:ascii="Times New Roman" w:hAnsi="Times New Roman"/>
          <w:noProof/>
        </w:rPr>
        <w:t>1.1.2</w:t>
      </w:r>
      <w:r w:rsidR="00CB15C6" w:rsidRPr="00CB15C6">
        <w:rPr>
          <w:rFonts w:ascii="Times New Roman" w:eastAsiaTheme="minorEastAsia" w:hAnsi="Times New Roman"/>
          <w:noProof/>
          <w:sz w:val="21"/>
          <w:szCs w:val="22"/>
        </w:rPr>
        <w:tab/>
      </w:r>
      <w:r w:rsidR="00CB15C6" w:rsidRPr="00CB15C6">
        <w:rPr>
          <w:rStyle w:val="ad"/>
          <w:rFonts w:ascii="Times New Roman" w:hAnsi="Times New Roman"/>
          <w:noProof/>
        </w:rPr>
        <w:t>清单编制历程</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_Toc117179388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603B0">
        <w:rPr>
          <w:rFonts w:ascii="Times New Roman" w:hAnsi="Times New Roman"/>
          <w:noProof/>
          <w:webHidden/>
        </w:rPr>
        <w:t>1</w:t>
      </w:r>
      <w:r w:rsidR="00CB15C6" w:rsidRPr="00CB15C6">
        <w:rPr>
          <w:rFonts w:ascii="Times New Roman" w:hAnsi="Times New Roman"/>
          <w:noProof/>
          <w:webHidden/>
        </w:rPr>
        <w:fldChar w:fldCharType="end"/>
      </w:r>
      <w:r>
        <w:rPr>
          <w:rFonts w:ascii="Times New Roman" w:hAnsi="Times New Roman"/>
          <w:noProof/>
        </w:rPr>
        <w:fldChar w:fldCharType="end"/>
      </w:r>
    </w:p>
    <w:p w14:paraId="486F4702" w14:textId="36287359" w:rsidR="00CB15C6" w:rsidRPr="00CB15C6" w:rsidRDefault="00000000">
      <w:pPr>
        <w:pStyle w:val="TOC2"/>
        <w:tabs>
          <w:tab w:val="right" w:leader="dot" w:pos="8296"/>
        </w:tabs>
        <w:ind w:left="480"/>
        <w:rPr>
          <w:rFonts w:ascii="Times New Roman" w:eastAsiaTheme="minorEastAsia" w:hAnsi="Times New Roman"/>
          <w:noProof/>
          <w:sz w:val="21"/>
          <w:szCs w:val="22"/>
        </w:rPr>
      </w:pPr>
      <w:r>
        <w:rPr>
          <w:noProof/>
        </w:rPr>
        <w:fldChar w:fldCharType="begin"/>
      </w:r>
      <w:r>
        <w:rPr>
          <w:noProof/>
        </w:rPr>
        <w:instrText>HYPERLINK \l "_Toc117179389"</w:instrText>
      </w:r>
      <w:ins w:id="6" w:author="彭 mq" w:date="2023-03-09T10:39:00Z">
        <w:r w:rsidR="006603B0">
          <w:rPr>
            <w:noProof/>
          </w:rPr>
        </w:r>
      </w:ins>
      <w:r>
        <w:rPr>
          <w:noProof/>
        </w:rPr>
        <w:fldChar w:fldCharType="separate"/>
      </w:r>
      <w:r w:rsidR="00CB15C6" w:rsidRPr="00CB15C6">
        <w:rPr>
          <w:rStyle w:val="ad"/>
          <w:rFonts w:ascii="Times New Roman" w:hAnsi="Times New Roman"/>
          <w:noProof/>
        </w:rPr>
        <w:t xml:space="preserve">1.2 </w:t>
      </w:r>
      <w:r w:rsidR="00CB15C6" w:rsidRPr="00CB15C6">
        <w:rPr>
          <w:rStyle w:val="ad"/>
          <w:rFonts w:ascii="Times New Roman" w:hAnsi="Times New Roman"/>
          <w:noProof/>
        </w:rPr>
        <w:t>编制依据</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_Toc117179389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603B0">
        <w:rPr>
          <w:rFonts w:ascii="Times New Roman" w:hAnsi="Times New Roman"/>
          <w:noProof/>
          <w:webHidden/>
        </w:rPr>
        <w:t>2</w:t>
      </w:r>
      <w:r w:rsidR="00CB15C6" w:rsidRPr="00CB15C6">
        <w:rPr>
          <w:rFonts w:ascii="Times New Roman" w:hAnsi="Times New Roman"/>
          <w:noProof/>
          <w:webHidden/>
        </w:rPr>
        <w:fldChar w:fldCharType="end"/>
      </w:r>
      <w:r>
        <w:rPr>
          <w:rFonts w:ascii="Times New Roman" w:hAnsi="Times New Roman"/>
          <w:noProof/>
        </w:rPr>
        <w:fldChar w:fldCharType="end"/>
      </w:r>
    </w:p>
    <w:p w14:paraId="7004051F" w14:textId="06CAA8F5" w:rsidR="00CB15C6" w:rsidRPr="00CB15C6" w:rsidRDefault="00000000">
      <w:pPr>
        <w:pStyle w:val="TOC2"/>
        <w:tabs>
          <w:tab w:val="right" w:leader="dot" w:pos="8296"/>
        </w:tabs>
        <w:ind w:left="480"/>
        <w:rPr>
          <w:rFonts w:ascii="Times New Roman" w:eastAsiaTheme="minorEastAsia" w:hAnsi="Times New Roman"/>
          <w:noProof/>
          <w:sz w:val="21"/>
          <w:szCs w:val="22"/>
        </w:rPr>
      </w:pPr>
      <w:r>
        <w:rPr>
          <w:noProof/>
        </w:rPr>
        <w:fldChar w:fldCharType="begin"/>
      </w:r>
      <w:r>
        <w:rPr>
          <w:noProof/>
        </w:rPr>
        <w:instrText>HYPERLINK \l "_Toc117179390"</w:instrText>
      </w:r>
      <w:ins w:id="7" w:author="彭 mq" w:date="2023-03-09T10:39:00Z">
        <w:r w:rsidR="006603B0">
          <w:rPr>
            <w:noProof/>
          </w:rPr>
        </w:r>
      </w:ins>
      <w:r>
        <w:rPr>
          <w:noProof/>
        </w:rPr>
        <w:fldChar w:fldCharType="separate"/>
      </w:r>
      <w:r w:rsidR="00CB15C6" w:rsidRPr="00CB15C6">
        <w:rPr>
          <w:rStyle w:val="ad"/>
          <w:rFonts w:ascii="Times New Roman" w:hAnsi="Times New Roman"/>
          <w:noProof/>
        </w:rPr>
        <w:t xml:space="preserve">1.3 </w:t>
      </w:r>
      <w:r w:rsidR="00CB15C6" w:rsidRPr="00CB15C6">
        <w:rPr>
          <w:rStyle w:val="ad"/>
          <w:rFonts w:ascii="Times New Roman" w:hAnsi="Times New Roman"/>
          <w:noProof/>
        </w:rPr>
        <w:t>指导思想与原则</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_Toc117179390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603B0">
        <w:rPr>
          <w:rFonts w:ascii="Times New Roman" w:hAnsi="Times New Roman"/>
          <w:noProof/>
          <w:webHidden/>
        </w:rPr>
        <w:t>2</w:t>
      </w:r>
      <w:r w:rsidR="00CB15C6" w:rsidRPr="00CB15C6">
        <w:rPr>
          <w:rFonts w:ascii="Times New Roman" w:hAnsi="Times New Roman"/>
          <w:noProof/>
          <w:webHidden/>
        </w:rPr>
        <w:fldChar w:fldCharType="end"/>
      </w:r>
      <w:r>
        <w:rPr>
          <w:rFonts w:ascii="Times New Roman" w:hAnsi="Times New Roman"/>
          <w:noProof/>
        </w:rPr>
        <w:fldChar w:fldCharType="end"/>
      </w:r>
    </w:p>
    <w:p w14:paraId="65455797" w14:textId="69A00D8C" w:rsidR="00CB15C6" w:rsidRPr="00CB15C6" w:rsidRDefault="00000000">
      <w:pPr>
        <w:pStyle w:val="TOC2"/>
        <w:tabs>
          <w:tab w:val="right" w:leader="dot" w:pos="8296"/>
        </w:tabs>
        <w:ind w:left="480"/>
        <w:rPr>
          <w:rFonts w:ascii="Times New Roman" w:eastAsiaTheme="minorEastAsia" w:hAnsi="Times New Roman"/>
          <w:noProof/>
          <w:sz w:val="21"/>
          <w:szCs w:val="22"/>
        </w:rPr>
      </w:pPr>
      <w:r>
        <w:rPr>
          <w:noProof/>
        </w:rPr>
        <w:fldChar w:fldCharType="begin"/>
      </w:r>
      <w:r>
        <w:rPr>
          <w:noProof/>
        </w:rPr>
        <w:instrText>HYPERLINK \l "_Toc117179391"</w:instrText>
      </w:r>
      <w:ins w:id="8" w:author="彭 mq" w:date="2023-03-09T10:39:00Z">
        <w:r w:rsidR="006603B0">
          <w:rPr>
            <w:noProof/>
          </w:rPr>
        </w:r>
      </w:ins>
      <w:r>
        <w:rPr>
          <w:noProof/>
        </w:rPr>
        <w:fldChar w:fldCharType="separate"/>
      </w:r>
      <w:r w:rsidR="00CB15C6" w:rsidRPr="00CB15C6">
        <w:rPr>
          <w:rStyle w:val="ad"/>
          <w:rFonts w:ascii="Times New Roman" w:hAnsi="Times New Roman"/>
          <w:noProof/>
        </w:rPr>
        <w:t xml:space="preserve">1.4 </w:t>
      </w:r>
      <w:r w:rsidR="00CB15C6" w:rsidRPr="00CB15C6">
        <w:rPr>
          <w:rStyle w:val="ad"/>
          <w:rFonts w:ascii="Times New Roman" w:hAnsi="Times New Roman"/>
          <w:noProof/>
        </w:rPr>
        <w:t>编制范围</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_Toc117179391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603B0">
        <w:rPr>
          <w:rFonts w:ascii="Times New Roman" w:hAnsi="Times New Roman"/>
          <w:noProof/>
          <w:webHidden/>
        </w:rPr>
        <w:t>3</w:t>
      </w:r>
      <w:r w:rsidR="00CB15C6" w:rsidRPr="00CB15C6">
        <w:rPr>
          <w:rFonts w:ascii="Times New Roman" w:hAnsi="Times New Roman"/>
          <w:noProof/>
          <w:webHidden/>
        </w:rPr>
        <w:fldChar w:fldCharType="end"/>
      </w:r>
      <w:r>
        <w:rPr>
          <w:rFonts w:ascii="Times New Roman" w:hAnsi="Times New Roman"/>
          <w:noProof/>
        </w:rPr>
        <w:fldChar w:fldCharType="end"/>
      </w:r>
    </w:p>
    <w:p w14:paraId="303E3A43" w14:textId="41FB0E7E" w:rsidR="00CB15C6" w:rsidRPr="00CB15C6" w:rsidRDefault="00000000">
      <w:pPr>
        <w:pStyle w:val="TOC2"/>
        <w:tabs>
          <w:tab w:val="right" w:leader="dot" w:pos="8296"/>
        </w:tabs>
        <w:ind w:left="480"/>
        <w:rPr>
          <w:rFonts w:ascii="Times New Roman" w:eastAsiaTheme="minorEastAsia" w:hAnsi="Times New Roman"/>
          <w:noProof/>
          <w:sz w:val="21"/>
          <w:szCs w:val="22"/>
        </w:rPr>
      </w:pPr>
      <w:r>
        <w:rPr>
          <w:noProof/>
        </w:rPr>
        <w:fldChar w:fldCharType="begin"/>
      </w:r>
      <w:r>
        <w:rPr>
          <w:noProof/>
        </w:rPr>
        <w:instrText>HYPERLINK \l "_Toc117179392"</w:instrText>
      </w:r>
      <w:ins w:id="9" w:author="彭 mq" w:date="2023-03-09T10:39:00Z">
        <w:r w:rsidR="006603B0">
          <w:rPr>
            <w:noProof/>
          </w:rPr>
        </w:r>
      </w:ins>
      <w:r>
        <w:rPr>
          <w:noProof/>
        </w:rPr>
        <w:fldChar w:fldCharType="separate"/>
      </w:r>
      <w:r w:rsidR="00CB15C6" w:rsidRPr="00CB15C6">
        <w:rPr>
          <w:rStyle w:val="ad"/>
          <w:rFonts w:ascii="Times New Roman" w:hAnsi="Times New Roman"/>
          <w:noProof/>
        </w:rPr>
        <w:t xml:space="preserve">1.5 </w:t>
      </w:r>
      <w:r w:rsidR="00CB15C6" w:rsidRPr="00CB15C6">
        <w:rPr>
          <w:rStyle w:val="ad"/>
          <w:rFonts w:ascii="Times New Roman" w:hAnsi="Times New Roman"/>
          <w:noProof/>
        </w:rPr>
        <w:t>技术路线</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_Toc117179392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603B0">
        <w:rPr>
          <w:rFonts w:ascii="Times New Roman" w:hAnsi="Times New Roman"/>
          <w:noProof/>
          <w:webHidden/>
        </w:rPr>
        <w:t>4</w:t>
      </w:r>
      <w:r w:rsidR="00CB15C6" w:rsidRPr="00CB15C6">
        <w:rPr>
          <w:rFonts w:ascii="Times New Roman" w:hAnsi="Times New Roman"/>
          <w:noProof/>
          <w:webHidden/>
        </w:rPr>
        <w:fldChar w:fldCharType="end"/>
      </w:r>
      <w:r>
        <w:rPr>
          <w:rFonts w:ascii="Times New Roman" w:hAnsi="Times New Roman"/>
          <w:noProof/>
        </w:rPr>
        <w:fldChar w:fldCharType="end"/>
      </w:r>
    </w:p>
    <w:p w14:paraId="5E4DE039" w14:textId="18662842" w:rsidR="00CB15C6" w:rsidRPr="00CB15C6" w:rsidRDefault="00000000">
      <w:pPr>
        <w:pStyle w:val="TOC2"/>
        <w:tabs>
          <w:tab w:val="right" w:leader="dot" w:pos="8296"/>
        </w:tabs>
        <w:ind w:left="480"/>
        <w:rPr>
          <w:rFonts w:ascii="Times New Roman" w:eastAsiaTheme="minorEastAsia" w:hAnsi="Times New Roman"/>
          <w:noProof/>
          <w:sz w:val="21"/>
          <w:szCs w:val="22"/>
        </w:rPr>
      </w:pPr>
      <w:r>
        <w:rPr>
          <w:noProof/>
        </w:rPr>
        <w:fldChar w:fldCharType="begin"/>
      </w:r>
      <w:r>
        <w:rPr>
          <w:noProof/>
        </w:rPr>
        <w:instrText>HYPERLINK \l "_Toc117179393"</w:instrText>
      </w:r>
      <w:ins w:id="10" w:author="彭 mq" w:date="2023-03-09T10:39:00Z">
        <w:r w:rsidR="006603B0">
          <w:rPr>
            <w:noProof/>
          </w:rPr>
        </w:r>
      </w:ins>
      <w:r>
        <w:rPr>
          <w:noProof/>
        </w:rPr>
        <w:fldChar w:fldCharType="separate"/>
      </w:r>
      <w:r w:rsidR="00CB15C6" w:rsidRPr="00CB15C6">
        <w:rPr>
          <w:rStyle w:val="ad"/>
          <w:rFonts w:ascii="Times New Roman" w:hAnsi="Times New Roman"/>
          <w:noProof/>
        </w:rPr>
        <w:t xml:space="preserve">1.6 </w:t>
      </w:r>
      <w:r w:rsidR="00CB15C6" w:rsidRPr="00CB15C6">
        <w:rPr>
          <w:rStyle w:val="ad"/>
          <w:rFonts w:ascii="Times New Roman" w:hAnsi="Times New Roman"/>
          <w:noProof/>
        </w:rPr>
        <w:t>组织编制单位及分工</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_Toc117179393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603B0">
        <w:rPr>
          <w:rFonts w:ascii="Times New Roman" w:hAnsi="Times New Roman"/>
          <w:noProof/>
          <w:webHidden/>
        </w:rPr>
        <w:t>4</w:t>
      </w:r>
      <w:r w:rsidR="00CB15C6" w:rsidRPr="00CB15C6">
        <w:rPr>
          <w:rFonts w:ascii="Times New Roman" w:hAnsi="Times New Roman"/>
          <w:noProof/>
          <w:webHidden/>
        </w:rPr>
        <w:fldChar w:fldCharType="end"/>
      </w:r>
      <w:r>
        <w:rPr>
          <w:rFonts w:ascii="Times New Roman" w:hAnsi="Times New Roman"/>
          <w:noProof/>
        </w:rPr>
        <w:fldChar w:fldCharType="end"/>
      </w:r>
    </w:p>
    <w:p w14:paraId="6C9FDA46" w14:textId="5A461071" w:rsidR="00CB15C6" w:rsidRPr="00CB15C6" w:rsidRDefault="00000000">
      <w:pPr>
        <w:pStyle w:val="TOC3"/>
        <w:tabs>
          <w:tab w:val="left" w:pos="1796"/>
          <w:tab w:val="right" w:leader="dot" w:pos="8296"/>
        </w:tabs>
        <w:ind w:left="960"/>
        <w:rPr>
          <w:rFonts w:ascii="Times New Roman" w:eastAsiaTheme="minorEastAsia" w:hAnsi="Times New Roman"/>
          <w:noProof/>
          <w:sz w:val="21"/>
          <w:szCs w:val="22"/>
        </w:rPr>
      </w:pPr>
      <w:r>
        <w:rPr>
          <w:noProof/>
        </w:rPr>
        <w:fldChar w:fldCharType="begin"/>
      </w:r>
      <w:r>
        <w:rPr>
          <w:noProof/>
        </w:rPr>
        <w:instrText>HYPERLINK \l "_Toc117179394"</w:instrText>
      </w:r>
      <w:ins w:id="11" w:author="彭 mq" w:date="2023-03-09T10:39:00Z">
        <w:r w:rsidR="006603B0">
          <w:rPr>
            <w:noProof/>
          </w:rPr>
        </w:r>
      </w:ins>
      <w:r>
        <w:rPr>
          <w:noProof/>
        </w:rPr>
        <w:fldChar w:fldCharType="separate"/>
      </w:r>
      <w:r w:rsidR="00CB15C6" w:rsidRPr="00CB15C6">
        <w:rPr>
          <w:rStyle w:val="ad"/>
          <w:rFonts w:ascii="Times New Roman" w:hAnsi="Times New Roman"/>
          <w:noProof/>
        </w:rPr>
        <w:t>1.6.1</w:t>
      </w:r>
      <w:r w:rsidR="00CB15C6" w:rsidRPr="00CB15C6">
        <w:rPr>
          <w:rFonts w:ascii="Times New Roman" w:eastAsiaTheme="minorEastAsia" w:hAnsi="Times New Roman"/>
          <w:noProof/>
          <w:sz w:val="21"/>
          <w:szCs w:val="22"/>
        </w:rPr>
        <w:tab/>
      </w:r>
      <w:r w:rsidR="00CB15C6" w:rsidRPr="00CB15C6">
        <w:rPr>
          <w:rStyle w:val="ad"/>
          <w:rFonts w:ascii="Times New Roman" w:hAnsi="Times New Roman"/>
          <w:noProof/>
        </w:rPr>
        <w:t>组织编制单位</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_Toc117179394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603B0">
        <w:rPr>
          <w:rFonts w:ascii="Times New Roman" w:hAnsi="Times New Roman"/>
          <w:noProof/>
          <w:webHidden/>
        </w:rPr>
        <w:t>4</w:t>
      </w:r>
      <w:r w:rsidR="00CB15C6" w:rsidRPr="00CB15C6">
        <w:rPr>
          <w:rFonts w:ascii="Times New Roman" w:hAnsi="Times New Roman"/>
          <w:noProof/>
          <w:webHidden/>
        </w:rPr>
        <w:fldChar w:fldCharType="end"/>
      </w:r>
      <w:r>
        <w:rPr>
          <w:rFonts w:ascii="Times New Roman" w:hAnsi="Times New Roman"/>
          <w:noProof/>
        </w:rPr>
        <w:fldChar w:fldCharType="end"/>
      </w:r>
    </w:p>
    <w:p w14:paraId="4B859B07" w14:textId="4C23FFED" w:rsidR="00CB15C6" w:rsidRPr="00CB15C6" w:rsidRDefault="00000000">
      <w:pPr>
        <w:pStyle w:val="TOC3"/>
        <w:tabs>
          <w:tab w:val="left" w:pos="1796"/>
          <w:tab w:val="right" w:leader="dot" w:pos="8296"/>
        </w:tabs>
        <w:ind w:left="960"/>
        <w:rPr>
          <w:rFonts w:ascii="Times New Roman" w:eastAsiaTheme="minorEastAsia" w:hAnsi="Times New Roman"/>
          <w:noProof/>
          <w:sz w:val="21"/>
          <w:szCs w:val="22"/>
        </w:rPr>
      </w:pPr>
      <w:r>
        <w:rPr>
          <w:noProof/>
        </w:rPr>
        <w:fldChar w:fldCharType="begin"/>
      </w:r>
      <w:r>
        <w:rPr>
          <w:noProof/>
        </w:rPr>
        <w:instrText>HYPERLINK \l "_Toc117179395"</w:instrText>
      </w:r>
      <w:ins w:id="12" w:author="彭 mq" w:date="2023-03-09T10:39:00Z">
        <w:r w:rsidR="006603B0">
          <w:rPr>
            <w:noProof/>
          </w:rPr>
        </w:r>
      </w:ins>
      <w:r>
        <w:rPr>
          <w:noProof/>
        </w:rPr>
        <w:fldChar w:fldCharType="separate"/>
      </w:r>
      <w:r w:rsidR="00CB15C6" w:rsidRPr="00CB15C6">
        <w:rPr>
          <w:rStyle w:val="ad"/>
          <w:rFonts w:ascii="Times New Roman" w:hAnsi="Times New Roman"/>
          <w:noProof/>
        </w:rPr>
        <w:t>1.6.2</w:t>
      </w:r>
      <w:r w:rsidR="00CB15C6" w:rsidRPr="00CB15C6">
        <w:rPr>
          <w:rFonts w:ascii="Times New Roman" w:eastAsiaTheme="minorEastAsia" w:hAnsi="Times New Roman"/>
          <w:noProof/>
          <w:sz w:val="21"/>
          <w:szCs w:val="22"/>
        </w:rPr>
        <w:tab/>
      </w:r>
      <w:r w:rsidR="00CB15C6" w:rsidRPr="00CB15C6">
        <w:rPr>
          <w:rStyle w:val="ad"/>
          <w:rFonts w:ascii="Times New Roman" w:hAnsi="Times New Roman"/>
          <w:noProof/>
        </w:rPr>
        <w:t>任务分工</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_Toc117179395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603B0">
        <w:rPr>
          <w:rFonts w:ascii="Times New Roman" w:hAnsi="Times New Roman"/>
          <w:noProof/>
          <w:webHidden/>
        </w:rPr>
        <w:t>4</w:t>
      </w:r>
      <w:r w:rsidR="00CB15C6" w:rsidRPr="00CB15C6">
        <w:rPr>
          <w:rFonts w:ascii="Times New Roman" w:hAnsi="Times New Roman"/>
          <w:noProof/>
          <w:webHidden/>
        </w:rPr>
        <w:fldChar w:fldCharType="end"/>
      </w:r>
      <w:r>
        <w:rPr>
          <w:rFonts w:ascii="Times New Roman" w:hAnsi="Times New Roman"/>
          <w:noProof/>
        </w:rPr>
        <w:fldChar w:fldCharType="end"/>
      </w:r>
    </w:p>
    <w:p w14:paraId="5F992F16" w14:textId="095BCADB" w:rsidR="00CB15C6" w:rsidRPr="00CB15C6" w:rsidRDefault="00000000" w:rsidP="00CB15C6">
      <w:pPr>
        <w:pStyle w:val="TOC1"/>
        <w:rPr>
          <w:rFonts w:eastAsiaTheme="minorEastAsia"/>
          <w:sz w:val="21"/>
          <w:szCs w:val="22"/>
        </w:rPr>
      </w:pPr>
      <w:r>
        <w:fldChar w:fldCharType="begin"/>
      </w:r>
      <w:r>
        <w:instrText>HYPERLINK \l "_Toc117179396"</w:instrText>
      </w:r>
      <w:ins w:id="13" w:author="彭 mq" w:date="2023-03-09T10:39:00Z"/>
      <w:r>
        <w:fldChar w:fldCharType="separate"/>
      </w:r>
      <w:r w:rsidR="00CB15C6" w:rsidRPr="00CB15C6">
        <w:rPr>
          <w:rStyle w:val="ad"/>
        </w:rPr>
        <w:t>第</w:t>
      </w:r>
      <w:r w:rsidR="00CB15C6" w:rsidRPr="00CB15C6">
        <w:rPr>
          <w:rStyle w:val="ad"/>
        </w:rPr>
        <w:t xml:space="preserve"> 2 </w:t>
      </w:r>
      <w:r w:rsidR="00CB15C6" w:rsidRPr="00CB15C6">
        <w:rPr>
          <w:rStyle w:val="ad"/>
        </w:rPr>
        <w:t>章</w:t>
      </w:r>
      <w:r w:rsidR="00CB15C6" w:rsidRPr="00CB15C6">
        <w:rPr>
          <w:rFonts w:eastAsiaTheme="minorEastAsia"/>
          <w:sz w:val="21"/>
          <w:szCs w:val="22"/>
        </w:rPr>
        <w:tab/>
      </w:r>
      <w:r w:rsidR="00CB15C6" w:rsidRPr="00CB15C6">
        <w:rPr>
          <w:rStyle w:val="ad"/>
        </w:rPr>
        <w:t>高分辨率排放源清单编制方法体系</w:t>
      </w:r>
      <w:r w:rsidR="00CB15C6" w:rsidRPr="00CB15C6">
        <w:rPr>
          <w:webHidden/>
        </w:rPr>
        <w:tab/>
      </w:r>
      <w:r w:rsidR="00CB15C6" w:rsidRPr="00CB15C6">
        <w:rPr>
          <w:webHidden/>
        </w:rPr>
        <w:fldChar w:fldCharType="begin"/>
      </w:r>
      <w:r w:rsidR="00CB15C6" w:rsidRPr="00CB15C6">
        <w:rPr>
          <w:webHidden/>
        </w:rPr>
        <w:instrText xml:space="preserve"> PAGEREF _Toc117179396 \h </w:instrText>
      </w:r>
      <w:r w:rsidR="00CB15C6" w:rsidRPr="00CB15C6">
        <w:rPr>
          <w:webHidden/>
        </w:rPr>
      </w:r>
      <w:r w:rsidR="00CB15C6" w:rsidRPr="00CB15C6">
        <w:rPr>
          <w:webHidden/>
        </w:rPr>
        <w:fldChar w:fldCharType="separate"/>
      </w:r>
      <w:r w:rsidR="006603B0">
        <w:rPr>
          <w:webHidden/>
        </w:rPr>
        <w:t>5</w:t>
      </w:r>
      <w:r w:rsidR="00CB15C6" w:rsidRPr="00CB15C6">
        <w:rPr>
          <w:webHidden/>
        </w:rPr>
        <w:fldChar w:fldCharType="end"/>
      </w:r>
      <w:r>
        <w:fldChar w:fldCharType="end"/>
      </w:r>
    </w:p>
    <w:p w14:paraId="12B04D24" w14:textId="3BB5CE05" w:rsidR="00CB15C6" w:rsidRPr="00CB15C6" w:rsidRDefault="00000000">
      <w:pPr>
        <w:pStyle w:val="TOC2"/>
        <w:tabs>
          <w:tab w:val="right" w:leader="dot" w:pos="8296"/>
        </w:tabs>
        <w:ind w:left="480"/>
        <w:rPr>
          <w:rFonts w:ascii="Times New Roman" w:eastAsiaTheme="minorEastAsia" w:hAnsi="Times New Roman"/>
          <w:noProof/>
          <w:sz w:val="21"/>
          <w:szCs w:val="22"/>
        </w:rPr>
      </w:pPr>
      <w:r>
        <w:rPr>
          <w:noProof/>
        </w:rPr>
        <w:fldChar w:fldCharType="begin"/>
      </w:r>
      <w:r>
        <w:rPr>
          <w:noProof/>
        </w:rPr>
        <w:instrText>HYPERLINK \l "_Toc117179397"</w:instrText>
      </w:r>
      <w:ins w:id="14" w:author="彭 mq" w:date="2023-03-09T10:39:00Z">
        <w:r w:rsidR="006603B0">
          <w:rPr>
            <w:noProof/>
          </w:rPr>
        </w:r>
      </w:ins>
      <w:r>
        <w:rPr>
          <w:noProof/>
        </w:rPr>
        <w:fldChar w:fldCharType="separate"/>
      </w:r>
      <w:r w:rsidR="00CB15C6" w:rsidRPr="00CB15C6">
        <w:rPr>
          <w:rStyle w:val="ad"/>
          <w:rFonts w:ascii="Times New Roman" w:hAnsi="Times New Roman"/>
          <w:noProof/>
        </w:rPr>
        <w:t xml:space="preserve">2.1 </w:t>
      </w:r>
      <w:r w:rsidR="00CB15C6" w:rsidRPr="00CB15C6">
        <w:rPr>
          <w:rStyle w:val="ad"/>
          <w:rFonts w:ascii="Times New Roman" w:hAnsi="Times New Roman"/>
          <w:noProof/>
        </w:rPr>
        <w:t>大气污染源识别与分类</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_Toc117179397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603B0">
        <w:rPr>
          <w:rFonts w:ascii="Times New Roman" w:hAnsi="Times New Roman"/>
          <w:noProof/>
          <w:webHidden/>
        </w:rPr>
        <w:t>5</w:t>
      </w:r>
      <w:r w:rsidR="00CB15C6" w:rsidRPr="00CB15C6">
        <w:rPr>
          <w:rFonts w:ascii="Times New Roman" w:hAnsi="Times New Roman"/>
          <w:noProof/>
          <w:webHidden/>
        </w:rPr>
        <w:fldChar w:fldCharType="end"/>
      </w:r>
      <w:r>
        <w:rPr>
          <w:rFonts w:ascii="Times New Roman" w:hAnsi="Times New Roman"/>
          <w:noProof/>
        </w:rPr>
        <w:fldChar w:fldCharType="end"/>
      </w:r>
    </w:p>
    <w:p w14:paraId="108C1202" w14:textId="3615229A" w:rsidR="00CB15C6" w:rsidRPr="00CB15C6" w:rsidRDefault="00000000">
      <w:pPr>
        <w:pStyle w:val="TOC2"/>
        <w:tabs>
          <w:tab w:val="right" w:leader="dot" w:pos="8296"/>
        </w:tabs>
        <w:ind w:left="480"/>
        <w:rPr>
          <w:rFonts w:ascii="Times New Roman" w:eastAsiaTheme="minorEastAsia" w:hAnsi="Times New Roman"/>
          <w:noProof/>
          <w:sz w:val="21"/>
          <w:szCs w:val="22"/>
        </w:rPr>
      </w:pPr>
      <w:r>
        <w:rPr>
          <w:noProof/>
        </w:rPr>
        <w:fldChar w:fldCharType="begin"/>
      </w:r>
      <w:r>
        <w:rPr>
          <w:noProof/>
        </w:rPr>
        <w:instrText>HYPERLINK \l "_Toc117179398"</w:instrText>
      </w:r>
      <w:ins w:id="15" w:author="彭 mq" w:date="2023-03-09T10:39:00Z">
        <w:r w:rsidR="006603B0">
          <w:rPr>
            <w:noProof/>
          </w:rPr>
        </w:r>
      </w:ins>
      <w:r>
        <w:rPr>
          <w:noProof/>
        </w:rPr>
        <w:fldChar w:fldCharType="separate"/>
      </w:r>
      <w:r w:rsidR="00CB15C6" w:rsidRPr="00CB15C6">
        <w:rPr>
          <w:rStyle w:val="ad"/>
          <w:rFonts w:ascii="Times New Roman" w:hAnsi="Times New Roman"/>
          <w:noProof/>
        </w:rPr>
        <w:t xml:space="preserve">2.2 </w:t>
      </w:r>
      <w:r w:rsidR="00CB15C6" w:rsidRPr="00CB15C6">
        <w:rPr>
          <w:rStyle w:val="ad"/>
          <w:rFonts w:ascii="Times New Roman" w:hAnsi="Times New Roman"/>
          <w:noProof/>
        </w:rPr>
        <w:t>排放清单编制方法体系</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_Toc117179398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603B0">
        <w:rPr>
          <w:rFonts w:ascii="Times New Roman" w:hAnsi="Times New Roman"/>
          <w:noProof/>
          <w:webHidden/>
        </w:rPr>
        <w:t>7</w:t>
      </w:r>
      <w:r w:rsidR="00CB15C6" w:rsidRPr="00CB15C6">
        <w:rPr>
          <w:rFonts w:ascii="Times New Roman" w:hAnsi="Times New Roman"/>
          <w:noProof/>
          <w:webHidden/>
        </w:rPr>
        <w:fldChar w:fldCharType="end"/>
      </w:r>
      <w:r>
        <w:rPr>
          <w:rFonts w:ascii="Times New Roman" w:hAnsi="Times New Roman"/>
          <w:noProof/>
        </w:rPr>
        <w:fldChar w:fldCharType="end"/>
      </w:r>
    </w:p>
    <w:p w14:paraId="689B857B" w14:textId="2D4139E2" w:rsidR="00CB15C6" w:rsidRPr="00CB15C6" w:rsidRDefault="00000000">
      <w:pPr>
        <w:pStyle w:val="TOC3"/>
        <w:tabs>
          <w:tab w:val="left" w:pos="1796"/>
          <w:tab w:val="right" w:leader="dot" w:pos="8296"/>
        </w:tabs>
        <w:ind w:left="960"/>
        <w:rPr>
          <w:rFonts w:ascii="Times New Roman" w:eastAsiaTheme="minorEastAsia" w:hAnsi="Times New Roman"/>
          <w:noProof/>
          <w:sz w:val="21"/>
          <w:szCs w:val="22"/>
        </w:rPr>
      </w:pPr>
      <w:r>
        <w:rPr>
          <w:noProof/>
        </w:rPr>
        <w:fldChar w:fldCharType="begin"/>
      </w:r>
      <w:r>
        <w:rPr>
          <w:noProof/>
        </w:rPr>
        <w:instrText>HYPERLINK \l "_Toc117179399"</w:instrText>
      </w:r>
      <w:ins w:id="16" w:author="彭 mq" w:date="2023-03-09T10:39:00Z">
        <w:r w:rsidR="006603B0">
          <w:rPr>
            <w:noProof/>
          </w:rPr>
        </w:r>
      </w:ins>
      <w:r>
        <w:rPr>
          <w:noProof/>
        </w:rPr>
        <w:fldChar w:fldCharType="separate"/>
      </w:r>
      <w:r w:rsidR="00CB15C6" w:rsidRPr="00CB15C6">
        <w:rPr>
          <w:rStyle w:val="ad"/>
          <w:rFonts w:ascii="Times New Roman" w:hAnsi="Times New Roman"/>
          <w:noProof/>
        </w:rPr>
        <w:t>2.2.1</w:t>
      </w:r>
      <w:r w:rsidR="00CB15C6" w:rsidRPr="00CB15C6">
        <w:rPr>
          <w:rFonts w:ascii="Times New Roman" w:eastAsiaTheme="minorEastAsia" w:hAnsi="Times New Roman"/>
          <w:noProof/>
          <w:sz w:val="21"/>
          <w:szCs w:val="22"/>
        </w:rPr>
        <w:tab/>
      </w:r>
      <w:r w:rsidR="00CB15C6" w:rsidRPr="00CB15C6">
        <w:rPr>
          <w:rStyle w:val="ad"/>
          <w:rFonts w:ascii="Times New Roman" w:hAnsi="Times New Roman"/>
          <w:noProof/>
        </w:rPr>
        <w:t>工业源</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_Toc117179399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603B0">
        <w:rPr>
          <w:rFonts w:ascii="Times New Roman" w:hAnsi="Times New Roman"/>
          <w:noProof/>
          <w:webHidden/>
        </w:rPr>
        <w:t>7</w:t>
      </w:r>
      <w:r w:rsidR="00CB15C6" w:rsidRPr="00CB15C6">
        <w:rPr>
          <w:rFonts w:ascii="Times New Roman" w:hAnsi="Times New Roman"/>
          <w:noProof/>
          <w:webHidden/>
        </w:rPr>
        <w:fldChar w:fldCharType="end"/>
      </w:r>
      <w:r>
        <w:rPr>
          <w:rFonts w:ascii="Times New Roman" w:hAnsi="Times New Roman"/>
          <w:noProof/>
        </w:rPr>
        <w:fldChar w:fldCharType="end"/>
      </w:r>
    </w:p>
    <w:p w14:paraId="315CA6B6" w14:textId="34E25747" w:rsidR="00CB15C6" w:rsidRPr="00CB15C6" w:rsidRDefault="00000000">
      <w:pPr>
        <w:pStyle w:val="TOC3"/>
        <w:tabs>
          <w:tab w:val="left" w:pos="1796"/>
          <w:tab w:val="right" w:leader="dot" w:pos="8296"/>
        </w:tabs>
        <w:ind w:left="960"/>
        <w:rPr>
          <w:rFonts w:ascii="Times New Roman" w:eastAsiaTheme="minorEastAsia" w:hAnsi="Times New Roman"/>
          <w:noProof/>
          <w:sz w:val="21"/>
          <w:szCs w:val="22"/>
        </w:rPr>
      </w:pPr>
      <w:r>
        <w:rPr>
          <w:noProof/>
        </w:rPr>
        <w:fldChar w:fldCharType="begin"/>
      </w:r>
      <w:r>
        <w:rPr>
          <w:noProof/>
        </w:rPr>
        <w:instrText>HYPERLINK \l "_Toc117179400"</w:instrText>
      </w:r>
      <w:ins w:id="17" w:author="彭 mq" w:date="2023-03-09T10:39:00Z">
        <w:r w:rsidR="006603B0">
          <w:rPr>
            <w:noProof/>
          </w:rPr>
        </w:r>
      </w:ins>
      <w:r>
        <w:rPr>
          <w:noProof/>
        </w:rPr>
        <w:fldChar w:fldCharType="separate"/>
      </w:r>
      <w:r w:rsidR="00CB15C6" w:rsidRPr="00CB15C6">
        <w:rPr>
          <w:rStyle w:val="ad"/>
          <w:rFonts w:ascii="Times New Roman" w:hAnsi="Times New Roman"/>
          <w:noProof/>
        </w:rPr>
        <w:t>2.2.2</w:t>
      </w:r>
      <w:r w:rsidR="00CB15C6" w:rsidRPr="00CB15C6">
        <w:rPr>
          <w:rFonts w:ascii="Times New Roman" w:eastAsiaTheme="minorEastAsia" w:hAnsi="Times New Roman"/>
          <w:noProof/>
          <w:sz w:val="21"/>
          <w:szCs w:val="22"/>
        </w:rPr>
        <w:tab/>
      </w:r>
      <w:r w:rsidR="00CB15C6" w:rsidRPr="00CB15C6">
        <w:rPr>
          <w:rStyle w:val="ad"/>
          <w:rFonts w:ascii="Times New Roman" w:hAnsi="Times New Roman"/>
          <w:noProof/>
        </w:rPr>
        <w:t>道路移动源</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_Toc117179400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603B0">
        <w:rPr>
          <w:rFonts w:ascii="Times New Roman" w:hAnsi="Times New Roman"/>
          <w:noProof/>
          <w:webHidden/>
        </w:rPr>
        <w:t>9</w:t>
      </w:r>
      <w:r w:rsidR="00CB15C6" w:rsidRPr="00CB15C6">
        <w:rPr>
          <w:rFonts w:ascii="Times New Roman" w:hAnsi="Times New Roman"/>
          <w:noProof/>
          <w:webHidden/>
        </w:rPr>
        <w:fldChar w:fldCharType="end"/>
      </w:r>
      <w:r>
        <w:rPr>
          <w:rFonts w:ascii="Times New Roman" w:hAnsi="Times New Roman"/>
          <w:noProof/>
        </w:rPr>
        <w:fldChar w:fldCharType="end"/>
      </w:r>
    </w:p>
    <w:p w14:paraId="4A746497" w14:textId="1EB72A53" w:rsidR="00CB15C6" w:rsidRPr="00CB15C6" w:rsidRDefault="00000000">
      <w:pPr>
        <w:pStyle w:val="TOC3"/>
        <w:tabs>
          <w:tab w:val="left" w:pos="1796"/>
          <w:tab w:val="right" w:leader="dot" w:pos="8296"/>
        </w:tabs>
        <w:ind w:left="960"/>
        <w:rPr>
          <w:rFonts w:ascii="Times New Roman" w:eastAsiaTheme="minorEastAsia" w:hAnsi="Times New Roman"/>
          <w:noProof/>
          <w:sz w:val="21"/>
          <w:szCs w:val="22"/>
        </w:rPr>
      </w:pPr>
      <w:r>
        <w:rPr>
          <w:noProof/>
        </w:rPr>
        <w:fldChar w:fldCharType="begin"/>
      </w:r>
      <w:r>
        <w:rPr>
          <w:noProof/>
        </w:rPr>
        <w:instrText>HYPERLINK \l "_Toc117179401"</w:instrText>
      </w:r>
      <w:ins w:id="18" w:author="彭 mq" w:date="2023-03-09T10:39:00Z">
        <w:r w:rsidR="006603B0">
          <w:rPr>
            <w:noProof/>
          </w:rPr>
        </w:r>
      </w:ins>
      <w:r>
        <w:rPr>
          <w:noProof/>
        </w:rPr>
        <w:fldChar w:fldCharType="separate"/>
      </w:r>
      <w:r w:rsidR="00CB15C6" w:rsidRPr="00CB15C6">
        <w:rPr>
          <w:rStyle w:val="ad"/>
          <w:rFonts w:ascii="Times New Roman" w:hAnsi="Times New Roman"/>
          <w:noProof/>
        </w:rPr>
        <w:t>2.2.3</w:t>
      </w:r>
      <w:r w:rsidR="00CB15C6" w:rsidRPr="00CB15C6">
        <w:rPr>
          <w:rFonts w:ascii="Times New Roman" w:eastAsiaTheme="minorEastAsia" w:hAnsi="Times New Roman"/>
          <w:noProof/>
          <w:sz w:val="21"/>
          <w:szCs w:val="22"/>
        </w:rPr>
        <w:tab/>
      </w:r>
      <w:r w:rsidR="00CB15C6" w:rsidRPr="00CB15C6">
        <w:rPr>
          <w:rStyle w:val="ad"/>
          <w:rFonts w:ascii="Times New Roman" w:hAnsi="Times New Roman"/>
          <w:noProof/>
        </w:rPr>
        <w:t>非道路移动源</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_Toc117179401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603B0">
        <w:rPr>
          <w:rFonts w:ascii="Times New Roman" w:hAnsi="Times New Roman"/>
          <w:noProof/>
          <w:webHidden/>
        </w:rPr>
        <w:t>9</w:t>
      </w:r>
      <w:r w:rsidR="00CB15C6" w:rsidRPr="00CB15C6">
        <w:rPr>
          <w:rFonts w:ascii="Times New Roman" w:hAnsi="Times New Roman"/>
          <w:noProof/>
          <w:webHidden/>
        </w:rPr>
        <w:fldChar w:fldCharType="end"/>
      </w:r>
      <w:r>
        <w:rPr>
          <w:rFonts w:ascii="Times New Roman" w:hAnsi="Times New Roman"/>
          <w:noProof/>
        </w:rPr>
        <w:fldChar w:fldCharType="end"/>
      </w:r>
    </w:p>
    <w:p w14:paraId="6E43D1D7" w14:textId="0650688F" w:rsidR="00CB15C6" w:rsidRPr="00CB15C6" w:rsidRDefault="00000000">
      <w:pPr>
        <w:pStyle w:val="TOC3"/>
        <w:tabs>
          <w:tab w:val="left" w:pos="1796"/>
          <w:tab w:val="right" w:leader="dot" w:pos="8296"/>
        </w:tabs>
        <w:ind w:left="960"/>
        <w:rPr>
          <w:rFonts w:ascii="Times New Roman" w:eastAsiaTheme="minorEastAsia" w:hAnsi="Times New Roman"/>
          <w:noProof/>
          <w:sz w:val="21"/>
          <w:szCs w:val="22"/>
        </w:rPr>
      </w:pPr>
      <w:r>
        <w:rPr>
          <w:noProof/>
        </w:rPr>
        <w:fldChar w:fldCharType="begin"/>
      </w:r>
      <w:r>
        <w:rPr>
          <w:noProof/>
        </w:rPr>
        <w:instrText>HYPERLINK \l "_Toc117179402"</w:instrText>
      </w:r>
      <w:ins w:id="19" w:author="彭 mq" w:date="2023-03-09T10:39:00Z">
        <w:r w:rsidR="006603B0">
          <w:rPr>
            <w:noProof/>
          </w:rPr>
        </w:r>
      </w:ins>
      <w:r>
        <w:rPr>
          <w:noProof/>
        </w:rPr>
        <w:fldChar w:fldCharType="separate"/>
      </w:r>
      <w:r w:rsidR="00CB15C6" w:rsidRPr="00CB15C6">
        <w:rPr>
          <w:rStyle w:val="ad"/>
          <w:rFonts w:ascii="Times New Roman" w:hAnsi="Times New Roman"/>
          <w:noProof/>
        </w:rPr>
        <w:t>2.2.4</w:t>
      </w:r>
      <w:r w:rsidR="00CB15C6" w:rsidRPr="00CB15C6">
        <w:rPr>
          <w:rFonts w:ascii="Times New Roman" w:eastAsiaTheme="minorEastAsia" w:hAnsi="Times New Roman"/>
          <w:noProof/>
          <w:sz w:val="21"/>
          <w:szCs w:val="22"/>
        </w:rPr>
        <w:tab/>
      </w:r>
      <w:r w:rsidR="00CB15C6" w:rsidRPr="00CB15C6">
        <w:rPr>
          <w:rStyle w:val="ad"/>
          <w:rFonts w:ascii="Times New Roman" w:hAnsi="Times New Roman"/>
          <w:noProof/>
        </w:rPr>
        <w:t>扬尘源</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_Toc117179402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603B0">
        <w:rPr>
          <w:rFonts w:ascii="Times New Roman" w:hAnsi="Times New Roman"/>
          <w:noProof/>
          <w:webHidden/>
        </w:rPr>
        <w:t>10</w:t>
      </w:r>
      <w:r w:rsidR="00CB15C6" w:rsidRPr="00CB15C6">
        <w:rPr>
          <w:rFonts w:ascii="Times New Roman" w:hAnsi="Times New Roman"/>
          <w:noProof/>
          <w:webHidden/>
        </w:rPr>
        <w:fldChar w:fldCharType="end"/>
      </w:r>
      <w:r>
        <w:rPr>
          <w:rFonts w:ascii="Times New Roman" w:hAnsi="Times New Roman"/>
          <w:noProof/>
        </w:rPr>
        <w:fldChar w:fldCharType="end"/>
      </w:r>
    </w:p>
    <w:p w14:paraId="3AD60EE8" w14:textId="3E0E8B23" w:rsidR="00CB15C6" w:rsidRPr="00CB15C6" w:rsidRDefault="00000000">
      <w:pPr>
        <w:pStyle w:val="TOC3"/>
        <w:tabs>
          <w:tab w:val="left" w:pos="1796"/>
          <w:tab w:val="right" w:leader="dot" w:pos="8296"/>
        </w:tabs>
        <w:ind w:left="960"/>
        <w:rPr>
          <w:rFonts w:ascii="Times New Roman" w:eastAsiaTheme="minorEastAsia" w:hAnsi="Times New Roman"/>
          <w:noProof/>
          <w:sz w:val="21"/>
          <w:szCs w:val="22"/>
        </w:rPr>
      </w:pPr>
      <w:r>
        <w:rPr>
          <w:noProof/>
        </w:rPr>
        <w:fldChar w:fldCharType="begin"/>
      </w:r>
      <w:r>
        <w:rPr>
          <w:noProof/>
        </w:rPr>
        <w:instrText>HYPERLINK \l "_Toc117179403"</w:instrText>
      </w:r>
      <w:ins w:id="20" w:author="彭 mq" w:date="2023-03-09T10:39:00Z">
        <w:r w:rsidR="006603B0">
          <w:rPr>
            <w:noProof/>
          </w:rPr>
        </w:r>
      </w:ins>
      <w:r>
        <w:rPr>
          <w:noProof/>
        </w:rPr>
        <w:fldChar w:fldCharType="separate"/>
      </w:r>
      <w:r w:rsidR="00CB15C6" w:rsidRPr="00CB15C6">
        <w:rPr>
          <w:rStyle w:val="ad"/>
          <w:rFonts w:ascii="Times New Roman" w:hAnsi="Times New Roman"/>
          <w:noProof/>
        </w:rPr>
        <w:t>2.2.5</w:t>
      </w:r>
      <w:r w:rsidR="00CB15C6" w:rsidRPr="00CB15C6">
        <w:rPr>
          <w:rFonts w:ascii="Times New Roman" w:eastAsiaTheme="minorEastAsia" w:hAnsi="Times New Roman"/>
          <w:noProof/>
          <w:sz w:val="21"/>
          <w:szCs w:val="22"/>
        </w:rPr>
        <w:tab/>
      </w:r>
      <w:r w:rsidR="00CB15C6" w:rsidRPr="00CB15C6">
        <w:rPr>
          <w:rStyle w:val="ad"/>
          <w:rFonts w:ascii="Times New Roman" w:hAnsi="Times New Roman"/>
          <w:noProof/>
        </w:rPr>
        <w:t>非工业溶剂使用源</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_Toc117179403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603B0">
        <w:rPr>
          <w:rFonts w:ascii="Times New Roman" w:hAnsi="Times New Roman"/>
          <w:noProof/>
          <w:webHidden/>
        </w:rPr>
        <w:t>12</w:t>
      </w:r>
      <w:r w:rsidR="00CB15C6" w:rsidRPr="00CB15C6">
        <w:rPr>
          <w:rFonts w:ascii="Times New Roman" w:hAnsi="Times New Roman"/>
          <w:noProof/>
          <w:webHidden/>
        </w:rPr>
        <w:fldChar w:fldCharType="end"/>
      </w:r>
      <w:r>
        <w:rPr>
          <w:rFonts w:ascii="Times New Roman" w:hAnsi="Times New Roman"/>
          <w:noProof/>
        </w:rPr>
        <w:fldChar w:fldCharType="end"/>
      </w:r>
    </w:p>
    <w:p w14:paraId="4106A00A" w14:textId="75D8DC7C" w:rsidR="00CB15C6" w:rsidRPr="00CB15C6" w:rsidRDefault="00000000">
      <w:pPr>
        <w:pStyle w:val="TOC3"/>
        <w:tabs>
          <w:tab w:val="left" w:pos="1796"/>
          <w:tab w:val="right" w:leader="dot" w:pos="8296"/>
        </w:tabs>
        <w:ind w:left="960"/>
        <w:rPr>
          <w:rFonts w:ascii="Times New Roman" w:eastAsiaTheme="minorEastAsia" w:hAnsi="Times New Roman"/>
          <w:noProof/>
          <w:sz w:val="21"/>
          <w:szCs w:val="22"/>
        </w:rPr>
      </w:pPr>
      <w:r>
        <w:rPr>
          <w:noProof/>
        </w:rPr>
        <w:fldChar w:fldCharType="begin"/>
      </w:r>
      <w:r>
        <w:rPr>
          <w:noProof/>
        </w:rPr>
        <w:instrText>HYPERLINK \l "_Toc117179404"</w:instrText>
      </w:r>
      <w:ins w:id="21" w:author="彭 mq" w:date="2023-03-09T10:39:00Z">
        <w:r w:rsidR="006603B0">
          <w:rPr>
            <w:noProof/>
          </w:rPr>
        </w:r>
      </w:ins>
      <w:r>
        <w:rPr>
          <w:noProof/>
        </w:rPr>
        <w:fldChar w:fldCharType="separate"/>
      </w:r>
      <w:r w:rsidR="00CB15C6" w:rsidRPr="00CB15C6">
        <w:rPr>
          <w:rStyle w:val="ad"/>
          <w:rFonts w:ascii="Times New Roman" w:hAnsi="Times New Roman"/>
          <w:noProof/>
        </w:rPr>
        <w:t>2.2.6</w:t>
      </w:r>
      <w:r w:rsidR="00CB15C6" w:rsidRPr="00CB15C6">
        <w:rPr>
          <w:rFonts w:ascii="Times New Roman" w:eastAsiaTheme="minorEastAsia" w:hAnsi="Times New Roman"/>
          <w:noProof/>
          <w:sz w:val="21"/>
          <w:szCs w:val="22"/>
        </w:rPr>
        <w:tab/>
      </w:r>
      <w:r w:rsidR="00CB15C6" w:rsidRPr="00CB15C6">
        <w:rPr>
          <w:rStyle w:val="ad"/>
          <w:rFonts w:ascii="Times New Roman" w:hAnsi="Times New Roman"/>
          <w:noProof/>
        </w:rPr>
        <w:t>存储运输源</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_Toc117179404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603B0">
        <w:rPr>
          <w:rFonts w:ascii="Times New Roman" w:hAnsi="Times New Roman"/>
          <w:noProof/>
          <w:webHidden/>
        </w:rPr>
        <w:t>12</w:t>
      </w:r>
      <w:r w:rsidR="00CB15C6" w:rsidRPr="00CB15C6">
        <w:rPr>
          <w:rFonts w:ascii="Times New Roman" w:hAnsi="Times New Roman"/>
          <w:noProof/>
          <w:webHidden/>
        </w:rPr>
        <w:fldChar w:fldCharType="end"/>
      </w:r>
      <w:r>
        <w:rPr>
          <w:rFonts w:ascii="Times New Roman" w:hAnsi="Times New Roman"/>
          <w:noProof/>
        </w:rPr>
        <w:fldChar w:fldCharType="end"/>
      </w:r>
    </w:p>
    <w:p w14:paraId="36367D98" w14:textId="191EDB21" w:rsidR="00CB15C6" w:rsidRPr="00CB15C6" w:rsidRDefault="00000000">
      <w:pPr>
        <w:pStyle w:val="TOC3"/>
        <w:tabs>
          <w:tab w:val="left" w:pos="1796"/>
          <w:tab w:val="right" w:leader="dot" w:pos="8296"/>
        </w:tabs>
        <w:ind w:left="960"/>
        <w:rPr>
          <w:rFonts w:ascii="Times New Roman" w:eastAsiaTheme="minorEastAsia" w:hAnsi="Times New Roman"/>
          <w:noProof/>
          <w:sz w:val="21"/>
          <w:szCs w:val="22"/>
        </w:rPr>
      </w:pPr>
      <w:r>
        <w:rPr>
          <w:noProof/>
        </w:rPr>
        <w:fldChar w:fldCharType="begin"/>
      </w:r>
      <w:r>
        <w:rPr>
          <w:noProof/>
        </w:rPr>
        <w:instrText>HYPERLINK \l "_Toc117179405"</w:instrText>
      </w:r>
      <w:ins w:id="22" w:author="彭 mq" w:date="2023-03-09T10:39:00Z">
        <w:r w:rsidR="006603B0">
          <w:rPr>
            <w:noProof/>
          </w:rPr>
        </w:r>
      </w:ins>
      <w:r>
        <w:rPr>
          <w:noProof/>
        </w:rPr>
        <w:fldChar w:fldCharType="separate"/>
      </w:r>
      <w:r w:rsidR="00CB15C6" w:rsidRPr="00CB15C6">
        <w:rPr>
          <w:rStyle w:val="ad"/>
          <w:rFonts w:ascii="Times New Roman" w:hAnsi="Times New Roman"/>
          <w:noProof/>
        </w:rPr>
        <w:t>2.2.7</w:t>
      </w:r>
      <w:r w:rsidR="00CB15C6" w:rsidRPr="00CB15C6">
        <w:rPr>
          <w:rFonts w:ascii="Times New Roman" w:eastAsiaTheme="minorEastAsia" w:hAnsi="Times New Roman"/>
          <w:noProof/>
          <w:sz w:val="21"/>
          <w:szCs w:val="22"/>
        </w:rPr>
        <w:tab/>
      </w:r>
      <w:r w:rsidR="00CB15C6" w:rsidRPr="00CB15C6">
        <w:rPr>
          <w:rStyle w:val="ad"/>
          <w:rFonts w:ascii="Times New Roman" w:hAnsi="Times New Roman"/>
          <w:noProof/>
        </w:rPr>
        <w:t>废弃物处理源</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_Toc117179405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603B0">
        <w:rPr>
          <w:rFonts w:ascii="Times New Roman" w:hAnsi="Times New Roman"/>
          <w:noProof/>
          <w:webHidden/>
        </w:rPr>
        <w:t>12</w:t>
      </w:r>
      <w:r w:rsidR="00CB15C6" w:rsidRPr="00CB15C6">
        <w:rPr>
          <w:rFonts w:ascii="Times New Roman" w:hAnsi="Times New Roman"/>
          <w:noProof/>
          <w:webHidden/>
        </w:rPr>
        <w:fldChar w:fldCharType="end"/>
      </w:r>
      <w:r>
        <w:rPr>
          <w:rFonts w:ascii="Times New Roman" w:hAnsi="Times New Roman"/>
          <w:noProof/>
        </w:rPr>
        <w:fldChar w:fldCharType="end"/>
      </w:r>
    </w:p>
    <w:p w14:paraId="637D0184" w14:textId="07E7EC37" w:rsidR="00CB15C6" w:rsidRPr="00CB15C6" w:rsidRDefault="00000000">
      <w:pPr>
        <w:pStyle w:val="TOC3"/>
        <w:tabs>
          <w:tab w:val="left" w:pos="1796"/>
          <w:tab w:val="right" w:leader="dot" w:pos="8296"/>
        </w:tabs>
        <w:ind w:left="960"/>
        <w:rPr>
          <w:rFonts w:ascii="Times New Roman" w:eastAsiaTheme="minorEastAsia" w:hAnsi="Times New Roman"/>
          <w:noProof/>
          <w:sz w:val="21"/>
          <w:szCs w:val="22"/>
        </w:rPr>
      </w:pPr>
      <w:r>
        <w:rPr>
          <w:noProof/>
        </w:rPr>
        <w:fldChar w:fldCharType="begin"/>
      </w:r>
      <w:r>
        <w:rPr>
          <w:noProof/>
        </w:rPr>
        <w:instrText>HYPERLINK \l "_Toc117179406"</w:instrText>
      </w:r>
      <w:ins w:id="23" w:author="彭 mq" w:date="2023-03-09T10:39:00Z">
        <w:r w:rsidR="006603B0">
          <w:rPr>
            <w:noProof/>
          </w:rPr>
        </w:r>
      </w:ins>
      <w:r>
        <w:rPr>
          <w:noProof/>
        </w:rPr>
        <w:fldChar w:fldCharType="separate"/>
      </w:r>
      <w:r w:rsidR="00CB15C6" w:rsidRPr="00CB15C6">
        <w:rPr>
          <w:rStyle w:val="ad"/>
          <w:rFonts w:ascii="Times New Roman" w:hAnsi="Times New Roman"/>
          <w:noProof/>
        </w:rPr>
        <w:t>2.2.8</w:t>
      </w:r>
      <w:r w:rsidR="00CB15C6" w:rsidRPr="00CB15C6">
        <w:rPr>
          <w:rFonts w:ascii="Times New Roman" w:eastAsiaTheme="minorEastAsia" w:hAnsi="Times New Roman"/>
          <w:noProof/>
          <w:sz w:val="21"/>
          <w:szCs w:val="22"/>
        </w:rPr>
        <w:tab/>
      </w:r>
      <w:r w:rsidR="00CB15C6" w:rsidRPr="00CB15C6">
        <w:rPr>
          <w:rStyle w:val="ad"/>
          <w:rFonts w:ascii="Times New Roman" w:hAnsi="Times New Roman"/>
          <w:noProof/>
        </w:rPr>
        <w:t>生物质燃烧源</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_Toc117179406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603B0">
        <w:rPr>
          <w:rFonts w:ascii="Times New Roman" w:hAnsi="Times New Roman"/>
          <w:noProof/>
          <w:webHidden/>
        </w:rPr>
        <w:t>13</w:t>
      </w:r>
      <w:r w:rsidR="00CB15C6" w:rsidRPr="00CB15C6">
        <w:rPr>
          <w:rFonts w:ascii="Times New Roman" w:hAnsi="Times New Roman"/>
          <w:noProof/>
          <w:webHidden/>
        </w:rPr>
        <w:fldChar w:fldCharType="end"/>
      </w:r>
      <w:r>
        <w:rPr>
          <w:rFonts w:ascii="Times New Roman" w:hAnsi="Times New Roman"/>
          <w:noProof/>
        </w:rPr>
        <w:fldChar w:fldCharType="end"/>
      </w:r>
    </w:p>
    <w:p w14:paraId="4DB001DD" w14:textId="5D991CC4" w:rsidR="00CB15C6" w:rsidRPr="00CB15C6" w:rsidRDefault="00000000">
      <w:pPr>
        <w:pStyle w:val="TOC3"/>
        <w:tabs>
          <w:tab w:val="left" w:pos="1796"/>
          <w:tab w:val="right" w:leader="dot" w:pos="8296"/>
        </w:tabs>
        <w:ind w:left="960"/>
        <w:rPr>
          <w:rFonts w:ascii="Times New Roman" w:eastAsiaTheme="minorEastAsia" w:hAnsi="Times New Roman"/>
          <w:noProof/>
          <w:sz w:val="21"/>
          <w:szCs w:val="22"/>
        </w:rPr>
      </w:pPr>
      <w:r>
        <w:rPr>
          <w:noProof/>
        </w:rPr>
        <w:fldChar w:fldCharType="begin"/>
      </w:r>
      <w:r>
        <w:rPr>
          <w:noProof/>
        </w:rPr>
        <w:instrText>HYPERLINK \l "_Toc117179407"</w:instrText>
      </w:r>
      <w:ins w:id="24" w:author="彭 mq" w:date="2023-03-09T10:39:00Z">
        <w:r w:rsidR="006603B0">
          <w:rPr>
            <w:noProof/>
          </w:rPr>
        </w:r>
      </w:ins>
      <w:r>
        <w:rPr>
          <w:noProof/>
        </w:rPr>
        <w:fldChar w:fldCharType="separate"/>
      </w:r>
      <w:r w:rsidR="00CB15C6" w:rsidRPr="00CB15C6">
        <w:rPr>
          <w:rStyle w:val="ad"/>
          <w:rFonts w:ascii="Times New Roman" w:hAnsi="Times New Roman"/>
          <w:noProof/>
        </w:rPr>
        <w:t>2.2.9</w:t>
      </w:r>
      <w:r w:rsidR="00CB15C6" w:rsidRPr="00CB15C6">
        <w:rPr>
          <w:rFonts w:ascii="Times New Roman" w:eastAsiaTheme="minorEastAsia" w:hAnsi="Times New Roman"/>
          <w:noProof/>
          <w:sz w:val="21"/>
          <w:szCs w:val="22"/>
        </w:rPr>
        <w:tab/>
      </w:r>
      <w:r w:rsidR="00CB15C6" w:rsidRPr="00CB15C6">
        <w:rPr>
          <w:rStyle w:val="ad"/>
          <w:rFonts w:ascii="Times New Roman" w:hAnsi="Times New Roman"/>
          <w:noProof/>
        </w:rPr>
        <w:t>农业源</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_Toc117179407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603B0">
        <w:rPr>
          <w:rFonts w:ascii="Times New Roman" w:hAnsi="Times New Roman"/>
          <w:noProof/>
          <w:webHidden/>
        </w:rPr>
        <w:t>13</w:t>
      </w:r>
      <w:r w:rsidR="00CB15C6" w:rsidRPr="00CB15C6">
        <w:rPr>
          <w:rFonts w:ascii="Times New Roman" w:hAnsi="Times New Roman"/>
          <w:noProof/>
          <w:webHidden/>
        </w:rPr>
        <w:fldChar w:fldCharType="end"/>
      </w:r>
      <w:r>
        <w:rPr>
          <w:rFonts w:ascii="Times New Roman" w:hAnsi="Times New Roman"/>
          <w:noProof/>
        </w:rPr>
        <w:fldChar w:fldCharType="end"/>
      </w:r>
    </w:p>
    <w:p w14:paraId="74445E1D" w14:textId="356D19C6" w:rsidR="00CB15C6" w:rsidRPr="00CB15C6" w:rsidRDefault="00000000">
      <w:pPr>
        <w:pStyle w:val="TOC3"/>
        <w:tabs>
          <w:tab w:val="left" w:pos="1918"/>
          <w:tab w:val="right" w:leader="dot" w:pos="8296"/>
        </w:tabs>
        <w:ind w:left="960"/>
        <w:rPr>
          <w:rFonts w:ascii="Times New Roman" w:eastAsiaTheme="minorEastAsia" w:hAnsi="Times New Roman"/>
          <w:noProof/>
          <w:sz w:val="21"/>
          <w:szCs w:val="22"/>
        </w:rPr>
      </w:pPr>
      <w:r>
        <w:rPr>
          <w:noProof/>
        </w:rPr>
        <w:fldChar w:fldCharType="begin"/>
      </w:r>
      <w:r>
        <w:rPr>
          <w:noProof/>
        </w:rPr>
        <w:instrText>HYPERLINK \l "_Toc117179408"</w:instrText>
      </w:r>
      <w:ins w:id="25" w:author="彭 mq" w:date="2023-03-09T10:39:00Z">
        <w:r w:rsidR="006603B0">
          <w:rPr>
            <w:noProof/>
          </w:rPr>
        </w:r>
      </w:ins>
      <w:r>
        <w:rPr>
          <w:noProof/>
        </w:rPr>
        <w:fldChar w:fldCharType="separate"/>
      </w:r>
      <w:r w:rsidR="00CB15C6" w:rsidRPr="00CB15C6">
        <w:rPr>
          <w:rStyle w:val="ad"/>
          <w:rFonts w:ascii="Times New Roman" w:hAnsi="Times New Roman"/>
          <w:noProof/>
        </w:rPr>
        <w:t>2.2.10</w:t>
      </w:r>
      <w:r w:rsidR="00CB15C6" w:rsidRPr="00CB15C6">
        <w:rPr>
          <w:rFonts w:ascii="Times New Roman" w:eastAsiaTheme="minorEastAsia" w:hAnsi="Times New Roman"/>
          <w:noProof/>
          <w:sz w:val="21"/>
          <w:szCs w:val="22"/>
        </w:rPr>
        <w:tab/>
      </w:r>
      <w:r w:rsidR="00CB15C6" w:rsidRPr="00CB15C6">
        <w:rPr>
          <w:rStyle w:val="ad"/>
          <w:rFonts w:ascii="Times New Roman" w:hAnsi="Times New Roman"/>
          <w:noProof/>
        </w:rPr>
        <w:t>其他排放源</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_Toc117179408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603B0">
        <w:rPr>
          <w:rFonts w:ascii="Times New Roman" w:hAnsi="Times New Roman"/>
          <w:noProof/>
          <w:webHidden/>
        </w:rPr>
        <w:t>14</w:t>
      </w:r>
      <w:r w:rsidR="00CB15C6" w:rsidRPr="00CB15C6">
        <w:rPr>
          <w:rFonts w:ascii="Times New Roman" w:hAnsi="Times New Roman"/>
          <w:noProof/>
          <w:webHidden/>
        </w:rPr>
        <w:fldChar w:fldCharType="end"/>
      </w:r>
      <w:r>
        <w:rPr>
          <w:rFonts w:ascii="Times New Roman" w:hAnsi="Times New Roman"/>
          <w:noProof/>
        </w:rPr>
        <w:fldChar w:fldCharType="end"/>
      </w:r>
    </w:p>
    <w:p w14:paraId="7DDB6EC6" w14:textId="4780BA9D" w:rsidR="00CB15C6" w:rsidRPr="00CB15C6" w:rsidRDefault="00000000">
      <w:pPr>
        <w:pStyle w:val="TOC2"/>
        <w:tabs>
          <w:tab w:val="right" w:leader="dot" w:pos="8296"/>
        </w:tabs>
        <w:ind w:left="480"/>
        <w:rPr>
          <w:rFonts w:ascii="Times New Roman" w:eastAsiaTheme="minorEastAsia" w:hAnsi="Times New Roman"/>
          <w:noProof/>
          <w:sz w:val="21"/>
          <w:szCs w:val="22"/>
        </w:rPr>
      </w:pPr>
      <w:r>
        <w:rPr>
          <w:noProof/>
        </w:rPr>
        <w:fldChar w:fldCharType="begin"/>
      </w:r>
      <w:r>
        <w:rPr>
          <w:noProof/>
        </w:rPr>
        <w:instrText>HYPERLINK \l "_Toc117179409"</w:instrText>
      </w:r>
      <w:ins w:id="26" w:author="彭 mq" w:date="2023-03-09T10:39:00Z">
        <w:r w:rsidR="006603B0">
          <w:rPr>
            <w:noProof/>
          </w:rPr>
        </w:r>
      </w:ins>
      <w:r>
        <w:rPr>
          <w:noProof/>
        </w:rPr>
        <w:fldChar w:fldCharType="separate"/>
      </w:r>
      <w:r w:rsidR="00CB15C6" w:rsidRPr="00CB15C6">
        <w:rPr>
          <w:rStyle w:val="ad"/>
          <w:rFonts w:ascii="Times New Roman" w:hAnsi="Times New Roman"/>
          <w:noProof/>
        </w:rPr>
        <w:t xml:space="preserve">2.3 </w:t>
      </w:r>
      <w:r w:rsidR="00CB15C6" w:rsidRPr="00CB15C6">
        <w:rPr>
          <w:rStyle w:val="ad"/>
          <w:rFonts w:ascii="Times New Roman" w:hAnsi="Times New Roman"/>
          <w:noProof/>
        </w:rPr>
        <w:t>排放清单编制质控质保方法与措施</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_Toc117179409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603B0">
        <w:rPr>
          <w:rFonts w:ascii="Times New Roman" w:hAnsi="Times New Roman"/>
          <w:noProof/>
          <w:webHidden/>
        </w:rPr>
        <w:t>15</w:t>
      </w:r>
      <w:r w:rsidR="00CB15C6" w:rsidRPr="00CB15C6">
        <w:rPr>
          <w:rFonts w:ascii="Times New Roman" w:hAnsi="Times New Roman"/>
          <w:noProof/>
          <w:webHidden/>
        </w:rPr>
        <w:fldChar w:fldCharType="end"/>
      </w:r>
      <w:r>
        <w:rPr>
          <w:rFonts w:ascii="Times New Roman" w:hAnsi="Times New Roman"/>
          <w:noProof/>
        </w:rPr>
        <w:fldChar w:fldCharType="end"/>
      </w:r>
    </w:p>
    <w:p w14:paraId="6635A607" w14:textId="7F79B9EA" w:rsidR="00CB15C6" w:rsidRPr="00CB15C6" w:rsidRDefault="00000000">
      <w:pPr>
        <w:pStyle w:val="TOC3"/>
        <w:tabs>
          <w:tab w:val="left" w:pos="1796"/>
          <w:tab w:val="right" w:leader="dot" w:pos="8296"/>
        </w:tabs>
        <w:ind w:left="960"/>
        <w:rPr>
          <w:rFonts w:ascii="Times New Roman" w:eastAsiaTheme="minorEastAsia" w:hAnsi="Times New Roman"/>
          <w:noProof/>
          <w:sz w:val="21"/>
          <w:szCs w:val="22"/>
        </w:rPr>
      </w:pPr>
      <w:r>
        <w:rPr>
          <w:noProof/>
        </w:rPr>
        <w:fldChar w:fldCharType="begin"/>
      </w:r>
      <w:r>
        <w:rPr>
          <w:noProof/>
        </w:rPr>
        <w:instrText>HYPERLINK \l "_Toc117179410"</w:instrText>
      </w:r>
      <w:ins w:id="27" w:author="彭 mq" w:date="2023-03-09T10:39:00Z">
        <w:r w:rsidR="006603B0">
          <w:rPr>
            <w:noProof/>
          </w:rPr>
        </w:r>
      </w:ins>
      <w:r>
        <w:rPr>
          <w:noProof/>
        </w:rPr>
        <w:fldChar w:fldCharType="separate"/>
      </w:r>
      <w:r w:rsidR="00CB15C6" w:rsidRPr="00CB15C6">
        <w:rPr>
          <w:rStyle w:val="ad"/>
          <w:rFonts w:ascii="Times New Roman" w:hAnsi="Times New Roman"/>
          <w:noProof/>
        </w:rPr>
        <w:t>2.3.1</w:t>
      </w:r>
      <w:r w:rsidR="00CB15C6" w:rsidRPr="00CB15C6">
        <w:rPr>
          <w:rFonts w:ascii="Times New Roman" w:eastAsiaTheme="minorEastAsia" w:hAnsi="Times New Roman"/>
          <w:noProof/>
          <w:sz w:val="21"/>
          <w:szCs w:val="22"/>
        </w:rPr>
        <w:tab/>
      </w:r>
      <w:r w:rsidR="00CB15C6" w:rsidRPr="00CB15C6">
        <w:rPr>
          <w:rStyle w:val="ad"/>
          <w:rFonts w:ascii="Times New Roman" w:hAnsi="Times New Roman"/>
          <w:noProof/>
        </w:rPr>
        <w:t>质量控制程序</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_Toc117179410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603B0">
        <w:rPr>
          <w:rFonts w:ascii="Times New Roman" w:hAnsi="Times New Roman"/>
          <w:noProof/>
          <w:webHidden/>
        </w:rPr>
        <w:t>16</w:t>
      </w:r>
      <w:r w:rsidR="00CB15C6" w:rsidRPr="00CB15C6">
        <w:rPr>
          <w:rFonts w:ascii="Times New Roman" w:hAnsi="Times New Roman"/>
          <w:noProof/>
          <w:webHidden/>
        </w:rPr>
        <w:fldChar w:fldCharType="end"/>
      </w:r>
      <w:r>
        <w:rPr>
          <w:rFonts w:ascii="Times New Roman" w:hAnsi="Times New Roman"/>
          <w:noProof/>
        </w:rPr>
        <w:fldChar w:fldCharType="end"/>
      </w:r>
    </w:p>
    <w:p w14:paraId="332F3D60" w14:textId="3BC2D6A8" w:rsidR="00CB15C6" w:rsidRPr="00CB15C6" w:rsidRDefault="00000000">
      <w:pPr>
        <w:pStyle w:val="TOC3"/>
        <w:tabs>
          <w:tab w:val="left" w:pos="1796"/>
          <w:tab w:val="right" w:leader="dot" w:pos="8296"/>
        </w:tabs>
        <w:ind w:left="960"/>
        <w:rPr>
          <w:rFonts w:ascii="Times New Roman" w:eastAsiaTheme="minorEastAsia" w:hAnsi="Times New Roman"/>
          <w:noProof/>
          <w:sz w:val="21"/>
          <w:szCs w:val="22"/>
        </w:rPr>
      </w:pPr>
      <w:r>
        <w:rPr>
          <w:noProof/>
        </w:rPr>
        <w:fldChar w:fldCharType="begin"/>
      </w:r>
      <w:r>
        <w:rPr>
          <w:noProof/>
        </w:rPr>
        <w:instrText>HYPERLINK \l "_Toc117179411"</w:instrText>
      </w:r>
      <w:ins w:id="28" w:author="彭 mq" w:date="2023-03-09T10:39:00Z">
        <w:r w:rsidR="006603B0">
          <w:rPr>
            <w:noProof/>
          </w:rPr>
        </w:r>
      </w:ins>
      <w:r>
        <w:rPr>
          <w:noProof/>
        </w:rPr>
        <w:fldChar w:fldCharType="separate"/>
      </w:r>
      <w:r w:rsidR="00CB15C6" w:rsidRPr="00CB15C6">
        <w:rPr>
          <w:rStyle w:val="ad"/>
          <w:rFonts w:ascii="Times New Roman" w:hAnsi="Times New Roman"/>
          <w:noProof/>
        </w:rPr>
        <w:t>2.3.2</w:t>
      </w:r>
      <w:r w:rsidR="00CB15C6" w:rsidRPr="00CB15C6">
        <w:rPr>
          <w:rFonts w:ascii="Times New Roman" w:eastAsiaTheme="minorEastAsia" w:hAnsi="Times New Roman"/>
          <w:noProof/>
          <w:sz w:val="21"/>
          <w:szCs w:val="22"/>
        </w:rPr>
        <w:tab/>
      </w:r>
      <w:r w:rsidR="00CB15C6" w:rsidRPr="00CB15C6">
        <w:rPr>
          <w:rStyle w:val="ad"/>
          <w:rFonts w:ascii="Times New Roman" w:hAnsi="Times New Roman"/>
          <w:noProof/>
        </w:rPr>
        <w:t>质量保证程序</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_Toc117179411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603B0">
        <w:rPr>
          <w:rFonts w:ascii="Times New Roman" w:hAnsi="Times New Roman"/>
          <w:noProof/>
          <w:webHidden/>
        </w:rPr>
        <w:t>17</w:t>
      </w:r>
      <w:r w:rsidR="00CB15C6" w:rsidRPr="00CB15C6">
        <w:rPr>
          <w:rFonts w:ascii="Times New Roman" w:hAnsi="Times New Roman"/>
          <w:noProof/>
          <w:webHidden/>
        </w:rPr>
        <w:fldChar w:fldCharType="end"/>
      </w:r>
      <w:r>
        <w:rPr>
          <w:rFonts w:ascii="Times New Roman" w:hAnsi="Times New Roman"/>
          <w:noProof/>
        </w:rPr>
        <w:fldChar w:fldCharType="end"/>
      </w:r>
    </w:p>
    <w:p w14:paraId="365255C1" w14:textId="7395C8BF" w:rsidR="00CB15C6" w:rsidRPr="00CB15C6" w:rsidRDefault="00000000">
      <w:pPr>
        <w:pStyle w:val="TOC2"/>
        <w:tabs>
          <w:tab w:val="right" w:leader="dot" w:pos="8296"/>
        </w:tabs>
        <w:ind w:left="480"/>
        <w:rPr>
          <w:rFonts w:ascii="Times New Roman" w:eastAsiaTheme="minorEastAsia" w:hAnsi="Times New Roman"/>
          <w:noProof/>
          <w:sz w:val="21"/>
          <w:szCs w:val="22"/>
        </w:rPr>
      </w:pPr>
      <w:r>
        <w:rPr>
          <w:noProof/>
        </w:rPr>
        <w:lastRenderedPageBreak/>
        <w:fldChar w:fldCharType="begin"/>
      </w:r>
      <w:r>
        <w:rPr>
          <w:noProof/>
        </w:rPr>
        <w:instrText>HYPERLINK \l "_Toc117179412"</w:instrText>
      </w:r>
      <w:ins w:id="29" w:author="彭 mq" w:date="2023-03-09T10:39:00Z">
        <w:r w:rsidR="006603B0">
          <w:rPr>
            <w:noProof/>
          </w:rPr>
        </w:r>
      </w:ins>
      <w:r>
        <w:rPr>
          <w:noProof/>
        </w:rPr>
        <w:fldChar w:fldCharType="separate"/>
      </w:r>
      <w:r w:rsidR="00CB15C6" w:rsidRPr="00CB15C6">
        <w:rPr>
          <w:rStyle w:val="ad"/>
          <w:rFonts w:ascii="Times New Roman" w:hAnsi="Times New Roman"/>
          <w:noProof/>
        </w:rPr>
        <w:t xml:space="preserve">2.4 </w:t>
      </w:r>
      <w:r w:rsidR="00CB15C6" w:rsidRPr="00CB15C6">
        <w:rPr>
          <w:rStyle w:val="ad"/>
          <w:rFonts w:ascii="Times New Roman" w:hAnsi="Times New Roman"/>
          <w:noProof/>
        </w:rPr>
        <w:t>排放源清单空间分配方法</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_Toc117179412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603B0">
        <w:rPr>
          <w:rFonts w:ascii="Times New Roman" w:hAnsi="Times New Roman"/>
          <w:noProof/>
          <w:webHidden/>
        </w:rPr>
        <w:t>17</w:t>
      </w:r>
      <w:r w:rsidR="00CB15C6" w:rsidRPr="00CB15C6">
        <w:rPr>
          <w:rFonts w:ascii="Times New Roman" w:hAnsi="Times New Roman"/>
          <w:noProof/>
          <w:webHidden/>
        </w:rPr>
        <w:fldChar w:fldCharType="end"/>
      </w:r>
      <w:r>
        <w:rPr>
          <w:rFonts w:ascii="Times New Roman" w:hAnsi="Times New Roman"/>
          <w:noProof/>
        </w:rPr>
        <w:fldChar w:fldCharType="end"/>
      </w:r>
    </w:p>
    <w:p w14:paraId="0FB0AAB4" w14:textId="67BE79AB" w:rsidR="00CB15C6" w:rsidRPr="00CB15C6" w:rsidRDefault="00000000">
      <w:pPr>
        <w:pStyle w:val="TOC2"/>
        <w:tabs>
          <w:tab w:val="right" w:leader="dot" w:pos="8296"/>
        </w:tabs>
        <w:ind w:left="480"/>
        <w:rPr>
          <w:rFonts w:ascii="Times New Roman" w:eastAsiaTheme="minorEastAsia" w:hAnsi="Times New Roman"/>
          <w:noProof/>
          <w:sz w:val="21"/>
          <w:szCs w:val="22"/>
        </w:rPr>
      </w:pPr>
      <w:r>
        <w:rPr>
          <w:noProof/>
        </w:rPr>
        <w:fldChar w:fldCharType="begin"/>
      </w:r>
      <w:r>
        <w:rPr>
          <w:noProof/>
        </w:rPr>
        <w:instrText>HYPERLINK \l "_Toc117179413"</w:instrText>
      </w:r>
      <w:ins w:id="30" w:author="彭 mq" w:date="2023-03-09T10:39:00Z">
        <w:r w:rsidR="006603B0">
          <w:rPr>
            <w:noProof/>
          </w:rPr>
        </w:r>
      </w:ins>
      <w:r>
        <w:rPr>
          <w:noProof/>
        </w:rPr>
        <w:fldChar w:fldCharType="separate"/>
      </w:r>
      <w:r w:rsidR="00CB15C6" w:rsidRPr="00CB15C6">
        <w:rPr>
          <w:rStyle w:val="ad"/>
          <w:rFonts w:ascii="Times New Roman" w:hAnsi="Times New Roman"/>
          <w:noProof/>
        </w:rPr>
        <w:t xml:space="preserve">2.5 </w:t>
      </w:r>
      <w:r w:rsidR="00CB15C6" w:rsidRPr="00CB15C6">
        <w:rPr>
          <w:rStyle w:val="ad"/>
          <w:rFonts w:ascii="Times New Roman" w:hAnsi="Times New Roman"/>
          <w:noProof/>
        </w:rPr>
        <w:t>不确定性分析方法</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_Toc117179413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603B0">
        <w:rPr>
          <w:rFonts w:ascii="Times New Roman" w:hAnsi="Times New Roman"/>
          <w:noProof/>
          <w:webHidden/>
        </w:rPr>
        <w:t>18</w:t>
      </w:r>
      <w:r w:rsidR="00CB15C6" w:rsidRPr="00CB15C6">
        <w:rPr>
          <w:rFonts w:ascii="Times New Roman" w:hAnsi="Times New Roman"/>
          <w:noProof/>
          <w:webHidden/>
        </w:rPr>
        <w:fldChar w:fldCharType="end"/>
      </w:r>
      <w:r>
        <w:rPr>
          <w:rFonts w:ascii="Times New Roman" w:hAnsi="Times New Roman"/>
          <w:noProof/>
        </w:rPr>
        <w:fldChar w:fldCharType="end"/>
      </w:r>
    </w:p>
    <w:p w14:paraId="079169DA" w14:textId="15843FCA" w:rsidR="00CB15C6" w:rsidRPr="00CB15C6" w:rsidRDefault="00000000">
      <w:pPr>
        <w:pStyle w:val="TOC2"/>
        <w:tabs>
          <w:tab w:val="right" w:leader="dot" w:pos="8296"/>
        </w:tabs>
        <w:ind w:left="480"/>
        <w:rPr>
          <w:rFonts w:ascii="Times New Roman" w:eastAsiaTheme="minorEastAsia" w:hAnsi="Times New Roman"/>
          <w:noProof/>
          <w:sz w:val="21"/>
          <w:szCs w:val="22"/>
        </w:rPr>
      </w:pPr>
      <w:r>
        <w:rPr>
          <w:noProof/>
        </w:rPr>
        <w:fldChar w:fldCharType="begin"/>
      </w:r>
      <w:r>
        <w:rPr>
          <w:noProof/>
        </w:rPr>
        <w:instrText>HYPERLINK \l "_Toc117179414"</w:instrText>
      </w:r>
      <w:ins w:id="31" w:author="彭 mq" w:date="2023-03-09T10:39:00Z">
        <w:r w:rsidR="006603B0">
          <w:rPr>
            <w:noProof/>
          </w:rPr>
        </w:r>
      </w:ins>
      <w:r>
        <w:rPr>
          <w:noProof/>
        </w:rPr>
        <w:fldChar w:fldCharType="separate"/>
      </w:r>
      <w:r w:rsidR="00CB15C6" w:rsidRPr="00CB15C6">
        <w:rPr>
          <w:rStyle w:val="ad"/>
          <w:rFonts w:ascii="Times New Roman" w:hAnsi="Times New Roman"/>
          <w:noProof/>
        </w:rPr>
        <w:t xml:space="preserve">2.6 </w:t>
      </w:r>
      <w:r w:rsidR="00CB15C6" w:rsidRPr="00CB15C6">
        <w:rPr>
          <w:rStyle w:val="ad"/>
          <w:rFonts w:ascii="Times New Roman" w:hAnsi="Times New Roman"/>
          <w:noProof/>
        </w:rPr>
        <w:t>小结</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_Toc117179414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603B0">
        <w:rPr>
          <w:rFonts w:ascii="Times New Roman" w:hAnsi="Times New Roman"/>
          <w:noProof/>
          <w:webHidden/>
        </w:rPr>
        <w:t>20</w:t>
      </w:r>
      <w:r w:rsidR="00CB15C6" w:rsidRPr="00CB15C6">
        <w:rPr>
          <w:rFonts w:ascii="Times New Roman" w:hAnsi="Times New Roman"/>
          <w:noProof/>
          <w:webHidden/>
        </w:rPr>
        <w:fldChar w:fldCharType="end"/>
      </w:r>
      <w:r>
        <w:rPr>
          <w:rFonts w:ascii="Times New Roman" w:hAnsi="Times New Roman"/>
          <w:noProof/>
        </w:rPr>
        <w:fldChar w:fldCharType="end"/>
      </w:r>
    </w:p>
    <w:p w14:paraId="709674FC" w14:textId="54F15AD3" w:rsidR="00CB15C6" w:rsidRPr="00CB15C6" w:rsidRDefault="00000000" w:rsidP="00CB15C6">
      <w:pPr>
        <w:pStyle w:val="TOC1"/>
        <w:rPr>
          <w:rFonts w:eastAsiaTheme="minorEastAsia"/>
          <w:sz w:val="21"/>
          <w:szCs w:val="22"/>
        </w:rPr>
      </w:pPr>
      <w:r>
        <w:fldChar w:fldCharType="begin"/>
      </w:r>
      <w:r>
        <w:instrText>HYPERLINK \l "_Toc117179415"</w:instrText>
      </w:r>
      <w:ins w:id="32" w:author="彭 mq" w:date="2023-03-09T10:39:00Z"/>
      <w:r>
        <w:fldChar w:fldCharType="separate"/>
      </w:r>
      <w:r w:rsidR="00CB15C6" w:rsidRPr="00CB15C6">
        <w:rPr>
          <w:rStyle w:val="ad"/>
        </w:rPr>
        <w:t>第</w:t>
      </w:r>
      <w:r w:rsidR="00CB15C6" w:rsidRPr="00CB15C6">
        <w:rPr>
          <w:rStyle w:val="ad"/>
        </w:rPr>
        <w:t xml:space="preserve"> 3 </w:t>
      </w:r>
      <w:r w:rsidR="00CB15C6" w:rsidRPr="00CB15C6">
        <w:rPr>
          <w:rStyle w:val="ad"/>
        </w:rPr>
        <w:t>章</w:t>
      </w:r>
      <w:r w:rsidR="00CB15C6" w:rsidRPr="00CB15C6">
        <w:rPr>
          <w:rFonts w:eastAsiaTheme="minorEastAsia"/>
          <w:sz w:val="21"/>
          <w:szCs w:val="22"/>
        </w:rPr>
        <w:tab/>
      </w:r>
      <w:r w:rsidR="00CB15C6" w:rsidRPr="00CB15C6">
        <w:rPr>
          <w:rStyle w:val="ad"/>
        </w:rPr>
        <w:t>大气污染源排放清单编制数据来源</w:t>
      </w:r>
      <w:r w:rsidR="00CB15C6" w:rsidRPr="00CB15C6">
        <w:rPr>
          <w:webHidden/>
        </w:rPr>
        <w:tab/>
      </w:r>
      <w:r w:rsidR="00CB15C6" w:rsidRPr="00CB15C6">
        <w:rPr>
          <w:webHidden/>
        </w:rPr>
        <w:fldChar w:fldCharType="begin"/>
      </w:r>
      <w:r w:rsidR="00CB15C6" w:rsidRPr="00CB15C6">
        <w:rPr>
          <w:webHidden/>
        </w:rPr>
        <w:instrText xml:space="preserve"> PAGEREF _Toc117179415 \h </w:instrText>
      </w:r>
      <w:r w:rsidR="00CB15C6" w:rsidRPr="00CB15C6">
        <w:rPr>
          <w:webHidden/>
        </w:rPr>
      </w:r>
      <w:r w:rsidR="00CB15C6" w:rsidRPr="00CB15C6">
        <w:rPr>
          <w:webHidden/>
        </w:rPr>
        <w:fldChar w:fldCharType="separate"/>
      </w:r>
      <w:r w:rsidR="006603B0">
        <w:rPr>
          <w:webHidden/>
        </w:rPr>
        <w:t>21</w:t>
      </w:r>
      <w:r w:rsidR="00CB15C6" w:rsidRPr="00CB15C6">
        <w:rPr>
          <w:webHidden/>
        </w:rPr>
        <w:fldChar w:fldCharType="end"/>
      </w:r>
      <w:r>
        <w:fldChar w:fldCharType="end"/>
      </w:r>
    </w:p>
    <w:p w14:paraId="5712C881" w14:textId="3F1963B1" w:rsidR="00CB15C6" w:rsidRPr="00CB15C6" w:rsidRDefault="00000000">
      <w:pPr>
        <w:pStyle w:val="TOC2"/>
        <w:tabs>
          <w:tab w:val="right" w:leader="dot" w:pos="8296"/>
        </w:tabs>
        <w:ind w:left="480"/>
        <w:rPr>
          <w:rFonts w:ascii="Times New Roman" w:eastAsiaTheme="minorEastAsia" w:hAnsi="Times New Roman"/>
          <w:noProof/>
          <w:sz w:val="21"/>
          <w:szCs w:val="22"/>
        </w:rPr>
      </w:pPr>
      <w:r>
        <w:rPr>
          <w:noProof/>
        </w:rPr>
        <w:fldChar w:fldCharType="begin"/>
      </w:r>
      <w:r>
        <w:rPr>
          <w:noProof/>
        </w:rPr>
        <w:instrText>HYPERLINK \l "_Toc117179416"</w:instrText>
      </w:r>
      <w:ins w:id="33" w:author="彭 mq" w:date="2023-03-09T10:39:00Z">
        <w:r w:rsidR="006603B0">
          <w:rPr>
            <w:noProof/>
          </w:rPr>
        </w:r>
      </w:ins>
      <w:r>
        <w:rPr>
          <w:noProof/>
        </w:rPr>
        <w:fldChar w:fldCharType="separate"/>
      </w:r>
      <w:r w:rsidR="00CB15C6" w:rsidRPr="00CB15C6">
        <w:rPr>
          <w:rStyle w:val="ad"/>
          <w:rFonts w:ascii="Times New Roman" w:hAnsi="Times New Roman"/>
          <w:noProof/>
        </w:rPr>
        <w:t xml:space="preserve">3.1 </w:t>
      </w:r>
      <w:r w:rsidR="00CB15C6" w:rsidRPr="00CB15C6">
        <w:rPr>
          <w:rStyle w:val="ad"/>
          <w:rFonts w:ascii="Times New Roman" w:hAnsi="Times New Roman"/>
          <w:noProof/>
        </w:rPr>
        <w:t>调研方案</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_Toc117179416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603B0">
        <w:rPr>
          <w:rFonts w:ascii="Times New Roman" w:hAnsi="Times New Roman"/>
          <w:noProof/>
          <w:webHidden/>
        </w:rPr>
        <w:t>21</w:t>
      </w:r>
      <w:r w:rsidR="00CB15C6" w:rsidRPr="00CB15C6">
        <w:rPr>
          <w:rFonts w:ascii="Times New Roman" w:hAnsi="Times New Roman"/>
          <w:noProof/>
          <w:webHidden/>
        </w:rPr>
        <w:fldChar w:fldCharType="end"/>
      </w:r>
      <w:r>
        <w:rPr>
          <w:rFonts w:ascii="Times New Roman" w:hAnsi="Times New Roman"/>
          <w:noProof/>
        </w:rPr>
        <w:fldChar w:fldCharType="end"/>
      </w:r>
    </w:p>
    <w:p w14:paraId="06A2D881" w14:textId="350EA7B6" w:rsidR="00CB15C6" w:rsidRPr="00CB15C6" w:rsidRDefault="00000000">
      <w:pPr>
        <w:pStyle w:val="TOC2"/>
        <w:tabs>
          <w:tab w:val="right" w:leader="dot" w:pos="8296"/>
        </w:tabs>
        <w:ind w:left="480"/>
        <w:rPr>
          <w:rFonts w:ascii="Times New Roman" w:eastAsiaTheme="minorEastAsia" w:hAnsi="Times New Roman"/>
          <w:noProof/>
          <w:sz w:val="21"/>
          <w:szCs w:val="22"/>
        </w:rPr>
      </w:pPr>
      <w:r>
        <w:rPr>
          <w:noProof/>
        </w:rPr>
        <w:fldChar w:fldCharType="begin"/>
      </w:r>
      <w:r>
        <w:rPr>
          <w:noProof/>
        </w:rPr>
        <w:instrText>HYPERLINK \l "_Toc117179417"</w:instrText>
      </w:r>
      <w:ins w:id="34" w:author="彭 mq" w:date="2023-03-09T10:39:00Z">
        <w:r w:rsidR="006603B0">
          <w:rPr>
            <w:noProof/>
          </w:rPr>
        </w:r>
      </w:ins>
      <w:r>
        <w:rPr>
          <w:noProof/>
        </w:rPr>
        <w:fldChar w:fldCharType="separate"/>
      </w:r>
      <w:r w:rsidR="00CB15C6" w:rsidRPr="00CB15C6">
        <w:rPr>
          <w:rStyle w:val="ad"/>
          <w:rFonts w:ascii="Times New Roman" w:hAnsi="Times New Roman"/>
          <w:noProof/>
        </w:rPr>
        <w:t xml:space="preserve">3.2 </w:t>
      </w:r>
      <w:r w:rsidR="00CB15C6" w:rsidRPr="00CB15C6">
        <w:rPr>
          <w:rStyle w:val="ad"/>
          <w:rFonts w:ascii="Times New Roman" w:hAnsi="Times New Roman"/>
          <w:noProof/>
        </w:rPr>
        <w:t>排放系数及相关参数确定</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_Toc117179417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603B0">
        <w:rPr>
          <w:rFonts w:ascii="Times New Roman" w:hAnsi="Times New Roman"/>
          <w:noProof/>
          <w:webHidden/>
        </w:rPr>
        <w:t>24</w:t>
      </w:r>
      <w:r w:rsidR="00CB15C6" w:rsidRPr="00CB15C6">
        <w:rPr>
          <w:rFonts w:ascii="Times New Roman" w:hAnsi="Times New Roman"/>
          <w:noProof/>
          <w:webHidden/>
        </w:rPr>
        <w:fldChar w:fldCharType="end"/>
      </w:r>
      <w:r>
        <w:rPr>
          <w:rFonts w:ascii="Times New Roman" w:hAnsi="Times New Roman"/>
          <w:noProof/>
        </w:rPr>
        <w:fldChar w:fldCharType="end"/>
      </w:r>
    </w:p>
    <w:p w14:paraId="305885F6" w14:textId="4C4F55A6" w:rsidR="00CB15C6" w:rsidRPr="00CB15C6" w:rsidRDefault="00000000">
      <w:pPr>
        <w:pStyle w:val="TOC3"/>
        <w:tabs>
          <w:tab w:val="left" w:pos="1796"/>
          <w:tab w:val="right" w:leader="dot" w:pos="8296"/>
        </w:tabs>
        <w:ind w:left="960"/>
        <w:rPr>
          <w:rFonts w:ascii="Times New Roman" w:eastAsiaTheme="minorEastAsia" w:hAnsi="Times New Roman"/>
          <w:noProof/>
          <w:sz w:val="21"/>
          <w:szCs w:val="22"/>
        </w:rPr>
      </w:pPr>
      <w:r>
        <w:rPr>
          <w:noProof/>
        </w:rPr>
        <w:fldChar w:fldCharType="begin"/>
      </w:r>
      <w:r>
        <w:rPr>
          <w:noProof/>
        </w:rPr>
        <w:instrText>HYPERLINK \l "_Toc117179418"</w:instrText>
      </w:r>
      <w:ins w:id="35" w:author="彭 mq" w:date="2023-03-09T10:39:00Z">
        <w:r w:rsidR="006603B0">
          <w:rPr>
            <w:noProof/>
          </w:rPr>
        </w:r>
      </w:ins>
      <w:r>
        <w:rPr>
          <w:noProof/>
        </w:rPr>
        <w:fldChar w:fldCharType="separate"/>
      </w:r>
      <w:r w:rsidR="00CB15C6" w:rsidRPr="00CB15C6">
        <w:rPr>
          <w:rStyle w:val="ad"/>
          <w:rFonts w:ascii="Times New Roman" w:hAnsi="Times New Roman"/>
          <w:noProof/>
        </w:rPr>
        <w:t>3.2.1</w:t>
      </w:r>
      <w:r w:rsidR="00CB15C6" w:rsidRPr="00CB15C6">
        <w:rPr>
          <w:rFonts w:ascii="Times New Roman" w:eastAsiaTheme="minorEastAsia" w:hAnsi="Times New Roman"/>
          <w:noProof/>
          <w:sz w:val="21"/>
          <w:szCs w:val="22"/>
        </w:rPr>
        <w:tab/>
      </w:r>
      <w:r w:rsidR="00CB15C6" w:rsidRPr="00CB15C6">
        <w:rPr>
          <w:rStyle w:val="ad"/>
          <w:rFonts w:ascii="Times New Roman" w:hAnsi="Times New Roman"/>
          <w:noProof/>
        </w:rPr>
        <w:t>工业源</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_Toc117179418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603B0">
        <w:rPr>
          <w:rFonts w:ascii="Times New Roman" w:hAnsi="Times New Roman"/>
          <w:noProof/>
          <w:webHidden/>
        </w:rPr>
        <w:t>24</w:t>
      </w:r>
      <w:r w:rsidR="00CB15C6" w:rsidRPr="00CB15C6">
        <w:rPr>
          <w:rFonts w:ascii="Times New Roman" w:hAnsi="Times New Roman"/>
          <w:noProof/>
          <w:webHidden/>
        </w:rPr>
        <w:fldChar w:fldCharType="end"/>
      </w:r>
      <w:r>
        <w:rPr>
          <w:rFonts w:ascii="Times New Roman" w:hAnsi="Times New Roman"/>
          <w:noProof/>
        </w:rPr>
        <w:fldChar w:fldCharType="end"/>
      </w:r>
    </w:p>
    <w:p w14:paraId="4F17F194" w14:textId="51A98A29" w:rsidR="00CB15C6" w:rsidRPr="00CB15C6" w:rsidRDefault="00000000">
      <w:pPr>
        <w:pStyle w:val="TOC3"/>
        <w:tabs>
          <w:tab w:val="left" w:pos="1796"/>
          <w:tab w:val="right" w:leader="dot" w:pos="8296"/>
        </w:tabs>
        <w:ind w:left="960"/>
        <w:rPr>
          <w:rFonts w:ascii="Times New Roman" w:eastAsiaTheme="minorEastAsia" w:hAnsi="Times New Roman"/>
          <w:noProof/>
          <w:sz w:val="21"/>
          <w:szCs w:val="22"/>
        </w:rPr>
      </w:pPr>
      <w:r>
        <w:rPr>
          <w:noProof/>
        </w:rPr>
        <w:fldChar w:fldCharType="begin"/>
      </w:r>
      <w:r>
        <w:rPr>
          <w:noProof/>
        </w:rPr>
        <w:instrText>HYPERLINK \l "_Toc117179419"</w:instrText>
      </w:r>
      <w:ins w:id="36" w:author="彭 mq" w:date="2023-03-09T10:39:00Z">
        <w:r w:rsidR="006603B0">
          <w:rPr>
            <w:noProof/>
          </w:rPr>
        </w:r>
      </w:ins>
      <w:r>
        <w:rPr>
          <w:noProof/>
        </w:rPr>
        <w:fldChar w:fldCharType="separate"/>
      </w:r>
      <w:r w:rsidR="00CB15C6" w:rsidRPr="00CB15C6">
        <w:rPr>
          <w:rStyle w:val="ad"/>
          <w:rFonts w:ascii="Times New Roman" w:hAnsi="Times New Roman"/>
          <w:noProof/>
        </w:rPr>
        <w:t>3.2.2</w:t>
      </w:r>
      <w:r w:rsidR="00CB15C6" w:rsidRPr="00CB15C6">
        <w:rPr>
          <w:rFonts w:ascii="Times New Roman" w:eastAsiaTheme="minorEastAsia" w:hAnsi="Times New Roman"/>
          <w:noProof/>
          <w:sz w:val="21"/>
          <w:szCs w:val="22"/>
        </w:rPr>
        <w:tab/>
      </w:r>
      <w:r w:rsidR="00CB15C6" w:rsidRPr="00CB15C6">
        <w:rPr>
          <w:rStyle w:val="ad"/>
          <w:rFonts w:ascii="Times New Roman" w:hAnsi="Times New Roman"/>
          <w:noProof/>
        </w:rPr>
        <w:t>道路移动源</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_Toc117179419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603B0">
        <w:rPr>
          <w:rFonts w:ascii="Times New Roman" w:hAnsi="Times New Roman"/>
          <w:noProof/>
          <w:webHidden/>
        </w:rPr>
        <w:t>29</w:t>
      </w:r>
      <w:r w:rsidR="00CB15C6" w:rsidRPr="00CB15C6">
        <w:rPr>
          <w:rFonts w:ascii="Times New Roman" w:hAnsi="Times New Roman"/>
          <w:noProof/>
          <w:webHidden/>
        </w:rPr>
        <w:fldChar w:fldCharType="end"/>
      </w:r>
      <w:r>
        <w:rPr>
          <w:rFonts w:ascii="Times New Roman" w:hAnsi="Times New Roman"/>
          <w:noProof/>
        </w:rPr>
        <w:fldChar w:fldCharType="end"/>
      </w:r>
    </w:p>
    <w:p w14:paraId="649B91FB" w14:textId="6DBE3B8C" w:rsidR="00CB15C6" w:rsidRPr="00CB15C6" w:rsidRDefault="00000000">
      <w:pPr>
        <w:pStyle w:val="TOC3"/>
        <w:tabs>
          <w:tab w:val="left" w:pos="1796"/>
          <w:tab w:val="right" w:leader="dot" w:pos="8296"/>
        </w:tabs>
        <w:ind w:left="960"/>
        <w:rPr>
          <w:rFonts w:ascii="Times New Roman" w:eastAsiaTheme="minorEastAsia" w:hAnsi="Times New Roman"/>
          <w:noProof/>
          <w:sz w:val="21"/>
          <w:szCs w:val="22"/>
        </w:rPr>
      </w:pPr>
      <w:r>
        <w:rPr>
          <w:noProof/>
        </w:rPr>
        <w:fldChar w:fldCharType="begin"/>
      </w:r>
      <w:r>
        <w:rPr>
          <w:noProof/>
        </w:rPr>
        <w:instrText>HYPERLINK \l "_Toc117179420"</w:instrText>
      </w:r>
      <w:ins w:id="37" w:author="彭 mq" w:date="2023-03-09T10:39:00Z">
        <w:r w:rsidR="006603B0">
          <w:rPr>
            <w:noProof/>
          </w:rPr>
        </w:r>
      </w:ins>
      <w:r>
        <w:rPr>
          <w:noProof/>
        </w:rPr>
        <w:fldChar w:fldCharType="separate"/>
      </w:r>
      <w:r w:rsidR="00CB15C6" w:rsidRPr="00CB15C6">
        <w:rPr>
          <w:rStyle w:val="ad"/>
          <w:rFonts w:ascii="Times New Roman" w:hAnsi="Times New Roman"/>
          <w:noProof/>
        </w:rPr>
        <w:t>3.2.3</w:t>
      </w:r>
      <w:r w:rsidR="00CB15C6" w:rsidRPr="00CB15C6">
        <w:rPr>
          <w:rFonts w:ascii="Times New Roman" w:eastAsiaTheme="minorEastAsia" w:hAnsi="Times New Roman"/>
          <w:noProof/>
          <w:sz w:val="21"/>
          <w:szCs w:val="22"/>
        </w:rPr>
        <w:tab/>
      </w:r>
      <w:r w:rsidR="00CB15C6" w:rsidRPr="00CB15C6">
        <w:rPr>
          <w:rStyle w:val="ad"/>
          <w:rFonts w:ascii="Times New Roman" w:hAnsi="Times New Roman"/>
          <w:noProof/>
        </w:rPr>
        <w:t>非道路移动源</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_Toc117179420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603B0">
        <w:rPr>
          <w:rFonts w:ascii="Times New Roman" w:hAnsi="Times New Roman"/>
          <w:noProof/>
          <w:webHidden/>
        </w:rPr>
        <w:t>40</w:t>
      </w:r>
      <w:r w:rsidR="00CB15C6" w:rsidRPr="00CB15C6">
        <w:rPr>
          <w:rFonts w:ascii="Times New Roman" w:hAnsi="Times New Roman"/>
          <w:noProof/>
          <w:webHidden/>
        </w:rPr>
        <w:fldChar w:fldCharType="end"/>
      </w:r>
      <w:r>
        <w:rPr>
          <w:rFonts w:ascii="Times New Roman" w:hAnsi="Times New Roman"/>
          <w:noProof/>
        </w:rPr>
        <w:fldChar w:fldCharType="end"/>
      </w:r>
    </w:p>
    <w:p w14:paraId="3F3C3482" w14:textId="38407BC9" w:rsidR="00CB15C6" w:rsidRPr="00CB15C6" w:rsidRDefault="00000000">
      <w:pPr>
        <w:pStyle w:val="TOC3"/>
        <w:tabs>
          <w:tab w:val="left" w:pos="1796"/>
          <w:tab w:val="right" w:leader="dot" w:pos="8296"/>
        </w:tabs>
        <w:ind w:left="960"/>
        <w:rPr>
          <w:rFonts w:ascii="Times New Roman" w:eastAsiaTheme="minorEastAsia" w:hAnsi="Times New Roman"/>
          <w:noProof/>
          <w:sz w:val="21"/>
          <w:szCs w:val="22"/>
        </w:rPr>
      </w:pPr>
      <w:r>
        <w:rPr>
          <w:noProof/>
        </w:rPr>
        <w:fldChar w:fldCharType="begin"/>
      </w:r>
      <w:r>
        <w:rPr>
          <w:noProof/>
        </w:rPr>
        <w:instrText>HYPERLINK \l "_Toc117179421"</w:instrText>
      </w:r>
      <w:ins w:id="38" w:author="彭 mq" w:date="2023-03-09T10:39:00Z">
        <w:r w:rsidR="006603B0">
          <w:rPr>
            <w:noProof/>
          </w:rPr>
        </w:r>
      </w:ins>
      <w:r>
        <w:rPr>
          <w:noProof/>
        </w:rPr>
        <w:fldChar w:fldCharType="separate"/>
      </w:r>
      <w:r w:rsidR="00CB15C6" w:rsidRPr="00CB15C6">
        <w:rPr>
          <w:rStyle w:val="ad"/>
          <w:rFonts w:ascii="Times New Roman" w:hAnsi="Times New Roman"/>
          <w:noProof/>
        </w:rPr>
        <w:t>3.2.4</w:t>
      </w:r>
      <w:r w:rsidR="00CB15C6" w:rsidRPr="00CB15C6">
        <w:rPr>
          <w:rFonts w:ascii="Times New Roman" w:eastAsiaTheme="minorEastAsia" w:hAnsi="Times New Roman"/>
          <w:noProof/>
          <w:sz w:val="21"/>
          <w:szCs w:val="22"/>
        </w:rPr>
        <w:tab/>
      </w:r>
      <w:r w:rsidR="00CB15C6" w:rsidRPr="00CB15C6">
        <w:rPr>
          <w:rStyle w:val="ad"/>
          <w:rFonts w:ascii="Times New Roman" w:hAnsi="Times New Roman"/>
          <w:noProof/>
        </w:rPr>
        <w:t>扬尘源</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_Toc117179421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603B0">
        <w:rPr>
          <w:rFonts w:ascii="Times New Roman" w:hAnsi="Times New Roman"/>
          <w:noProof/>
          <w:webHidden/>
        </w:rPr>
        <w:t>40</w:t>
      </w:r>
      <w:r w:rsidR="00CB15C6" w:rsidRPr="00CB15C6">
        <w:rPr>
          <w:rFonts w:ascii="Times New Roman" w:hAnsi="Times New Roman"/>
          <w:noProof/>
          <w:webHidden/>
        </w:rPr>
        <w:fldChar w:fldCharType="end"/>
      </w:r>
      <w:r>
        <w:rPr>
          <w:rFonts w:ascii="Times New Roman" w:hAnsi="Times New Roman"/>
          <w:noProof/>
        </w:rPr>
        <w:fldChar w:fldCharType="end"/>
      </w:r>
    </w:p>
    <w:p w14:paraId="03B72F67" w14:textId="62939FA2" w:rsidR="00CB15C6" w:rsidRPr="00CB15C6" w:rsidRDefault="00000000">
      <w:pPr>
        <w:pStyle w:val="TOC3"/>
        <w:tabs>
          <w:tab w:val="left" w:pos="1796"/>
          <w:tab w:val="right" w:leader="dot" w:pos="8296"/>
        </w:tabs>
        <w:ind w:left="960"/>
        <w:rPr>
          <w:rFonts w:ascii="Times New Roman" w:eastAsiaTheme="minorEastAsia" w:hAnsi="Times New Roman"/>
          <w:noProof/>
          <w:sz w:val="21"/>
          <w:szCs w:val="22"/>
        </w:rPr>
      </w:pPr>
      <w:r>
        <w:rPr>
          <w:noProof/>
        </w:rPr>
        <w:fldChar w:fldCharType="begin"/>
      </w:r>
      <w:r>
        <w:rPr>
          <w:noProof/>
        </w:rPr>
        <w:instrText>HYPERLINK \l "_Toc117179422"</w:instrText>
      </w:r>
      <w:ins w:id="39" w:author="彭 mq" w:date="2023-03-09T10:39:00Z">
        <w:r w:rsidR="006603B0">
          <w:rPr>
            <w:noProof/>
          </w:rPr>
        </w:r>
      </w:ins>
      <w:r>
        <w:rPr>
          <w:noProof/>
        </w:rPr>
        <w:fldChar w:fldCharType="separate"/>
      </w:r>
      <w:r w:rsidR="00CB15C6" w:rsidRPr="00CB15C6">
        <w:rPr>
          <w:rStyle w:val="ad"/>
          <w:rFonts w:ascii="Times New Roman" w:hAnsi="Times New Roman"/>
          <w:noProof/>
        </w:rPr>
        <w:t>3.2.5</w:t>
      </w:r>
      <w:r w:rsidR="00CB15C6" w:rsidRPr="00CB15C6">
        <w:rPr>
          <w:rFonts w:ascii="Times New Roman" w:eastAsiaTheme="minorEastAsia" w:hAnsi="Times New Roman"/>
          <w:noProof/>
          <w:sz w:val="21"/>
          <w:szCs w:val="22"/>
        </w:rPr>
        <w:tab/>
      </w:r>
      <w:r w:rsidR="00CB15C6" w:rsidRPr="00CB15C6">
        <w:rPr>
          <w:rStyle w:val="ad"/>
          <w:rFonts w:ascii="Times New Roman" w:hAnsi="Times New Roman"/>
          <w:noProof/>
        </w:rPr>
        <w:t>非工业溶剂使用源</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_Toc117179422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603B0">
        <w:rPr>
          <w:rFonts w:ascii="Times New Roman" w:hAnsi="Times New Roman"/>
          <w:noProof/>
          <w:webHidden/>
        </w:rPr>
        <w:t>44</w:t>
      </w:r>
      <w:r w:rsidR="00CB15C6" w:rsidRPr="00CB15C6">
        <w:rPr>
          <w:rFonts w:ascii="Times New Roman" w:hAnsi="Times New Roman"/>
          <w:noProof/>
          <w:webHidden/>
        </w:rPr>
        <w:fldChar w:fldCharType="end"/>
      </w:r>
      <w:r>
        <w:rPr>
          <w:rFonts w:ascii="Times New Roman" w:hAnsi="Times New Roman"/>
          <w:noProof/>
        </w:rPr>
        <w:fldChar w:fldCharType="end"/>
      </w:r>
    </w:p>
    <w:p w14:paraId="25A24388" w14:textId="31C6AAE9" w:rsidR="00CB15C6" w:rsidRPr="00CB15C6" w:rsidRDefault="00000000">
      <w:pPr>
        <w:pStyle w:val="TOC3"/>
        <w:tabs>
          <w:tab w:val="left" w:pos="1796"/>
          <w:tab w:val="right" w:leader="dot" w:pos="8296"/>
        </w:tabs>
        <w:ind w:left="960"/>
        <w:rPr>
          <w:rFonts w:ascii="Times New Roman" w:eastAsiaTheme="minorEastAsia" w:hAnsi="Times New Roman"/>
          <w:noProof/>
          <w:sz w:val="21"/>
          <w:szCs w:val="22"/>
        </w:rPr>
      </w:pPr>
      <w:r>
        <w:rPr>
          <w:noProof/>
        </w:rPr>
        <w:fldChar w:fldCharType="begin"/>
      </w:r>
      <w:r>
        <w:rPr>
          <w:noProof/>
        </w:rPr>
        <w:instrText>HYPERLINK \l "_Toc117179423"</w:instrText>
      </w:r>
      <w:ins w:id="40" w:author="彭 mq" w:date="2023-03-09T10:39:00Z">
        <w:r w:rsidR="006603B0">
          <w:rPr>
            <w:noProof/>
          </w:rPr>
        </w:r>
      </w:ins>
      <w:r>
        <w:rPr>
          <w:noProof/>
        </w:rPr>
        <w:fldChar w:fldCharType="separate"/>
      </w:r>
      <w:r w:rsidR="00CB15C6" w:rsidRPr="00CB15C6">
        <w:rPr>
          <w:rStyle w:val="ad"/>
          <w:rFonts w:ascii="Times New Roman" w:hAnsi="Times New Roman"/>
          <w:noProof/>
        </w:rPr>
        <w:t>3.2.6</w:t>
      </w:r>
      <w:r w:rsidR="00CB15C6" w:rsidRPr="00CB15C6">
        <w:rPr>
          <w:rFonts w:ascii="Times New Roman" w:eastAsiaTheme="minorEastAsia" w:hAnsi="Times New Roman"/>
          <w:noProof/>
          <w:sz w:val="21"/>
          <w:szCs w:val="22"/>
        </w:rPr>
        <w:tab/>
      </w:r>
      <w:r w:rsidR="00CB15C6" w:rsidRPr="00CB15C6">
        <w:rPr>
          <w:rStyle w:val="ad"/>
          <w:rFonts w:ascii="Times New Roman" w:hAnsi="Times New Roman"/>
          <w:noProof/>
        </w:rPr>
        <w:t>存储运输源</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_Toc117179423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603B0">
        <w:rPr>
          <w:rFonts w:ascii="Times New Roman" w:hAnsi="Times New Roman"/>
          <w:noProof/>
          <w:webHidden/>
        </w:rPr>
        <w:t>44</w:t>
      </w:r>
      <w:r w:rsidR="00CB15C6" w:rsidRPr="00CB15C6">
        <w:rPr>
          <w:rFonts w:ascii="Times New Roman" w:hAnsi="Times New Roman"/>
          <w:noProof/>
          <w:webHidden/>
        </w:rPr>
        <w:fldChar w:fldCharType="end"/>
      </w:r>
      <w:r>
        <w:rPr>
          <w:rFonts w:ascii="Times New Roman" w:hAnsi="Times New Roman"/>
          <w:noProof/>
        </w:rPr>
        <w:fldChar w:fldCharType="end"/>
      </w:r>
    </w:p>
    <w:p w14:paraId="5D058C53" w14:textId="356990E5" w:rsidR="00CB15C6" w:rsidRPr="00CB15C6" w:rsidRDefault="00000000">
      <w:pPr>
        <w:pStyle w:val="TOC3"/>
        <w:tabs>
          <w:tab w:val="left" w:pos="1796"/>
          <w:tab w:val="right" w:leader="dot" w:pos="8296"/>
        </w:tabs>
        <w:ind w:left="960"/>
        <w:rPr>
          <w:rFonts w:ascii="Times New Roman" w:eastAsiaTheme="minorEastAsia" w:hAnsi="Times New Roman"/>
          <w:noProof/>
          <w:sz w:val="21"/>
          <w:szCs w:val="22"/>
        </w:rPr>
      </w:pPr>
      <w:r>
        <w:rPr>
          <w:noProof/>
        </w:rPr>
        <w:fldChar w:fldCharType="begin"/>
      </w:r>
      <w:r>
        <w:rPr>
          <w:noProof/>
        </w:rPr>
        <w:instrText>HYPERLINK \l "_Toc117179424"</w:instrText>
      </w:r>
      <w:ins w:id="41" w:author="彭 mq" w:date="2023-03-09T10:39:00Z">
        <w:r w:rsidR="006603B0">
          <w:rPr>
            <w:noProof/>
          </w:rPr>
        </w:r>
      </w:ins>
      <w:r>
        <w:rPr>
          <w:noProof/>
        </w:rPr>
        <w:fldChar w:fldCharType="separate"/>
      </w:r>
      <w:r w:rsidR="00CB15C6" w:rsidRPr="00CB15C6">
        <w:rPr>
          <w:rStyle w:val="ad"/>
          <w:rFonts w:ascii="Times New Roman" w:hAnsi="Times New Roman"/>
          <w:noProof/>
        </w:rPr>
        <w:t>3.2.7</w:t>
      </w:r>
      <w:r w:rsidR="00CB15C6" w:rsidRPr="00CB15C6">
        <w:rPr>
          <w:rFonts w:ascii="Times New Roman" w:eastAsiaTheme="minorEastAsia" w:hAnsi="Times New Roman"/>
          <w:noProof/>
          <w:sz w:val="21"/>
          <w:szCs w:val="22"/>
        </w:rPr>
        <w:tab/>
      </w:r>
      <w:r w:rsidR="00CB15C6" w:rsidRPr="00CB15C6">
        <w:rPr>
          <w:rStyle w:val="ad"/>
          <w:rFonts w:ascii="Times New Roman" w:hAnsi="Times New Roman"/>
          <w:noProof/>
        </w:rPr>
        <w:t>废弃物处理源</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_Toc117179424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ins w:id="42" w:author="彭 mq" w:date="2023-03-09T10:39:00Z">
        <w:r w:rsidR="006603B0">
          <w:rPr>
            <w:rFonts w:ascii="Times New Roman" w:hAnsi="Times New Roman"/>
            <w:noProof/>
            <w:webHidden/>
          </w:rPr>
          <w:t>44</w:t>
        </w:r>
      </w:ins>
      <w:del w:id="43" w:author="彭 mq" w:date="2023-03-09T10:39:00Z">
        <w:r w:rsidR="000E3AA8" w:rsidDel="006603B0">
          <w:rPr>
            <w:rFonts w:ascii="Times New Roman" w:hAnsi="Times New Roman"/>
            <w:noProof/>
            <w:webHidden/>
          </w:rPr>
          <w:delText>45</w:delText>
        </w:r>
      </w:del>
      <w:r w:rsidR="00CB15C6" w:rsidRPr="00CB15C6">
        <w:rPr>
          <w:rFonts w:ascii="Times New Roman" w:hAnsi="Times New Roman"/>
          <w:noProof/>
          <w:webHidden/>
        </w:rPr>
        <w:fldChar w:fldCharType="end"/>
      </w:r>
      <w:r>
        <w:rPr>
          <w:rFonts w:ascii="Times New Roman" w:hAnsi="Times New Roman"/>
          <w:noProof/>
        </w:rPr>
        <w:fldChar w:fldCharType="end"/>
      </w:r>
    </w:p>
    <w:p w14:paraId="38E536C7" w14:textId="029DF965" w:rsidR="00CB15C6" w:rsidRPr="00CB15C6" w:rsidRDefault="00000000">
      <w:pPr>
        <w:pStyle w:val="TOC3"/>
        <w:tabs>
          <w:tab w:val="left" w:pos="1796"/>
          <w:tab w:val="right" w:leader="dot" w:pos="8296"/>
        </w:tabs>
        <w:ind w:left="960"/>
        <w:rPr>
          <w:rFonts w:ascii="Times New Roman" w:eastAsiaTheme="minorEastAsia" w:hAnsi="Times New Roman"/>
          <w:noProof/>
          <w:sz w:val="21"/>
          <w:szCs w:val="22"/>
        </w:rPr>
      </w:pPr>
      <w:r>
        <w:rPr>
          <w:noProof/>
        </w:rPr>
        <w:fldChar w:fldCharType="begin"/>
      </w:r>
      <w:r>
        <w:rPr>
          <w:noProof/>
        </w:rPr>
        <w:instrText>HYPERLINK \l "_Toc117179425"</w:instrText>
      </w:r>
      <w:ins w:id="44" w:author="彭 mq" w:date="2023-03-09T10:39:00Z">
        <w:r w:rsidR="006603B0">
          <w:rPr>
            <w:noProof/>
          </w:rPr>
        </w:r>
      </w:ins>
      <w:r>
        <w:rPr>
          <w:noProof/>
        </w:rPr>
        <w:fldChar w:fldCharType="separate"/>
      </w:r>
      <w:r w:rsidR="00CB15C6" w:rsidRPr="00CB15C6">
        <w:rPr>
          <w:rStyle w:val="ad"/>
          <w:rFonts w:ascii="Times New Roman" w:hAnsi="Times New Roman"/>
          <w:noProof/>
        </w:rPr>
        <w:t>3.2.8</w:t>
      </w:r>
      <w:r w:rsidR="00CB15C6" w:rsidRPr="00CB15C6">
        <w:rPr>
          <w:rFonts w:ascii="Times New Roman" w:eastAsiaTheme="minorEastAsia" w:hAnsi="Times New Roman"/>
          <w:noProof/>
          <w:sz w:val="21"/>
          <w:szCs w:val="22"/>
        </w:rPr>
        <w:tab/>
      </w:r>
      <w:r w:rsidR="00CB15C6" w:rsidRPr="00CB15C6">
        <w:rPr>
          <w:rStyle w:val="ad"/>
          <w:rFonts w:ascii="Times New Roman" w:hAnsi="Times New Roman"/>
          <w:noProof/>
        </w:rPr>
        <w:t>生物质燃烧源</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_Toc117179425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603B0">
        <w:rPr>
          <w:rFonts w:ascii="Times New Roman" w:hAnsi="Times New Roman"/>
          <w:noProof/>
          <w:webHidden/>
        </w:rPr>
        <w:t>45</w:t>
      </w:r>
      <w:r w:rsidR="00CB15C6" w:rsidRPr="00CB15C6">
        <w:rPr>
          <w:rFonts w:ascii="Times New Roman" w:hAnsi="Times New Roman"/>
          <w:noProof/>
          <w:webHidden/>
        </w:rPr>
        <w:fldChar w:fldCharType="end"/>
      </w:r>
      <w:r>
        <w:rPr>
          <w:rFonts w:ascii="Times New Roman" w:hAnsi="Times New Roman"/>
          <w:noProof/>
        </w:rPr>
        <w:fldChar w:fldCharType="end"/>
      </w:r>
    </w:p>
    <w:p w14:paraId="4C7335FA" w14:textId="5AEE2F8E" w:rsidR="00CB15C6" w:rsidRPr="00CB15C6" w:rsidRDefault="00000000">
      <w:pPr>
        <w:pStyle w:val="TOC3"/>
        <w:tabs>
          <w:tab w:val="left" w:pos="1796"/>
          <w:tab w:val="right" w:leader="dot" w:pos="8296"/>
        </w:tabs>
        <w:ind w:left="960"/>
        <w:rPr>
          <w:rFonts w:ascii="Times New Roman" w:eastAsiaTheme="minorEastAsia" w:hAnsi="Times New Roman"/>
          <w:noProof/>
          <w:sz w:val="21"/>
          <w:szCs w:val="22"/>
        </w:rPr>
      </w:pPr>
      <w:r>
        <w:rPr>
          <w:noProof/>
        </w:rPr>
        <w:fldChar w:fldCharType="begin"/>
      </w:r>
      <w:r>
        <w:rPr>
          <w:noProof/>
        </w:rPr>
        <w:instrText>HYPERLINK \l "_Toc117179426"</w:instrText>
      </w:r>
      <w:ins w:id="45" w:author="彭 mq" w:date="2023-03-09T10:39:00Z">
        <w:r w:rsidR="006603B0">
          <w:rPr>
            <w:noProof/>
          </w:rPr>
        </w:r>
      </w:ins>
      <w:r>
        <w:rPr>
          <w:noProof/>
        </w:rPr>
        <w:fldChar w:fldCharType="separate"/>
      </w:r>
      <w:r w:rsidR="00CB15C6" w:rsidRPr="00CB15C6">
        <w:rPr>
          <w:rStyle w:val="ad"/>
          <w:rFonts w:ascii="Times New Roman" w:hAnsi="Times New Roman"/>
          <w:noProof/>
        </w:rPr>
        <w:t>3.2.9</w:t>
      </w:r>
      <w:r w:rsidR="00CB15C6" w:rsidRPr="00CB15C6">
        <w:rPr>
          <w:rFonts w:ascii="Times New Roman" w:eastAsiaTheme="minorEastAsia" w:hAnsi="Times New Roman"/>
          <w:noProof/>
          <w:sz w:val="21"/>
          <w:szCs w:val="22"/>
        </w:rPr>
        <w:tab/>
      </w:r>
      <w:r w:rsidR="00CB15C6" w:rsidRPr="00CB15C6">
        <w:rPr>
          <w:rStyle w:val="ad"/>
          <w:rFonts w:ascii="Times New Roman" w:hAnsi="Times New Roman"/>
          <w:noProof/>
        </w:rPr>
        <w:t>农业源</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_Toc117179426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603B0">
        <w:rPr>
          <w:rFonts w:ascii="Times New Roman" w:hAnsi="Times New Roman"/>
          <w:noProof/>
          <w:webHidden/>
        </w:rPr>
        <w:t>45</w:t>
      </w:r>
      <w:r w:rsidR="00CB15C6" w:rsidRPr="00CB15C6">
        <w:rPr>
          <w:rFonts w:ascii="Times New Roman" w:hAnsi="Times New Roman"/>
          <w:noProof/>
          <w:webHidden/>
        </w:rPr>
        <w:fldChar w:fldCharType="end"/>
      </w:r>
      <w:r>
        <w:rPr>
          <w:rFonts w:ascii="Times New Roman" w:hAnsi="Times New Roman"/>
          <w:noProof/>
        </w:rPr>
        <w:fldChar w:fldCharType="end"/>
      </w:r>
    </w:p>
    <w:p w14:paraId="7AEA8ECF" w14:textId="6C709D1E" w:rsidR="00CB15C6" w:rsidRPr="00CB15C6" w:rsidRDefault="00000000">
      <w:pPr>
        <w:pStyle w:val="TOC3"/>
        <w:tabs>
          <w:tab w:val="left" w:pos="1918"/>
          <w:tab w:val="right" w:leader="dot" w:pos="8296"/>
        </w:tabs>
        <w:ind w:left="960"/>
        <w:rPr>
          <w:rFonts w:ascii="Times New Roman" w:eastAsiaTheme="minorEastAsia" w:hAnsi="Times New Roman"/>
          <w:noProof/>
          <w:sz w:val="21"/>
          <w:szCs w:val="22"/>
        </w:rPr>
      </w:pPr>
      <w:r>
        <w:rPr>
          <w:noProof/>
        </w:rPr>
        <w:fldChar w:fldCharType="begin"/>
      </w:r>
      <w:r>
        <w:rPr>
          <w:noProof/>
        </w:rPr>
        <w:instrText>HYPERLINK \l "_Toc117179427"</w:instrText>
      </w:r>
      <w:ins w:id="46" w:author="彭 mq" w:date="2023-03-09T10:39:00Z">
        <w:r w:rsidR="006603B0">
          <w:rPr>
            <w:noProof/>
          </w:rPr>
        </w:r>
      </w:ins>
      <w:r>
        <w:rPr>
          <w:noProof/>
        </w:rPr>
        <w:fldChar w:fldCharType="separate"/>
      </w:r>
      <w:r w:rsidR="00CB15C6" w:rsidRPr="00CB15C6">
        <w:rPr>
          <w:rStyle w:val="ad"/>
          <w:rFonts w:ascii="Times New Roman" w:hAnsi="Times New Roman"/>
          <w:noProof/>
        </w:rPr>
        <w:t>3.2.10</w:t>
      </w:r>
      <w:r w:rsidR="00CB15C6" w:rsidRPr="00CB15C6">
        <w:rPr>
          <w:rFonts w:ascii="Times New Roman" w:eastAsiaTheme="minorEastAsia" w:hAnsi="Times New Roman"/>
          <w:noProof/>
          <w:sz w:val="21"/>
          <w:szCs w:val="22"/>
        </w:rPr>
        <w:tab/>
      </w:r>
      <w:r w:rsidR="00CB15C6" w:rsidRPr="00CB15C6">
        <w:rPr>
          <w:rStyle w:val="ad"/>
          <w:rFonts w:ascii="Times New Roman" w:hAnsi="Times New Roman"/>
          <w:noProof/>
        </w:rPr>
        <w:t>其他排放源</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_Toc117179427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603B0">
        <w:rPr>
          <w:rFonts w:ascii="Times New Roman" w:hAnsi="Times New Roman"/>
          <w:noProof/>
          <w:webHidden/>
        </w:rPr>
        <w:t>46</w:t>
      </w:r>
      <w:r w:rsidR="00CB15C6" w:rsidRPr="00CB15C6">
        <w:rPr>
          <w:rFonts w:ascii="Times New Roman" w:hAnsi="Times New Roman"/>
          <w:noProof/>
          <w:webHidden/>
        </w:rPr>
        <w:fldChar w:fldCharType="end"/>
      </w:r>
      <w:r>
        <w:rPr>
          <w:rFonts w:ascii="Times New Roman" w:hAnsi="Times New Roman"/>
          <w:noProof/>
        </w:rPr>
        <w:fldChar w:fldCharType="end"/>
      </w:r>
    </w:p>
    <w:p w14:paraId="137596FC" w14:textId="26AA5A18" w:rsidR="00CB15C6" w:rsidRPr="00CB15C6" w:rsidRDefault="00000000">
      <w:pPr>
        <w:pStyle w:val="TOC2"/>
        <w:tabs>
          <w:tab w:val="right" w:leader="dot" w:pos="8296"/>
        </w:tabs>
        <w:ind w:left="480"/>
        <w:rPr>
          <w:rFonts w:ascii="Times New Roman" w:eastAsiaTheme="minorEastAsia" w:hAnsi="Times New Roman"/>
          <w:noProof/>
          <w:sz w:val="21"/>
          <w:szCs w:val="22"/>
        </w:rPr>
      </w:pPr>
      <w:r>
        <w:rPr>
          <w:noProof/>
        </w:rPr>
        <w:fldChar w:fldCharType="begin"/>
      </w:r>
      <w:r>
        <w:rPr>
          <w:noProof/>
        </w:rPr>
        <w:instrText>HYPERLINK \l "_Toc117179428"</w:instrText>
      </w:r>
      <w:ins w:id="47" w:author="彭 mq" w:date="2023-03-09T10:39:00Z">
        <w:r w:rsidR="006603B0">
          <w:rPr>
            <w:noProof/>
          </w:rPr>
        </w:r>
      </w:ins>
      <w:r>
        <w:rPr>
          <w:noProof/>
        </w:rPr>
        <w:fldChar w:fldCharType="separate"/>
      </w:r>
      <w:r w:rsidR="00CB15C6" w:rsidRPr="00CB15C6">
        <w:rPr>
          <w:rStyle w:val="ad"/>
          <w:rFonts w:ascii="Times New Roman" w:hAnsi="Times New Roman"/>
          <w:noProof/>
        </w:rPr>
        <w:t xml:space="preserve">3.3 </w:t>
      </w:r>
      <w:r w:rsidR="00CB15C6" w:rsidRPr="00CB15C6">
        <w:rPr>
          <w:rStyle w:val="ad"/>
          <w:rFonts w:ascii="Times New Roman" w:hAnsi="Times New Roman"/>
          <w:noProof/>
        </w:rPr>
        <w:t>小结</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_Toc117179428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r w:rsidR="006603B0">
        <w:rPr>
          <w:rFonts w:ascii="Times New Roman" w:hAnsi="Times New Roman"/>
          <w:noProof/>
          <w:webHidden/>
        </w:rPr>
        <w:t>46</w:t>
      </w:r>
      <w:r w:rsidR="00CB15C6" w:rsidRPr="00CB15C6">
        <w:rPr>
          <w:rFonts w:ascii="Times New Roman" w:hAnsi="Times New Roman"/>
          <w:noProof/>
          <w:webHidden/>
        </w:rPr>
        <w:fldChar w:fldCharType="end"/>
      </w:r>
      <w:r>
        <w:rPr>
          <w:rFonts w:ascii="Times New Roman" w:hAnsi="Times New Roman"/>
          <w:noProof/>
        </w:rPr>
        <w:fldChar w:fldCharType="end"/>
      </w:r>
    </w:p>
    <w:p w14:paraId="212DF7B9" w14:textId="1F5F5316" w:rsidR="00CB15C6" w:rsidRPr="00CB15C6" w:rsidRDefault="00000000" w:rsidP="00CB15C6">
      <w:pPr>
        <w:pStyle w:val="TOC1"/>
        <w:rPr>
          <w:rFonts w:eastAsiaTheme="minorEastAsia"/>
          <w:sz w:val="21"/>
          <w:szCs w:val="22"/>
        </w:rPr>
      </w:pPr>
      <w:r>
        <w:fldChar w:fldCharType="begin"/>
      </w:r>
      <w:r>
        <w:instrText>HYPERLINK \l "_Toc117179429"</w:instrText>
      </w:r>
      <w:ins w:id="48" w:author="彭 mq" w:date="2023-03-09T10:39:00Z"/>
      <w:r>
        <w:fldChar w:fldCharType="separate"/>
      </w:r>
      <w:r w:rsidR="00CB15C6" w:rsidRPr="00CB15C6">
        <w:rPr>
          <w:rStyle w:val="ad"/>
        </w:rPr>
        <w:t>第</w:t>
      </w:r>
      <w:r w:rsidR="00CB15C6" w:rsidRPr="00CB15C6">
        <w:rPr>
          <w:rStyle w:val="ad"/>
        </w:rPr>
        <w:t xml:space="preserve"> 4 </w:t>
      </w:r>
      <w:r w:rsidR="00CB15C6" w:rsidRPr="00CB15C6">
        <w:rPr>
          <w:rStyle w:val="ad"/>
        </w:rPr>
        <w:t>章</w:t>
      </w:r>
      <w:r w:rsidR="00CB15C6" w:rsidRPr="00CB15C6">
        <w:rPr>
          <w:rFonts w:eastAsiaTheme="minorEastAsia"/>
          <w:sz w:val="21"/>
          <w:szCs w:val="22"/>
        </w:rPr>
        <w:tab/>
      </w:r>
      <w:r w:rsidR="00CB15C6" w:rsidRPr="00CB15C6">
        <w:rPr>
          <w:rStyle w:val="ad"/>
        </w:rPr>
        <w:t>萧山区排放清单结果与特征分析</w:t>
      </w:r>
      <w:r w:rsidR="00CB15C6" w:rsidRPr="00CB15C6">
        <w:rPr>
          <w:webHidden/>
        </w:rPr>
        <w:tab/>
      </w:r>
      <w:r w:rsidR="00CB15C6" w:rsidRPr="00CB15C6">
        <w:rPr>
          <w:webHidden/>
        </w:rPr>
        <w:fldChar w:fldCharType="begin"/>
      </w:r>
      <w:r w:rsidR="00CB15C6" w:rsidRPr="00CB15C6">
        <w:rPr>
          <w:webHidden/>
        </w:rPr>
        <w:instrText xml:space="preserve"> PAGEREF _Toc117179429 \h </w:instrText>
      </w:r>
      <w:r w:rsidR="00CB15C6" w:rsidRPr="00CB15C6">
        <w:rPr>
          <w:webHidden/>
        </w:rPr>
      </w:r>
      <w:r w:rsidR="00CB15C6" w:rsidRPr="00CB15C6">
        <w:rPr>
          <w:webHidden/>
        </w:rPr>
        <w:fldChar w:fldCharType="separate"/>
      </w:r>
      <w:ins w:id="49" w:author="彭 mq" w:date="2023-03-09T10:39:00Z">
        <w:r w:rsidR="006603B0">
          <w:rPr>
            <w:webHidden/>
          </w:rPr>
          <w:t>47</w:t>
        </w:r>
      </w:ins>
      <w:del w:id="50" w:author="彭 mq" w:date="2023-03-09T10:39:00Z">
        <w:r w:rsidR="000E3AA8" w:rsidDel="006603B0">
          <w:rPr>
            <w:webHidden/>
          </w:rPr>
          <w:delText>48</w:delText>
        </w:r>
      </w:del>
      <w:r w:rsidR="00CB15C6" w:rsidRPr="00CB15C6">
        <w:rPr>
          <w:webHidden/>
        </w:rPr>
        <w:fldChar w:fldCharType="end"/>
      </w:r>
      <w:r>
        <w:fldChar w:fldCharType="end"/>
      </w:r>
    </w:p>
    <w:p w14:paraId="7B853431" w14:textId="389CF62C" w:rsidR="00CB15C6" w:rsidRPr="00CB15C6" w:rsidRDefault="00000000">
      <w:pPr>
        <w:pStyle w:val="TOC2"/>
        <w:tabs>
          <w:tab w:val="right" w:leader="dot" w:pos="8296"/>
        </w:tabs>
        <w:ind w:left="480"/>
        <w:rPr>
          <w:rFonts w:ascii="Times New Roman" w:eastAsiaTheme="minorEastAsia" w:hAnsi="Times New Roman"/>
          <w:noProof/>
          <w:sz w:val="21"/>
          <w:szCs w:val="22"/>
        </w:rPr>
      </w:pPr>
      <w:r>
        <w:rPr>
          <w:noProof/>
        </w:rPr>
        <w:fldChar w:fldCharType="begin"/>
      </w:r>
      <w:r>
        <w:rPr>
          <w:noProof/>
        </w:rPr>
        <w:instrText>HYPERLINK \l "_Toc117179430"</w:instrText>
      </w:r>
      <w:ins w:id="51" w:author="彭 mq" w:date="2023-03-09T10:39:00Z">
        <w:r w:rsidR="006603B0">
          <w:rPr>
            <w:noProof/>
          </w:rPr>
        </w:r>
      </w:ins>
      <w:r>
        <w:rPr>
          <w:noProof/>
        </w:rPr>
        <w:fldChar w:fldCharType="separate"/>
      </w:r>
      <w:r w:rsidR="00CB15C6" w:rsidRPr="00CB15C6">
        <w:rPr>
          <w:rStyle w:val="ad"/>
          <w:rFonts w:ascii="Times New Roman" w:hAnsi="Times New Roman"/>
          <w:noProof/>
        </w:rPr>
        <w:t>4.1 2020</w:t>
      </w:r>
      <w:r w:rsidR="00CB15C6" w:rsidRPr="00CB15C6">
        <w:rPr>
          <w:rStyle w:val="ad"/>
          <w:rFonts w:ascii="Times New Roman" w:hAnsi="Times New Roman"/>
          <w:noProof/>
        </w:rPr>
        <w:t>年萧山区大气污染源排放清单</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_Toc117179430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ins w:id="52" w:author="彭 mq" w:date="2023-03-09T10:39:00Z">
        <w:r w:rsidR="006603B0">
          <w:rPr>
            <w:rFonts w:ascii="Times New Roman" w:hAnsi="Times New Roman"/>
            <w:noProof/>
            <w:webHidden/>
          </w:rPr>
          <w:t>47</w:t>
        </w:r>
      </w:ins>
      <w:del w:id="53" w:author="彭 mq" w:date="2023-03-09T10:39:00Z">
        <w:r w:rsidR="000E3AA8" w:rsidDel="006603B0">
          <w:rPr>
            <w:rFonts w:ascii="Times New Roman" w:hAnsi="Times New Roman"/>
            <w:noProof/>
            <w:webHidden/>
          </w:rPr>
          <w:delText>48</w:delText>
        </w:r>
      </w:del>
      <w:r w:rsidR="00CB15C6" w:rsidRPr="00CB15C6">
        <w:rPr>
          <w:rFonts w:ascii="Times New Roman" w:hAnsi="Times New Roman"/>
          <w:noProof/>
          <w:webHidden/>
        </w:rPr>
        <w:fldChar w:fldCharType="end"/>
      </w:r>
      <w:r>
        <w:rPr>
          <w:rFonts w:ascii="Times New Roman" w:hAnsi="Times New Roman"/>
          <w:noProof/>
        </w:rPr>
        <w:fldChar w:fldCharType="end"/>
      </w:r>
    </w:p>
    <w:p w14:paraId="403040A6" w14:textId="231074E4" w:rsidR="00CB15C6" w:rsidRPr="00CB15C6" w:rsidRDefault="00000000">
      <w:pPr>
        <w:pStyle w:val="TOC3"/>
        <w:tabs>
          <w:tab w:val="left" w:pos="1796"/>
          <w:tab w:val="right" w:leader="dot" w:pos="8296"/>
        </w:tabs>
        <w:ind w:left="960"/>
        <w:rPr>
          <w:rFonts w:ascii="Times New Roman" w:eastAsiaTheme="minorEastAsia" w:hAnsi="Times New Roman"/>
          <w:noProof/>
          <w:sz w:val="21"/>
          <w:szCs w:val="22"/>
        </w:rPr>
      </w:pPr>
      <w:r>
        <w:rPr>
          <w:noProof/>
        </w:rPr>
        <w:fldChar w:fldCharType="begin"/>
      </w:r>
      <w:r>
        <w:rPr>
          <w:noProof/>
        </w:rPr>
        <w:instrText>HYPERLINK \l "_Toc117179431"</w:instrText>
      </w:r>
      <w:ins w:id="54" w:author="彭 mq" w:date="2023-03-09T10:39:00Z">
        <w:r w:rsidR="006603B0">
          <w:rPr>
            <w:noProof/>
          </w:rPr>
        </w:r>
      </w:ins>
      <w:r>
        <w:rPr>
          <w:noProof/>
        </w:rPr>
        <w:fldChar w:fldCharType="separate"/>
      </w:r>
      <w:r w:rsidR="00CB15C6" w:rsidRPr="00CB15C6">
        <w:rPr>
          <w:rStyle w:val="ad"/>
          <w:rFonts w:ascii="Times New Roman" w:hAnsi="Times New Roman"/>
          <w:noProof/>
        </w:rPr>
        <w:t>4.1.1</w:t>
      </w:r>
      <w:r w:rsidR="00CB15C6" w:rsidRPr="00CB15C6">
        <w:rPr>
          <w:rFonts w:ascii="Times New Roman" w:eastAsiaTheme="minorEastAsia" w:hAnsi="Times New Roman"/>
          <w:noProof/>
          <w:sz w:val="21"/>
          <w:szCs w:val="22"/>
        </w:rPr>
        <w:tab/>
      </w:r>
      <w:r w:rsidR="00CB15C6" w:rsidRPr="00CB15C6">
        <w:rPr>
          <w:rStyle w:val="ad"/>
          <w:rFonts w:ascii="Times New Roman" w:hAnsi="Times New Roman"/>
          <w:noProof/>
        </w:rPr>
        <w:t>二氧化硫</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_Toc117179431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ins w:id="55" w:author="彭 mq" w:date="2023-03-09T10:39:00Z">
        <w:r w:rsidR="006603B0">
          <w:rPr>
            <w:rFonts w:ascii="Times New Roman" w:hAnsi="Times New Roman"/>
            <w:noProof/>
            <w:webHidden/>
          </w:rPr>
          <w:t>51</w:t>
        </w:r>
      </w:ins>
      <w:del w:id="56" w:author="彭 mq" w:date="2023-03-09T10:39:00Z">
        <w:r w:rsidR="000E3AA8" w:rsidDel="006603B0">
          <w:rPr>
            <w:rFonts w:ascii="Times New Roman" w:hAnsi="Times New Roman"/>
            <w:noProof/>
            <w:webHidden/>
          </w:rPr>
          <w:delText>52</w:delText>
        </w:r>
      </w:del>
      <w:r w:rsidR="00CB15C6" w:rsidRPr="00CB15C6">
        <w:rPr>
          <w:rFonts w:ascii="Times New Roman" w:hAnsi="Times New Roman"/>
          <w:noProof/>
          <w:webHidden/>
        </w:rPr>
        <w:fldChar w:fldCharType="end"/>
      </w:r>
      <w:r>
        <w:rPr>
          <w:rFonts w:ascii="Times New Roman" w:hAnsi="Times New Roman"/>
          <w:noProof/>
        </w:rPr>
        <w:fldChar w:fldCharType="end"/>
      </w:r>
    </w:p>
    <w:p w14:paraId="162CFC18" w14:textId="4F879ACB" w:rsidR="00CB15C6" w:rsidRPr="00CB15C6" w:rsidRDefault="00000000">
      <w:pPr>
        <w:pStyle w:val="TOC3"/>
        <w:tabs>
          <w:tab w:val="left" w:pos="1796"/>
          <w:tab w:val="right" w:leader="dot" w:pos="8296"/>
        </w:tabs>
        <w:ind w:left="960"/>
        <w:rPr>
          <w:rFonts w:ascii="Times New Roman" w:eastAsiaTheme="minorEastAsia" w:hAnsi="Times New Roman"/>
          <w:noProof/>
          <w:sz w:val="21"/>
          <w:szCs w:val="22"/>
        </w:rPr>
      </w:pPr>
      <w:r>
        <w:rPr>
          <w:noProof/>
        </w:rPr>
        <w:fldChar w:fldCharType="begin"/>
      </w:r>
      <w:r>
        <w:rPr>
          <w:noProof/>
        </w:rPr>
        <w:instrText>HYPERLINK \l "_Toc117179432"</w:instrText>
      </w:r>
      <w:ins w:id="57" w:author="彭 mq" w:date="2023-03-09T10:39:00Z">
        <w:r w:rsidR="006603B0">
          <w:rPr>
            <w:noProof/>
          </w:rPr>
        </w:r>
      </w:ins>
      <w:r>
        <w:rPr>
          <w:noProof/>
        </w:rPr>
        <w:fldChar w:fldCharType="separate"/>
      </w:r>
      <w:r w:rsidR="00CB15C6" w:rsidRPr="00CB15C6">
        <w:rPr>
          <w:rStyle w:val="ad"/>
          <w:rFonts w:ascii="Times New Roman" w:hAnsi="Times New Roman"/>
          <w:noProof/>
        </w:rPr>
        <w:t>4.1.2</w:t>
      </w:r>
      <w:r w:rsidR="00CB15C6" w:rsidRPr="00CB15C6">
        <w:rPr>
          <w:rFonts w:ascii="Times New Roman" w:eastAsiaTheme="minorEastAsia" w:hAnsi="Times New Roman"/>
          <w:noProof/>
          <w:sz w:val="21"/>
          <w:szCs w:val="22"/>
        </w:rPr>
        <w:tab/>
      </w:r>
      <w:r w:rsidR="00CB15C6" w:rsidRPr="00CB15C6">
        <w:rPr>
          <w:rStyle w:val="ad"/>
          <w:rFonts w:ascii="Times New Roman" w:hAnsi="Times New Roman"/>
          <w:noProof/>
        </w:rPr>
        <w:t>氮氧化物</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_Toc117179432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ins w:id="58" w:author="彭 mq" w:date="2023-03-09T10:39:00Z">
        <w:r w:rsidR="006603B0">
          <w:rPr>
            <w:rFonts w:ascii="Times New Roman" w:hAnsi="Times New Roman"/>
            <w:noProof/>
            <w:webHidden/>
          </w:rPr>
          <w:t>52</w:t>
        </w:r>
      </w:ins>
      <w:del w:id="59" w:author="彭 mq" w:date="2023-03-09T10:39:00Z">
        <w:r w:rsidR="000E3AA8" w:rsidDel="006603B0">
          <w:rPr>
            <w:rFonts w:ascii="Times New Roman" w:hAnsi="Times New Roman"/>
            <w:noProof/>
            <w:webHidden/>
          </w:rPr>
          <w:delText>53</w:delText>
        </w:r>
      </w:del>
      <w:r w:rsidR="00CB15C6" w:rsidRPr="00CB15C6">
        <w:rPr>
          <w:rFonts w:ascii="Times New Roman" w:hAnsi="Times New Roman"/>
          <w:noProof/>
          <w:webHidden/>
        </w:rPr>
        <w:fldChar w:fldCharType="end"/>
      </w:r>
      <w:r>
        <w:rPr>
          <w:rFonts w:ascii="Times New Roman" w:hAnsi="Times New Roman"/>
          <w:noProof/>
        </w:rPr>
        <w:fldChar w:fldCharType="end"/>
      </w:r>
    </w:p>
    <w:p w14:paraId="56CFEBC0" w14:textId="0EC555FA" w:rsidR="00CB15C6" w:rsidRPr="00CB15C6" w:rsidRDefault="00000000">
      <w:pPr>
        <w:pStyle w:val="TOC3"/>
        <w:tabs>
          <w:tab w:val="left" w:pos="1796"/>
          <w:tab w:val="right" w:leader="dot" w:pos="8296"/>
        </w:tabs>
        <w:ind w:left="960"/>
        <w:rPr>
          <w:rFonts w:ascii="Times New Roman" w:eastAsiaTheme="minorEastAsia" w:hAnsi="Times New Roman"/>
          <w:noProof/>
          <w:sz w:val="21"/>
          <w:szCs w:val="22"/>
        </w:rPr>
      </w:pPr>
      <w:r>
        <w:rPr>
          <w:noProof/>
        </w:rPr>
        <w:fldChar w:fldCharType="begin"/>
      </w:r>
      <w:r>
        <w:rPr>
          <w:noProof/>
        </w:rPr>
        <w:instrText>HYPERLINK \l "_Toc117179433"</w:instrText>
      </w:r>
      <w:ins w:id="60" w:author="彭 mq" w:date="2023-03-09T10:39:00Z">
        <w:r w:rsidR="006603B0">
          <w:rPr>
            <w:noProof/>
          </w:rPr>
        </w:r>
      </w:ins>
      <w:r>
        <w:rPr>
          <w:noProof/>
        </w:rPr>
        <w:fldChar w:fldCharType="separate"/>
      </w:r>
      <w:r w:rsidR="00CB15C6" w:rsidRPr="00CB15C6">
        <w:rPr>
          <w:rStyle w:val="ad"/>
          <w:rFonts w:ascii="Times New Roman" w:hAnsi="Times New Roman"/>
          <w:noProof/>
        </w:rPr>
        <w:t>4.1.3</w:t>
      </w:r>
      <w:r w:rsidR="00CB15C6" w:rsidRPr="00CB15C6">
        <w:rPr>
          <w:rFonts w:ascii="Times New Roman" w:eastAsiaTheme="minorEastAsia" w:hAnsi="Times New Roman"/>
          <w:noProof/>
          <w:sz w:val="21"/>
          <w:szCs w:val="22"/>
        </w:rPr>
        <w:tab/>
      </w:r>
      <w:r w:rsidR="00CB15C6" w:rsidRPr="00CB15C6">
        <w:rPr>
          <w:rStyle w:val="ad"/>
          <w:rFonts w:ascii="Times New Roman" w:hAnsi="Times New Roman"/>
          <w:noProof/>
        </w:rPr>
        <w:t>一氧化碳</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_Toc117179433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ins w:id="61" w:author="彭 mq" w:date="2023-03-09T10:39:00Z">
        <w:r w:rsidR="006603B0">
          <w:rPr>
            <w:rFonts w:ascii="Times New Roman" w:hAnsi="Times New Roman"/>
            <w:noProof/>
            <w:webHidden/>
          </w:rPr>
          <w:t>52</w:t>
        </w:r>
      </w:ins>
      <w:del w:id="62" w:author="彭 mq" w:date="2023-03-09T10:39:00Z">
        <w:r w:rsidR="000E3AA8" w:rsidDel="006603B0">
          <w:rPr>
            <w:rFonts w:ascii="Times New Roman" w:hAnsi="Times New Roman"/>
            <w:noProof/>
            <w:webHidden/>
          </w:rPr>
          <w:delText>53</w:delText>
        </w:r>
      </w:del>
      <w:r w:rsidR="00CB15C6" w:rsidRPr="00CB15C6">
        <w:rPr>
          <w:rFonts w:ascii="Times New Roman" w:hAnsi="Times New Roman"/>
          <w:noProof/>
          <w:webHidden/>
        </w:rPr>
        <w:fldChar w:fldCharType="end"/>
      </w:r>
      <w:r>
        <w:rPr>
          <w:rFonts w:ascii="Times New Roman" w:hAnsi="Times New Roman"/>
          <w:noProof/>
        </w:rPr>
        <w:fldChar w:fldCharType="end"/>
      </w:r>
    </w:p>
    <w:p w14:paraId="01940616" w14:textId="3BE0120E" w:rsidR="00CB15C6" w:rsidRPr="00CB15C6" w:rsidRDefault="00000000">
      <w:pPr>
        <w:pStyle w:val="TOC3"/>
        <w:tabs>
          <w:tab w:val="left" w:pos="1796"/>
          <w:tab w:val="right" w:leader="dot" w:pos="8296"/>
        </w:tabs>
        <w:ind w:left="960"/>
        <w:rPr>
          <w:rFonts w:ascii="Times New Roman" w:eastAsiaTheme="minorEastAsia" w:hAnsi="Times New Roman"/>
          <w:noProof/>
          <w:sz w:val="21"/>
          <w:szCs w:val="22"/>
        </w:rPr>
      </w:pPr>
      <w:r>
        <w:rPr>
          <w:noProof/>
        </w:rPr>
        <w:fldChar w:fldCharType="begin"/>
      </w:r>
      <w:r>
        <w:rPr>
          <w:noProof/>
        </w:rPr>
        <w:instrText>HYPERLINK \l "_Toc117179434"</w:instrText>
      </w:r>
      <w:ins w:id="63" w:author="彭 mq" w:date="2023-03-09T10:39:00Z">
        <w:r w:rsidR="006603B0">
          <w:rPr>
            <w:noProof/>
          </w:rPr>
        </w:r>
      </w:ins>
      <w:r>
        <w:rPr>
          <w:noProof/>
        </w:rPr>
        <w:fldChar w:fldCharType="separate"/>
      </w:r>
      <w:r w:rsidR="00CB15C6" w:rsidRPr="00CB15C6">
        <w:rPr>
          <w:rStyle w:val="ad"/>
          <w:rFonts w:ascii="Times New Roman" w:hAnsi="Times New Roman"/>
          <w:noProof/>
        </w:rPr>
        <w:t>4.1.4</w:t>
      </w:r>
      <w:r w:rsidR="00CB15C6" w:rsidRPr="00CB15C6">
        <w:rPr>
          <w:rFonts w:ascii="Times New Roman" w:eastAsiaTheme="minorEastAsia" w:hAnsi="Times New Roman"/>
          <w:noProof/>
          <w:sz w:val="21"/>
          <w:szCs w:val="22"/>
        </w:rPr>
        <w:tab/>
      </w:r>
      <w:r w:rsidR="00CB15C6" w:rsidRPr="00CB15C6">
        <w:rPr>
          <w:rStyle w:val="ad"/>
          <w:rFonts w:ascii="Times New Roman" w:hAnsi="Times New Roman"/>
          <w:noProof/>
        </w:rPr>
        <w:t>可吸入颗粒物</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_Toc117179434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ins w:id="64" w:author="彭 mq" w:date="2023-03-09T10:39:00Z">
        <w:r w:rsidR="006603B0">
          <w:rPr>
            <w:rFonts w:ascii="Times New Roman" w:hAnsi="Times New Roman"/>
            <w:noProof/>
            <w:webHidden/>
          </w:rPr>
          <w:t>53</w:t>
        </w:r>
      </w:ins>
      <w:del w:id="65" w:author="彭 mq" w:date="2023-03-09T10:39:00Z">
        <w:r w:rsidR="000E3AA8" w:rsidDel="006603B0">
          <w:rPr>
            <w:rFonts w:ascii="Times New Roman" w:hAnsi="Times New Roman"/>
            <w:noProof/>
            <w:webHidden/>
          </w:rPr>
          <w:delText>54</w:delText>
        </w:r>
      </w:del>
      <w:r w:rsidR="00CB15C6" w:rsidRPr="00CB15C6">
        <w:rPr>
          <w:rFonts w:ascii="Times New Roman" w:hAnsi="Times New Roman"/>
          <w:noProof/>
          <w:webHidden/>
        </w:rPr>
        <w:fldChar w:fldCharType="end"/>
      </w:r>
      <w:r>
        <w:rPr>
          <w:rFonts w:ascii="Times New Roman" w:hAnsi="Times New Roman"/>
          <w:noProof/>
        </w:rPr>
        <w:fldChar w:fldCharType="end"/>
      </w:r>
    </w:p>
    <w:p w14:paraId="26BA2B99" w14:textId="2888C37E" w:rsidR="00CB15C6" w:rsidRPr="00CB15C6" w:rsidRDefault="00000000">
      <w:pPr>
        <w:pStyle w:val="TOC3"/>
        <w:tabs>
          <w:tab w:val="left" w:pos="1796"/>
          <w:tab w:val="right" w:leader="dot" w:pos="8296"/>
        </w:tabs>
        <w:ind w:left="960"/>
        <w:rPr>
          <w:rFonts w:ascii="Times New Roman" w:eastAsiaTheme="minorEastAsia" w:hAnsi="Times New Roman"/>
          <w:noProof/>
          <w:sz w:val="21"/>
          <w:szCs w:val="22"/>
        </w:rPr>
      </w:pPr>
      <w:r>
        <w:rPr>
          <w:noProof/>
        </w:rPr>
        <w:fldChar w:fldCharType="begin"/>
      </w:r>
      <w:r>
        <w:rPr>
          <w:noProof/>
        </w:rPr>
        <w:instrText>HYPERLINK \l "_Toc117179435"</w:instrText>
      </w:r>
      <w:ins w:id="66" w:author="彭 mq" w:date="2023-03-09T10:39:00Z">
        <w:r w:rsidR="006603B0">
          <w:rPr>
            <w:noProof/>
          </w:rPr>
        </w:r>
      </w:ins>
      <w:r>
        <w:rPr>
          <w:noProof/>
        </w:rPr>
        <w:fldChar w:fldCharType="separate"/>
      </w:r>
      <w:r w:rsidR="00CB15C6" w:rsidRPr="00CB15C6">
        <w:rPr>
          <w:rStyle w:val="ad"/>
          <w:rFonts w:ascii="Times New Roman" w:hAnsi="Times New Roman"/>
          <w:noProof/>
        </w:rPr>
        <w:t>4.1.5</w:t>
      </w:r>
      <w:r w:rsidR="00CB15C6" w:rsidRPr="00CB15C6">
        <w:rPr>
          <w:rFonts w:ascii="Times New Roman" w:eastAsiaTheme="minorEastAsia" w:hAnsi="Times New Roman"/>
          <w:noProof/>
          <w:sz w:val="21"/>
          <w:szCs w:val="22"/>
        </w:rPr>
        <w:tab/>
      </w:r>
      <w:r w:rsidR="00CB15C6" w:rsidRPr="00CB15C6">
        <w:rPr>
          <w:rStyle w:val="ad"/>
          <w:rFonts w:ascii="Times New Roman" w:hAnsi="Times New Roman"/>
          <w:noProof/>
        </w:rPr>
        <w:t>细颗粒物</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_Toc117179435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ins w:id="67" w:author="彭 mq" w:date="2023-03-09T10:39:00Z">
        <w:r w:rsidR="006603B0">
          <w:rPr>
            <w:rFonts w:ascii="Times New Roman" w:hAnsi="Times New Roman"/>
            <w:noProof/>
            <w:webHidden/>
          </w:rPr>
          <w:t>54</w:t>
        </w:r>
      </w:ins>
      <w:del w:id="68" w:author="彭 mq" w:date="2023-03-09T10:39:00Z">
        <w:r w:rsidR="000E3AA8" w:rsidDel="006603B0">
          <w:rPr>
            <w:rFonts w:ascii="Times New Roman" w:hAnsi="Times New Roman"/>
            <w:noProof/>
            <w:webHidden/>
          </w:rPr>
          <w:delText>55</w:delText>
        </w:r>
      </w:del>
      <w:r w:rsidR="00CB15C6" w:rsidRPr="00CB15C6">
        <w:rPr>
          <w:rFonts w:ascii="Times New Roman" w:hAnsi="Times New Roman"/>
          <w:noProof/>
          <w:webHidden/>
        </w:rPr>
        <w:fldChar w:fldCharType="end"/>
      </w:r>
      <w:r>
        <w:rPr>
          <w:rFonts w:ascii="Times New Roman" w:hAnsi="Times New Roman"/>
          <w:noProof/>
        </w:rPr>
        <w:fldChar w:fldCharType="end"/>
      </w:r>
    </w:p>
    <w:p w14:paraId="4F274980" w14:textId="2DBA73C0" w:rsidR="00CB15C6" w:rsidRPr="00CB15C6" w:rsidRDefault="00000000">
      <w:pPr>
        <w:pStyle w:val="TOC3"/>
        <w:tabs>
          <w:tab w:val="left" w:pos="1796"/>
          <w:tab w:val="right" w:leader="dot" w:pos="8296"/>
        </w:tabs>
        <w:ind w:left="960"/>
        <w:rPr>
          <w:rFonts w:ascii="Times New Roman" w:eastAsiaTheme="minorEastAsia" w:hAnsi="Times New Roman"/>
          <w:noProof/>
          <w:sz w:val="21"/>
          <w:szCs w:val="22"/>
        </w:rPr>
      </w:pPr>
      <w:r>
        <w:rPr>
          <w:noProof/>
        </w:rPr>
        <w:fldChar w:fldCharType="begin"/>
      </w:r>
      <w:r>
        <w:rPr>
          <w:noProof/>
        </w:rPr>
        <w:instrText>HYPERLINK \l "_Toc117179436"</w:instrText>
      </w:r>
      <w:ins w:id="69" w:author="彭 mq" w:date="2023-03-09T10:39:00Z">
        <w:r w:rsidR="006603B0">
          <w:rPr>
            <w:noProof/>
          </w:rPr>
        </w:r>
      </w:ins>
      <w:r>
        <w:rPr>
          <w:noProof/>
        </w:rPr>
        <w:fldChar w:fldCharType="separate"/>
      </w:r>
      <w:r w:rsidR="00CB15C6" w:rsidRPr="00CB15C6">
        <w:rPr>
          <w:rStyle w:val="ad"/>
          <w:rFonts w:ascii="Times New Roman" w:hAnsi="Times New Roman"/>
          <w:noProof/>
        </w:rPr>
        <w:t>4.1.6</w:t>
      </w:r>
      <w:r w:rsidR="00CB15C6" w:rsidRPr="00CB15C6">
        <w:rPr>
          <w:rFonts w:ascii="Times New Roman" w:eastAsiaTheme="minorEastAsia" w:hAnsi="Times New Roman"/>
          <w:noProof/>
          <w:sz w:val="21"/>
          <w:szCs w:val="22"/>
        </w:rPr>
        <w:tab/>
      </w:r>
      <w:r w:rsidR="00CB15C6" w:rsidRPr="00CB15C6">
        <w:rPr>
          <w:rStyle w:val="ad"/>
          <w:rFonts w:ascii="Times New Roman" w:hAnsi="Times New Roman"/>
          <w:noProof/>
        </w:rPr>
        <w:t>挥发性有机物</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_Toc117179436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ins w:id="70" w:author="彭 mq" w:date="2023-03-09T10:39:00Z">
        <w:r w:rsidR="006603B0">
          <w:rPr>
            <w:rFonts w:ascii="Times New Roman" w:hAnsi="Times New Roman"/>
            <w:noProof/>
            <w:webHidden/>
          </w:rPr>
          <w:t>54</w:t>
        </w:r>
      </w:ins>
      <w:del w:id="71" w:author="彭 mq" w:date="2023-03-09T10:39:00Z">
        <w:r w:rsidR="000E3AA8" w:rsidDel="006603B0">
          <w:rPr>
            <w:rFonts w:ascii="Times New Roman" w:hAnsi="Times New Roman"/>
            <w:noProof/>
            <w:webHidden/>
          </w:rPr>
          <w:delText>55</w:delText>
        </w:r>
      </w:del>
      <w:r w:rsidR="00CB15C6" w:rsidRPr="00CB15C6">
        <w:rPr>
          <w:rFonts w:ascii="Times New Roman" w:hAnsi="Times New Roman"/>
          <w:noProof/>
          <w:webHidden/>
        </w:rPr>
        <w:fldChar w:fldCharType="end"/>
      </w:r>
      <w:r>
        <w:rPr>
          <w:rFonts w:ascii="Times New Roman" w:hAnsi="Times New Roman"/>
          <w:noProof/>
        </w:rPr>
        <w:fldChar w:fldCharType="end"/>
      </w:r>
    </w:p>
    <w:p w14:paraId="313B8C54" w14:textId="1D45A26E" w:rsidR="00CB15C6" w:rsidRPr="00CB15C6" w:rsidRDefault="00000000">
      <w:pPr>
        <w:pStyle w:val="TOC3"/>
        <w:tabs>
          <w:tab w:val="left" w:pos="1796"/>
          <w:tab w:val="right" w:leader="dot" w:pos="8296"/>
        </w:tabs>
        <w:ind w:left="960"/>
        <w:rPr>
          <w:rFonts w:ascii="Times New Roman" w:eastAsiaTheme="minorEastAsia" w:hAnsi="Times New Roman"/>
          <w:noProof/>
          <w:sz w:val="21"/>
          <w:szCs w:val="22"/>
        </w:rPr>
      </w:pPr>
      <w:r>
        <w:rPr>
          <w:noProof/>
        </w:rPr>
        <w:fldChar w:fldCharType="begin"/>
      </w:r>
      <w:r>
        <w:rPr>
          <w:noProof/>
        </w:rPr>
        <w:instrText>HYPERLINK \l "_Toc117179437"</w:instrText>
      </w:r>
      <w:ins w:id="72" w:author="彭 mq" w:date="2023-03-09T10:39:00Z">
        <w:r w:rsidR="006603B0">
          <w:rPr>
            <w:noProof/>
          </w:rPr>
        </w:r>
      </w:ins>
      <w:r>
        <w:rPr>
          <w:noProof/>
        </w:rPr>
        <w:fldChar w:fldCharType="separate"/>
      </w:r>
      <w:r w:rsidR="00CB15C6" w:rsidRPr="00CB15C6">
        <w:rPr>
          <w:rStyle w:val="ad"/>
          <w:rFonts w:ascii="Times New Roman" w:hAnsi="Times New Roman"/>
          <w:noProof/>
        </w:rPr>
        <w:t>4.1.7</w:t>
      </w:r>
      <w:r w:rsidR="00CB15C6" w:rsidRPr="00CB15C6">
        <w:rPr>
          <w:rFonts w:ascii="Times New Roman" w:eastAsiaTheme="minorEastAsia" w:hAnsi="Times New Roman"/>
          <w:noProof/>
          <w:sz w:val="21"/>
          <w:szCs w:val="22"/>
        </w:rPr>
        <w:tab/>
      </w:r>
      <w:r w:rsidR="00CB15C6" w:rsidRPr="00CB15C6">
        <w:rPr>
          <w:rStyle w:val="ad"/>
          <w:rFonts w:ascii="Times New Roman" w:hAnsi="Times New Roman"/>
          <w:noProof/>
        </w:rPr>
        <w:t>氨</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_Toc117179437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ins w:id="73" w:author="彭 mq" w:date="2023-03-09T10:39:00Z">
        <w:r w:rsidR="006603B0">
          <w:rPr>
            <w:rFonts w:ascii="Times New Roman" w:hAnsi="Times New Roman"/>
            <w:noProof/>
            <w:webHidden/>
          </w:rPr>
          <w:t>55</w:t>
        </w:r>
      </w:ins>
      <w:del w:id="74" w:author="彭 mq" w:date="2023-03-09T10:39:00Z">
        <w:r w:rsidR="000E3AA8" w:rsidDel="006603B0">
          <w:rPr>
            <w:rFonts w:ascii="Times New Roman" w:hAnsi="Times New Roman"/>
            <w:noProof/>
            <w:webHidden/>
          </w:rPr>
          <w:delText>56</w:delText>
        </w:r>
      </w:del>
      <w:r w:rsidR="00CB15C6" w:rsidRPr="00CB15C6">
        <w:rPr>
          <w:rFonts w:ascii="Times New Roman" w:hAnsi="Times New Roman"/>
          <w:noProof/>
          <w:webHidden/>
        </w:rPr>
        <w:fldChar w:fldCharType="end"/>
      </w:r>
      <w:r>
        <w:rPr>
          <w:rFonts w:ascii="Times New Roman" w:hAnsi="Times New Roman"/>
          <w:noProof/>
        </w:rPr>
        <w:fldChar w:fldCharType="end"/>
      </w:r>
    </w:p>
    <w:p w14:paraId="548345FC" w14:textId="65F69AEB" w:rsidR="00CB15C6" w:rsidRPr="00CB15C6" w:rsidRDefault="00000000">
      <w:pPr>
        <w:pStyle w:val="TOC3"/>
        <w:tabs>
          <w:tab w:val="left" w:pos="1796"/>
          <w:tab w:val="right" w:leader="dot" w:pos="8296"/>
        </w:tabs>
        <w:ind w:left="960"/>
        <w:rPr>
          <w:rFonts w:ascii="Times New Roman" w:eastAsiaTheme="minorEastAsia" w:hAnsi="Times New Roman"/>
          <w:noProof/>
          <w:sz w:val="21"/>
          <w:szCs w:val="22"/>
        </w:rPr>
      </w:pPr>
      <w:r>
        <w:rPr>
          <w:noProof/>
        </w:rPr>
        <w:fldChar w:fldCharType="begin"/>
      </w:r>
      <w:r>
        <w:rPr>
          <w:noProof/>
        </w:rPr>
        <w:instrText>HYPERLINK \l "_Toc117179438"</w:instrText>
      </w:r>
      <w:ins w:id="75" w:author="彭 mq" w:date="2023-03-09T10:39:00Z">
        <w:r w:rsidR="006603B0">
          <w:rPr>
            <w:noProof/>
          </w:rPr>
        </w:r>
      </w:ins>
      <w:r>
        <w:rPr>
          <w:noProof/>
        </w:rPr>
        <w:fldChar w:fldCharType="separate"/>
      </w:r>
      <w:r w:rsidR="00CB15C6" w:rsidRPr="00CB15C6">
        <w:rPr>
          <w:rStyle w:val="ad"/>
          <w:rFonts w:ascii="Times New Roman" w:hAnsi="Times New Roman"/>
          <w:noProof/>
        </w:rPr>
        <w:t>4.1.8</w:t>
      </w:r>
      <w:r w:rsidR="00CB15C6" w:rsidRPr="00CB15C6">
        <w:rPr>
          <w:rFonts w:ascii="Times New Roman" w:eastAsiaTheme="minorEastAsia" w:hAnsi="Times New Roman"/>
          <w:noProof/>
          <w:sz w:val="21"/>
          <w:szCs w:val="22"/>
        </w:rPr>
        <w:tab/>
      </w:r>
      <w:r w:rsidR="00CB15C6" w:rsidRPr="00CB15C6">
        <w:rPr>
          <w:rStyle w:val="ad"/>
          <w:rFonts w:ascii="Times New Roman" w:hAnsi="Times New Roman"/>
          <w:noProof/>
        </w:rPr>
        <w:t>黑碳和有机碳</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_Toc117179438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ins w:id="76" w:author="彭 mq" w:date="2023-03-09T10:39:00Z">
        <w:r w:rsidR="006603B0">
          <w:rPr>
            <w:rFonts w:ascii="Times New Roman" w:hAnsi="Times New Roman"/>
            <w:noProof/>
            <w:webHidden/>
          </w:rPr>
          <w:t>56</w:t>
        </w:r>
      </w:ins>
      <w:del w:id="77" w:author="彭 mq" w:date="2023-03-09T10:39:00Z">
        <w:r w:rsidR="000E3AA8" w:rsidDel="006603B0">
          <w:rPr>
            <w:rFonts w:ascii="Times New Roman" w:hAnsi="Times New Roman"/>
            <w:noProof/>
            <w:webHidden/>
          </w:rPr>
          <w:delText>57</w:delText>
        </w:r>
      </w:del>
      <w:r w:rsidR="00CB15C6" w:rsidRPr="00CB15C6">
        <w:rPr>
          <w:rFonts w:ascii="Times New Roman" w:hAnsi="Times New Roman"/>
          <w:noProof/>
          <w:webHidden/>
        </w:rPr>
        <w:fldChar w:fldCharType="end"/>
      </w:r>
      <w:r>
        <w:rPr>
          <w:rFonts w:ascii="Times New Roman" w:hAnsi="Times New Roman"/>
          <w:noProof/>
        </w:rPr>
        <w:fldChar w:fldCharType="end"/>
      </w:r>
    </w:p>
    <w:p w14:paraId="4B20BBB9" w14:textId="6AB05E57" w:rsidR="00CB15C6" w:rsidRPr="00CB15C6" w:rsidRDefault="00000000">
      <w:pPr>
        <w:pStyle w:val="TOC2"/>
        <w:tabs>
          <w:tab w:val="right" w:leader="dot" w:pos="8296"/>
        </w:tabs>
        <w:ind w:left="480"/>
        <w:rPr>
          <w:rFonts w:ascii="Times New Roman" w:eastAsiaTheme="minorEastAsia" w:hAnsi="Times New Roman"/>
          <w:noProof/>
          <w:sz w:val="21"/>
          <w:szCs w:val="22"/>
        </w:rPr>
      </w:pPr>
      <w:r>
        <w:rPr>
          <w:noProof/>
        </w:rPr>
        <w:fldChar w:fldCharType="begin"/>
      </w:r>
      <w:r>
        <w:rPr>
          <w:noProof/>
        </w:rPr>
        <w:instrText>HYPERLINK \l "_Toc117179439"</w:instrText>
      </w:r>
      <w:ins w:id="78" w:author="彭 mq" w:date="2023-03-09T10:39:00Z">
        <w:r w:rsidR="006603B0">
          <w:rPr>
            <w:noProof/>
          </w:rPr>
        </w:r>
      </w:ins>
      <w:r>
        <w:rPr>
          <w:noProof/>
        </w:rPr>
        <w:fldChar w:fldCharType="separate"/>
      </w:r>
      <w:r w:rsidR="00CB15C6" w:rsidRPr="00CB15C6">
        <w:rPr>
          <w:rStyle w:val="ad"/>
          <w:rFonts w:ascii="Times New Roman" w:hAnsi="Times New Roman"/>
          <w:noProof/>
        </w:rPr>
        <w:t xml:space="preserve">4.2 </w:t>
      </w:r>
      <w:r w:rsidR="00CB15C6" w:rsidRPr="00CB15C6">
        <w:rPr>
          <w:rStyle w:val="ad"/>
          <w:rFonts w:ascii="Times New Roman" w:hAnsi="Times New Roman"/>
          <w:noProof/>
        </w:rPr>
        <w:t>大气污染源排放特征分析</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_Toc117179439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ins w:id="79" w:author="彭 mq" w:date="2023-03-09T10:39:00Z">
        <w:r w:rsidR="006603B0">
          <w:rPr>
            <w:rFonts w:ascii="Times New Roman" w:hAnsi="Times New Roman"/>
            <w:noProof/>
            <w:webHidden/>
          </w:rPr>
          <w:t>57</w:t>
        </w:r>
      </w:ins>
      <w:del w:id="80" w:author="彭 mq" w:date="2023-03-09T10:39:00Z">
        <w:r w:rsidR="000E3AA8" w:rsidDel="006603B0">
          <w:rPr>
            <w:rFonts w:ascii="Times New Roman" w:hAnsi="Times New Roman"/>
            <w:noProof/>
            <w:webHidden/>
          </w:rPr>
          <w:delText>58</w:delText>
        </w:r>
      </w:del>
      <w:r w:rsidR="00CB15C6" w:rsidRPr="00CB15C6">
        <w:rPr>
          <w:rFonts w:ascii="Times New Roman" w:hAnsi="Times New Roman"/>
          <w:noProof/>
          <w:webHidden/>
        </w:rPr>
        <w:fldChar w:fldCharType="end"/>
      </w:r>
      <w:r>
        <w:rPr>
          <w:rFonts w:ascii="Times New Roman" w:hAnsi="Times New Roman"/>
          <w:noProof/>
        </w:rPr>
        <w:fldChar w:fldCharType="end"/>
      </w:r>
    </w:p>
    <w:p w14:paraId="41CE869E" w14:textId="52DC5EF2" w:rsidR="00CB15C6" w:rsidRPr="00CB15C6" w:rsidRDefault="00000000">
      <w:pPr>
        <w:pStyle w:val="TOC3"/>
        <w:tabs>
          <w:tab w:val="left" w:pos="1796"/>
          <w:tab w:val="right" w:leader="dot" w:pos="8296"/>
        </w:tabs>
        <w:ind w:left="960"/>
        <w:rPr>
          <w:rFonts w:ascii="Times New Roman" w:eastAsiaTheme="minorEastAsia" w:hAnsi="Times New Roman"/>
          <w:noProof/>
          <w:sz w:val="21"/>
          <w:szCs w:val="22"/>
        </w:rPr>
      </w:pPr>
      <w:r>
        <w:rPr>
          <w:noProof/>
        </w:rPr>
        <w:fldChar w:fldCharType="begin"/>
      </w:r>
      <w:r>
        <w:rPr>
          <w:noProof/>
        </w:rPr>
        <w:instrText>HYPERLINK \l "_Toc117179440"</w:instrText>
      </w:r>
      <w:ins w:id="81" w:author="彭 mq" w:date="2023-03-09T10:39:00Z">
        <w:r w:rsidR="006603B0">
          <w:rPr>
            <w:noProof/>
          </w:rPr>
        </w:r>
      </w:ins>
      <w:r>
        <w:rPr>
          <w:noProof/>
        </w:rPr>
        <w:fldChar w:fldCharType="separate"/>
      </w:r>
      <w:r w:rsidR="00CB15C6" w:rsidRPr="00CB15C6">
        <w:rPr>
          <w:rStyle w:val="ad"/>
          <w:rFonts w:ascii="Times New Roman" w:hAnsi="Times New Roman"/>
          <w:noProof/>
        </w:rPr>
        <w:t>4.2.1</w:t>
      </w:r>
      <w:r w:rsidR="00CB15C6" w:rsidRPr="00CB15C6">
        <w:rPr>
          <w:rFonts w:ascii="Times New Roman" w:eastAsiaTheme="minorEastAsia" w:hAnsi="Times New Roman"/>
          <w:noProof/>
          <w:sz w:val="21"/>
          <w:szCs w:val="22"/>
        </w:rPr>
        <w:tab/>
      </w:r>
      <w:r w:rsidR="00CB15C6" w:rsidRPr="00CB15C6">
        <w:rPr>
          <w:rStyle w:val="ad"/>
          <w:rFonts w:ascii="Times New Roman" w:hAnsi="Times New Roman"/>
          <w:noProof/>
        </w:rPr>
        <w:t>工业源</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_Toc117179440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ins w:id="82" w:author="彭 mq" w:date="2023-03-09T10:39:00Z">
        <w:r w:rsidR="006603B0">
          <w:rPr>
            <w:rFonts w:ascii="Times New Roman" w:hAnsi="Times New Roman"/>
            <w:noProof/>
            <w:webHidden/>
          </w:rPr>
          <w:t>57</w:t>
        </w:r>
      </w:ins>
      <w:del w:id="83" w:author="彭 mq" w:date="2023-03-09T10:39:00Z">
        <w:r w:rsidR="000E3AA8" w:rsidDel="006603B0">
          <w:rPr>
            <w:rFonts w:ascii="Times New Roman" w:hAnsi="Times New Roman"/>
            <w:noProof/>
            <w:webHidden/>
          </w:rPr>
          <w:delText>58</w:delText>
        </w:r>
      </w:del>
      <w:r w:rsidR="00CB15C6" w:rsidRPr="00CB15C6">
        <w:rPr>
          <w:rFonts w:ascii="Times New Roman" w:hAnsi="Times New Roman"/>
          <w:noProof/>
          <w:webHidden/>
        </w:rPr>
        <w:fldChar w:fldCharType="end"/>
      </w:r>
      <w:r>
        <w:rPr>
          <w:rFonts w:ascii="Times New Roman" w:hAnsi="Times New Roman"/>
          <w:noProof/>
        </w:rPr>
        <w:fldChar w:fldCharType="end"/>
      </w:r>
    </w:p>
    <w:p w14:paraId="2B0F3025" w14:textId="5766333F" w:rsidR="00CB15C6" w:rsidRPr="00CB15C6" w:rsidRDefault="00000000">
      <w:pPr>
        <w:pStyle w:val="TOC3"/>
        <w:tabs>
          <w:tab w:val="left" w:pos="1796"/>
          <w:tab w:val="right" w:leader="dot" w:pos="8296"/>
        </w:tabs>
        <w:ind w:left="960"/>
        <w:rPr>
          <w:rFonts w:ascii="Times New Roman" w:eastAsiaTheme="minorEastAsia" w:hAnsi="Times New Roman"/>
          <w:noProof/>
          <w:sz w:val="21"/>
          <w:szCs w:val="22"/>
        </w:rPr>
      </w:pPr>
      <w:r>
        <w:rPr>
          <w:noProof/>
        </w:rPr>
        <w:lastRenderedPageBreak/>
        <w:fldChar w:fldCharType="begin"/>
      </w:r>
      <w:r>
        <w:rPr>
          <w:noProof/>
        </w:rPr>
        <w:instrText>HYPERLINK \l "_Toc117179441"</w:instrText>
      </w:r>
      <w:ins w:id="84" w:author="彭 mq" w:date="2023-03-09T10:39:00Z">
        <w:r w:rsidR="006603B0">
          <w:rPr>
            <w:noProof/>
          </w:rPr>
        </w:r>
      </w:ins>
      <w:r>
        <w:rPr>
          <w:noProof/>
        </w:rPr>
        <w:fldChar w:fldCharType="separate"/>
      </w:r>
      <w:r w:rsidR="00CB15C6" w:rsidRPr="00CB15C6">
        <w:rPr>
          <w:rStyle w:val="ad"/>
          <w:rFonts w:ascii="Times New Roman" w:hAnsi="Times New Roman"/>
          <w:noProof/>
        </w:rPr>
        <w:t>4.2.2</w:t>
      </w:r>
      <w:r w:rsidR="00CB15C6" w:rsidRPr="00CB15C6">
        <w:rPr>
          <w:rFonts w:ascii="Times New Roman" w:eastAsiaTheme="minorEastAsia" w:hAnsi="Times New Roman"/>
          <w:noProof/>
          <w:sz w:val="21"/>
          <w:szCs w:val="22"/>
        </w:rPr>
        <w:tab/>
      </w:r>
      <w:r w:rsidR="00CB15C6" w:rsidRPr="00CB15C6">
        <w:rPr>
          <w:rStyle w:val="ad"/>
          <w:rFonts w:ascii="Times New Roman" w:hAnsi="Times New Roman"/>
          <w:noProof/>
        </w:rPr>
        <w:t>道路移动源</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_Toc117179441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ins w:id="85" w:author="彭 mq" w:date="2023-03-09T10:39:00Z">
        <w:r w:rsidR="006603B0">
          <w:rPr>
            <w:rFonts w:ascii="Times New Roman" w:hAnsi="Times New Roman"/>
            <w:noProof/>
            <w:webHidden/>
          </w:rPr>
          <w:t>63</w:t>
        </w:r>
      </w:ins>
      <w:del w:id="86" w:author="彭 mq" w:date="2023-03-09T10:39:00Z">
        <w:r w:rsidR="000E3AA8" w:rsidDel="006603B0">
          <w:rPr>
            <w:rFonts w:ascii="Times New Roman" w:hAnsi="Times New Roman"/>
            <w:noProof/>
            <w:webHidden/>
          </w:rPr>
          <w:delText>64</w:delText>
        </w:r>
      </w:del>
      <w:r w:rsidR="00CB15C6" w:rsidRPr="00CB15C6">
        <w:rPr>
          <w:rFonts w:ascii="Times New Roman" w:hAnsi="Times New Roman"/>
          <w:noProof/>
          <w:webHidden/>
        </w:rPr>
        <w:fldChar w:fldCharType="end"/>
      </w:r>
      <w:r>
        <w:rPr>
          <w:rFonts w:ascii="Times New Roman" w:hAnsi="Times New Roman"/>
          <w:noProof/>
        </w:rPr>
        <w:fldChar w:fldCharType="end"/>
      </w:r>
    </w:p>
    <w:p w14:paraId="00B6BFA1" w14:textId="3B252DF7" w:rsidR="00CB15C6" w:rsidRPr="00CB15C6" w:rsidRDefault="00000000">
      <w:pPr>
        <w:pStyle w:val="TOC3"/>
        <w:tabs>
          <w:tab w:val="left" w:pos="1796"/>
          <w:tab w:val="right" w:leader="dot" w:pos="8296"/>
        </w:tabs>
        <w:ind w:left="960"/>
        <w:rPr>
          <w:rFonts w:ascii="Times New Roman" w:eastAsiaTheme="minorEastAsia" w:hAnsi="Times New Roman"/>
          <w:noProof/>
          <w:sz w:val="21"/>
          <w:szCs w:val="22"/>
        </w:rPr>
      </w:pPr>
      <w:r>
        <w:rPr>
          <w:noProof/>
        </w:rPr>
        <w:fldChar w:fldCharType="begin"/>
      </w:r>
      <w:r>
        <w:rPr>
          <w:noProof/>
        </w:rPr>
        <w:instrText>HYPERLINK \l "_Toc117179442"</w:instrText>
      </w:r>
      <w:ins w:id="87" w:author="彭 mq" w:date="2023-03-09T10:39:00Z">
        <w:r w:rsidR="006603B0">
          <w:rPr>
            <w:noProof/>
          </w:rPr>
        </w:r>
      </w:ins>
      <w:r>
        <w:rPr>
          <w:noProof/>
        </w:rPr>
        <w:fldChar w:fldCharType="separate"/>
      </w:r>
      <w:r w:rsidR="00CB15C6" w:rsidRPr="00CB15C6">
        <w:rPr>
          <w:rStyle w:val="ad"/>
          <w:rFonts w:ascii="Times New Roman" w:hAnsi="Times New Roman"/>
          <w:noProof/>
        </w:rPr>
        <w:t>4.2.3</w:t>
      </w:r>
      <w:r w:rsidR="00CB15C6" w:rsidRPr="00CB15C6">
        <w:rPr>
          <w:rFonts w:ascii="Times New Roman" w:eastAsiaTheme="minorEastAsia" w:hAnsi="Times New Roman"/>
          <w:noProof/>
          <w:sz w:val="21"/>
          <w:szCs w:val="22"/>
        </w:rPr>
        <w:tab/>
      </w:r>
      <w:r w:rsidR="00CB15C6" w:rsidRPr="00CB15C6">
        <w:rPr>
          <w:rStyle w:val="ad"/>
          <w:rFonts w:ascii="Times New Roman" w:hAnsi="Times New Roman"/>
          <w:noProof/>
        </w:rPr>
        <w:t>非道路移动源</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_Toc117179442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ins w:id="88" w:author="彭 mq" w:date="2023-03-09T10:39:00Z">
        <w:r w:rsidR="006603B0">
          <w:rPr>
            <w:rFonts w:ascii="Times New Roman" w:hAnsi="Times New Roman"/>
            <w:noProof/>
            <w:webHidden/>
          </w:rPr>
          <w:t>68</w:t>
        </w:r>
      </w:ins>
      <w:del w:id="89" w:author="彭 mq" w:date="2023-03-09T10:39:00Z">
        <w:r w:rsidR="000E3AA8" w:rsidDel="006603B0">
          <w:rPr>
            <w:rFonts w:ascii="Times New Roman" w:hAnsi="Times New Roman"/>
            <w:noProof/>
            <w:webHidden/>
          </w:rPr>
          <w:delText>69</w:delText>
        </w:r>
      </w:del>
      <w:r w:rsidR="00CB15C6" w:rsidRPr="00CB15C6">
        <w:rPr>
          <w:rFonts w:ascii="Times New Roman" w:hAnsi="Times New Roman"/>
          <w:noProof/>
          <w:webHidden/>
        </w:rPr>
        <w:fldChar w:fldCharType="end"/>
      </w:r>
      <w:r>
        <w:rPr>
          <w:rFonts w:ascii="Times New Roman" w:hAnsi="Times New Roman"/>
          <w:noProof/>
        </w:rPr>
        <w:fldChar w:fldCharType="end"/>
      </w:r>
    </w:p>
    <w:p w14:paraId="7DE24233" w14:textId="22107EB0" w:rsidR="00CB15C6" w:rsidRPr="00CB15C6" w:rsidRDefault="00000000">
      <w:pPr>
        <w:pStyle w:val="TOC3"/>
        <w:tabs>
          <w:tab w:val="left" w:pos="1796"/>
          <w:tab w:val="right" w:leader="dot" w:pos="8296"/>
        </w:tabs>
        <w:ind w:left="960"/>
        <w:rPr>
          <w:rFonts w:ascii="Times New Roman" w:eastAsiaTheme="minorEastAsia" w:hAnsi="Times New Roman"/>
          <w:noProof/>
          <w:sz w:val="21"/>
          <w:szCs w:val="22"/>
        </w:rPr>
      </w:pPr>
      <w:r>
        <w:rPr>
          <w:noProof/>
        </w:rPr>
        <w:fldChar w:fldCharType="begin"/>
      </w:r>
      <w:r>
        <w:rPr>
          <w:noProof/>
        </w:rPr>
        <w:instrText>HYPERLINK \l "_Toc117179443"</w:instrText>
      </w:r>
      <w:ins w:id="90" w:author="彭 mq" w:date="2023-03-09T10:39:00Z">
        <w:r w:rsidR="006603B0">
          <w:rPr>
            <w:noProof/>
          </w:rPr>
        </w:r>
      </w:ins>
      <w:r>
        <w:rPr>
          <w:noProof/>
        </w:rPr>
        <w:fldChar w:fldCharType="separate"/>
      </w:r>
      <w:r w:rsidR="00CB15C6" w:rsidRPr="00CB15C6">
        <w:rPr>
          <w:rStyle w:val="ad"/>
          <w:rFonts w:ascii="Times New Roman" w:hAnsi="Times New Roman"/>
          <w:noProof/>
        </w:rPr>
        <w:t>4.2.4</w:t>
      </w:r>
      <w:r w:rsidR="00CB15C6" w:rsidRPr="00CB15C6">
        <w:rPr>
          <w:rFonts w:ascii="Times New Roman" w:eastAsiaTheme="minorEastAsia" w:hAnsi="Times New Roman"/>
          <w:noProof/>
          <w:sz w:val="21"/>
          <w:szCs w:val="22"/>
        </w:rPr>
        <w:tab/>
      </w:r>
      <w:r w:rsidR="00CB15C6" w:rsidRPr="00CB15C6">
        <w:rPr>
          <w:rStyle w:val="ad"/>
          <w:rFonts w:ascii="Times New Roman" w:hAnsi="Times New Roman"/>
          <w:noProof/>
        </w:rPr>
        <w:t>扬尘源</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_Toc117179443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ins w:id="91" w:author="彭 mq" w:date="2023-03-09T10:39:00Z">
        <w:r w:rsidR="006603B0">
          <w:rPr>
            <w:rFonts w:ascii="Times New Roman" w:hAnsi="Times New Roman"/>
            <w:noProof/>
            <w:webHidden/>
          </w:rPr>
          <w:t>69</w:t>
        </w:r>
      </w:ins>
      <w:del w:id="92" w:author="彭 mq" w:date="2023-03-09T10:39:00Z">
        <w:r w:rsidR="000E3AA8" w:rsidDel="006603B0">
          <w:rPr>
            <w:rFonts w:ascii="Times New Roman" w:hAnsi="Times New Roman"/>
            <w:noProof/>
            <w:webHidden/>
          </w:rPr>
          <w:delText>70</w:delText>
        </w:r>
      </w:del>
      <w:r w:rsidR="00CB15C6" w:rsidRPr="00CB15C6">
        <w:rPr>
          <w:rFonts w:ascii="Times New Roman" w:hAnsi="Times New Roman"/>
          <w:noProof/>
          <w:webHidden/>
        </w:rPr>
        <w:fldChar w:fldCharType="end"/>
      </w:r>
      <w:r>
        <w:rPr>
          <w:rFonts w:ascii="Times New Roman" w:hAnsi="Times New Roman"/>
          <w:noProof/>
        </w:rPr>
        <w:fldChar w:fldCharType="end"/>
      </w:r>
    </w:p>
    <w:p w14:paraId="6C12A001" w14:textId="3BFB4A14" w:rsidR="00CB15C6" w:rsidRPr="00CB15C6" w:rsidRDefault="00000000">
      <w:pPr>
        <w:pStyle w:val="TOC3"/>
        <w:tabs>
          <w:tab w:val="left" w:pos="1796"/>
          <w:tab w:val="right" w:leader="dot" w:pos="8296"/>
        </w:tabs>
        <w:ind w:left="960"/>
        <w:rPr>
          <w:rFonts w:ascii="Times New Roman" w:eastAsiaTheme="minorEastAsia" w:hAnsi="Times New Roman"/>
          <w:noProof/>
          <w:sz w:val="21"/>
          <w:szCs w:val="22"/>
        </w:rPr>
      </w:pPr>
      <w:r>
        <w:rPr>
          <w:noProof/>
        </w:rPr>
        <w:fldChar w:fldCharType="begin"/>
      </w:r>
      <w:r>
        <w:rPr>
          <w:noProof/>
        </w:rPr>
        <w:instrText>HYPERLINK \l "_Toc117179444"</w:instrText>
      </w:r>
      <w:ins w:id="93" w:author="彭 mq" w:date="2023-03-09T10:39:00Z">
        <w:r w:rsidR="006603B0">
          <w:rPr>
            <w:noProof/>
          </w:rPr>
        </w:r>
      </w:ins>
      <w:r>
        <w:rPr>
          <w:noProof/>
        </w:rPr>
        <w:fldChar w:fldCharType="separate"/>
      </w:r>
      <w:r w:rsidR="00CB15C6" w:rsidRPr="00CB15C6">
        <w:rPr>
          <w:rStyle w:val="ad"/>
          <w:rFonts w:ascii="Times New Roman" w:hAnsi="Times New Roman"/>
          <w:noProof/>
        </w:rPr>
        <w:t>4.2.5</w:t>
      </w:r>
      <w:r w:rsidR="00CB15C6" w:rsidRPr="00CB15C6">
        <w:rPr>
          <w:rFonts w:ascii="Times New Roman" w:eastAsiaTheme="minorEastAsia" w:hAnsi="Times New Roman"/>
          <w:noProof/>
          <w:sz w:val="21"/>
          <w:szCs w:val="22"/>
        </w:rPr>
        <w:tab/>
      </w:r>
      <w:r w:rsidR="00CB15C6" w:rsidRPr="00CB15C6">
        <w:rPr>
          <w:rStyle w:val="ad"/>
          <w:rFonts w:ascii="Times New Roman" w:hAnsi="Times New Roman"/>
          <w:noProof/>
        </w:rPr>
        <w:t>非工业溶剂使用源</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_Toc117179444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ins w:id="94" w:author="彭 mq" w:date="2023-03-09T10:39:00Z">
        <w:r w:rsidR="006603B0">
          <w:rPr>
            <w:rFonts w:ascii="Times New Roman" w:hAnsi="Times New Roman"/>
            <w:noProof/>
            <w:webHidden/>
          </w:rPr>
          <w:t>70</w:t>
        </w:r>
      </w:ins>
      <w:del w:id="95" w:author="彭 mq" w:date="2023-03-09T10:39:00Z">
        <w:r w:rsidR="000E3AA8" w:rsidDel="006603B0">
          <w:rPr>
            <w:rFonts w:ascii="Times New Roman" w:hAnsi="Times New Roman"/>
            <w:noProof/>
            <w:webHidden/>
          </w:rPr>
          <w:delText>71</w:delText>
        </w:r>
      </w:del>
      <w:r w:rsidR="00CB15C6" w:rsidRPr="00CB15C6">
        <w:rPr>
          <w:rFonts w:ascii="Times New Roman" w:hAnsi="Times New Roman"/>
          <w:noProof/>
          <w:webHidden/>
        </w:rPr>
        <w:fldChar w:fldCharType="end"/>
      </w:r>
      <w:r>
        <w:rPr>
          <w:rFonts w:ascii="Times New Roman" w:hAnsi="Times New Roman"/>
          <w:noProof/>
        </w:rPr>
        <w:fldChar w:fldCharType="end"/>
      </w:r>
    </w:p>
    <w:p w14:paraId="219126F3" w14:textId="4A59494F" w:rsidR="00CB15C6" w:rsidRPr="00CB15C6" w:rsidRDefault="00000000">
      <w:pPr>
        <w:pStyle w:val="TOC3"/>
        <w:tabs>
          <w:tab w:val="left" w:pos="1796"/>
          <w:tab w:val="right" w:leader="dot" w:pos="8296"/>
        </w:tabs>
        <w:ind w:left="960"/>
        <w:rPr>
          <w:rFonts w:ascii="Times New Roman" w:eastAsiaTheme="minorEastAsia" w:hAnsi="Times New Roman"/>
          <w:noProof/>
          <w:sz w:val="21"/>
          <w:szCs w:val="22"/>
        </w:rPr>
      </w:pPr>
      <w:r>
        <w:rPr>
          <w:noProof/>
        </w:rPr>
        <w:fldChar w:fldCharType="begin"/>
      </w:r>
      <w:r>
        <w:rPr>
          <w:noProof/>
        </w:rPr>
        <w:instrText>HYPERLINK \l "_Toc117179445"</w:instrText>
      </w:r>
      <w:ins w:id="96" w:author="彭 mq" w:date="2023-03-09T10:39:00Z">
        <w:r w:rsidR="006603B0">
          <w:rPr>
            <w:noProof/>
          </w:rPr>
        </w:r>
      </w:ins>
      <w:r>
        <w:rPr>
          <w:noProof/>
        </w:rPr>
        <w:fldChar w:fldCharType="separate"/>
      </w:r>
      <w:r w:rsidR="00CB15C6" w:rsidRPr="00CB15C6">
        <w:rPr>
          <w:rStyle w:val="ad"/>
          <w:rFonts w:ascii="Times New Roman" w:hAnsi="Times New Roman"/>
          <w:noProof/>
        </w:rPr>
        <w:t>4.2.6</w:t>
      </w:r>
      <w:r w:rsidR="00CB15C6" w:rsidRPr="00CB15C6">
        <w:rPr>
          <w:rFonts w:ascii="Times New Roman" w:eastAsiaTheme="minorEastAsia" w:hAnsi="Times New Roman"/>
          <w:noProof/>
          <w:sz w:val="21"/>
          <w:szCs w:val="22"/>
        </w:rPr>
        <w:tab/>
      </w:r>
      <w:r w:rsidR="00CB15C6" w:rsidRPr="00CB15C6">
        <w:rPr>
          <w:rStyle w:val="ad"/>
          <w:rFonts w:ascii="Times New Roman" w:hAnsi="Times New Roman"/>
          <w:noProof/>
        </w:rPr>
        <w:t>存储运输源</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_Toc117179445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ins w:id="97" w:author="彭 mq" w:date="2023-03-09T10:39:00Z">
        <w:r w:rsidR="006603B0">
          <w:rPr>
            <w:rFonts w:ascii="Times New Roman" w:hAnsi="Times New Roman"/>
            <w:noProof/>
            <w:webHidden/>
          </w:rPr>
          <w:t>71</w:t>
        </w:r>
      </w:ins>
      <w:del w:id="98" w:author="彭 mq" w:date="2023-03-09T10:39:00Z">
        <w:r w:rsidR="000E3AA8" w:rsidDel="006603B0">
          <w:rPr>
            <w:rFonts w:ascii="Times New Roman" w:hAnsi="Times New Roman"/>
            <w:noProof/>
            <w:webHidden/>
          </w:rPr>
          <w:delText>72</w:delText>
        </w:r>
      </w:del>
      <w:r w:rsidR="00CB15C6" w:rsidRPr="00CB15C6">
        <w:rPr>
          <w:rFonts w:ascii="Times New Roman" w:hAnsi="Times New Roman"/>
          <w:noProof/>
          <w:webHidden/>
        </w:rPr>
        <w:fldChar w:fldCharType="end"/>
      </w:r>
      <w:r>
        <w:rPr>
          <w:rFonts w:ascii="Times New Roman" w:hAnsi="Times New Roman"/>
          <w:noProof/>
        </w:rPr>
        <w:fldChar w:fldCharType="end"/>
      </w:r>
    </w:p>
    <w:p w14:paraId="588FF0FF" w14:textId="6E47D558" w:rsidR="00CB15C6" w:rsidRPr="00CB15C6" w:rsidRDefault="00000000">
      <w:pPr>
        <w:pStyle w:val="TOC3"/>
        <w:tabs>
          <w:tab w:val="left" w:pos="1796"/>
          <w:tab w:val="right" w:leader="dot" w:pos="8296"/>
        </w:tabs>
        <w:ind w:left="960"/>
        <w:rPr>
          <w:rFonts w:ascii="Times New Roman" w:eastAsiaTheme="minorEastAsia" w:hAnsi="Times New Roman"/>
          <w:noProof/>
          <w:sz w:val="21"/>
          <w:szCs w:val="22"/>
        </w:rPr>
      </w:pPr>
      <w:r>
        <w:rPr>
          <w:noProof/>
        </w:rPr>
        <w:fldChar w:fldCharType="begin"/>
      </w:r>
      <w:r>
        <w:rPr>
          <w:noProof/>
        </w:rPr>
        <w:instrText>HYPERLINK \l "_Toc117179446"</w:instrText>
      </w:r>
      <w:ins w:id="99" w:author="彭 mq" w:date="2023-03-09T10:39:00Z">
        <w:r w:rsidR="006603B0">
          <w:rPr>
            <w:noProof/>
          </w:rPr>
        </w:r>
      </w:ins>
      <w:r>
        <w:rPr>
          <w:noProof/>
        </w:rPr>
        <w:fldChar w:fldCharType="separate"/>
      </w:r>
      <w:r w:rsidR="00CB15C6" w:rsidRPr="00CB15C6">
        <w:rPr>
          <w:rStyle w:val="ad"/>
          <w:rFonts w:ascii="Times New Roman" w:hAnsi="Times New Roman"/>
          <w:noProof/>
        </w:rPr>
        <w:t>4.2.7</w:t>
      </w:r>
      <w:r w:rsidR="00CB15C6" w:rsidRPr="00CB15C6">
        <w:rPr>
          <w:rFonts w:ascii="Times New Roman" w:eastAsiaTheme="minorEastAsia" w:hAnsi="Times New Roman"/>
          <w:noProof/>
          <w:sz w:val="21"/>
          <w:szCs w:val="22"/>
        </w:rPr>
        <w:tab/>
      </w:r>
      <w:r w:rsidR="00CB15C6" w:rsidRPr="00CB15C6">
        <w:rPr>
          <w:rStyle w:val="ad"/>
          <w:rFonts w:ascii="Times New Roman" w:hAnsi="Times New Roman"/>
          <w:noProof/>
        </w:rPr>
        <w:t>废弃物处理源</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_Toc117179446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ins w:id="100" w:author="彭 mq" w:date="2023-03-09T10:39:00Z">
        <w:r w:rsidR="006603B0">
          <w:rPr>
            <w:rFonts w:ascii="Times New Roman" w:hAnsi="Times New Roman"/>
            <w:noProof/>
            <w:webHidden/>
          </w:rPr>
          <w:t>71</w:t>
        </w:r>
      </w:ins>
      <w:del w:id="101" w:author="彭 mq" w:date="2023-03-09T10:39:00Z">
        <w:r w:rsidR="000E3AA8" w:rsidDel="006603B0">
          <w:rPr>
            <w:rFonts w:ascii="Times New Roman" w:hAnsi="Times New Roman"/>
            <w:noProof/>
            <w:webHidden/>
          </w:rPr>
          <w:delText>72</w:delText>
        </w:r>
      </w:del>
      <w:r w:rsidR="00CB15C6" w:rsidRPr="00CB15C6">
        <w:rPr>
          <w:rFonts w:ascii="Times New Roman" w:hAnsi="Times New Roman"/>
          <w:noProof/>
          <w:webHidden/>
        </w:rPr>
        <w:fldChar w:fldCharType="end"/>
      </w:r>
      <w:r>
        <w:rPr>
          <w:rFonts w:ascii="Times New Roman" w:hAnsi="Times New Roman"/>
          <w:noProof/>
        </w:rPr>
        <w:fldChar w:fldCharType="end"/>
      </w:r>
    </w:p>
    <w:p w14:paraId="251D53BC" w14:textId="67C180FD" w:rsidR="00CB15C6" w:rsidRPr="00CB15C6" w:rsidRDefault="00000000">
      <w:pPr>
        <w:pStyle w:val="TOC3"/>
        <w:tabs>
          <w:tab w:val="left" w:pos="1796"/>
          <w:tab w:val="right" w:leader="dot" w:pos="8296"/>
        </w:tabs>
        <w:ind w:left="960"/>
        <w:rPr>
          <w:rFonts w:ascii="Times New Roman" w:eastAsiaTheme="minorEastAsia" w:hAnsi="Times New Roman"/>
          <w:noProof/>
          <w:sz w:val="21"/>
          <w:szCs w:val="22"/>
        </w:rPr>
      </w:pPr>
      <w:r>
        <w:rPr>
          <w:noProof/>
        </w:rPr>
        <w:fldChar w:fldCharType="begin"/>
      </w:r>
      <w:r>
        <w:rPr>
          <w:noProof/>
        </w:rPr>
        <w:instrText>HYPERLINK \l "_Toc117179447"</w:instrText>
      </w:r>
      <w:ins w:id="102" w:author="彭 mq" w:date="2023-03-09T10:39:00Z">
        <w:r w:rsidR="006603B0">
          <w:rPr>
            <w:noProof/>
          </w:rPr>
        </w:r>
      </w:ins>
      <w:r>
        <w:rPr>
          <w:noProof/>
        </w:rPr>
        <w:fldChar w:fldCharType="separate"/>
      </w:r>
      <w:r w:rsidR="00CB15C6" w:rsidRPr="00CB15C6">
        <w:rPr>
          <w:rStyle w:val="ad"/>
          <w:rFonts w:ascii="Times New Roman" w:hAnsi="Times New Roman"/>
          <w:noProof/>
        </w:rPr>
        <w:t>4.2.8</w:t>
      </w:r>
      <w:r w:rsidR="00CB15C6" w:rsidRPr="00CB15C6">
        <w:rPr>
          <w:rFonts w:ascii="Times New Roman" w:eastAsiaTheme="minorEastAsia" w:hAnsi="Times New Roman"/>
          <w:noProof/>
          <w:sz w:val="21"/>
          <w:szCs w:val="22"/>
        </w:rPr>
        <w:tab/>
      </w:r>
      <w:r w:rsidR="00CB15C6" w:rsidRPr="00CB15C6">
        <w:rPr>
          <w:rStyle w:val="ad"/>
          <w:rFonts w:ascii="Times New Roman" w:hAnsi="Times New Roman"/>
          <w:noProof/>
        </w:rPr>
        <w:t>生物质燃烧源</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_Toc117179447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ins w:id="103" w:author="彭 mq" w:date="2023-03-09T10:39:00Z">
        <w:r w:rsidR="006603B0">
          <w:rPr>
            <w:rFonts w:ascii="Times New Roman" w:hAnsi="Times New Roman"/>
            <w:noProof/>
            <w:webHidden/>
          </w:rPr>
          <w:t>72</w:t>
        </w:r>
      </w:ins>
      <w:del w:id="104" w:author="彭 mq" w:date="2023-03-09T10:39:00Z">
        <w:r w:rsidR="000E3AA8" w:rsidDel="006603B0">
          <w:rPr>
            <w:rFonts w:ascii="Times New Roman" w:hAnsi="Times New Roman"/>
            <w:noProof/>
            <w:webHidden/>
          </w:rPr>
          <w:delText>73</w:delText>
        </w:r>
      </w:del>
      <w:r w:rsidR="00CB15C6" w:rsidRPr="00CB15C6">
        <w:rPr>
          <w:rFonts w:ascii="Times New Roman" w:hAnsi="Times New Roman"/>
          <w:noProof/>
          <w:webHidden/>
        </w:rPr>
        <w:fldChar w:fldCharType="end"/>
      </w:r>
      <w:r>
        <w:rPr>
          <w:rFonts w:ascii="Times New Roman" w:hAnsi="Times New Roman"/>
          <w:noProof/>
        </w:rPr>
        <w:fldChar w:fldCharType="end"/>
      </w:r>
    </w:p>
    <w:p w14:paraId="712218C1" w14:textId="2BE5287A" w:rsidR="00CB15C6" w:rsidRPr="00CB15C6" w:rsidRDefault="00000000">
      <w:pPr>
        <w:pStyle w:val="TOC3"/>
        <w:tabs>
          <w:tab w:val="left" w:pos="1796"/>
          <w:tab w:val="right" w:leader="dot" w:pos="8296"/>
        </w:tabs>
        <w:ind w:left="960"/>
        <w:rPr>
          <w:rFonts w:ascii="Times New Roman" w:eastAsiaTheme="minorEastAsia" w:hAnsi="Times New Roman"/>
          <w:noProof/>
          <w:sz w:val="21"/>
          <w:szCs w:val="22"/>
        </w:rPr>
      </w:pPr>
      <w:r>
        <w:rPr>
          <w:noProof/>
        </w:rPr>
        <w:fldChar w:fldCharType="begin"/>
      </w:r>
      <w:r>
        <w:rPr>
          <w:noProof/>
        </w:rPr>
        <w:instrText>HYPERLINK \l "_Toc117179448"</w:instrText>
      </w:r>
      <w:ins w:id="105" w:author="彭 mq" w:date="2023-03-09T10:39:00Z">
        <w:r w:rsidR="006603B0">
          <w:rPr>
            <w:noProof/>
          </w:rPr>
        </w:r>
      </w:ins>
      <w:r>
        <w:rPr>
          <w:noProof/>
        </w:rPr>
        <w:fldChar w:fldCharType="separate"/>
      </w:r>
      <w:r w:rsidR="00CB15C6" w:rsidRPr="00CB15C6">
        <w:rPr>
          <w:rStyle w:val="ad"/>
          <w:rFonts w:ascii="Times New Roman" w:hAnsi="Times New Roman"/>
          <w:noProof/>
        </w:rPr>
        <w:t>4.2.9</w:t>
      </w:r>
      <w:r w:rsidR="00CB15C6" w:rsidRPr="00CB15C6">
        <w:rPr>
          <w:rFonts w:ascii="Times New Roman" w:eastAsiaTheme="minorEastAsia" w:hAnsi="Times New Roman"/>
          <w:noProof/>
          <w:sz w:val="21"/>
          <w:szCs w:val="22"/>
        </w:rPr>
        <w:tab/>
      </w:r>
      <w:r w:rsidR="00CB15C6" w:rsidRPr="00CB15C6">
        <w:rPr>
          <w:rStyle w:val="ad"/>
          <w:rFonts w:ascii="Times New Roman" w:hAnsi="Times New Roman"/>
          <w:noProof/>
        </w:rPr>
        <w:t>农业源</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_Toc117179448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ins w:id="106" w:author="彭 mq" w:date="2023-03-09T10:39:00Z">
        <w:r w:rsidR="006603B0">
          <w:rPr>
            <w:rFonts w:ascii="Times New Roman" w:hAnsi="Times New Roman"/>
            <w:noProof/>
            <w:webHidden/>
          </w:rPr>
          <w:t>72</w:t>
        </w:r>
      </w:ins>
      <w:del w:id="107" w:author="彭 mq" w:date="2023-03-09T10:39:00Z">
        <w:r w:rsidR="000E3AA8" w:rsidDel="006603B0">
          <w:rPr>
            <w:rFonts w:ascii="Times New Roman" w:hAnsi="Times New Roman"/>
            <w:noProof/>
            <w:webHidden/>
          </w:rPr>
          <w:delText>73</w:delText>
        </w:r>
      </w:del>
      <w:r w:rsidR="00CB15C6" w:rsidRPr="00CB15C6">
        <w:rPr>
          <w:rFonts w:ascii="Times New Roman" w:hAnsi="Times New Roman"/>
          <w:noProof/>
          <w:webHidden/>
        </w:rPr>
        <w:fldChar w:fldCharType="end"/>
      </w:r>
      <w:r>
        <w:rPr>
          <w:rFonts w:ascii="Times New Roman" w:hAnsi="Times New Roman"/>
          <w:noProof/>
        </w:rPr>
        <w:fldChar w:fldCharType="end"/>
      </w:r>
    </w:p>
    <w:p w14:paraId="441C8C90" w14:textId="6BD11039" w:rsidR="00CB15C6" w:rsidRPr="00CB15C6" w:rsidRDefault="00000000">
      <w:pPr>
        <w:pStyle w:val="TOC3"/>
        <w:tabs>
          <w:tab w:val="left" w:pos="1918"/>
          <w:tab w:val="right" w:leader="dot" w:pos="8296"/>
        </w:tabs>
        <w:ind w:left="960"/>
        <w:rPr>
          <w:rFonts w:ascii="Times New Roman" w:eastAsiaTheme="minorEastAsia" w:hAnsi="Times New Roman"/>
          <w:noProof/>
          <w:sz w:val="21"/>
          <w:szCs w:val="22"/>
        </w:rPr>
      </w:pPr>
      <w:r>
        <w:rPr>
          <w:noProof/>
        </w:rPr>
        <w:fldChar w:fldCharType="begin"/>
      </w:r>
      <w:r>
        <w:rPr>
          <w:noProof/>
        </w:rPr>
        <w:instrText>HYPERLINK \l "_Toc117179449"</w:instrText>
      </w:r>
      <w:ins w:id="108" w:author="彭 mq" w:date="2023-03-09T10:39:00Z">
        <w:r w:rsidR="006603B0">
          <w:rPr>
            <w:noProof/>
          </w:rPr>
        </w:r>
      </w:ins>
      <w:r>
        <w:rPr>
          <w:noProof/>
        </w:rPr>
        <w:fldChar w:fldCharType="separate"/>
      </w:r>
      <w:r w:rsidR="00CB15C6" w:rsidRPr="00CB15C6">
        <w:rPr>
          <w:rStyle w:val="ad"/>
          <w:rFonts w:ascii="Times New Roman" w:hAnsi="Times New Roman"/>
          <w:noProof/>
        </w:rPr>
        <w:t>4.2.10</w:t>
      </w:r>
      <w:r w:rsidR="00CB15C6" w:rsidRPr="00CB15C6">
        <w:rPr>
          <w:rFonts w:ascii="Times New Roman" w:eastAsiaTheme="minorEastAsia" w:hAnsi="Times New Roman"/>
          <w:noProof/>
          <w:sz w:val="21"/>
          <w:szCs w:val="22"/>
        </w:rPr>
        <w:tab/>
      </w:r>
      <w:r w:rsidR="00CB15C6" w:rsidRPr="00CB15C6">
        <w:rPr>
          <w:rStyle w:val="ad"/>
          <w:rFonts w:ascii="Times New Roman" w:hAnsi="Times New Roman"/>
          <w:noProof/>
        </w:rPr>
        <w:t>其他排放源</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_Toc117179449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ins w:id="109" w:author="彭 mq" w:date="2023-03-09T10:39:00Z">
        <w:r w:rsidR="006603B0">
          <w:rPr>
            <w:rFonts w:ascii="Times New Roman" w:hAnsi="Times New Roman"/>
            <w:noProof/>
            <w:webHidden/>
          </w:rPr>
          <w:t>74</w:t>
        </w:r>
      </w:ins>
      <w:del w:id="110" w:author="彭 mq" w:date="2023-03-09T10:39:00Z">
        <w:r w:rsidR="000E3AA8" w:rsidDel="006603B0">
          <w:rPr>
            <w:rFonts w:ascii="Times New Roman" w:hAnsi="Times New Roman"/>
            <w:noProof/>
            <w:webHidden/>
          </w:rPr>
          <w:delText>75</w:delText>
        </w:r>
      </w:del>
      <w:r w:rsidR="00CB15C6" w:rsidRPr="00CB15C6">
        <w:rPr>
          <w:rFonts w:ascii="Times New Roman" w:hAnsi="Times New Roman"/>
          <w:noProof/>
          <w:webHidden/>
        </w:rPr>
        <w:fldChar w:fldCharType="end"/>
      </w:r>
      <w:r>
        <w:rPr>
          <w:rFonts w:ascii="Times New Roman" w:hAnsi="Times New Roman"/>
          <w:noProof/>
        </w:rPr>
        <w:fldChar w:fldCharType="end"/>
      </w:r>
    </w:p>
    <w:p w14:paraId="1649523F" w14:textId="059D427D" w:rsidR="00CB15C6" w:rsidRPr="00CB15C6" w:rsidRDefault="00000000">
      <w:pPr>
        <w:pStyle w:val="TOC2"/>
        <w:tabs>
          <w:tab w:val="right" w:leader="dot" w:pos="8296"/>
        </w:tabs>
        <w:ind w:left="480"/>
        <w:rPr>
          <w:rFonts w:ascii="Times New Roman" w:eastAsiaTheme="minorEastAsia" w:hAnsi="Times New Roman"/>
          <w:noProof/>
          <w:sz w:val="21"/>
          <w:szCs w:val="22"/>
        </w:rPr>
      </w:pPr>
      <w:r>
        <w:rPr>
          <w:noProof/>
        </w:rPr>
        <w:fldChar w:fldCharType="begin"/>
      </w:r>
      <w:r>
        <w:rPr>
          <w:noProof/>
        </w:rPr>
        <w:instrText>HYPERLINK \l "_Toc117179450"</w:instrText>
      </w:r>
      <w:ins w:id="111" w:author="彭 mq" w:date="2023-03-09T10:39:00Z">
        <w:r w:rsidR="006603B0">
          <w:rPr>
            <w:noProof/>
          </w:rPr>
        </w:r>
      </w:ins>
      <w:r>
        <w:rPr>
          <w:noProof/>
        </w:rPr>
        <w:fldChar w:fldCharType="separate"/>
      </w:r>
      <w:r w:rsidR="00CB15C6" w:rsidRPr="00CB15C6">
        <w:rPr>
          <w:rStyle w:val="ad"/>
          <w:rFonts w:ascii="Times New Roman" w:hAnsi="Times New Roman"/>
          <w:noProof/>
        </w:rPr>
        <w:t xml:space="preserve">4.3 </w:t>
      </w:r>
      <w:r w:rsidR="00CB15C6" w:rsidRPr="00CB15C6">
        <w:rPr>
          <w:rStyle w:val="ad"/>
          <w:rFonts w:ascii="Times New Roman" w:hAnsi="Times New Roman"/>
          <w:noProof/>
        </w:rPr>
        <w:t>大气污染物源排放空间分布特征</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_Toc117179450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ins w:id="112" w:author="彭 mq" w:date="2023-03-09T10:39:00Z">
        <w:r w:rsidR="006603B0">
          <w:rPr>
            <w:rFonts w:ascii="Times New Roman" w:hAnsi="Times New Roman"/>
            <w:noProof/>
            <w:webHidden/>
          </w:rPr>
          <w:t>75</w:t>
        </w:r>
      </w:ins>
      <w:del w:id="113" w:author="彭 mq" w:date="2023-03-09T10:39:00Z">
        <w:r w:rsidR="000E3AA8" w:rsidDel="006603B0">
          <w:rPr>
            <w:rFonts w:ascii="Times New Roman" w:hAnsi="Times New Roman"/>
            <w:noProof/>
            <w:webHidden/>
          </w:rPr>
          <w:delText>76</w:delText>
        </w:r>
      </w:del>
      <w:r w:rsidR="00CB15C6" w:rsidRPr="00CB15C6">
        <w:rPr>
          <w:rFonts w:ascii="Times New Roman" w:hAnsi="Times New Roman"/>
          <w:noProof/>
          <w:webHidden/>
        </w:rPr>
        <w:fldChar w:fldCharType="end"/>
      </w:r>
      <w:r>
        <w:rPr>
          <w:rFonts w:ascii="Times New Roman" w:hAnsi="Times New Roman"/>
          <w:noProof/>
        </w:rPr>
        <w:fldChar w:fldCharType="end"/>
      </w:r>
    </w:p>
    <w:p w14:paraId="15E4FDE0" w14:textId="1F52F023" w:rsidR="00CB15C6" w:rsidRPr="00CB15C6" w:rsidRDefault="00000000">
      <w:pPr>
        <w:pStyle w:val="TOC2"/>
        <w:tabs>
          <w:tab w:val="right" w:leader="dot" w:pos="8296"/>
        </w:tabs>
        <w:ind w:left="480"/>
        <w:rPr>
          <w:rFonts w:ascii="Times New Roman" w:eastAsiaTheme="minorEastAsia" w:hAnsi="Times New Roman"/>
          <w:noProof/>
          <w:sz w:val="21"/>
          <w:szCs w:val="22"/>
        </w:rPr>
      </w:pPr>
      <w:r>
        <w:rPr>
          <w:noProof/>
        </w:rPr>
        <w:fldChar w:fldCharType="begin"/>
      </w:r>
      <w:r>
        <w:rPr>
          <w:noProof/>
        </w:rPr>
        <w:instrText>HYPERLINK \l "_Toc117179451"</w:instrText>
      </w:r>
      <w:ins w:id="114" w:author="彭 mq" w:date="2023-03-09T10:39:00Z">
        <w:r w:rsidR="006603B0">
          <w:rPr>
            <w:noProof/>
          </w:rPr>
        </w:r>
      </w:ins>
      <w:r>
        <w:rPr>
          <w:noProof/>
        </w:rPr>
        <w:fldChar w:fldCharType="separate"/>
      </w:r>
      <w:r w:rsidR="00CB15C6" w:rsidRPr="00CB15C6">
        <w:rPr>
          <w:rStyle w:val="ad"/>
          <w:rFonts w:ascii="Times New Roman" w:hAnsi="Times New Roman"/>
          <w:noProof/>
        </w:rPr>
        <w:t xml:space="preserve">4.4 </w:t>
      </w:r>
      <w:r w:rsidR="00CB15C6" w:rsidRPr="00CB15C6">
        <w:rPr>
          <w:rStyle w:val="ad"/>
          <w:rFonts w:ascii="Times New Roman" w:hAnsi="Times New Roman"/>
          <w:noProof/>
        </w:rPr>
        <w:t>清单结果的不确定性分析</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_Toc117179451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ins w:id="115" w:author="彭 mq" w:date="2023-03-09T10:39:00Z">
        <w:r w:rsidR="006603B0">
          <w:rPr>
            <w:rFonts w:ascii="Times New Roman" w:hAnsi="Times New Roman"/>
            <w:noProof/>
            <w:webHidden/>
          </w:rPr>
          <w:t>79</w:t>
        </w:r>
      </w:ins>
      <w:del w:id="116" w:author="彭 mq" w:date="2023-03-09T10:39:00Z">
        <w:r w:rsidR="000E3AA8" w:rsidDel="006603B0">
          <w:rPr>
            <w:rFonts w:ascii="Times New Roman" w:hAnsi="Times New Roman"/>
            <w:noProof/>
            <w:webHidden/>
          </w:rPr>
          <w:delText>80</w:delText>
        </w:r>
      </w:del>
      <w:r w:rsidR="00CB15C6" w:rsidRPr="00CB15C6">
        <w:rPr>
          <w:rFonts w:ascii="Times New Roman" w:hAnsi="Times New Roman"/>
          <w:noProof/>
          <w:webHidden/>
        </w:rPr>
        <w:fldChar w:fldCharType="end"/>
      </w:r>
      <w:r>
        <w:rPr>
          <w:rFonts w:ascii="Times New Roman" w:hAnsi="Times New Roman"/>
          <w:noProof/>
        </w:rPr>
        <w:fldChar w:fldCharType="end"/>
      </w:r>
    </w:p>
    <w:p w14:paraId="0CEC3CB1" w14:textId="435A7779" w:rsidR="00CB15C6" w:rsidRPr="00CB15C6" w:rsidRDefault="00000000">
      <w:pPr>
        <w:pStyle w:val="TOC2"/>
        <w:tabs>
          <w:tab w:val="right" w:leader="dot" w:pos="8296"/>
        </w:tabs>
        <w:ind w:left="480"/>
        <w:rPr>
          <w:rFonts w:ascii="Times New Roman" w:eastAsiaTheme="minorEastAsia" w:hAnsi="Times New Roman"/>
          <w:noProof/>
          <w:sz w:val="21"/>
          <w:szCs w:val="22"/>
        </w:rPr>
      </w:pPr>
      <w:r>
        <w:rPr>
          <w:noProof/>
        </w:rPr>
        <w:fldChar w:fldCharType="begin"/>
      </w:r>
      <w:r>
        <w:rPr>
          <w:noProof/>
        </w:rPr>
        <w:instrText>HYPERLINK \l "_Toc117179452"</w:instrText>
      </w:r>
      <w:ins w:id="117" w:author="彭 mq" w:date="2023-03-09T10:39:00Z">
        <w:r w:rsidR="006603B0">
          <w:rPr>
            <w:noProof/>
          </w:rPr>
        </w:r>
      </w:ins>
      <w:r>
        <w:rPr>
          <w:noProof/>
        </w:rPr>
        <w:fldChar w:fldCharType="separate"/>
      </w:r>
      <w:r w:rsidR="00CB15C6" w:rsidRPr="00CB15C6">
        <w:rPr>
          <w:rStyle w:val="ad"/>
          <w:rFonts w:ascii="Times New Roman" w:hAnsi="Times New Roman"/>
          <w:noProof/>
        </w:rPr>
        <w:t xml:space="preserve">4.5 </w:t>
      </w:r>
      <w:r w:rsidR="00CB15C6" w:rsidRPr="00CB15C6">
        <w:rPr>
          <w:rStyle w:val="ad"/>
          <w:rFonts w:ascii="Times New Roman" w:hAnsi="Times New Roman"/>
          <w:noProof/>
        </w:rPr>
        <w:t>小结</w:t>
      </w:r>
      <w:r w:rsidR="00CB15C6" w:rsidRPr="00CB15C6">
        <w:rPr>
          <w:rFonts w:ascii="Times New Roman" w:hAnsi="Times New Roman"/>
          <w:noProof/>
          <w:webHidden/>
        </w:rPr>
        <w:tab/>
      </w:r>
      <w:r w:rsidR="00CB15C6" w:rsidRPr="00CB15C6">
        <w:rPr>
          <w:rFonts w:ascii="Times New Roman" w:hAnsi="Times New Roman"/>
          <w:noProof/>
          <w:webHidden/>
        </w:rPr>
        <w:fldChar w:fldCharType="begin"/>
      </w:r>
      <w:r w:rsidR="00CB15C6" w:rsidRPr="00CB15C6">
        <w:rPr>
          <w:rFonts w:ascii="Times New Roman" w:hAnsi="Times New Roman"/>
          <w:noProof/>
          <w:webHidden/>
        </w:rPr>
        <w:instrText xml:space="preserve"> PAGEREF _Toc117179452 \h </w:instrText>
      </w:r>
      <w:r w:rsidR="00CB15C6" w:rsidRPr="00CB15C6">
        <w:rPr>
          <w:rFonts w:ascii="Times New Roman" w:hAnsi="Times New Roman"/>
          <w:noProof/>
          <w:webHidden/>
        </w:rPr>
      </w:r>
      <w:r w:rsidR="00CB15C6" w:rsidRPr="00CB15C6">
        <w:rPr>
          <w:rFonts w:ascii="Times New Roman" w:hAnsi="Times New Roman"/>
          <w:noProof/>
          <w:webHidden/>
        </w:rPr>
        <w:fldChar w:fldCharType="separate"/>
      </w:r>
      <w:ins w:id="118" w:author="彭 mq" w:date="2023-03-09T10:39:00Z">
        <w:r w:rsidR="006603B0">
          <w:rPr>
            <w:rFonts w:ascii="Times New Roman" w:hAnsi="Times New Roman"/>
            <w:noProof/>
            <w:webHidden/>
          </w:rPr>
          <w:t>81</w:t>
        </w:r>
      </w:ins>
      <w:del w:id="119" w:author="彭 mq" w:date="2023-03-09T10:39:00Z">
        <w:r w:rsidR="000E3AA8" w:rsidDel="006603B0">
          <w:rPr>
            <w:rFonts w:ascii="Times New Roman" w:hAnsi="Times New Roman"/>
            <w:noProof/>
            <w:webHidden/>
          </w:rPr>
          <w:delText>82</w:delText>
        </w:r>
      </w:del>
      <w:r w:rsidR="00CB15C6" w:rsidRPr="00CB15C6">
        <w:rPr>
          <w:rFonts w:ascii="Times New Roman" w:hAnsi="Times New Roman"/>
          <w:noProof/>
          <w:webHidden/>
        </w:rPr>
        <w:fldChar w:fldCharType="end"/>
      </w:r>
      <w:r>
        <w:rPr>
          <w:rFonts w:ascii="Times New Roman" w:hAnsi="Times New Roman"/>
          <w:noProof/>
        </w:rPr>
        <w:fldChar w:fldCharType="end"/>
      </w:r>
    </w:p>
    <w:p w14:paraId="5DE0FC42" w14:textId="393DE3D9" w:rsidR="00CB15C6" w:rsidRDefault="00000000" w:rsidP="00CB15C6">
      <w:pPr>
        <w:pStyle w:val="TOC1"/>
        <w:rPr>
          <w:rFonts w:asciiTheme="minorHAnsi" w:eastAsiaTheme="minorEastAsia" w:hAnsiTheme="minorHAnsi" w:cstheme="minorBidi"/>
          <w:sz w:val="21"/>
          <w:szCs w:val="22"/>
        </w:rPr>
      </w:pPr>
      <w:r>
        <w:fldChar w:fldCharType="begin"/>
      </w:r>
      <w:r>
        <w:instrText>HYPERLINK \l "_Toc117179453"</w:instrText>
      </w:r>
      <w:ins w:id="120" w:author="彭 mq" w:date="2023-03-09T10:39:00Z"/>
      <w:r>
        <w:fldChar w:fldCharType="separate"/>
      </w:r>
      <w:r w:rsidR="00CB15C6" w:rsidRPr="00CB15C6">
        <w:rPr>
          <w:rStyle w:val="ad"/>
        </w:rPr>
        <w:t>第</w:t>
      </w:r>
      <w:r w:rsidR="00CB15C6" w:rsidRPr="00CB15C6">
        <w:rPr>
          <w:rStyle w:val="ad"/>
        </w:rPr>
        <w:t xml:space="preserve"> 5 </w:t>
      </w:r>
      <w:r w:rsidR="00CB15C6" w:rsidRPr="00CB15C6">
        <w:rPr>
          <w:rStyle w:val="ad"/>
        </w:rPr>
        <w:t>章</w:t>
      </w:r>
      <w:r w:rsidR="00CB15C6" w:rsidRPr="00CB15C6">
        <w:rPr>
          <w:rFonts w:eastAsiaTheme="minorEastAsia"/>
          <w:sz w:val="21"/>
          <w:szCs w:val="22"/>
        </w:rPr>
        <w:tab/>
      </w:r>
      <w:r w:rsidR="00CB15C6" w:rsidRPr="00CB15C6">
        <w:rPr>
          <w:rStyle w:val="ad"/>
        </w:rPr>
        <w:t>主要结论</w:t>
      </w:r>
      <w:r w:rsidR="00CB15C6" w:rsidRPr="00CB15C6">
        <w:rPr>
          <w:webHidden/>
        </w:rPr>
        <w:tab/>
      </w:r>
      <w:r w:rsidR="00CB15C6" w:rsidRPr="00CB15C6">
        <w:rPr>
          <w:webHidden/>
        </w:rPr>
        <w:fldChar w:fldCharType="begin"/>
      </w:r>
      <w:r w:rsidR="00CB15C6" w:rsidRPr="00CB15C6">
        <w:rPr>
          <w:webHidden/>
        </w:rPr>
        <w:instrText xml:space="preserve"> PAGEREF _Toc117179453 \h </w:instrText>
      </w:r>
      <w:r w:rsidR="00CB15C6" w:rsidRPr="00CB15C6">
        <w:rPr>
          <w:webHidden/>
        </w:rPr>
      </w:r>
      <w:r w:rsidR="00CB15C6" w:rsidRPr="00CB15C6">
        <w:rPr>
          <w:webHidden/>
        </w:rPr>
        <w:fldChar w:fldCharType="separate"/>
      </w:r>
      <w:ins w:id="121" w:author="彭 mq" w:date="2023-03-09T10:39:00Z">
        <w:r w:rsidR="006603B0">
          <w:rPr>
            <w:webHidden/>
          </w:rPr>
          <w:t>83</w:t>
        </w:r>
      </w:ins>
      <w:del w:id="122" w:author="彭 mq" w:date="2023-03-09T10:39:00Z">
        <w:r w:rsidR="000E3AA8" w:rsidDel="006603B0">
          <w:rPr>
            <w:webHidden/>
          </w:rPr>
          <w:delText>84</w:delText>
        </w:r>
      </w:del>
      <w:r w:rsidR="00CB15C6" w:rsidRPr="00CB15C6">
        <w:rPr>
          <w:webHidden/>
        </w:rPr>
        <w:fldChar w:fldCharType="end"/>
      </w:r>
      <w:r>
        <w:fldChar w:fldCharType="end"/>
      </w:r>
    </w:p>
    <w:p w14:paraId="05FBD57F" w14:textId="1B3A6564" w:rsidR="00A93D9A" w:rsidRDefault="00CD1656" w:rsidP="00284584">
      <w:pPr>
        <w:spacing w:line="276" w:lineRule="auto"/>
        <w:ind w:firstLine="0"/>
        <w:rPr>
          <w:rFonts w:ascii="Times New Roman" w:hAnsi="Times New Roman"/>
          <w:b/>
          <w:bCs/>
          <w:lang w:val="zh-CN"/>
        </w:rPr>
        <w:sectPr w:rsidR="00A93D9A" w:rsidSect="00486292">
          <w:footerReference w:type="default" r:id="rId9"/>
          <w:pgSz w:w="11906" w:h="16838"/>
          <w:pgMar w:top="1440" w:right="1800" w:bottom="1440" w:left="1800" w:header="851" w:footer="992" w:gutter="0"/>
          <w:pgNumType w:start="1"/>
          <w:cols w:space="425"/>
          <w:docGrid w:type="lines" w:linePitch="312"/>
        </w:sectPr>
      </w:pPr>
      <w:r w:rsidRPr="00DB6644">
        <w:rPr>
          <w:rFonts w:ascii="Times New Roman" w:hAnsi="Times New Roman"/>
          <w:b/>
          <w:bCs/>
          <w:lang w:val="zh-CN"/>
        </w:rPr>
        <w:fldChar w:fldCharType="end"/>
      </w:r>
    </w:p>
    <w:p w14:paraId="1A22FA45" w14:textId="77777777" w:rsidR="00F60043" w:rsidRPr="007B3BD8" w:rsidRDefault="00CA667E" w:rsidP="0005242C">
      <w:pPr>
        <w:pStyle w:val="LZ-1"/>
      </w:pPr>
      <w:r w:rsidRPr="007B3BD8">
        <w:lastRenderedPageBreak/>
        <w:t xml:space="preserve"> </w:t>
      </w:r>
      <w:hyperlink w:anchor="_Toc438129935" w:history="1">
        <w:bookmarkStart w:id="123" w:name="_Toc117179385"/>
        <w:r w:rsidR="00F60043" w:rsidRPr="007B3BD8">
          <w:t>总论</w:t>
        </w:r>
        <w:bookmarkEnd w:id="123"/>
        <w:r w:rsidR="00F60043" w:rsidRPr="007B3BD8">
          <w:tab/>
        </w:r>
      </w:hyperlink>
    </w:p>
    <w:p w14:paraId="4AE7FB90" w14:textId="77777777" w:rsidR="00F60043" w:rsidRPr="007B3BD8" w:rsidRDefault="00000000" w:rsidP="004A6ACE">
      <w:pPr>
        <w:pStyle w:val="LZ-2"/>
      </w:pPr>
      <w:hyperlink w:anchor="_Toc438129936" w:history="1">
        <w:bookmarkStart w:id="124" w:name="_Toc117179386"/>
        <w:r w:rsidR="00F60043" w:rsidRPr="007B3BD8">
          <w:rPr>
            <w:rStyle w:val="20"/>
            <w:rFonts w:ascii="Times New Roman" w:hAnsi="Times New Roman"/>
            <w:b/>
            <w:bCs/>
          </w:rPr>
          <w:t>任务由来及清单编制历程</w:t>
        </w:r>
        <w:bookmarkEnd w:id="124"/>
      </w:hyperlink>
    </w:p>
    <w:p w14:paraId="40AA9CA1" w14:textId="77777777" w:rsidR="00F60043" w:rsidRPr="007B3BD8" w:rsidRDefault="00000000" w:rsidP="004A6ACE">
      <w:pPr>
        <w:pStyle w:val="LZ-3"/>
        <w:rPr>
          <w:rFonts w:ascii="宋体" w:hAnsi="宋体"/>
        </w:rPr>
      </w:pPr>
      <w:hyperlink w:anchor="_Toc438129937" w:history="1">
        <w:bookmarkStart w:id="125" w:name="_Toc117179387"/>
        <w:r w:rsidR="00F60043" w:rsidRPr="007B3BD8">
          <w:rPr>
            <w:rStyle w:val="80"/>
            <w:rFonts w:ascii="宋体" w:hAnsi="宋体"/>
          </w:rPr>
          <w:t>任务由来</w:t>
        </w:r>
        <w:bookmarkEnd w:id="125"/>
      </w:hyperlink>
    </w:p>
    <w:p w14:paraId="6C4793BE" w14:textId="77777777" w:rsidR="008F3F07" w:rsidRPr="007B3BD8" w:rsidRDefault="00DB60A5" w:rsidP="004A6ACE">
      <w:pPr>
        <w:pStyle w:val="LZ-"/>
        <w:ind w:firstLine="480"/>
        <w:rPr>
          <w:rFonts w:cs="Times New Roman"/>
        </w:rPr>
      </w:pPr>
      <w:r w:rsidRPr="007B3BD8">
        <w:rPr>
          <w:rFonts w:cs="Times New Roman"/>
        </w:rPr>
        <w:t>大气污染物源排放清单是大气污染控制决策、空气质量模拟和预测的基础数据库，是制定大气污染物优化减排方案、环境空气质量达标规划和重污染天气应急预案的重要基础和科学依据，也是评估大气污染控制措施效果评估的重要依据。</w:t>
      </w:r>
    </w:p>
    <w:p w14:paraId="10FBD643" w14:textId="77777777" w:rsidR="001C007E" w:rsidRPr="007B3BD8" w:rsidRDefault="00DB60A5" w:rsidP="004A6ACE">
      <w:pPr>
        <w:pStyle w:val="LZ-"/>
        <w:ind w:firstLine="480"/>
        <w:rPr>
          <w:rFonts w:cs="Times New Roman"/>
        </w:rPr>
      </w:pPr>
      <w:r w:rsidRPr="007B3BD8">
        <w:rPr>
          <w:rFonts w:cs="Times New Roman" w:hint="eastAsia"/>
        </w:rPr>
        <w:t>根据</w:t>
      </w:r>
      <w:r w:rsidR="001C007E" w:rsidRPr="007B3BD8">
        <w:rPr>
          <w:rFonts w:cs="Times New Roman" w:hint="eastAsia"/>
        </w:rPr>
        <w:t>生态环境部（原环境保护部）</w:t>
      </w:r>
      <w:r w:rsidRPr="007B3BD8">
        <w:rPr>
          <w:rFonts w:cs="Times New Roman" w:hint="eastAsia"/>
        </w:rPr>
        <w:t>《关于开展源排放清单编制试点工作的通知》（</w:t>
      </w:r>
      <w:proofErr w:type="gramStart"/>
      <w:r w:rsidRPr="007B3BD8">
        <w:rPr>
          <w:rFonts w:cs="Times New Roman" w:hint="eastAsia"/>
        </w:rPr>
        <w:t>环办</w:t>
      </w:r>
      <w:bookmarkStart w:id="126" w:name="OLE_LINK1"/>
      <w:bookmarkStart w:id="127" w:name="OLE_LINK2"/>
      <w:r w:rsidRPr="007B3BD8">
        <w:rPr>
          <w:rFonts w:cs="Times New Roman" w:hint="eastAsia"/>
        </w:rPr>
        <w:t>〔</w:t>
      </w:r>
      <w:bookmarkEnd w:id="126"/>
      <w:bookmarkEnd w:id="127"/>
      <w:r w:rsidRPr="007B3BD8">
        <w:rPr>
          <w:rFonts w:cs="Times New Roman"/>
        </w:rPr>
        <w:t>2015</w:t>
      </w:r>
      <w:bookmarkStart w:id="128" w:name="OLE_LINK5"/>
      <w:r w:rsidRPr="007B3BD8">
        <w:rPr>
          <w:rFonts w:cs="Times New Roman" w:hint="eastAsia"/>
        </w:rPr>
        <w:t>〕</w:t>
      </w:r>
      <w:bookmarkEnd w:id="128"/>
      <w:proofErr w:type="gramEnd"/>
      <w:r w:rsidRPr="007B3BD8">
        <w:rPr>
          <w:rFonts w:cs="Times New Roman"/>
        </w:rPr>
        <w:t>14</w:t>
      </w:r>
      <w:r w:rsidRPr="007B3BD8">
        <w:rPr>
          <w:rFonts w:cs="Times New Roman" w:hint="eastAsia"/>
        </w:rPr>
        <w:t>号）及《关于大气污染物源排放清单编制试点工作有关事项的通知》（</w:t>
      </w:r>
      <w:proofErr w:type="gramStart"/>
      <w:r w:rsidRPr="007B3BD8">
        <w:rPr>
          <w:rFonts w:cs="Times New Roman" w:hint="eastAsia"/>
        </w:rPr>
        <w:t>环办〔</w:t>
      </w:r>
      <w:r w:rsidRPr="007B3BD8">
        <w:rPr>
          <w:rFonts w:cs="Times New Roman"/>
        </w:rPr>
        <w:t>2015</w:t>
      </w:r>
      <w:r w:rsidRPr="007B3BD8">
        <w:rPr>
          <w:rFonts w:cs="Times New Roman" w:hint="eastAsia"/>
        </w:rPr>
        <w:t>〕</w:t>
      </w:r>
      <w:proofErr w:type="gramEnd"/>
      <w:r w:rsidRPr="007B3BD8">
        <w:rPr>
          <w:rFonts w:cs="Times New Roman"/>
        </w:rPr>
        <w:t>441</w:t>
      </w:r>
      <w:r w:rsidRPr="007B3BD8">
        <w:rPr>
          <w:rFonts w:cs="Times New Roman" w:hint="eastAsia"/>
        </w:rPr>
        <w:t>号函），</w:t>
      </w:r>
      <w:r w:rsidR="001C007E" w:rsidRPr="007B3BD8">
        <w:rPr>
          <w:rFonts w:cs="Times New Roman" w:hint="eastAsia"/>
        </w:rPr>
        <w:t>生态环境部于</w:t>
      </w:r>
      <w:r w:rsidR="001C007E" w:rsidRPr="007B3BD8">
        <w:rPr>
          <w:rFonts w:cs="Times New Roman" w:hint="eastAsia"/>
        </w:rPr>
        <w:t>2015</w:t>
      </w:r>
      <w:r w:rsidR="001C007E" w:rsidRPr="007B3BD8">
        <w:rPr>
          <w:rFonts w:cs="Times New Roman" w:hint="eastAsia"/>
        </w:rPr>
        <w:t>年</w:t>
      </w:r>
      <w:r w:rsidRPr="007B3BD8">
        <w:rPr>
          <w:rFonts w:cs="Times New Roman" w:hint="eastAsia"/>
        </w:rPr>
        <w:t>组织全国范</w:t>
      </w:r>
      <w:r w:rsidR="008F3F07" w:rsidRPr="007B3BD8">
        <w:rPr>
          <w:rFonts w:cs="Times New Roman" w:hint="eastAsia"/>
        </w:rPr>
        <w:t>围内十余个试点城市开展大气污染物源排放清单编制的试点工作，之后</w:t>
      </w:r>
      <w:r w:rsidR="001C007E" w:rsidRPr="007B3BD8">
        <w:rPr>
          <w:rFonts w:cs="Times New Roman" w:hint="eastAsia"/>
        </w:rPr>
        <w:t>在全国范围内的城市全面推进大气污染物源排放清单编制工作，</w:t>
      </w:r>
      <w:r w:rsidR="001C007E" w:rsidRPr="007B3BD8">
        <w:rPr>
          <w:rFonts w:cs="Times New Roman"/>
        </w:rPr>
        <w:t>重点开展</w:t>
      </w:r>
      <w:r w:rsidR="001C007E" w:rsidRPr="007B3BD8">
        <w:rPr>
          <w:rFonts w:cs="Times New Roman" w:hint="eastAsia"/>
        </w:rPr>
        <w:t>2</w:t>
      </w:r>
      <w:r w:rsidR="001C007E" w:rsidRPr="007B3BD8">
        <w:rPr>
          <w:rFonts w:cs="Times New Roman"/>
        </w:rPr>
        <w:t>+26</w:t>
      </w:r>
      <w:r w:rsidR="001C007E" w:rsidRPr="007B3BD8">
        <w:rPr>
          <w:rFonts w:cs="Times New Roman" w:hint="eastAsia"/>
        </w:rPr>
        <w:t>城市</w:t>
      </w:r>
      <w:r w:rsidR="001C007E" w:rsidRPr="007B3BD8">
        <w:rPr>
          <w:rFonts w:cs="Times New Roman"/>
        </w:rPr>
        <w:t>和</w:t>
      </w:r>
      <w:r w:rsidR="001C007E" w:rsidRPr="007B3BD8">
        <w:rPr>
          <w:rFonts w:cs="Times New Roman" w:hint="eastAsia"/>
        </w:rPr>
        <w:t>长三角地区城市</w:t>
      </w:r>
      <w:r w:rsidR="001C007E" w:rsidRPr="007B3BD8">
        <w:rPr>
          <w:rFonts w:cs="Times New Roman"/>
        </w:rPr>
        <w:t>的大气排放源清单编制工作。</w:t>
      </w:r>
    </w:p>
    <w:p w14:paraId="28579418" w14:textId="1E636FC5" w:rsidR="001C007E" w:rsidRPr="007B3BD8" w:rsidRDefault="008F3F07" w:rsidP="004A6ACE">
      <w:pPr>
        <w:pStyle w:val="LZ-"/>
        <w:ind w:firstLine="480"/>
        <w:rPr>
          <w:rFonts w:cs="Times New Roman"/>
        </w:rPr>
      </w:pPr>
      <w:r w:rsidRPr="007B3BD8">
        <w:rPr>
          <w:rFonts w:cs="Times New Roman"/>
        </w:rPr>
        <w:t>2014</w:t>
      </w:r>
      <w:r w:rsidRPr="007B3BD8">
        <w:rPr>
          <w:rFonts w:cs="Times New Roman" w:hint="eastAsia"/>
        </w:rPr>
        <w:t>年</w:t>
      </w:r>
      <w:r w:rsidR="00E43DD9">
        <w:rPr>
          <w:rFonts w:cs="Times New Roman" w:hint="eastAsia"/>
        </w:rPr>
        <w:t>原</w:t>
      </w:r>
      <w:r w:rsidRPr="007B3BD8">
        <w:rPr>
          <w:rFonts w:cs="Times New Roman" w:hint="eastAsia"/>
        </w:rPr>
        <w:t>环境保护部连续发布两批大气污染物源排放清单编制技术指南，涉及大气细颗粒物、挥发性有机物、氨、可吸入颗粒物、道路机动车、非道路移动源、生物质燃烧源、扬尘颗粒物等方面</w:t>
      </w:r>
      <w:r w:rsidRPr="007B3BD8">
        <w:rPr>
          <w:rFonts w:cs="Times New Roman"/>
        </w:rPr>
        <w:t>8</w:t>
      </w:r>
      <w:r w:rsidRPr="007B3BD8">
        <w:rPr>
          <w:rFonts w:cs="Times New Roman" w:hint="eastAsia"/>
        </w:rPr>
        <w:t>个技术指南，初步形成了我国大气污染源排放清单编制技术支撑体系。</w:t>
      </w:r>
      <w:r w:rsidRPr="007B3BD8">
        <w:rPr>
          <w:rFonts w:cs="Times New Roman"/>
        </w:rPr>
        <w:t>2015</w:t>
      </w:r>
      <w:r w:rsidRPr="007B3BD8">
        <w:rPr>
          <w:rFonts w:cs="Times New Roman" w:hint="eastAsia"/>
        </w:rPr>
        <w:t>年开展源排放清单编制试点工作，同时发布了《城市大气污染物排放清单编制技术手册》，</w:t>
      </w:r>
      <w:r w:rsidRPr="007B3BD8">
        <w:rPr>
          <w:rFonts w:cs="Times New Roman"/>
        </w:rPr>
        <w:t>2016</w:t>
      </w:r>
      <w:r w:rsidRPr="007B3BD8">
        <w:rPr>
          <w:rFonts w:cs="Times New Roman" w:hint="eastAsia"/>
        </w:rPr>
        <w:t>年又发布了《民用煤大气污染物排放清单编制技术指南（试行）》，进一步完善了清单编制体系。</w:t>
      </w:r>
    </w:p>
    <w:p w14:paraId="42D928B2" w14:textId="77777777" w:rsidR="00DB60A5" w:rsidRPr="007B3BD8" w:rsidRDefault="00DB60A5" w:rsidP="004A6ACE">
      <w:pPr>
        <w:pStyle w:val="LZ-"/>
        <w:ind w:firstLine="480"/>
        <w:rPr>
          <w:rFonts w:ascii="宋体" w:hAnsi="宋体"/>
        </w:rPr>
      </w:pPr>
      <w:r w:rsidRPr="007B3BD8">
        <w:rPr>
          <w:rFonts w:cs="Times New Roman" w:hint="eastAsia"/>
        </w:rPr>
        <w:t>尽快制定准确、规范、可动态更新的城市大气污染</w:t>
      </w:r>
      <w:proofErr w:type="gramStart"/>
      <w:r w:rsidRPr="007B3BD8">
        <w:rPr>
          <w:rFonts w:cs="Times New Roman" w:hint="eastAsia"/>
        </w:rPr>
        <w:t>物综合</w:t>
      </w:r>
      <w:proofErr w:type="gramEnd"/>
      <w:r w:rsidRPr="007B3BD8">
        <w:rPr>
          <w:rFonts w:cs="Times New Roman" w:hint="eastAsia"/>
        </w:rPr>
        <w:t>排放源清单，能够使</w:t>
      </w:r>
      <w:proofErr w:type="gramStart"/>
      <w:r w:rsidR="00A93D9A">
        <w:rPr>
          <w:rFonts w:cs="Times New Roman" w:hint="eastAsia"/>
        </w:rPr>
        <w:t>萧山区</w:t>
      </w:r>
      <w:proofErr w:type="gramEnd"/>
      <w:r w:rsidRPr="007B3BD8">
        <w:rPr>
          <w:rFonts w:cs="Times New Roman" w:hint="eastAsia"/>
        </w:rPr>
        <w:t>把握</w:t>
      </w:r>
      <w:r w:rsidR="001C007E" w:rsidRPr="007B3BD8">
        <w:rPr>
          <w:rFonts w:cs="Times New Roman" w:hint="eastAsia"/>
        </w:rPr>
        <w:t>大气</w:t>
      </w:r>
      <w:r w:rsidR="001C007E" w:rsidRPr="007B3BD8">
        <w:rPr>
          <w:rFonts w:cs="Times New Roman"/>
        </w:rPr>
        <w:t>污染防治工作的</w:t>
      </w:r>
      <w:r w:rsidRPr="007B3BD8">
        <w:rPr>
          <w:rFonts w:cs="Times New Roman" w:hint="eastAsia"/>
        </w:rPr>
        <w:t>重点工作的主动性和前瞻性，为扎实推进</w:t>
      </w:r>
      <w:proofErr w:type="gramStart"/>
      <w:r w:rsidR="00A93D9A">
        <w:rPr>
          <w:rFonts w:cs="Times New Roman" w:hint="eastAsia"/>
        </w:rPr>
        <w:t>萧山区</w:t>
      </w:r>
      <w:proofErr w:type="gramEnd"/>
      <w:r w:rsidRPr="007B3BD8">
        <w:rPr>
          <w:rFonts w:cs="Times New Roman" w:hint="eastAsia"/>
        </w:rPr>
        <w:t>大气污染防治计划、改善空气质量、科学应对重污染天气事件和突发空气污染事件等环境管理工作提供有力有效的技术支撑。</w:t>
      </w:r>
    </w:p>
    <w:p w14:paraId="1FFB158C" w14:textId="67D174CD" w:rsidR="00F60043" w:rsidRPr="00E43DD9" w:rsidRDefault="00000000" w:rsidP="00C7013E">
      <w:pPr>
        <w:pStyle w:val="LZ-3"/>
      </w:pPr>
      <w:hyperlink w:anchor="_Toc438129938" w:history="1">
        <w:bookmarkStart w:id="129" w:name="_Toc117179388"/>
        <w:r w:rsidR="00F60043" w:rsidRPr="00E43DD9">
          <w:t>清单编制历程</w:t>
        </w:r>
        <w:bookmarkEnd w:id="129"/>
      </w:hyperlink>
    </w:p>
    <w:p w14:paraId="7E767060" w14:textId="50CC32D5" w:rsidR="001C007E" w:rsidRPr="007B3BD8" w:rsidRDefault="001C007E" w:rsidP="004A6ACE">
      <w:pPr>
        <w:pStyle w:val="LZ-"/>
        <w:ind w:firstLine="480"/>
      </w:pPr>
      <w:r w:rsidRPr="007B3BD8">
        <w:rPr>
          <w:rFonts w:hint="eastAsia"/>
        </w:rPr>
        <w:t>自</w:t>
      </w:r>
      <w:r w:rsidRPr="007B3BD8">
        <w:rPr>
          <w:rFonts w:hint="eastAsia"/>
        </w:rPr>
        <w:t>202</w:t>
      </w:r>
      <w:r w:rsidR="00606DFE">
        <w:t>1</w:t>
      </w:r>
      <w:r w:rsidRPr="007B3BD8">
        <w:rPr>
          <w:rFonts w:hint="eastAsia"/>
        </w:rPr>
        <w:t>年</w:t>
      </w:r>
      <w:r w:rsidR="00606DFE">
        <w:t>12</w:t>
      </w:r>
      <w:r w:rsidRPr="007B3BD8">
        <w:rPr>
          <w:rFonts w:hint="eastAsia"/>
        </w:rPr>
        <w:t>月签订</w:t>
      </w:r>
      <w:r w:rsidRPr="007B3BD8">
        <w:t>项目合同以来，</w:t>
      </w:r>
      <w:proofErr w:type="gramStart"/>
      <w:r w:rsidR="00A93D9A">
        <w:t>萧山区</w:t>
      </w:r>
      <w:proofErr w:type="gramEnd"/>
      <w:r w:rsidRPr="007B3BD8">
        <w:rPr>
          <w:rFonts w:hint="eastAsia"/>
        </w:rPr>
        <w:t>大气</w:t>
      </w:r>
      <w:r w:rsidRPr="007B3BD8">
        <w:t>污染源排放清单编制工作全面开展：</w:t>
      </w:r>
    </w:p>
    <w:p w14:paraId="20C20EE2" w14:textId="39F0162D" w:rsidR="001C007E" w:rsidRPr="007B3BD8" w:rsidRDefault="00E43DD9" w:rsidP="001C007E">
      <w:pPr>
        <w:pStyle w:val="LZ-"/>
        <w:ind w:firstLine="482"/>
        <w:rPr>
          <w:lang w:val="en-US"/>
        </w:rPr>
      </w:pPr>
      <w:r>
        <w:rPr>
          <w:b/>
          <w:lang w:val="en-US"/>
        </w:rPr>
        <w:t>2021</w:t>
      </w:r>
      <w:r>
        <w:rPr>
          <w:rFonts w:hint="eastAsia"/>
          <w:b/>
          <w:lang w:val="en-US"/>
        </w:rPr>
        <w:t>年</w:t>
      </w:r>
      <w:r w:rsidR="00606DFE">
        <w:rPr>
          <w:b/>
          <w:lang w:val="en-US"/>
        </w:rPr>
        <w:t>12</w:t>
      </w:r>
      <w:r w:rsidR="001C007E" w:rsidRPr="007B3BD8">
        <w:rPr>
          <w:rFonts w:hint="eastAsia"/>
          <w:b/>
          <w:lang w:val="en-US"/>
        </w:rPr>
        <w:t>月上旬：</w:t>
      </w:r>
      <w:r w:rsidRPr="00E43DD9">
        <w:rPr>
          <w:rFonts w:hint="eastAsia"/>
          <w:lang w:val="en-US"/>
        </w:rPr>
        <w:t>成立</w:t>
      </w:r>
      <w:proofErr w:type="gramStart"/>
      <w:r>
        <w:rPr>
          <w:rFonts w:hint="eastAsia"/>
        </w:rPr>
        <w:t>萧山区</w:t>
      </w:r>
      <w:proofErr w:type="gramEnd"/>
      <w:r>
        <w:rPr>
          <w:rFonts w:hint="eastAsia"/>
        </w:rPr>
        <w:t>清单编制工作组</w:t>
      </w:r>
      <w:r w:rsidR="00B46A37" w:rsidRPr="007B3BD8">
        <w:rPr>
          <w:rFonts w:hint="eastAsia"/>
        </w:rPr>
        <w:t>，制定初步工作方案，明确技术路</w:t>
      </w:r>
      <w:r w:rsidR="00B46A37" w:rsidRPr="007B3BD8">
        <w:rPr>
          <w:rFonts w:hint="eastAsia"/>
        </w:rPr>
        <w:lastRenderedPageBreak/>
        <w:t>线、清单编制方法、时间节点和人员安排，并与</w:t>
      </w:r>
      <w:r>
        <w:rPr>
          <w:rFonts w:hint="eastAsia"/>
        </w:rPr>
        <w:t>杭州市</w:t>
      </w:r>
      <w:r>
        <w:t>生态环境局萧山分局</w:t>
      </w:r>
      <w:r w:rsidR="00B46A37" w:rsidRPr="007B3BD8">
        <w:rPr>
          <w:rFonts w:hint="eastAsia"/>
        </w:rPr>
        <w:t>对工作方案进行讨论和沟通，达成共识，</w:t>
      </w:r>
      <w:r w:rsidR="00B46A37" w:rsidRPr="007B3BD8">
        <w:t>形成最终</w:t>
      </w:r>
      <w:r w:rsidR="001C007E" w:rsidRPr="007B3BD8">
        <w:rPr>
          <w:rFonts w:hint="eastAsia"/>
          <w:lang w:val="en-US"/>
        </w:rPr>
        <w:t>工作方案</w:t>
      </w:r>
      <w:r w:rsidR="00B46A37" w:rsidRPr="007B3BD8">
        <w:rPr>
          <w:rFonts w:hint="eastAsia"/>
          <w:lang w:val="en-US"/>
        </w:rPr>
        <w:t>；</w:t>
      </w:r>
    </w:p>
    <w:p w14:paraId="4FC1BF41" w14:textId="197E5FE7" w:rsidR="00B46A37" w:rsidRPr="007B3BD8" w:rsidRDefault="00E43DD9" w:rsidP="001C007E">
      <w:pPr>
        <w:pStyle w:val="LZ-"/>
        <w:ind w:firstLine="482"/>
        <w:rPr>
          <w:lang w:val="en-US"/>
        </w:rPr>
      </w:pPr>
      <w:r>
        <w:rPr>
          <w:b/>
          <w:lang w:val="en-US"/>
        </w:rPr>
        <w:t>2022</w:t>
      </w:r>
      <w:r>
        <w:rPr>
          <w:rFonts w:hint="eastAsia"/>
          <w:b/>
          <w:lang w:val="en-US"/>
        </w:rPr>
        <w:t>年</w:t>
      </w:r>
      <w:r>
        <w:rPr>
          <w:b/>
          <w:lang w:val="en-US"/>
        </w:rPr>
        <w:t>1</w:t>
      </w:r>
      <w:r w:rsidR="00606DFE">
        <w:rPr>
          <w:rFonts w:hint="eastAsia"/>
          <w:b/>
          <w:lang w:val="en-US"/>
        </w:rPr>
        <w:t>-</w:t>
      </w:r>
      <w:r w:rsidR="00606DFE">
        <w:rPr>
          <w:b/>
          <w:lang w:val="en-US"/>
        </w:rPr>
        <w:t>3</w:t>
      </w:r>
      <w:r w:rsidR="001C007E" w:rsidRPr="007B3BD8">
        <w:rPr>
          <w:rFonts w:hint="eastAsia"/>
          <w:b/>
          <w:lang w:val="en-US"/>
        </w:rPr>
        <w:t>月：</w:t>
      </w:r>
      <w:r w:rsidR="00B46A37" w:rsidRPr="007B3BD8">
        <w:rPr>
          <w:rFonts w:hint="eastAsia"/>
          <w:lang w:val="en-US"/>
        </w:rPr>
        <w:t>确定</w:t>
      </w:r>
      <w:r w:rsidR="00B46A37" w:rsidRPr="007B3BD8">
        <w:rPr>
          <w:lang w:val="en-US"/>
        </w:rPr>
        <w:t>工业</w:t>
      </w:r>
      <w:proofErr w:type="gramStart"/>
      <w:r w:rsidR="00B46A37" w:rsidRPr="007B3BD8">
        <w:rPr>
          <w:lang w:val="en-US"/>
        </w:rPr>
        <w:t>源</w:t>
      </w:r>
      <w:r w:rsidR="00B46A37" w:rsidRPr="007B3BD8">
        <w:rPr>
          <w:rFonts w:hint="eastAsia"/>
          <w:lang w:val="en-US"/>
        </w:rPr>
        <w:t>发表</w:t>
      </w:r>
      <w:proofErr w:type="gramEnd"/>
      <w:r w:rsidR="00B46A37" w:rsidRPr="007B3BD8">
        <w:rPr>
          <w:lang w:val="en-US"/>
        </w:rPr>
        <w:t>调查和现场调查企业名单，</w:t>
      </w:r>
      <w:r w:rsidR="001C007E" w:rsidRPr="007B3BD8">
        <w:rPr>
          <w:rFonts w:hint="eastAsia"/>
          <w:lang w:val="en-US"/>
        </w:rPr>
        <w:t>开展工业</w:t>
      </w:r>
      <w:proofErr w:type="gramStart"/>
      <w:r w:rsidR="001C007E" w:rsidRPr="007B3BD8">
        <w:rPr>
          <w:rFonts w:hint="eastAsia"/>
          <w:lang w:val="en-US"/>
        </w:rPr>
        <w:t>源现场</w:t>
      </w:r>
      <w:proofErr w:type="gramEnd"/>
      <w:r w:rsidR="001C007E" w:rsidRPr="007B3BD8">
        <w:rPr>
          <w:rFonts w:hint="eastAsia"/>
          <w:lang w:val="en-US"/>
        </w:rPr>
        <w:t>调研、发表调查；</w:t>
      </w:r>
      <w:r w:rsidR="00B46A37" w:rsidRPr="007B3BD8">
        <w:rPr>
          <w:rFonts w:hint="eastAsia"/>
          <w:lang w:val="en-US"/>
        </w:rPr>
        <w:t>与</w:t>
      </w:r>
      <w:r w:rsidR="00B46A37" w:rsidRPr="007B3BD8">
        <w:rPr>
          <w:rFonts w:hint="eastAsia"/>
        </w:rPr>
        <w:t>各部门协调收集数据；为更详细地了解数据的类型、格式及统计口径等，</w:t>
      </w:r>
      <w:r>
        <w:rPr>
          <w:rFonts w:hint="eastAsia"/>
        </w:rPr>
        <w:t>工作</w:t>
      </w:r>
      <w:r w:rsidR="00B46A37" w:rsidRPr="007B3BD8">
        <w:rPr>
          <w:rFonts w:hint="eastAsia"/>
        </w:rPr>
        <w:t>组针对部分部门进行现场调研和资料收集</w:t>
      </w:r>
      <w:r>
        <w:rPr>
          <w:rFonts w:hint="eastAsia"/>
        </w:rPr>
        <w:t>；</w:t>
      </w:r>
    </w:p>
    <w:p w14:paraId="56D30192" w14:textId="553674EA" w:rsidR="00B46A37" w:rsidRPr="007B3BD8" w:rsidRDefault="00E43DD9" w:rsidP="00B46A37">
      <w:pPr>
        <w:pStyle w:val="LZ-"/>
        <w:ind w:firstLine="482"/>
        <w:rPr>
          <w:lang w:val="en-US"/>
        </w:rPr>
      </w:pPr>
      <w:r>
        <w:rPr>
          <w:b/>
          <w:lang w:val="en-US"/>
        </w:rPr>
        <w:t>2022</w:t>
      </w:r>
      <w:r>
        <w:rPr>
          <w:rFonts w:hint="eastAsia"/>
          <w:b/>
          <w:lang w:val="en-US"/>
        </w:rPr>
        <w:t>年</w:t>
      </w:r>
      <w:r w:rsidR="00606DFE">
        <w:rPr>
          <w:b/>
          <w:lang w:val="en-US"/>
        </w:rPr>
        <w:t>4</w:t>
      </w:r>
      <w:r w:rsidR="001C007E" w:rsidRPr="007B3BD8">
        <w:rPr>
          <w:rFonts w:hint="eastAsia"/>
          <w:b/>
          <w:lang w:val="en-US"/>
        </w:rPr>
        <w:t>月：</w:t>
      </w:r>
      <w:r w:rsidR="00B46A37" w:rsidRPr="007B3BD8">
        <w:rPr>
          <w:rFonts w:hint="eastAsia"/>
        </w:rPr>
        <w:t>课题组对收集的数据进行初步的质</w:t>
      </w:r>
      <w:proofErr w:type="gramStart"/>
      <w:r w:rsidR="00B46A37" w:rsidRPr="007B3BD8">
        <w:rPr>
          <w:rFonts w:hint="eastAsia"/>
        </w:rPr>
        <w:t>控检查</w:t>
      </w:r>
      <w:proofErr w:type="gramEnd"/>
      <w:r w:rsidR="00B46A37" w:rsidRPr="007B3BD8">
        <w:rPr>
          <w:rFonts w:hint="eastAsia"/>
        </w:rPr>
        <w:t>和</w:t>
      </w:r>
      <w:r w:rsidR="00B46A37" w:rsidRPr="007B3BD8">
        <w:t>校核；</w:t>
      </w:r>
    </w:p>
    <w:p w14:paraId="77F01986" w14:textId="0D5E4292" w:rsidR="001C007E" w:rsidRPr="007B3BD8" w:rsidRDefault="00E43DD9" w:rsidP="001C007E">
      <w:pPr>
        <w:pStyle w:val="LZ-"/>
        <w:ind w:firstLine="482"/>
        <w:rPr>
          <w:lang w:val="en-US"/>
        </w:rPr>
      </w:pPr>
      <w:r>
        <w:rPr>
          <w:b/>
          <w:lang w:val="en-US"/>
        </w:rPr>
        <w:t>2022</w:t>
      </w:r>
      <w:r>
        <w:rPr>
          <w:rFonts w:hint="eastAsia"/>
          <w:b/>
          <w:lang w:val="en-US"/>
        </w:rPr>
        <w:t>年</w:t>
      </w:r>
      <w:r w:rsidR="00606DFE">
        <w:rPr>
          <w:b/>
          <w:lang w:val="en-US"/>
        </w:rPr>
        <w:t>5</w:t>
      </w:r>
      <w:r w:rsidR="001C007E" w:rsidRPr="007B3BD8">
        <w:rPr>
          <w:rFonts w:hint="eastAsia"/>
          <w:b/>
          <w:lang w:val="en-US"/>
        </w:rPr>
        <w:t>-</w:t>
      </w:r>
      <w:r w:rsidR="00606DFE">
        <w:rPr>
          <w:b/>
          <w:lang w:val="en-US"/>
        </w:rPr>
        <w:t>6</w:t>
      </w:r>
      <w:r w:rsidR="001C007E" w:rsidRPr="007B3BD8">
        <w:rPr>
          <w:rFonts w:hint="eastAsia"/>
          <w:b/>
          <w:lang w:val="en-US"/>
        </w:rPr>
        <w:t>月：</w:t>
      </w:r>
      <w:r w:rsidR="001C007E" w:rsidRPr="007B3BD8">
        <w:rPr>
          <w:rFonts w:hint="eastAsia"/>
          <w:lang w:val="en-US"/>
        </w:rPr>
        <w:t>形成排放源清单初步成果</w:t>
      </w:r>
      <w:r w:rsidR="00B46A37" w:rsidRPr="007B3BD8">
        <w:rPr>
          <w:rFonts w:hint="eastAsia"/>
          <w:lang w:val="en-US"/>
        </w:rPr>
        <w:t>，</w:t>
      </w:r>
      <w:r w:rsidR="00B46A37" w:rsidRPr="007B3BD8">
        <w:rPr>
          <w:rFonts w:hint="eastAsia"/>
        </w:rPr>
        <w:t>并进行初步分析；对排放源清单编制工作进行梳理并作阶段性总结；并对各项排放源的计算数据、过程、结果进行校核；</w:t>
      </w:r>
    </w:p>
    <w:p w14:paraId="72E48320" w14:textId="6B02F6C1" w:rsidR="001C007E" w:rsidRPr="007B3BD8" w:rsidRDefault="00E43DD9" w:rsidP="00E43DD9">
      <w:pPr>
        <w:pStyle w:val="LZ-"/>
        <w:ind w:firstLine="482"/>
        <w:rPr>
          <w:lang w:val="en-US"/>
        </w:rPr>
      </w:pPr>
      <w:r>
        <w:rPr>
          <w:b/>
          <w:lang w:val="en-US"/>
        </w:rPr>
        <w:t>2022</w:t>
      </w:r>
      <w:r>
        <w:rPr>
          <w:rFonts w:hint="eastAsia"/>
          <w:b/>
          <w:lang w:val="en-US"/>
        </w:rPr>
        <w:t>年</w:t>
      </w:r>
      <w:r w:rsidR="00606DFE">
        <w:rPr>
          <w:b/>
          <w:lang w:val="en-US"/>
        </w:rPr>
        <w:t>7</w:t>
      </w:r>
      <w:r>
        <w:rPr>
          <w:rFonts w:hint="eastAsia"/>
          <w:b/>
          <w:lang w:val="en-US"/>
        </w:rPr>
        <w:t>-</w:t>
      </w:r>
      <w:r>
        <w:rPr>
          <w:b/>
          <w:lang w:val="en-US"/>
        </w:rPr>
        <w:t>9</w:t>
      </w:r>
      <w:r>
        <w:rPr>
          <w:rFonts w:hint="eastAsia"/>
          <w:b/>
          <w:lang w:val="en-US"/>
        </w:rPr>
        <w:t>月</w:t>
      </w:r>
      <w:r w:rsidR="001C007E" w:rsidRPr="007B3BD8">
        <w:rPr>
          <w:rFonts w:hint="eastAsia"/>
          <w:b/>
          <w:lang w:val="en-US"/>
        </w:rPr>
        <w:t>：</w:t>
      </w:r>
      <w:proofErr w:type="gramStart"/>
      <w:r w:rsidR="00290156" w:rsidRPr="007B3BD8">
        <w:rPr>
          <w:rFonts w:hint="eastAsia"/>
          <w:lang w:val="en-US"/>
        </w:rPr>
        <w:t>与</w:t>
      </w:r>
      <w:r>
        <w:rPr>
          <w:rFonts w:hint="eastAsia"/>
          <w:lang w:val="en-US"/>
        </w:rPr>
        <w:t>萧山区各</w:t>
      </w:r>
      <w:r>
        <w:rPr>
          <w:lang w:val="en-US"/>
        </w:rPr>
        <w:t>镇街</w:t>
      </w:r>
      <w:r>
        <w:rPr>
          <w:rFonts w:hint="eastAsia"/>
          <w:lang w:val="en-US"/>
        </w:rPr>
        <w:t>相关</w:t>
      </w:r>
      <w:proofErr w:type="gramEnd"/>
      <w:r>
        <w:rPr>
          <w:lang w:val="en-US"/>
        </w:rPr>
        <w:t>人员一起</w:t>
      </w:r>
      <w:r w:rsidR="00290156" w:rsidRPr="007B3BD8">
        <w:rPr>
          <w:lang w:val="en-US"/>
        </w:rPr>
        <w:t>开展</w:t>
      </w:r>
      <w:r w:rsidR="001C007E" w:rsidRPr="007B3BD8">
        <w:rPr>
          <w:rFonts w:hint="eastAsia"/>
          <w:lang w:val="en-US"/>
        </w:rPr>
        <w:t>排放清单初步成果初审、复审</w:t>
      </w:r>
      <w:r w:rsidR="00290156" w:rsidRPr="007B3BD8">
        <w:rPr>
          <w:rFonts w:hint="eastAsia"/>
          <w:lang w:val="en-US"/>
        </w:rPr>
        <w:t>和</w:t>
      </w:r>
      <w:r w:rsidR="001C007E" w:rsidRPr="007B3BD8">
        <w:rPr>
          <w:rFonts w:hint="eastAsia"/>
          <w:lang w:val="en-US"/>
        </w:rPr>
        <w:t>征求意见</w:t>
      </w:r>
      <w:r w:rsidR="00290156" w:rsidRPr="007B3BD8">
        <w:rPr>
          <w:rFonts w:hint="eastAsia"/>
          <w:lang w:val="en-US"/>
        </w:rPr>
        <w:t>；</w:t>
      </w:r>
      <w:r>
        <w:rPr>
          <w:rFonts w:hint="eastAsia"/>
          <w:lang w:val="en-US"/>
        </w:rPr>
        <w:t>工作</w:t>
      </w:r>
      <w:r>
        <w:rPr>
          <w:lang w:val="en-US"/>
        </w:rPr>
        <w:t>组对</w:t>
      </w:r>
      <w:r>
        <w:rPr>
          <w:rFonts w:hint="eastAsia"/>
          <w:lang w:val="en-US"/>
        </w:rPr>
        <w:t>意见</w:t>
      </w:r>
      <w:r>
        <w:rPr>
          <w:lang w:val="en-US"/>
        </w:rPr>
        <w:t>进行复核和校验，形成</w:t>
      </w:r>
      <w:proofErr w:type="gramStart"/>
      <w:r>
        <w:rPr>
          <w:lang w:val="en-US"/>
        </w:rPr>
        <w:t>萧山区</w:t>
      </w:r>
      <w:proofErr w:type="gramEnd"/>
      <w:r>
        <w:rPr>
          <w:lang w:val="en-US"/>
        </w:rPr>
        <w:t>大气排放源清单</w:t>
      </w:r>
      <w:r>
        <w:rPr>
          <w:rFonts w:hint="eastAsia"/>
          <w:lang w:val="en-US"/>
        </w:rPr>
        <w:t>成果；</w:t>
      </w:r>
    </w:p>
    <w:p w14:paraId="43875F75" w14:textId="4DF13BA2" w:rsidR="00EC56B3" w:rsidRPr="007B3BD8" w:rsidRDefault="00E43DD9" w:rsidP="004A6ACE">
      <w:pPr>
        <w:pStyle w:val="LZ-"/>
        <w:ind w:firstLine="482"/>
      </w:pPr>
      <w:r>
        <w:rPr>
          <w:b/>
          <w:lang w:val="en-US"/>
        </w:rPr>
        <w:t>2022</w:t>
      </w:r>
      <w:r>
        <w:rPr>
          <w:rFonts w:hint="eastAsia"/>
          <w:b/>
          <w:lang w:val="en-US"/>
        </w:rPr>
        <w:t>年</w:t>
      </w:r>
      <w:r w:rsidR="00290156" w:rsidRPr="007B3BD8">
        <w:rPr>
          <w:b/>
          <w:lang w:val="en-US"/>
        </w:rPr>
        <w:t>1</w:t>
      </w:r>
      <w:r w:rsidR="00606DFE">
        <w:rPr>
          <w:b/>
          <w:lang w:val="en-US"/>
        </w:rPr>
        <w:t>0</w:t>
      </w:r>
      <w:r w:rsidR="002D29B6" w:rsidRPr="007B3BD8">
        <w:rPr>
          <w:rFonts w:hint="eastAsia"/>
          <w:b/>
        </w:rPr>
        <w:t>月</w:t>
      </w:r>
      <w:r w:rsidR="00290156" w:rsidRPr="007B3BD8">
        <w:rPr>
          <w:rFonts w:hint="eastAsia"/>
          <w:b/>
        </w:rPr>
        <w:t>：</w:t>
      </w:r>
      <w:r w:rsidR="00817F86">
        <w:rPr>
          <w:rFonts w:hint="eastAsia"/>
        </w:rPr>
        <w:t>形成清单技术报告</w:t>
      </w:r>
      <w:r w:rsidR="00EC56B3" w:rsidRPr="007B3BD8">
        <w:rPr>
          <w:rFonts w:hint="eastAsia"/>
        </w:rPr>
        <w:t>。</w:t>
      </w:r>
    </w:p>
    <w:p w14:paraId="3B65D6A8" w14:textId="77777777" w:rsidR="00F60043" w:rsidRPr="007B3BD8" w:rsidRDefault="00000000" w:rsidP="004A6ACE">
      <w:pPr>
        <w:pStyle w:val="LZ-2"/>
      </w:pPr>
      <w:hyperlink w:anchor="_Toc438129939" w:history="1">
        <w:bookmarkStart w:id="130" w:name="_Toc117179389"/>
        <w:r w:rsidR="00F60043" w:rsidRPr="007B3BD8">
          <w:t>编制依据</w:t>
        </w:r>
        <w:bookmarkEnd w:id="130"/>
      </w:hyperlink>
    </w:p>
    <w:p w14:paraId="4CE8CBFD" w14:textId="77777777" w:rsidR="007345D7" w:rsidRPr="007B3BD8" w:rsidRDefault="007345D7" w:rsidP="004A6ACE">
      <w:pPr>
        <w:pStyle w:val="LZ-"/>
        <w:ind w:firstLine="480"/>
      </w:pPr>
      <w:r w:rsidRPr="007B3BD8">
        <w:rPr>
          <w:rFonts w:hint="eastAsia"/>
        </w:rPr>
        <w:t>（</w:t>
      </w:r>
      <w:r w:rsidRPr="007B3BD8">
        <w:rPr>
          <w:rFonts w:hint="eastAsia"/>
        </w:rPr>
        <w:t>1</w:t>
      </w:r>
      <w:r w:rsidRPr="007B3BD8">
        <w:rPr>
          <w:rFonts w:hint="eastAsia"/>
        </w:rPr>
        <w:t>）</w:t>
      </w:r>
      <w:r w:rsidR="00DF3DD0" w:rsidRPr="007B3BD8">
        <w:rPr>
          <w:rFonts w:hint="eastAsia"/>
        </w:rPr>
        <w:t>《</w:t>
      </w:r>
      <w:r w:rsidRPr="007B3BD8">
        <w:rPr>
          <w:rFonts w:hint="eastAsia"/>
        </w:rPr>
        <w:t>PM</w:t>
      </w:r>
      <w:r w:rsidRPr="007B3BD8">
        <w:rPr>
          <w:rFonts w:hint="eastAsia"/>
          <w:vertAlign w:val="subscript"/>
        </w:rPr>
        <w:t>2.5</w:t>
      </w:r>
      <w:r w:rsidRPr="007B3BD8">
        <w:rPr>
          <w:rFonts w:hint="eastAsia"/>
        </w:rPr>
        <w:t>排放量核算技术规范（火电厂、水泥工业企业）</w:t>
      </w:r>
      <w:r w:rsidR="00DF3DD0" w:rsidRPr="007B3BD8">
        <w:rPr>
          <w:rFonts w:ascii="宋体"/>
        </w:rPr>
        <w:t>（征求意见稿）》</w:t>
      </w:r>
      <w:r w:rsidRPr="007B3BD8">
        <w:rPr>
          <w:rFonts w:hint="eastAsia"/>
        </w:rPr>
        <w:t>；</w:t>
      </w:r>
    </w:p>
    <w:p w14:paraId="19E68466" w14:textId="77777777" w:rsidR="007345D7" w:rsidRPr="007B3BD8" w:rsidRDefault="007345D7" w:rsidP="004A6ACE">
      <w:pPr>
        <w:pStyle w:val="LZ-"/>
        <w:ind w:firstLine="480"/>
      </w:pPr>
      <w:r w:rsidRPr="007B3BD8">
        <w:rPr>
          <w:rFonts w:hint="eastAsia"/>
        </w:rPr>
        <w:t>（</w:t>
      </w:r>
      <w:r w:rsidRPr="007B3BD8">
        <w:rPr>
          <w:rFonts w:hint="eastAsia"/>
        </w:rPr>
        <w:t>2</w:t>
      </w:r>
      <w:r w:rsidRPr="007B3BD8">
        <w:rPr>
          <w:rFonts w:hint="eastAsia"/>
        </w:rPr>
        <w:t>）</w:t>
      </w:r>
      <w:r w:rsidR="00DF3DD0" w:rsidRPr="007B3BD8">
        <w:rPr>
          <w:rFonts w:hint="eastAsia"/>
        </w:rPr>
        <w:t>《</w:t>
      </w:r>
      <w:bookmarkStart w:id="131" w:name="OLE_LINK11"/>
      <w:bookmarkStart w:id="132" w:name="OLE_LINK12"/>
      <w:bookmarkStart w:id="133" w:name="OLE_LINK13"/>
      <w:bookmarkStart w:id="134" w:name="OLE_LINK15"/>
      <w:bookmarkStart w:id="135" w:name="OLE_LINK16"/>
      <w:bookmarkStart w:id="136" w:name="OLE_LINK17"/>
      <w:r w:rsidRPr="007B3BD8">
        <w:rPr>
          <w:rFonts w:hint="eastAsia"/>
        </w:rPr>
        <w:t>大气挥发性有机物源排放清单编制技术指南</w:t>
      </w:r>
      <w:r w:rsidR="00DF3DD0" w:rsidRPr="007B3BD8">
        <w:rPr>
          <w:rFonts w:ascii="宋体"/>
        </w:rPr>
        <w:t>(试行)</w:t>
      </w:r>
      <w:bookmarkEnd w:id="131"/>
      <w:bookmarkEnd w:id="132"/>
      <w:bookmarkEnd w:id="133"/>
      <w:bookmarkEnd w:id="134"/>
      <w:bookmarkEnd w:id="135"/>
      <w:bookmarkEnd w:id="136"/>
      <w:r w:rsidR="00DF3DD0" w:rsidRPr="007B3BD8">
        <w:rPr>
          <w:rFonts w:hint="eastAsia"/>
        </w:rPr>
        <w:t>》</w:t>
      </w:r>
      <w:r w:rsidRPr="007B3BD8">
        <w:rPr>
          <w:rFonts w:hint="eastAsia"/>
        </w:rPr>
        <w:t>；</w:t>
      </w:r>
    </w:p>
    <w:p w14:paraId="3B720E94" w14:textId="77777777" w:rsidR="007345D7" w:rsidRPr="007B3BD8" w:rsidRDefault="007345D7" w:rsidP="004A6ACE">
      <w:pPr>
        <w:pStyle w:val="LZ-"/>
        <w:ind w:firstLine="480"/>
      </w:pPr>
      <w:r w:rsidRPr="007B3BD8">
        <w:rPr>
          <w:rFonts w:hint="eastAsia"/>
        </w:rPr>
        <w:t>（</w:t>
      </w:r>
      <w:r w:rsidRPr="007B3BD8">
        <w:rPr>
          <w:rFonts w:hint="eastAsia"/>
        </w:rPr>
        <w:t>3</w:t>
      </w:r>
      <w:r w:rsidRPr="007B3BD8">
        <w:rPr>
          <w:rFonts w:hint="eastAsia"/>
        </w:rPr>
        <w:t>）</w:t>
      </w:r>
      <w:r w:rsidR="00DF3DD0" w:rsidRPr="007B3BD8">
        <w:rPr>
          <w:rFonts w:hint="eastAsia"/>
        </w:rPr>
        <w:t>《</w:t>
      </w:r>
      <w:r w:rsidRPr="007B3BD8">
        <w:rPr>
          <w:rFonts w:hint="eastAsia"/>
        </w:rPr>
        <w:t>大气氨源排放清单编制技术指南</w:t>
      </w:r>
      <w:r w:rsidR="00DF3DD0" w:rsidRPr="007B3BD8">
        <w:rPr>
          <w:rFonts w:ascii="宋体"/>
        </w:rPr>
        <w:t>(试行)</w:t>
      </w:r>
      <w:r w:rsidR="00DF3DD0" w:rsidRPr="007B3BD8">
        <w:rPr>
          <w:rFonts w:hint="eastAsia"/>
        </w:rPr>
        <w:t>》</w:t>
      </w:r>
      <w:r w:rsidRPr="007B3BD8">
        <w:rPr>
          <w:rFonts w:hint="eastAsia"/>
        </w:rPr>
        <w:t>；</w:t>
      </w:r>
    </w:p>
    <w:p w14:paraId="21A60F38" w14:textId="77777777" w:rsidR="007345D7" w:rsidRPr="007B3BD8" w:rsidRDefault="007345D7" w:rsidP="004A6ACE">
      <w:pPr>
        <w:pStyle w:val="LZ-"/>
        <w:ind w:firstLine="480"/>
      </w:pPr>
      <w:r w:rsidRPr="007B3BD8">
        <w:rPr>
          <w:rFonts w:hint="eastAsia"/>
        </w:rPr>
        <w:t>（</w:t>
      </w:r>
      <w:r w:rsidRPr="007B3BD8">
        <w:rPr>
          <w:rFonts w:hint="eastAsia"/>
        </w:rPr>
        <w:t>4</w:t>
      </w:r>
      <w:r w:rsidRPr="007B3BD8">
        <w:rPr>
          <w:rFonts w:hint="eastAsia"/>
        </w:rPr>
        <w:t>）</w:t>
      </w:r>
      <w:r w:rsidR="00DF3DD0" w:rsidRPr="007B3BD8">
        <w:rPr>
          <w:rFonts w:hint="eastAsia"/>
        </w:rPr>
        <w:t>《</w:t>
      </w:r>
      <w:r w:rsidRPr="007B3BD8">
        <w:rPr>
          <w:rFonts w:hint="eastAsia"/>
        </w:rPr>
        <w:t>大气可吸入颗粒物一次源排放清单编制技术指南</w:t>
      </w:r>
      <w:r w:rsidR="00DF3DD0" w:rsidRPr="007B3BD8">
        <w:rPr>
          <w:rFonts w:ascii="宋体"/>
        </w:rPr>
        <w:t>(试行)</w:t>
      </w:r>
      <w:del w:id="137" w:author="彭 mq" w:date="2023-03-08T11:26:00Z">
        <w:r w:rsidR="00DF3DD0" w:rsidRPr="007B3BD8" w:rsidDel="001725E2">
          <w:rPr>
            <w:rFonts w:hint="eastAsia"/>
          </w:rPr>
          <w:delText xml:space="preserve"> </w:delText>
        </w:r>
      </w:del>
      <w:r w:rsidR="00DF3DD0" w:rsidRPr="007B3BD8">
        <w:rPr>
          <w:rFonts w:hint="eastAsia"/>
        </w:rPr>
        <w:t>》</w:t>
      </w:r>
      <w:r w:rsidRPr="007B3BD8">
        <w:rPr>
          <w:rFonts w:hint="eastAsia"/>
        </w:rPr>
        <w:t>；</w:t>
      </w:r>
    </w:p>
    <w:p w14:paraId="7AA2ADCF" w14:textId="77777777" w:rsidR="007345D7" w:rsidRPr="007B3BD8" w:rsidRDefault="007345D7" w:rsidP="004A6ACE">
      <w:pPr>
        <w:pStyle w:val="LZ-"/>
        <w:ind w:firstLine="480"/>
      </w:pPr>
      <w:r w:rsidRPr="007B3BD8">
        <w:rPr>
          <w:rFonts w:hint="eastAsia"/>
        </w:rPr>
        <w:t>（</w:t>
      </w:r>
      <w:r w:rsidRPr="007B3BD8">
        <w:rPr>
          <w:rFonts w:hint="eastAsia"/>
        </w:rPr>
        <w:t>5</w:t>
      </w:r>
      <w:r w:rsidRPr="007B3BD8">
        <w:rPr>
          <w:rFonts w:hint="eastAsia"/>
        </w:rPr>
        <w:t>）</w:t>
      </w:r>
      <w:r w:rsidR="00DF3DD0" w:rsidRPr="007B3BD8">
        <w:rPr>
          <w:rFonts w:hint="eastAsia"/>
        </w:rPr>
        <w:t>《</w:t>
      </w:r>
      <w:r w:rsidRPr="007B3BD8">
        <w:rPr>
          <w:rFonts w:hint="eastAsia"/>
        </w:rPr>
        <w:t>扬尘源颗粒物排放清单编制技术指南</w:t>
      </w:r>
      <w:r w:rsidR="00DF3DD0" w:rsidRPr="007B3BD8">
        <w:rPr>
          <w:rFonts w:ascii="宋体"/>
        </w:rPr>
        <w:t>(试行)</w:t>
      </w:r>
      <w:r w:rsidR="00DF3DD0" w:rsidRPr="007B3BD8">
        <w:rPr>
          <w:rFonts w:hint="eastAsia"/>
        </w:rPr>
        <w:t>》</w:t>
      </w:r>
      <w:r w:rsidRPr="007B3BD8">
        <w:rPr>
          <w:rFonts w:hint="eastAsia"/>
        </w:rPr>
        <w:t>；</w:t>
      </w:r>
    </w:p>
    <w:p w14:paraId="4DF2CF91" w14:textId="77777777" w:rsidR="007345D7" w:rsidRPr="007B3BD8" w:rsidRDefault="007345D7" w:rsidP="004A6ACE">
      <w:pPr>
        <w:pStyle w:val="LZ-"/>
        <w:ind w:firstLine="480"/>
      </w:pPr>
      <w:r w:rsidRPr="007B3BD8">
        <w:rPr>
          <w:rFonts w:hint="eastAsia"/>
        </w:rPr>
        <w:t>（</w:t>
      </w:r>
      <w:r w:rsidRPr="007B3BD8">
        <w:rPr>
          <w:rFonts w:hint="eastAsia"/>
        </w:rPr>
        <w:t>6</w:t>
      </w:r>
      <w:r w:rsidRPr="007B3BD8">
        <w:rPr>
          <w:rFonts w:hint="eastAsia"/>
        </w:rPr>
        <w:t>）</w:t>
      </w:r>
      <w:r w:rsidR="00DF3DD0" w:rsidRPr="007B3BD8">
        <w:rPr>
          <w:rFonts w:hint="eastAsia"/>
        </w:rPr>
        <w:t>《</w:t>
      </w:r>
      <w:r w:rsidRPr="007B3BD8">
        <w:rPr>
          <w:rFonts w:hint="eastAsia"/>
        </w:rPr>
        <w:t>大气细颗粒物一次源排放清单编制技术指南（试行）</w:t>
      </w:r>
      <w:r w:rsidR="00DF3DD0" w:rsidRPr="007B3BD8">
        <w:rPr>
          <w:rFonts w:hint="eastAsia"/>
        </w:rPr>
        <w:t>》</w:t>
      </w:r>
      <w:r w:rsidRPr="007B3BD8">
        <w:rPr>
          <w:rFonts w:hint="eastAsia"/>
        </w:rPr>
        <w:t>；</w:t>
      </w:r>
    </w:p>
    <w:p w14:paraId="7711C0C5" w14:textId="77777777" w:rsidR="007345D7" w:rsidRPr="007B3BD8" w:rsidRDefault="007345D7" w:rsidP="004A6ACE">
      <w:pPr>
        <w:pStyle w:val="LZ-"/>
        <w:ind w:firstLine="480"/>
      </w:pPr>
      <w:r w:rsidRPr="007B3BD8">
        <w:rPr>
          <w:rFonts w:hint="eastAsia"/>
        </w:rPr>
        <w:t>（</w:t>
      </w:r>
      <w:r w:rsidRPr="007B3BD8">
        <w:rPr>
          <w:rFonts w:hint="eastAsia"/>
        </w:rPr>
        <w:t>7</w:t>
      </w:r>
      <w:r w:rsidRPr="007B3BD8">
        <w:rPr>
          <w:rFonts w:hint="eastAsia"/>
        </w:rPr>
        <w:t>）</w:t>
      </w:r>
      <w:r w:rsidR="00DF3DD0" w:rsidRPr="007B3BD8">
        <w:rPr>
          <w:rFonts w:hint="eastAsia"/>
        </w:rPr>
        <w:t>《</w:t>
      </w:r>
      <w:r w:rsidRPr="007B3BD8">
        <w:rPr>
          <w:rFonts w:hint="eastAsia"/>
        </w:rPr>
        <w:t>道路机动车排放清单编制技术指南（试行）</w:t>
      </w:r>
      <w:r w:rsidR="00DF3DD0" w:rsidRPr="007B3BD8">
        <w:rPr>
          <w:rFonts w:hint="eastAsia"/>
        </w:rPr>
        <w:t>》</w:t>
      </w:r>
      <w:r w:rsidRPr="007B3BD8">
        <w:rPr>
          <w:rFonts w:hint="eastAsia"/>
        </w:rPr>
        <w:t>；</w:t>
      </w:r>
    </w:p>
    <w:p w14:paraId="7F1D3043" w14:textId="77777777" w:rsidR="007345D7" w:rsidRPr="007B3BD8" w:rsidRDefault="007345D7" w:rsidP="004A6ACE">
      <w:pPr>
        <w:pStyle w:val="LZ-"/>
        <w:ind w:firstLine="480"/>
      </w:pPr>
      <w:r w:rsidRPr="007B3BD8">
        <w:rPr>
          <w:rFonts w:hint="eastAsia"/>
        </w:rPr>
        <w:t>（</w:t>
      </w:r>
      <w:r w:rsidRPr="007B3BD8">
        <w:rPr>
          <w:rFonts w:hint="eastAsia"/>
        </w:rPr>
        <w:t>8</w:t>
      </w:r>
      <w:r w:rsidRPr="007B3BD8">
        <w:rPr>
          <w:rFonts w:hint="eastAsia"/>
        </w:rPr>
        <w:t>）</w:t>
      </w:r>
      <w:r w:rsidR="00DF3DD0" w:rsidRPr="007B3BD8">
        <w:rPr>
          <w:rFonts w:hint="eastAsia"/>
        </w:rPr>
        <w:t>《</w:t>
      </w:r>
      <w:r w:rsidRPr="007B3BD8">
        <w:rPr>
          <w:rFonts w:hint="eastAsia"/>
        </w:rPr>
        <w:t>非道路移动污染源排放清单编制技术指南（试行）</w:t>
      </w:r>
      <w:r w:rsidR="00DF3DD0" w:rsidRPr="007B3BD8">
        <w:rPr>
          <w:rFonts w:hint="eastAsia"/>
        </w:rPr>
        <w:t>》</w:t>
      </w:r>
      <w:r w:rsidRPr="007B3BD8">
        <w:rPr>
          <w:rFonts w:hint="eastAsia"/>
        </w:rPr>
        <w:t>；</w:t>
      </w:r>
    </w:p>
    <w:p w14:paraId="1DD16D5B" w14:textId="77777777" w:rsidR="007345D7" w:rsidRPr="007B3BD8" w:rsidRDefault="007345D7" w:rsidP="004A6ACE">
      <w:pPr>
        <w:pStyle w:val="LZ-"/>
        <w:ind w:firstLine="480"/>
      </w:pPr>
      <w:r w:rsidRPr="007B3BD8">
        <w:rPr>
          <w:rFonts w:hint="eastAsia"/>
        </w:rPr>
        <w:t>（</w:t>
      </w:r>
      <w:r w:rsidRPr="007B3BD8">
        <w:rPr>
          <w:rFonts w:hint="eastAsia"/>
        </w:rPr>
        <w:t>9</w:t>
      </w:r>
      <w:r w:rsidRPr="007B3BD8">
        <w:rPr>
          <w:rFonts w:hint="eastAsia"/>
        </w:rPr>
        <w:t>）</w:t>
      </w:r>
      <w:r w:rsidR="00DF3DD0" w:rsidRPr="007B3BD8">
        <w:rPr>
          <w:rFonts w:hint="eastAsia"/>
        </w:rPr>
        <w:t>《</w:t>
      </w:r>
      <w:r w:rsidRPr="007B3BD8">
        <w:rPr>
          <w:rFonts w:hint="eastAsia"/>
        </w:rPr>
        <w:t>生物质燃烧源大气污染物排放清单编制技术指南（试行）</w:t>
      </w:r>
      <w:r w:rsidR="00DF3DD0" w:rsidRPr="007B3BD8">
        <w:rPr>
          <w:rFonts w:hint="eastAsia"/>
        </w:rPr>
        <w:t>》；</w:t>
      </w:r>
    </w:p>
    <w:p w14:paraId="065D0F02" w14:textId="77777777" w:rsidR="007345D7" w:rsidRPr="007B3BD8" w:rsidRDefault="007345D7" w:rsidP="004A6ACE">
      <w:pPr>
        <w:pStyle w:val="LZ-"/>
        <w:ind w:firstLine="480"/>
      </w:pPr>
      <w:r w:rsidRPr="007B3BD8">
        <w:rPr>
          <w:rFonts w:hint="eastAsia"/>
        </w:rPr>
        <w:t>（</w:t>
      </w:r>
      <w:r w:rsidRPr="007B3BD8">
        <w:rPr>
          <w:rFonts w:hint="eastAsia"/>
        </w:rPr>
        <w:t>10</w:t>
      </w:r>
      <w:r w:rsidRPr="007B3BD8">
        <w:rPr>
          <w:rFonts w:hint="eastAsia"/>
        </w:rPr>
        <w:t>）</w:t>
      </w:r>
      <w:r w:rsidR="00DF3DD0" w:rsidRPr="007B3BD8">
        <w:rPr>
          <w:rFonts w:hint="eastAsia"/>
        </w:rPr>
        <w:t>《</w:t>
      </w:r>
      <w:r w:rsidRPr="007B3BD8">
        <w:rPr>
          <w:rFonts w:hint="eastAsia"/>
        </w:rPr>
        <w:t>大气污染源优先控制分级技术指南（试行）》；</w:t>
      </w:r>
    </w:p>
    <w:p w14:paraId="3B157620" w14:textId="77777777" w:rsidR="00FC05DC" w:rsidRPr="007B3BD8" w:rsidRDefault="00FC05DC" w:rsidP="004A6ACE">
      <w:pPr>
        <w:pStyle w:val="LZ-"/>
        <w:ind w:firstLine="480"/>
      </w:pPr>
      <w:r w:rsidRPr="007B3BD8">
        <w:rPr>
          <w:rFonts w:hint="eastAsia"/>
        </w:rPr>
        <w:t>（</w:t>
      </w:r>
      <w:r w:rsidRPr="007B3BD8">
        <w:rPr>
          <w:rFonts w:hint="eastAsia"/>
        </w:rPr>
        <w:t>11</w:t>
      </w:r>
      <w:r w:rsidRPr="007B3BD8">
        <w:rPr>
          <w:rFonts w:hint="eastAsia"/>
        </w:rPr>
        <w:t>）</w:t>
      </w:r>
      <w:r w:rsidR="00E458D0" w:rsidRPr="007B3BD8">
        <w:rPr>
          <w:rFonts w:hint="eastAsia"/>
        </w:rPr>
        <w:t>《城市大气</w:t>
      </w:r>
      <w:r w:rsidR="00E458D0" w:rsidRPr="007B3BD8">
        <w:t>污染源排放清单编制技术手册</w:t>
      </w:r>
      <w:r w:rsidR="00E458D0" w:rsidRPr="007B3BD8">
        <w:rPr>
          <w:rFonts w:hint="eastAsia"/>
        </w:rPr>
        <w:t>》；</w:t>
      </w:r>
    </w:p>
    <w:p w14:paraId="41617E85" w14:textId="572EB14D" w:rsidR="007345D7" w:rsidRPr="007B3BD8" w:rsidRDefault="007345D7" w:rsidP="0094626E">
      <w:pPr>
        <w:pStyle w:val="LZ-"/>
        <w:ind w:firstLine="480"/>
      </w:pPr>
      <w:r w:rsidRPr="007B3BD8">
        <w:rPr>
          <w:rFonts w:hint="eastAsia"/>
        </w:rPr>
        <w:t>（</w:t>
      </w:r>
      <w:r w:rsidRPr="007B3BD8">
        <w:rPr>
          <w:rFonts w:hint="eastAsia"/>
        </w:rPr>
        <w:t>1</w:t>
      </w:r>
      <w:r w:rsidR="002E515F">
        <w:t>2</w:t>
      </w:r>
      <w:r w:rsidR="0094626E" w:rsidRPr="007B3BD8">
        <w:rPr>
          <w:rFonts w:hint="eastAsia"/>
        </w:rPr>
        <w:t>）《区域高分辨率大气排放源清单建立的技术方法与应用》</w:t>
      </w:r>
      <w:r w:rsidRPr="007B3BD8">
        <w:rPr>
          <w:rFonts w:hint="eastAsia"/>
        </w:rPr>
        <w:t>。</w:t>
      </w:r>
    </w:p>
    <w:p w14:paraId="543F8670" w14:textId="77777777" w:rsidR="00F60043" w:rsidRPr="007B3BD8" w:rsidRDefault="00000000" w:rsidP="004A6ACE">
      <w:pPr>
        <w:pStyle w:val="LZ-2"/>
      </w:pPr>
      <w:hyperlink w:anchor="_Toc438129940" w:history="1">
        <w:bookmarkStart w:id="138" w:name="_Toc117179390"/>
        <w:r w:rsidR="00F60043" w:rsidRPr="007B3BD8">
          <w:t>指导思想与原则</w:t>
        </w:r>
        <w:bookmarkEnd w:id="138"/>
      </w:hyperlink>
    </w:p>
    <w:p w14:paraId="24155387" w14:textId="77777777" w:rsidR="001548AB" w:rsidRPr="007B3BD8" w:rsidRDefault="001548AB" w:rsidP="004A6ACE">
      <w:pPr>
        <w:pStyle w:val="LZ-"/>
        <w:ind w:firstLine="480"/>
      </w:pPr>
      <w:r w:rsidRPr="007B3BD8">
        <w:rPr>
          <w:rFonts w:hint="eastAsia"/>
        </w:rPr>
        <w:t>（</w:t>
      </w:r>
      <w:r w:rsidRPr="007B3BD8">
        <w:rPr>
          <w:rFonts w:hint="eastAsia"/>
        </w:rPr>
        <w:t>1</w:t>
      </w:r>
      <w:r w:rsidRPr="007B3BD8">
        <w:rPr>
          <w:rFonts w:hint="eastAsia"/>
        </w:rPr>
        <w:t>）注重规范性和严谨性</w:t>
      </w:r>
      <w:r w:rsidRPr="007B3BD8">
        <w:t xml:space="preserve"> </w:t>
      </w:r>
    </w:p>
    <w:p w14:paraId="6132178A" w14:textId="77777777" w:rsidR="001548AB" w:rsidRPr="007B3BD8" w:rsidRDefault="001548AB" w:rsidP="004A6ACE">
      <w:pPr>
        <w:pStyle w:val="LZ-"/>
        <w:ind w:firstLine="480"/>
      </w:pPr>
      <w:r w:rsidRPr="007B3BD8">
        <w:rPr>
          <w:rFonts w:hint="eastAsia"/>
        </w:rPr>
        <w:t>排放源清单是一项有严格规范的技术工作，应尽可能按照国家发布的清单编制技术</w:t>
      </w:r>
      <w:r w:rsidRPr="007B3BD8">
        <w:rPr>
          <w:rFonts w:hint="eastAsia"/>
        </w:rPr>
        <w:lastRenderedPageBreak/>
        <w:t>指南和相关技术手册进行，如确有必要使用指南以外的方法，应选</w:t>
      </w:r>
      <w:proofErr w:type="gramStart"/>
      <w:r w:rsidRPr="007B3BD8">
        <w:rPr>
          <w:rFonts w:hint="eastAsia"/>
        </w:rPr>
        <w:t>择成熟</w:t>
      </w:r>
      <w:proofErr w:type="gramEnd"/>
      <w:r w:rsidRPr="007B3BD8">
        <w:rPr>
          <w:rFonts w:hint="eastAsia"/>
        </w:rPr>
        <w:t>规范的技术方法。方法的选择，数据的收集、使用、计算都应严谨，减少人为误差。</w:t>
      </w:r>
    </w:p>
    <w:p w14:paraId="59BDFD7F" w14:textId="77777777" w:rsidR="001548AB" w:rsidRPr="007B3BD8" w:rsidRDefault="001548AB" w:rsidP="004A6ACE">
      <w:pPr>
        <w:pStyle w:val="LZ-"/>
        <w:ind w:firstLine="480"/>
      </w:pPr>
      <w:r w:rsidRPr="007B3BD8">
        <w:rPr>
          <w:rFonts w:hint="eastAsia"/>
        </w:rPr>
        <w:t>（</w:t>
      </w:r>
      <w:r w:rsidRPr="007B3BD8">
        <w:rPr>
          <w:rFonts w:hint="eastAsia"/>
        </w:rPr>
        <w:t>2</w:t>
      </w:r>
      <w:r w:rsidRPr="007B3BD8">
        <w:rPr>
          <w:rFonts w:hint="eastAsia"/>
        </w:rPr>
        <w:t>）强调全面性和实用性</w:t>
      </w:r>
      <w:r w:rsidRPr="007B3BD8">
        <w:t xml:space="preserve"> </w:t>
      </w:r>
    </w:p>
    <w:p w14:paraId="68B2CE58" w14:textId="15AE4A87" w:rsidR="001548AB" w:rsidRPr="007B3BD8" w:rsidRDefault="001548AB" w:rsidP="004A6ACE">
      <w:pPr>
        <w:pStyle w:val="LZ-"/>
        <w:ind w:firstLine="480"/>
      </w:pPr>
      <w:r w:rsidRPr="007B3BD8">
        <w:rPr>
          <w:rFonts w:hint="eastAsia"/>
        </w:rPr>
        <w:t>排放源清单的成果是向决策者揭示大气污染源控制重点的重要工具，因此尽可能包含完整的排放</w:t>
      </w:r>
      <w:proofErr w:type="gramStart"/>
      <w:r w:rsidRPr="007B3BD8">
        <w:rPr>
          <w:rFonts w:hint="eastAsia"/>
        </w:rPr>
        <w:t>源类型</w:t>
      </w:r>
      <w:proofErr w:type="gramEnd"/>
      <w:r w:rsidRPr="007B3BD8">
        <w:rPr>
          <w:rFonts w:hint="eastAsia"/>
        </w:rPr>
        <w:t>和污染物种类，其成果也主要应用于</w:t>
      </w:r>
      <w:r w:rsidR="00E43DD9">
        <w:rPr>
          <w:rFonts w:hint="eastAsia"/>
        </w:rPr>
        <w:t>生态环境</w:t>
      </w:r>
      <w:r w:rsidRPr="007B3BD8">
        <w:rPr>
          <w:rFonts w:hint="eastAsia"/>
        </w:rPr>
        <w:t>管理工作，因此清单编制与今后的更新也应与</w:t>
      </w:r>
      <w:r w:rsidR="00E43DD9">
        <w:rPr>
          <w:rFonts w:hint="eastAsia"/>
        </w:rPr>
        <w:t>生态环境</w:t>
      </w:r>
      <w:r w:rsidRPr="007B3BD8">
        <w:rPr>
          <w:rFonts w:hint="eastAsia"/>
        </w:rPr>
        <w:t>工作紧密结合，加强其实用性。</w:t>
      </w:r>
    </w:p>
    <w:p w14:paraId="2EA304AD" w14:textId="77777777" w:rsidR="001548AB" w:rsidRPr="007B3BD8" w:rsidRDefault="001548AB" w:rsidP="004A6ACE">
      <w:pPr>
        <w:pStyle w:val="LZ-"/>
        <w:ind w:firstLine="480"/>
      </w:pPr>
      <w:r w:rsidRPr="007B3BD8">
        <w:rPr>
          <w:rFonts w:hint="eastAsia"/>
        </w:rPr>
        <w:t>（</w:t>
      </w:r>
      <w:r w:rsidRPr="007B3BD8">
        <w:rPr>
          <w:rFonts w:hint="eastAsia"/>
        </w:rPr>
        <w:t>3</w:t>
      </w:r>
      <w:r w:rsidRPr="007B3BD8">
        <w:rPr>
          <w:rFonts w:hint="eastAsia"/>
        </w:rPr>
        <w:t>）兼顾时效性和准确性</w:t>
      </w:r>
      <w:r w:rsidRPr="007B3BD8">
        <w:t xml:space="preserve"> </w:t>
      </w:r>
    </w:p>
    <w:p w14:paraId="3EF71A3E" w14:textId="4C24917C" w:rsidR="001548AB" w:rsidRPr="007B3BD8" w:rsidRDefault="001548AB" w:rsidP="004A6ACE">
      <w:pPr>
        <w:pStyle w:val="LZ-"/>
        <w:ind w:firstLine="480"/>
      </w:pPr>
      <w:r w:rsidRPr="007B3BD8">
        <w:rPr>
          <w:rFonts w:hint="eastAsia"/>
        </w:rPr>
        <w:t>排放源清单编制是一项庞大复杂的工作，当中每一</w:t>
      </w:r>
      <w:r w:rsidR="00E43DD9">
        <w:rPr>
          <w:rFonts w:hint="eastAsia"/>
        </w:rPr>
        <w:t>类源要使计算结果尽量贴合实际均需要大量的时间与精力。而源清单编制</w:t>
      </w:r>
      <w:r w:rsidRPr="007B3BD8">
        <w:rPr>
          <w:rFonts w:hint="eastAsia"/>
        </w:rPr>
        <w:t>工作时间紧、任务重，不可能面面俱到，因此要求编制人员需分清轻重缓急，抓住本地污染特征，优先完成主要污染源的计算，兼顾次要污染源，按时完成工作任务。</w:t>
      </w:r>
      <w:r w:rsidRPr="007B3BD8">
        <w:t xml:space="preserve"> </w:t>
      </w:r>
    </w:p>
    <w:p w14:paraId="28B69B9C" w14:textId="77777777" w:rsidR="001548AB" w:rsidRPr="007B3BD8" w:rsidRDefault="0097521F" w:rsidP="004A6ACE">
      <w:pPr>
        <w:pStyle w:val="LZ-"/>
        <w:ind w:firstLine="480"/>
      </w:pPr>
      <w:r w:rsidRPr="007B3BD8">
        <w:rPr>
          <w:rFonts w:hint="eastAsia"/>
        </w:rPr>
        <w:t>（</w:t>
      </w:r>
      <w:r w:rsidRPr="007B3BD8">
        <w:rPr>
          <w:rFonts w:hint="eastAsia"/>
        </w:rPr>
        <w:t>4</w:t>
      </w:r>
      <w:r w:rsidRPr="007B3BD8">
        <w:rPr>
          <w:rFonts w:hint="eastAsia"/>
        </w:rPr>
        <w:t>）</w:t>
      </w:r>
      <w:r w:rsidR="001548AB" w:rsidRPr="007B3BD8">
        <w:rPr>
          <w:rFonts w:hint="eastAsia"/>
        </w:rPr>
        <w:t>坚持长效性和科学性</w:t>
      </w:r>
      <w:r w:rsidR="001548AB" w:rsidRPr="007B3BD8">
        <w:t xml:space="preserve"> </w:t>
      </w:r>
    </w:p>
    <w:p w14:paraId="007C7669" w14:textId="3865FB8E" w:rsidR="001548AB" w:rsidRPr="007B3BD8" w:rsidRDefault="001548AB" w:rsidP="004A6ACE">
      <w:pPr>
        <w:pStyle w:val="LZ-"/>
        <w:ind w:firstLine="480"/>
      </w:pPr>
      <w:r w:rsidRPr="007B3BD8">
        <w:rPr>
          <w:rFonts w:hint="eastAsia"/>
        </w:rPr>
        <w:t>排放源清单从无到有，从有到精是长时间的过程，同时清单要应用到</w:t>
      </w:r>
      <w:r w:rsidR="00E43DD9">
        <w:rPr>
          <w:rFonts w:hint="eastAsia"/>
        </w:rPr>
        <w:t>生态环境</w:t>
      </w:r>
      <w:r w:rsidRPr="007B3BD8">
        <w:rPr>
          <w:rFonts w:hint="eastAsia"/>
        </w:rPr>
        <w:t>管理工作中也需要持续的更新；在更新的过程中，针对本地排放源的特点，从计算方法的选择、排放系数的选取与监测、活动水平数据收集等方面不断完善清单编制工作，增强清单成果的科学性。</w:t>
      </w:r>
    </w:p>
    <w:p w14:paraId="41D7393D" w14:textId="77777777" w:rsidR="00F60043" w:rsidRPr="007B3BD8" w:rsidRDefault="00000000" w:rsidP="004A6ACE">
      <w:pPr>
        <w:pStyle w:val="LZ-2"/>
      </w:pPr>
      <w:hyperlink w:anchor="_Toc438129943" w:history="1">
        <w:bookmarkStart w:id="139" w:name="_Toc117179391"/>
        <w:r w:rsidR="00F60043" w:rsidRPr="007B3BD8">
          <w:rPr>
            <w:rStyle w:val="ad"/>
            <w:color w:val="auto"/>
          </w:rPr>
          <w:t>编制范围</w:t>
        </w:r>
        <w:bookmarkEnd w:id="139"/>
      </w:hyperlink>
    </w:p>
    <w:p w14:paraId="78BBC19C" w14:textId="78CDC4A2" w:rsidR="00265D9A" w:rsidRPr="007B3BD8" w:rsidRDefault="00282296" w:rsidP="00265D9A">
      <w:pPr>
        <w:pStyle w:val="LZ-"/>
        <w:ind w:firstLine="482"/>
      </w:pPr>
      <w:r w:rsidRPr="007B3BD8">
        <w:rPr>
          <w:rFonts w:hint="eastAsia"/>
          <w:b/>
        </w:rPr>
        <w:t>（</w:t>
      </w:r>
      <w:r>
        <w:rPr>
          <w:b/>
        </w:rPr>
        <w:t>1</w:t>
      </w:r>
      <w:r w:rsidRPr="007B3BD8">
        <w:rPr>
          <w:rFonts w:hint="eastAsia"/>
          <w:b/>
        </w:rPr>
        <w:t>）</w:t>
      </w:r>
      <w:r w:rsidR="00265D9A" w:rsidRPr="007B3BD8">
        <w:rPr>
          <w:rFonts w:hint="eastAsia"/>
          <w:b/>
        </w:rPr>
        <w:t>地域空间：</w:t>
      </w:r>
      <w:proofErr w:type="gramStart"/>
      <w:r w:rsidR="00A93D9A">
        <w:t>萧山区</w:t>
      </w:r>
      <w:proofErr w:type="gramEnd"/>
      <w:r w:rsidR="00987103">
        <w:rPr>
          <w:rFonts w:hint="eastAsia"/>
        </w:rPr>
        <w:t>全</w:t>
      </w:r>
      <w:r w:rsidR="00987103">
        <w:t>域</w:t>
      </w:r>
      <w:r w:rsidR="00646E15">
        <w:rPr>
          <w:rFonts w:hint="eastAsia"/>
        </w:rPr>
        <w:t>；</w:t>
      </w:r>
    </w:p>
    <w:p w14:paraId="55FF6AEB" w14:textId="220AFBF9" w:rsidR="00246A0F" w:rsidRPr="007B3BD8" w:rsidRDefault="00246A0F" w:rsidP="004A6ACE">
      <w:pPr>
        <w:pStyle w:val="LZ-"/>
        <w:ind w:firstLine="482"/>
      </w:pPr>
      <w:r w:rsidRPr="007B3BD8">
        <w:rPr>
          <w:rFonts w:hint="eastAsia"/>
          <w:b/>
        </w:rPr>
        <w:t>（</w:t>
      </w:r>
      <w:r w:rsidRPr="007B3BD8">
        <w:rPr>
          <w:rFonts w:hint="eastAsia"/>
          <w:b/>
        </w:rPr>
        <w:t>2</w:t>
      </w:r>
      <w:r w:rsidRPr="007B3BD8">
        <w:rPr>
          <w:rFonts w:hint="eastAsia"/>
          <w:b/>
        </w:rPr>
        <w:t>）基准年：</w:t>
      </w:r>
      <w:r w:rsidRPr="007B3BD8">
        <w:rPr>
          <w:rFonts w:hint="eastAsia"/>
        </w:rPr>
        <w:t>20</w:t>
      </w:r>
      <w:r w:rsidR="00282296">
        <w:t>20</w:t>
      </w:r>
      <w:r w:rsidRPr="007B3BD8">
        <w:rPr>
          <w:rFonts w:hint="eastAsia"/>
        </w:rPr>
        <w:t>年；</w:t>
      </w:r>
    </w:p>
    <w:p w14:paraId="42B58CEB" w14:textId="77777777" w:rsidR="007345D7" w:rsidRPr="007B3BD8" w:rsidRDefault="007345D7" w:rsidP="004A6ACE">
      <w:pPr>
        <w:pStyle w:val="LZ-"/>
        <w:ind w:firstLine="482"/>
      </w:pPr>
      <w:r w:rsidRPr="007B3BD8">
        <w:rPr>
          <w:rFonts w:hint="eastAsia"/>
          <w:b/>
        </w:rPr>
        <w:t>（</w:t>
      </w:r>
      <w:r w:rsidR="00246A0F" w:rsidRPr="007B3BD8">
        <w:rPr>
          <w:rFonts w:hint="eastAsia"/>
          <w:b/>
        </w:rPr>
        <w:t>3</w:t>
      </w:r>
      <w:r w:rsidRPr="007B3BD8">
        <w:rPr>
          <w:rFonts w:hint="eastAsia"/>
          <w:b/>
        </w:rPr>
        <w:t>）污染物：</w:t>
      </w:r>
      <w:r w:rsidRPr="007B3BD8">
        <w:rPr>
          <w:rFonts w:hint="eastAsia"/>
        </w:rPr>
        <w:t>包括二氧化硫（</w:t>
      </w:r>
      <w:r w:rsidRPr="007B3BD8">
        <w:rPr>
          <w:rFonts w:hint="eastAsia"/>
        </w:rPr>
        <w:t>SO</w:t>
      </w:r>
      <w:r w:rsidRPr="007B3BD8">
        <w:rPr>
          <w:rFonts w:hint="eastAsia"/>
          <w:vertAlign w:val="subscript"/>
        </w:rPr>
        <w:t>2</w:t>
      </w:r>
      <w:r w:rsidRPr="007B3BD8">
        <w:rPr>
          <w:rFonts w:hint="eastAsia"/>
        </w:rPr>
        <w:t>）、氮氧化物（</w:t>
      </w:r>
      <w:r w:rsidRPr="007B3BD8">
        <w:rPr>
          <w:rFonts w:hint="eastAsia"/>
        </w:rPr>
        <w:t>NO</w:t>
      </w:r>
      <w:r w:rsidRPr="007B3BD8">
        <w:rPr>
          <w:rFonts w:hint="eastAsia"/>
          <w:vertAlign w:val="subscript"/>
        </w:rPr>
        <w:t>x</w:t>
      </w:r>
      <w:r w:rsidRPr="007B3BD8">
        <w:rPr>
          <w:rFonts w:hint="eastAsia"/>
        </w:rPr>
        <w:t>）、一氧化碳（</w:t>
      </w:r>
      <w:r w:rsidRPr="007B3BD8">
        <w:rPr>
          <w:rFonts w:hint="eastAsia"/>
        </w:rPr>
        <w:t>CO</w:t>
      </w:r>
      <w:r w:rsidRPr="007B3BD8">
        <w:rPr>
          <w:rFonts w:hint="eastAsia"/>
        </w:rPr>
        <w:t>）、挥发性有机物（</w:t>
      </w:r>
      <w:r w:rsidRPr="007B3BD8">
        <w:rPr>
          <w:rFonts w:hint="eastAsia"/>
        </w:rPr>
        <w:t>VOC</w:t>
      </w:r>
      <w:r w:rsidR="00DB528B" w:rsidRPr="007B3BD8">
        <w:rPr>
          <w:lang w:val="en-US"/>
        </w:rPr>
        <w:t>s</w:t>
      </w:r>
      <w:r w:rsidRPr="007B3BD8">
        <w:rPr>
          <w:rFonts w:hint="eastAsia"/>
        </w:rPr>
        <w:t>）、氨（</w:t>
      </w:r>
      <w:r w:rsidRPr="007B3BD8">
        <w:rPr>
          <w:rFonts w:hint="eastAsia"/>
        </w:rPr>
        <w:t>NH</w:t>
      </w:r>
      <w:r w:rsidRPr="007B3BD8">
        <w:rPr>
          <w:rFonts w:hint="eastAsia"/>
          <w:vertAlign w:val="subscript"/>
        </w:rPr>
        <w:t>3</w:t>
      </w:r>
      <w:r w:rsidRPr="007B3BD8">
        <w:rPr>
          <w:rFonts w:hint="eastAsia"/>
        </w:rPr>
        <w:t>）、可吸入颗粒物（</w:t>
      </w:r>
      <w:r w:rsidRPr="007B3BD8">
        <w:rPr>
          <w:rFonts w:hint="eastAsia"/>
        </w:rPr>
        <w:t>PM</w:t>
      </w:r>
      <w:r w:rsidRPr="007B3BD8">
        <w:rPr>
          <w:rFonts w:hint="eastAsia"/>
          <w:vertAlign w:val="subscript"/>
        </w:rPr>
        <w:t>10</w:t>
      </w:r>
      <w:r w:rsidRPr="007B3BD8">
        <w:rPr>
          <w:rFonts w:hint="eastAsia"/>
        </w:rPr>
        <w:t>）、细颗粒物（</w:t>
      </w:r>
      <w:r w:rsidRPr="007B3BD8">
        <w:rPr>
          <w:rFonts w:hint="eastAsia"/>
        </w:rPr>
        <w:t>PM</w:t>
      </w:r>
      <w:r w:rsidRPr="007B3BD8">
        <w:rPr>
          <w:rFonts w:hint="eastAsia"/>
          <w:vertAlign w:val="subscript"/>
        </w:rPr>
        <w:t>2.5</w:t>
      </w:r>
      <w:r w:rsidRPr="007B3BD8">
        <w:rPr>
          <w:rFonts w:hint="eastAsia"/>
        </w:rPr>
        <w:t>）、黑碳（</w:t>
      </w:r>
      <w:r w:rsidRPr="007B3BD8">
        <w:rPr>
          <w:rFonts w:hint="eastAsia"/>
        </w:rPr>
        <w:t>BC</w:t>
      </w:r>
      <w:r w:rsidRPr="007B3BD8">
        <w:rPr>
          <w:rFonts w:hint="eastAsia"/>
        </w:rPr>
        <w:t>）、有机碳（</w:t>
      </w:r>
      <w:r w:rsidRPr="007B3BD8">
        <w:rPr>
          <w:rFonts w:hint="eastAsia"/>
        </w:rPr>
        <w:t>OC</w:t>
      </w:r>
      <w:r w:rsidRPr="007B3BD8">
        <w:rPr>
          <w:rFonts w:hint="eastAsia"/>
        </w:rPr>
        <w:t>）等</w:t>
      </w:r>
      <w:r w:rsidRPr="007B3BD8">
        <w:rPr>
          <w:rFonts w:hint="eastAsia"/>
        </w:rPr>
        <w:t>9</w:t>
      </w:r>
      <w:r w:rsidRPr="007B3BD8">
        <w:rPr>
          <w:rFonts w:hint="eastAsia"/>
        </w:rPr>
        <w:t>种污染物</w:t>
      </w:r>
      <w:r w:rsidR="004E03A6" w:rsidRPr="007B3BD8">
        <w:rPr>
          <w:rFonts w:hint="eastAsia"/>
        </w:rPr>
        <w:t>；</w:t>
      </w:r>
    </w:p>
    <w:p w14:paraId="49EBDB27" w14:textId="3C7BA7F9" w:rsidR="007345D7" w:rsidRPr="007B3BD8" w:rsidRDefault="004E03A6" w:rsidP="00A96BB6">
      <w:pPr>
        <w:pStyle w:val="LZ-"/>
        <w:ind w:firstLine="482"/>
      </w:pPr>
      <w:r w:rsidRPr="007B3BD8">
        <w:rPr>
          <w:rFonts w:hint="eastAsia"/>
          <w:b/>
        </w:rPr>
        <w:t>（</w:t>
      </w:r>
      <w:r w:rsidRPr="007B3BD8">
        <w:rPr>
          <w:rFonts w:hint="eastAsia"/>
          <w:b/>
        </w:rPr>
        <w:t>4</w:t>
      </w:r>
      <w:r w:rsidRPr="007B3BD8">
        <w:rPr>
          <w:rFonts w:hint="eastAsia"/>
          <w:b/>
        </w:rPr>
        <w:t>）污染源：</w:t>
      </w:r>
      <w:r w:rsidRPr="007B3BD8">
        <w:t>根据</w:t>
      </w:r>
      <w:r w:rsidR="00987103">
        <w:rPr>
          <w:rFonts w:hint="eastAsia"/>
        </w:rPr>
        <w:t>国家</w:t>
      </w:r>
      <w:r w:rsidRPr="007B3BD8">
        <w:t>发布的《城市大气污染物排放清单编制技术手册》结合</w:t>
      </w:r>
      <w:proofErr w:type="gramStart"/>
      <w:r w:rsidR="00A93D9A">
        <w:t>萧山区</w:t>
      </w:r>
      <w:proofErr w:type="gramEnd"/>
      <w:r w:rsidRPr="007B3BD8">
        <w:t>产业结构和排放实际，</w:t>
      </w:r>
      <w:r w:rsidRPr="007B3BD8">
        <w:rPr>
          <w:rFonts w:hint="eastAsia"/>
        </w:rPr>
        <w:t>本次清单编制涵盖的污染源包括</w:t>
      </w:r>
      <w:r w:rsidR="00A96BB6" w:rsidRPr="007B3BD8">
        <w:rPr>
          <w:rFonts w:hint="eastAsia"/>
        </w:rPr>
        <w:t>工业源、</w:t>
      </w:r>
      <w:r w:rsidR="00A96BB6" w:rsidRPr="007B3BD8">
        <w:t>道路移动源、非道路移动源</w:t>
      </w:r>
      <w:r w:rsidRPr="007B3BD8">
        <w:t>、</w:t>
      </w:r>
      <w:r w:rsidR="00A96BB6" w:rsidRPr="007B3BD8">
        <w:t>扬尘源、</w:t>
      </w:r>
      <w:r w:rsidR="00A96BB6" w:rsidRPr="007B3BD8">
        <w:rPr>
          <w:rFonts w:hint="eastAsia"/>
        </w:rPr>
        <w:t>非工业</w:t>
      </w:r>
      <w:r w:rsidRPr="007B3BD8">
        <w:t>溶剂使用源、</w:t>
      </w:r>
      <w:r w:rsidR="00A96BB6" w:rsidRPr="007B3BD8">
        <w:rPr>
          <w:rFonts w:hint="eastAsia"/>
        </w:rPr>
        <w:t>存储</w:t>
      </w:r>
      <w:r w:rsidR="00A96BB6" w:rsidRPr="007B3BD8">
        <w:t>运输源、废弃物处理源、生物质燃烧源、农业源、其他排放源</w:t>
      </w:r>
      <w:r w:rsidR="00A96BB6" w:rsidRPr="007B3BD8">
        <w:rPr>
          <w:rFonts w:hint="eastAsia"/>
        </w:rPr>
        <w:t>（民用</w:t>
      </w:r>
      <w:r w:rsidR="00A96BB6" w:rsidRPr="007B3BD8">
        <w:t>燃烧源和餐饮油烟</w:t>
      </w:r>
      <w:r w:rsidR="00A96BB6" w:rsidRPr="007B3BD8">
        <w:rPr>
          <w:rFonts w:hint="eastAsia"/>
        </w:rPr>
        <w:t>）</w:t>
      </w:r>
      <w:r w:rsidR="00246A0F" w:rsidRPr="007B3BD8">
        <w:rPr>
          <w:rFonts w:hint="eastAsia"/>
        </w:rPr>
        <w:t>等</w:t>
      </w:r>
      <w:r w:rsidR="00A96BB6" w:rsidRPr="007B3BD8">
        <w:t>10</w:t>
      </w:r>
      <w:r w:rsidR="00A96BB6" w:rsidRPr="007B3BD8">
        <w:rPr>
          <w:rFonts w:hint="eastAsia"/>
        </w:rPr>
        <w:t>类</w:t>
      </w:r>
      <w:r w:rsidR="00246A0F" w:rsidRPr="007B3BD8">
        <w:rPr>
          <w:rFonts w:hint="eastAsia"/>
        </w:rPr>
        <w:t>污染源</w:t>
      </w:r>
      <w:r w:rsidRPr="007B3BD8">
        <w:t>。</w:t>
      </w:r>
    </w:p>
    <w:p w14:paraId="78434174" w14:textId="77777777" w:rsidR="00F60043" w:rsidRPr="007B3BD8" w:rsidRDefault="00000000" w:rsidP="004A6ACE">
      <w:pPr>
        <w:pStyle w:val="LZ-2"/>
        <w:rPr>
          <w:rStyle w:val="ad"/>
          <w:color w:val="auto"/>
        </w:rPr>
      </w:pPr>
      <w:hyperlink w:anchor="_Toc438129944" w:history="1">
        <w:bookmarkStart w:id="140" w:name="_Toc117179392"/>
        <w:r w:rsidR="00F60043" w:rsidRPr="007B3BD8">
          <w:rPr>
            <w:rStyle w:val="ad"/>
            <w:color w:val="auto"/>
          </w:rPr>
          <w:t>技术路线</w:t>
        </w:r>
        <w:bookmarkEnd w:id="140"/>
      </w:hyperlink>
    </w:p>
    <w:p w14:paraId="4732FA9F" w14:textId="77777777" w:rsidR="00A96BB6" w:rsidRPr="007B3BD8" w:rsidRDefault="009640C9" w:rsidP="00A96BB6">
      <w:pPr>
        <w:pStyle w:val="LZ-"/>
        <w:ind w:firstLine="480"/>
        <w:rPr>
          <w:lang w:val="x-none"/>
        </w:rPr>
      </w:pPr>
      <w:r w:rsidRPr="007B3BD8">
        <w:rPr>
          <w:rFonts w:hint="eastAsia"/>
          <w:lang w:val="x-none"/>
        </w:rPr>
        <w:t>本项目</w:t>
      </w:r>
      <w:r w:rsidRPr="007B3BD8">
        <w:rPr>
          <w:lang w:val="x-none"/>
        </w:rPr>
        <w:t>排放源清单编制的技术路线主要如下：</w:t>
      </w:r>
    </w:p>
    <w:p w14:paraId="09C58CCB" w14:textId="66A49CEE" w:rsidR="007345D7" w:rsidRDefault="005C71BE" w:rsidP="004A6ACE">
      <w:pPr>
        <w:spacing w:line="360" w:lineRule="auto"/>
        <w:ind w:firstLine="0"/>
        <w:jc w:val="center"/>
        <w:rPr>
          <w:lang w:val="x-none"/>
        </w:rPr>
      </w:pPr>
      <w:r>
        <w:rPr>
          <w:noProof/>
        </w:rPr>
        <w:drawing>
          <wp:inline distT="0" distB="0" distL="0" distR="0" wp14:anchorId="1E3382FE" wp14:editId="6D92B3BB">
            <wp:extent cx="3481700" cy="3308202"/>
            <wp:effectExtent l="0" t="0" r="508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96014" cy="3321802"/>
                    </a:xfrm>
                    <a:prstGeom prst="rect">
                      <a:avLst/>
                    </a:prstGeom>
                    <a:noFill/>
                  </pic:spPr>
                </pic:pic>
              </a:graphicData>
            </a:graphic>
          </wp:inline>
        </w:drawing>
      </w:r>
    </w:p>
    <w:p w14:paraId="7AB6F1DA" w14:textId="2DF9214A" w:rsidR="003328A7" w:rsidRPr="007B3BD8" w:rsidRDefault="00C7013E" w:rsidP="00C7013E">
      <w:pPr>
        <w:pStyle w:val="LZ-0"/>
      </w:pPr>
      <w:r w:rsidRPr="007B3BD8">
        <w:rPr>
          <w:rFonts w:hint="eastAsia"/>
        </w:rPr>
        <w:t>图</w:t>
      </w:r>
      <w:r w:rsidRPr="007B3BD8">
        <w:rPr>
          <w:rFonts w:hint="eastAsia"/>
        </w:rPr>
        <w:t>1-</w:t>
      </w:r>
      <w:del w:id="141" w:author="彭 mq" w:date="2023-03-09T10:47:00Z">
        <w:r w:rsidRPr="007B3BD8" w:rsidDel="00063505">
          <w:rPr>
            <w:rFonts w:hint="eastAsia"/>
          </w:rPr>
          <w:delText xml:space="preserve"> </w:delText>
        </w:r>
      </w:del>
      <w:r w:rsidR="00CD1656" w:rsidRPr="007B3BD8">
        <w:fldChar w:fldCharType="begin"/>
      </w:r>
      <w:r w:rsidRPr="00BF1611">
        <w:instrText xml:space="preserve"> </w:instrText>
      </w:r>
      <w:r w:rsidRPr="00BF1611">
        <w:rPr>
          <w:rFonts w:hint="eastAsia"/>
        </w:rPr>
        <w:instrText xml:space="preserve">SEQ </w:instrText>
      </w:r>
      <w:r w:rsidRPr="00BF1611">
        <w:rPr>
          <w:rFonts w:hint="eastAsia"/>
        </w:rPr>
        <w:instrText>图</w:instrText>
      </w:r>
      <w:r w:rsidRPr="00BF1611">
        <w:rPr>
          <w:rFonts w:hint="eastAsia"/>
        </w:rPr>
        <w:instrText>1- \* ARABIC</w:instrText>
      </w:r>
      <w:r w:rsidRPr="00BF1611">
        <w:instrText xml:space="preserve"> </w:instrText>
      </w:r>
      <w:r w:rsidR="00CD1656" w:rsidRPr="007B3BD8">
        <w:fldChar w:fldCharType="separate"/>
      </w:r>
      <w:r w:rsidR="000E3AA8">
        <w:rPr>
          <w:noProof/>
        </w:rPr>
        <w:t>1</w:t>
      </w:r>
      <w:r w:rsidR="00CD1656" w:rsidRPr="007B3BD8">
        <w:fldChar w:fldCharType="end"/>
      </w:r>
      <w:r w:rsidR="003328A7" w:rsidRPr="007B3BD8">
        <w:rPr>
          <w:rFonts w:hint="eastAsia"/>
        </w:rPr>
        <w:t xml:space="preserve"> </w:t>
      </w:r>
      <w:r w:rsidR="003328A7" w:rsidRPr="007B3BD8">
        <w:rPr>
          <w:rFonts w:hint="eastAsia"/>
        </w:rPr>
        <w:t>技术路线示意图</w:t>
      </w:r>
    </w:p>
    <w:p w14:paraId="57693B8B" w14:textId="77777777" w:rsidR="00F60043" w:rsidRPr="007B3BD8" w:rsidRDefault="00000000" w:rsidP="004A6ACE">
      <w:pPr>
        <w:pStyle w:val="LZ-2"/>
        <w:rPr>
          <w:rStyle w:val="ad"/>
          <w:color w:val="auto"/>
        </w:rPr>
      </w:pPr>
      <w:hyperlink w:anchor="_Toc438129945" w:history="1">
        <w:bookmarkStart w:id="142" w:name="_Toc117179393"/>
        <w:r w:rsidR="00F60043" w:rsidRPr="007B3BD8">
          <w:rPr>
            <w:rStyle w:val="ad"/>
            <w:color w:val="auto"/>
          </w:rPr>
          <w:t>组织编制单位及分工</w:t>
        </w:r>
        <w:bookmarkEnd w:id="142"/>
      </w:hyperlink>
    </w:p>
    <w:p w14:paraId="7B1E2D5E" w14:textId="77777777" w:rsidR="00EE337D" w:rsidRPr="00987103" w:rsidRDefault="00EE337D" w:rsidP="004A6ACE">
      <w:pPr>
        <w:pStyle w:val="LZ-3"/>
      </w:pPr>
      <w:bookmarkStart w:id="143" w:name="_Toc117179394"/>
      <w:proofErr w:type="spellStart"/>
      <w:r w:rsidRPr="00987103">
        <w:rPr>
          <w:rFonts w:hint="eastAsia"/>
        </w:rPr>
        <w:t>组织编制单位</w:t>
      </w:r>
      <w:bookmarkEnd w:id="143"/>
      <w:proofErr w:type="spellEnd"/>
    </w:p>
    <w:p w14:paraId="4FBF623D" w14:textId="58A0099D" w:rsidR="00EE337D" w:rsidRPr="007B3BD8" w:rsidRDefault="00E450BC" w:rsidP="009640C9">
      <w:pPr>
        <w:pStyle w:val="LZ-"/>
        <w:ind w:firstLine="480"/>
      </w:pPr>
      <w:r w:rsidRPr="007B3BD8">
        <w:rPr>
          <w:rFonts w:hint="eastAsia"/>
        </w:rPr>
        <w:t>为推进</w:t>
      </w:r>
      <w:proofErr w:type="gramStart"/>
      <w:r w:rsidR="00A93D9A">
        <w:rPr>
          <w:rFonts w:hint="eastAsia"/>
        </w:rPr>
        <w:t>萧山区</w:t>
      </w:r>
      <w:proofErr w:type="gramEnd"/>
      <w:r w:rsidR="00EE337D" w:rsidRPr="007B3BD8">
        <w:rPr>
          <w:rFonts w:hint="eastAsia"/>
        </w:rPr>
        <w:t>大气污染源排放清单编制工作，成立</w:t>
      </w:r>
      <w:r w:rsidR="00CC0B73" w:rsidRPr="007B3BD8">
        <w:rPr>
          <w:rFonts w:hint="eastAsia"/>
          <w:lang w:val="en-US"/>
        </w:rPr>
        <w:t>源清单编制工作组，除</w:t>
      </w:r>
      <w:r w:rsidR="009640C9" w:rsidRPr="007B3BD8">
        <w:rPr>
          <w:rFonts w:hint="eastAsia"/>
          <w:lang w:val="en-US"/>
        </w:rPr>
        <w:t>生态环境部</w:t>
      </w:r>
      <w:r w:rsidR="00CC0B73" w:rsidRPr="007B3BD8">
        <w:rPr>
          <w:rFonts w:hint="eastAsia"/>
          <w:lang w:val="en-US"/>
        </w:rPr>
        <w:t>华南环境科学研究所外，</w:t>
      </w:r>
      <w:r w:rsidR="00F173B3">
        <w:rPr>
          <w:rFonts w:hint="eastAsia"/>
          <w:lang w:val="en-US"/>
        </w:rPr>
        <w:t>杭州市生态环境局萧山分局和浙江天蓝环保技术股份有限公司都</w:t>
      </w:r>
      <w:r w:rsidR="00CC0B73" w:rsidRPr="007B3BD8">
        <w:rPr>
          <w:rFonts w:hint="eastAsia"/>
        </w:rPr>
        <w:t>是项目的</w:t>
      </w:r>
      <w:r w:rsidR="00C8031C" w:rsidRPr="007B3BD8">
        <w:rPr>
          <w:rFonts w:hint="eastAsia"/>
        </w:rPr>
        <w:t>参与</w:t>
      </w:r>
      <w:r w:rsidR="00CC0B73" w:rsidRPr="007B3BD8">
        <w:rPr>
          <w:rFonts w:hint="eastAsia"/>
        </w:rPr>
        <w:t>单位或机构</w:t>
      </w:r>
      <w:r w:rsidR="002B7D84" w:rsidRPr="007B3BD8">
        <w:rPr>
          <w:rFonts w:hint="eastAsia"/>
        </w:rPr>
        <w:t>。</w:t>
      </w:r>
    </w:p>
    <w:p w14:paraId="7C2897FF" w14:textId="77777777" w:rsidR="00EE337D" w:rsidRPr="00987103" w:rsidRDefault="00EE337D" w:rsidP="004A6ACE">
      <w:pPr>
        <w:pStyle w:val="LZ-3"/>
      </w:pPr>
      <w:bookmarkStart w:id="144" w:name="_Toc117179395"/>
      <w:proofErr w:type="spellStart"/>
      <w:r w:rsidRPr="00987103">
        <w:rPr>
          <w:rFonts w:hint="eastAsia"/>
        </w:rPr>
        <w:t>任务分工</w:t>
      </w:r>
      <w:bookmarkEnd w:id="144"/>
      <w:proofErr w:type="spellEnd"/>
    </w:p>
    <w:p w14:paraId="3C5C09AC" w14:textId="1E8B29BA" w:rsidR="00EE337D" w:rsidRPr="007B3BD8" w:rsidRDefault="00646E15" w:rsidP="003340D2">
      <w:pPr>
        <w:pStyle w:val="LZ-"/>
        <w:ind w:firstLine="480"/>
      </w:pPr>
      <w:r>
        <w:rPr>
          <w:rFonts w:hint="eastAsia"/>
        </w:rPr>
        <w:t>杭州市生态环境局萧山分局</w:t>
      </w:r>
      <w:r w:rsidR="00EE337D" w:rsidRPr="007B3BD8">
        <w:rPr>
          <w:rFonts w:hint="eastAsia"/>
        </w:rPr>
        <w:t>：牵头协调。负责组织与源清单编制相关会议，与系统内部和局外部门协调数据获取，对活动水平、排放量合理性与技术报告质量进行审核。</w:t>
      </w:r>
    </w:p>
    <w:p w14:paraId="31EBE506" w14:textId="3A28B792" w:rsidR="00C65F78" w:rsidRPr="007B3BD8" w:rsidRDefault="00646E15" w:rsidP="003340D2">
      <w:pPr>
        <w:pStyle w:val="LZ-"/>
        <w:ind w:firstLine="480"/>
      </w:pPr>
      <w:r>
        <w:rPr>
          <w:rFonts w:hint="eastAsia"/>
          <w:lang w:val="en-US"/>
        </w:rPr>
        <w:t>浙江天蓝环保技术股份有限公司</w:t>
      </w:r>
      <w:r w:rsidR="009640C9" w:rsidRPr="007B3BD8">
        <w:rPr>
          <w:rFonts w:hint="eastAsia"/>
        </w:rPr>
        <w:t>：</w:t>
      </w:r>
      <w:r>
        <w:rPr>
          <w:rFonts w:hint="eastAsia"/>
        </w:rPr>
        <w:t>负责数据调研等工作</w:t>
      </w:r>
      <w:r w:rsidR="009640C9" w:rsidRPr="007B3BD8">
        <w:t>；</w:t>
      </w:r>
    </w:p>
    <w:p w14:paraId="05C80D67" w14:textId="3F9BD106" w:rsidR="00282296" w:rsidRDefault="00C65F78" w:rsidP="003340D2">
      <w:pPr>
        <w:pStyle w:val="LZ-"/>
        <w:ind w:firstLine="480"/>
      </w:pPr>
      <w:r w:rsidRPr="007B3BD8">
        <w:rPr>
          <w:rFonts w:hint="eastAsia"/>
        </w:rPr>
        <w:t>生态</w:t>
      </w:r>
      <w:r w:rsidRPr="007B3BD8">
        <w:t>环境</w:t>
      </w:r>
      <w:r w:rsidRPr="007B3BD8">
        <w:rPr>
          <w:rFonts w:hint="eastAsia"/>
        </w:rPr>
        <w:t>部</w:t>
      </w:r>
      <w:r w:rsidR="00AE2D5A" w:rsidRPr="007B3BD8">
        <w:rPr>
          <w:rFonts w:hint="eastAsia"/>
        </w:rPr>
        <w:t>华南环境科学研究所：全面负责</w:t>
      </w:r>
      <w:r w:rsidR="003328A7" w:rsidRPr="007B3BD8">
        <w:rPr>
          <w:rFonts w:hint="eastAsia"/>
        </w:rPr>
        <w:t>项目实施和推进，包括</w:t>
      </w:r>
      <w:r w:rsidR="00AE2D5A" w:rsidRPr="007B3BD8">
        <w:rPr>
          <w:rFonts w:hint="eastAsia"/>
        </w:rPr>
        <w:t>工作方案制定、数据收集和现场调研、重点企业现场</w:t>
      </w:r>
      <w:r w:rsidR="009640C9" w:rsidRPr="007B3BD8">
        <w:rPr>
          <w:rFonts w:hint="eastAsia"/>
        </w:rPr>
        <w:t>调研</w:t>
      </w:r>
      <w:r w:rsidR="00AE2D5A" w:rsidRPr="007B3BD8">
        <w:rPr>
          <w:rFonts w:hint="eastAsia"/>
        </w:rPr>
        <w:t>、数据整理和分析</w:t>
      </w:r>
      <w:r w:rsidR="007053B2" w:rsidRPr="007B3BD8">
        <w:rPr>
          <w:rFonts w:hint="eastAsia"/>
        </w:rPr>
        <w:t>和</w:t>
      </w:r>
      <w:r w:rsidR="00AE2D5A" w:rsidRPr="007B3BD8">
        <w:rPr>
          <w:rFonts w:hint="eastAsia"/>
        </w:rPr>
        <w:t>报告编制</w:t>
      </w:r>
      <w:r w:rsidR="00282296">
        <w:rPr>
          <w:rFonts w:hint="eastAsia"/>
        </w:rPr>
        <w:t>。</w:t>
      </w:r>
    </w:p>
    <w:p w14:paraId="41BDF357" w14:textId="07A95254" w:rsidR="00282296" w:rsidRPr="007B3BD8" w:rsidRDefault="00282296" w:rsidP="003340D2">
      <w:pPr>
        <w:pStyle w:val="LZ-"/>
        <w:ind w:firstLine="480"/>
        <w:sectPr w:rsidR="00282296" w:rsidRPr="007B3BD8">
          <w:footerReference w:type="default" r:id="rId11"/>
          <w:pgSz w:w="11906" w:h="16838"/>
          <w:pgMar w:top="1418" w:right="1418" w:bottom="1418" w:left="1418" w:header="851" w:footer="992" w:gutter="0"/>
          <w:pgNumType w:start="1"/>
          <w:cols w:space="425"/>
          <w:docGrid w:type="lines" w:linePitch="312"/>
        </w:sectPr>
      </w:pPr>
    </w:p>
    <w:p w14:paraId="17FDD965" w14:textId="4182275F" w:rsidR="001A11CB" w:rsidRPr="00282296" w:rsidRDefault="00694C9B" w:rsidP="0005242C">
      <w:pPr>
        <w:pStyle w:val="LZ-1"/>
        <w:rPr>
          <w:lang w:eastAsia="zh-CN"/>
        </w:rPr>
      </w:pPr>
      <w:bookmarkStart w:id="145" w:name="_Ref464036927"/>
      <w:r>
        <w:rPr>
          <w:rFonts w:hint="eastAsia"/>
          <w:lang w:eastAsia="zh-CN"/>
        </w:rPr>
        <w:lastRenderedPageBreak/>
        <w:t xml:space="preserve"> </w:t>
      </w:r>
      <w:bookmarkStart w:id="146" w:name="_Toc117179396"/>
      <w:r w:rsidR="001A11CB" w:rsidRPr="007B3BD8">
        <w:rPr>
          <w:rFonts w:hint="eastAsia"/>
          <w:lang w:eastAsia="zh-CN"/>
        </w:rPr>
        <w:t>高分辨率排放源</w:t>
      </w:r>
      <w:r w:rsidR="001A11CB" w:rsidRPr="007B3BD8">
        <w:rPr>
          <w:lang w:eastAsia="zh-CN"/>
        </w:rPr>
        <w:t>清单编制</w:t>
      </w:r>
      <w:r w:rsidR="001A11CB" w:rsidRPr="007B3BD8">
        <w:rPr>
          <w:rFonts w:hint="eastAsia"/>
          <w:lang w:eastAsia="zh-CN"/>
        </w:rPr>
        <w:t>方法</w:t>
      </w:r>
      <w:r w:rsidR="001A11CB" w:rsidRPr="007B3BD8">
        <w:rPr>
          <w:lang w:eastAsia="zh-CN"/>
        </w:rPr>
        <w:t>体系</w:t>
      </w:r>
      <w:bookmarkEnd w:id="146"/>
    </w:p>
    <w:p w14:paraId="647D4BA4" w14:textId="77777777" w:rsidR="001A11CB" w:rsidRPr="007B3BD8" w:rsidRDefault="001A11CB" w:rsidP="001A11CB">
      <w:pPr>
        <w:pStyle w:val="LZ-2"/>
        <w:rPr>
          <w:rStyle w:val="10"/>
          <w:b/>
          <w:bCs/>
          <w:kern w:val="2"/>
          <w:sz w:val="32"/>
          <w:szCs w:val="32"/>
        </w:rPr>
      </w:pPr>
      <w:bookmarkStart w:id="147" w:name="_Toc117179397"/>
      <w:r>
        <w:rPr>
          <w:rStyle w:val="10"/>
          <w:rFonts w:hint="eastAsia"/>
          <w:b/>
          <w:bCs/>
          <w:kern w:val="2"/>
          <w:sz w:val="32"/>
          <w:szCs w:val="32"/>
          <w:lang w:eastAsia="zh-CN"/>
        </w:rPr>
        <w:t>大气污染源识别与分类</w:t>
      </w:r>
      <w:bookmarkEnd w:id="147"/>
    </w:p>
    <w:p w14:paraId="35CBBA81" w14:textId="3F2D85AE" w:rsidR="001A11CB" w:rsidRPr="00064F8A" w:rsidRDefault="001A11CB" w:rsidP="001A11CB">
      <w:pPr>
        <w:pStyle w:val="LZ-"/>
        <w:ind w:firstLine="480"/>
        <w:rPr>
          <w:szCs w:val="24"/>
        </w:rPr>
      </w:pPr>
      <w:r w:rsidRPr="00064F8A">
        <w:rPr>
          <w:szCs w:val="24"/>
        </w:rPr>
        <w:t>根据</w:t>
      </w:r>
      <w:r>
        <w:rPr>
          <w:rFonts w:hint="eastAsia"/>
          <w:szCs w:val="24"/>
        </w:rPr>
        <w:t>生态环境部</w:t>
      </w:r>
      <w:r w:rsidRPr="00064F8A">
        <w:rPr>
          <w:szCs w:val="24"/>
        </w:rPr>
        <w:t>最新发布的《城市大气污染物排放清单编制技术手册》（以下简称</w:t>
      </w:r>
      <w:r w:rsidRPr="00064F8A">
        <w:rPr>
          <w:szCs w:val="24"/>
        </w:rPr>
        <w:t>“</w:t>
      </w:r>
      <w:r w:rsidRPr="00064F8A">
        <w:rPr>
          <w:szCs w:val="24"/>
        </w:rPr>
        <w:t>清单编制技术手册</w:t>
      </w:r>
      <w:r w:rsidRPr="00064F8A">
        <w:rPr>
          <w:szCs w:val="24"/>
        </w:rPr>
        <w:t>”</w:t>
      </w:r>
      <w:r w:rsidRPr="00064F8A">
        <w:rPr>
          <w:szCs w:val="24"/>
        </w:rPr>
        <w:t>），结合</w:t>
      </w:r>
      <w:proofErr w:type="gramStart"/>
      <w:r>
        <w:rPr>
          <w:rFonts w:hint="eastAsia"/>
          <w:szCs w:val="24"/>
        </w:rPr>
        <w:t>萧山区</w:t>
      </w:r>
      <w:proofErr w:type="gramEnd"/>
      <w:r w:rsidRPr="00064F8A">
        <w:rPr>
          <w:szCs w:val="24"/>
        </w:rPr>
        <w:t>产业结构及大气排放源特征，本研究大气源清单排放源分类主要分为</w:t>
      </w:r>
      <w:r>
        <w:rPr>
          <w:rFonts w:hint="eastAsia"/>
          <w:szCs w:val="24"/>
        </w:rPr>
        <w:t>工业源</w:t>
      </w:r>
      <w:r w:rsidR="00C137DA">
        <w:rPr>
          <w:rFonts w:hint="eastAsia"/>
          <w:szCs w:val="24"/>
        </w:rPr>
        <w:t>（涵盖固定燃烧源、工业过程源和工业溶剂源）</w:t>
      </w:r>
      <w:r>
        <w:rPr>
          <w:rFonts w:hint="eastAsia"/>
          <w:szCs w:val="24"/>
        </w:rPr>
        <w:t>、道路移动源、非道路移动源、扬尘源、非工业</w:t>
      </w:r>
      <w:r w:rsidRPr="00064F8A">
        <w:rPr>
          <w:szCs w:val="24"/>
        </w:rPr>
        <w:t>溶剂使用源、</w:t>
      </w:r>
      <w:r>
        <w:rPr>
          <w:rFonts w:hint="eastAsia"/>
          <w:szCs w:val="24"/>
        </w:rPr>
        <w:t>存储运输源、废弃物处理源、生物质燃烧源、</w:t>
      </w:r>
      <w:r w:rsidRPr="00064F8A">
        <w:rPr>
          <w:szCs w:val="24"/>
        </w:rPr>
        <w:t>农业源和其他排放源等</w:t>
      </w:r>
      <w:r w:rsidRPr="00064F8A">
        <w:rPr>
          <w:rFonts w:hint="eastAsia"/>
          <w:szCs w:val="24"/>
        </w:rPr>
        <w:t>10</w:t>
      </w:r>
      <w:r w:rsidRPr="00064F8A">
        <w:rPr>
          <w:rFonts w:hint="eastAsia"/>
          <w:szCs w:val="24"/>
        </w:rPr>
        <w:t>大类，并根据各类排放源的排放特征对其进行进一步分类，</w:t>
      </w:r>
      <w:r>
        <w:rPr>
          <w:rFonts w:hint="eastAsia"/>
          <w:szCs w:val="24"/>
          <w:lang w:val="x-none"/>
        </w:rPr>
        <w:t>详细分类体系</w:t>
      </w:r>
      <w:r w:rsidRPr="00064F8A">
        <w:rPr>
          <w:rFonts w:hint="eastAsia"/>
          <w:szCs w:val="24"/>
        </w:rPr>
        <w:t>见表</w:t>
      </w:r>
      <w:r w:rsidR="00F56C66">
        <w:rPr>
          <w:szCs w:val="24"/>
        </w:rPr>
        <w:t>2</w:t>
      </w:r>
      <w:r w:rsidRPr="00064F8A">
        <w:rPr>
          <w:rFonts w:hint="eastAsia"/>
          <w:szCs w:val="24"/>
        </w:rPr>
        <w:t>-</w:t>
      </w:r>
      <w:r w:rsidRPr="00064F8A">
        <w:rPr>
          <w:szCs w:val="24"/>
        </w:rPr>
        <w:t>1</w:t>
      </w:r>
      <w:r w:rsidRPr="00064F8A">
        <w:rPr>
          <w:szCs w:val="24"/>
        </w:rPr>
        <w:t>。</w:t>
      </w:r>
    </w:p>
    <w:p w14:paraId="63BEBE3A" w14:textId="11918288" w:rsidR="001A11CB" w:rsidRPr="00064F8A" w:rsidRDefault="001A11CB" w:rsidP="001A11CB">
      <w:pPr>
        <w:pStyle w:val="LZ-0"/>
      </w:pPr>
      <w:r w:rsidRPr="000B7CB8">
        <w:rPr>
          <w:rFonts w:hint="eastAsia"/>
        </w:rPr>
        <w:t>表</w:t>
      </w:r>
      <w:r w:rsidR="00F56C66" w:rsidRPr="000B7CB8">
        <w:t>2</w:t>
      </w:r>
      <w:r w:rsidRPr="000B7CB8">
        <w:rPr>
          <w:rFonts w:hint="eastAsia"/>
        </w:rPr>
        <w:t>-</w:t>
      </w:r>
      <w:r w:rsidRPr="000B7CB8">
        <w:fldChar w:fldCharType="begin"/>
      </w:r>
      <w:r w:rsidRPr="000B7CB8">
        <w:rPr>
          <w:rFonts w:hint="eastAsia"/>
        </w:rPr>
        <w:instrText xml:space="preserve">SEQ </w:instrText>
      </w:r>
      <w:r w:rsidRPr="000B7CB8">
        <w:rPr>
          <w:rFonts w:hint="eastAsia"/>
        </w:rPr>
        <w:instrText>表</w:instrText>
      </w:r>
      <w:r w:rsidRPr="000B7CB8">
        <w:rPr>
          <w:rFonts w:hint="eastAsia"/>
        </w:rPr>
        <w:instrText>3- \* ARABIC</w:instrText>
      </w:r>
      <w:r w:rsidRPr="000B7CB8">
        <w:fldChar w:fldCharType="separate"/>
      </w:r>
      <w:r w:rsidR="000E3AA8">
        <w:rPr>
          <w:noProof/>
        </w:rPr>
        <w:t>1</w:t>
      </w:r>
      <w:r w:rsidRPr="000B7CB8">
        <w:fldChar w:fldCharType="end"/>
      </w:r>
      <w:proofErr w:type="gramStart"/>
      <w:r w:rsidRPr="000B7CB8">
        <w:rPr>
          <w:rFonts w:hint="eastAsia"/>
        </w:rPr>
        <w:t>萧山区</w:t>
      </w:r>
      <w:proofErr w:type="gramEnd"/>
      <w:r w:rsidRPr="000B7CB8">
        <w:t>大气污染源排放清单源分类体系</w:t>
      </w:r>
    </w:p>
    <w:tbl>
      <w:tblPr>
        <w:tblW w:w="8946" w:type="dxa"/>
        <w:jc w:val="center"/>
        <w:tblLook w:val="04A0" w:firstRow="1" w:lastRow="0" w:firstColumn="1" w:lastColumn="0" w:noHBand="0" w:noVBand="1"/>
      </w:tblPr>
      <w:tblGrid>
        <w:gridCol w:w="1044"/>
        <w:gridCol w:w="3118"/>
        <w:gridCol w:w="2496"/>
        <w:gridCol w:w="2288"/>
      </w:tblGrid>
      <w:tr w:rsidR="001A11CB" w:rsidRPr="00064F8A" w14:paraId="23A1EBBC" w14:textId="77777777" w:rsidTr="0019152A">
        <w:trPr>
          <w:trHeight w:val="226"/>
          <w:tblHeader/>
          <w:jc w:val="center"/>
        </w:trPr>
        <w:tc>
          <w:tcPr>
            <w:tcW w:w="104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94AF55" w14:textId="77777777" w:rsidR="001A11CB" w:rsidRPr="00064F8A" w:rsidRDefault="001A11CB" w:rsidP="00E43DD9">
            <w:pPr>
              <w:snapToGrid w:val="0"/>
              <w:spacing w:line="240" w:lineRule="auto"/>
              <w:ind w:firstLine="0"/>
              <w:jc w:val="center"/>
              <w:rPr>
                <w:rFonts w:ascii="Times New Roman" w:hAnsi="Times New Roman"/>
                <w:b/>
                <w:bCs/>
                <w:kern w:val="0"/>
              </w:rPr>
            </w:pPr>
            <w:r w:rsidRPr="00064F8A">
              <w:rPr>
                <w:rFonts w:ascii="Times New Roman" w:hAnsi="Times New Roman"/>
                <w:b/>
                <w:bCs/>
                <w:kern w:val="0"/>
              </w:rPr>
              <w:t>一级</w:t>
            </w:r>
          </w:p>
        </w:tc>
        <w:tc>
          <w:tcPr>
            <w:tcW w:w="3118" w:type="dxa"/>
            <w:tcBorders>
              <w:top w:val="single" w:sz="4" w:space="0" w:color="auto"/>
              <w:left w:val="nil"/>
              <w:bottom w:val="single" w:sz="4" w:space="0" w:color="auto"/>
              <w:right w:val="single" w:sz="4" w:space="0" w:color="auto"/>
            </w:tcBorders>
            <w:shd w:val="clear" w:color="auto" w:fill="auto"/>
            <w:vAlign w:val="center"/>
            <w:hideMark/>
          </w:tcPr>
          <w:p w14:paraId="0E1717D0" w14:textId="77777777" w:rsidR="001A11CB" w:rsidRPr="00064F8A" w:rsidRDefault="001A11CB" w:rsidP="00E43DD9">
            <w:pPr>
              <w:snapToGrid w:val="0"/>
              <w:spacing w:line="240" w:lineRule="auto"/>
              <w:ind w:firstLine="0"/>
              <w:jc w:val="center"/>
              <w:rPr>
                <w:rFonts w:ascii="Times New Roman" w:hAnsi="Times New Roman"/>
                <w:b/>
                <w:bCs/>
                <w:kern w:val="0"/>
              </w:rPr>
            </w:pPr>
            <w:r w:rsidRPr="00064F8A">
              <w:rPr>
                <w:rFonts w:ascii="Times New Roman" w:hAnsi="Times New Roman"/>
                <w:b/>
                <w:bCs/>
                <w:kern w:val="0"/>
              </w:rPr>
              <w:t>二级</w:t>
            </w:r>
          </w:p>
        </w:tc>
        <w:tc>
          <w:tcPr>
            <w:tcW w:w="2496" w:type="dxa"/>
            <w:tcBorders>
              <w:top w:val="single" w:sz="4" w:space="0" w:color="auto"/>
              <w:left w:val="nil"/>
              <w:bottom w:val="single" w:sz="4" w:space="0" w:color="auto"/>
              <w:right w:val="single" w:sz="4" w:space="0" w:color="auto"/>
            </w:tcBorders>
            <w:vAlign w:val="center"/>
          </w:tcPr>
          <w:p w14:paraId="26F9486D" w14:textId="77777777" w:rsidR="001A11CB" w:rsidRPr="00064F8A" w:rsidRDefault="001A11CB" w:rsidP="00E43DD9">
            <w:pPr>
              <w:snapToGrid w:val="0"/>
              <w:spacing w:line="240" w:lineRule="auto"/>
              <w:ind w:firstLine="0"/>
              <w:jc w:val="center"/>
              <w:rPr>
                <w:rFonts w:ascii="Times New Roman" w:hAnsi="Times New Roman"/>
                <w:b/>
                <w:bCs/>
                <w:kern w:val="0"/>
              </w:rPr>
            </w:pPr>
            <w:r>
              <w:rPr>
                <w:rFonts w:ascii="Times New Roman" w:hAnsi="Times New Roman" w:hint="eastAsia"/>
                <w:b/>
                <w:bCs/>
                <w:kern w:val="0"/>
              </w:rPr>
              <w:t>三级</w:t>
            </w:r>
          </w:p>
        </w:tc>
        <w:tc>
          <w:tcPr>
            <w:tcW w:w="2288" w:type="dxa"/>
            <w:tcBorders>
              <w:top w:val="single" w:sz="4" w:space="0" w:color="auto"/>
              <w:left w:val="nil"/>
              <w:bottom w:val="single" w:sz="4" w:space="0" w:color="auto"/>
              <w:right w:val="single" w:sz="4" w:space="0" w:color="auto"/>
            </w:tcBorders>
            <w:vAlign w:val="center"/>
          </w:tcPr>
          <w:p w14:paraId="445C4A79" w14:textId="77777777" w:rsidR="001A11CB" w:rsidRDefault="001A11CB" w:rsidP="00E43DD9">
            <w:pPr>
              <w:snapToGrid w:val="0"/>
              <w:spacing w:line="240" w:lineRule="auto"/>
              <w:ind w:firstLine="0"/>
              <w:jc w:val="center"/>
              <w:rPr>
                <w:rFonts w:ascii="Times New Roman" w:hAnsi="Times New Roman"/>
                <w:b/>
                <w:bCs/>
                <w:kern w:val="0"/>
              </w:rPr>
            </w:pPr>
            <w:r>
              <w:rPr>
                <w:rFonts w:ascii="Times New Roman" w:hAnsi="Times New Roman" w:hint="eastAsia"/>
                <w:b/>
                <w:bCs/>
                <w:kern w:val="0"/>
              </w:rPr>
              <w:t>四级</w:t>
            </w:r>
          </w:p>
        </w:tc>
      </w:tr>
      <w:tr w:rsidR="001A11CB" w:rsidRPr="00064F8A" w14:paraId="600CB776" w14:textId="77777777" w:rsidTr="0019152A">
        <w:trPr>
          <w:trHeight w:val="226"/>
          <w:jc w:val="center"/>
        </w:trPr>
        <w:tc>
          <w:tcPr>
            <w:tcW w:w="104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5DD54BB" w14:textId="77777777" w:rsidR="001A11CB" w:rsidRPr="00064F8A" w:rsidRDefault="001A11CB" w:rsidP="00E43DD9">
            <w:pPr>
              <w:snapToGrid w:val="0"/>
              <w:spacing w:line="240" w:lineRule="auto"/>
              <w:ind w:firstLine="0"/>
              <w:rPr>
                <w:rFonts w:ascii="Times New Roman" w:hAnsi="Times New Roman"/>
                <w:kern w:val="0"/>
              </w:rPr>
            </w:pPr>
            <w:r w:rsidRPr="00064F8A">
              <w:rPr>
                <w:rFonts w:ascii="宋体" w:hAnsi="宋体" w:hint="eastAsia"/>
                <w:kern w:val="0"/>
              </w:rPr>
              <w:t>工业源</w:t>
            </w:r>
          </w:p>
        </w:tc>
        <w:tc>
          <w:tcPr>
            <w:tcW w:w="3118" w:type="dxa"/>
            <w:tcBorders>
              <w:top w:val="nil"/>
              <w:left w:val="nil"/>
              <w:bottom w:val="single" w:sz="4" w:space="0" w:color="auto"/>
              <w:right w:val="single" w:sz="4" w:space="0" w:color="auto"/>
            </w:tcBorders>
            <w:shd w:val="clear" w:color="auto" w:fill="auto"/>
            <w:noWrap/>
            <w:vAlign w:val="center"/>
            <w:hideMark/>
          </w:tcPr>
          <w:p w14:paraId="67083DB5" w14:textId="77777777" w:rsidR="001A11CB" w:rsidRPr="00534CEF" w:rsidRDefault="001A11CB" w:rsidP="00E43DD9">
            <w:pPr>
              <w:snapToGrid w:val="0"/>
              <w:spacing w:line="240" w:lineRule="auto"/>
              <w:ind w:firstLine="0"/>
              <w:rPr>
                <w:rFonts w:ascii="Times New Roman" w:hAnsi="Times New Roman"/>
                <w:kern w:val="0"/>
              </w:rPr>
            </w:pPr>
            <w:r w:rsidRPr="00534CEF">
              <w:rPr>
                <w:rFonts w:ascii="Times New Roman" w:hAnsi="Times New Roman"/>
                <w:kern w:val="0"/>
              </w:rPr>
              <w:t>电力、热力生产和供应业</w:t>
            </w:r>
          </w:p>
        </w:tc>
        <w:tc>
          <w:tcPr>
            <w:tcW w:w="2496" w:type="dxa"/>
            <w:tcBorders>
              <w:top w:val="nil"/>
              <w:left w:val="nil"/>
              <w:bottom w:val="single" w:sz="4" w:space="0" w:color="auto"/>
              <w:right w:val="single" w:sz="4" w:space="0" w:color="auto"/>
            </w:tcBorders>
            <w:vAlign w:val="center"/>
          </w:tcPr>
          <w:p w14:paraId="4234364D" w14:textId="22957905" w:rsidR="001A11CB" w:rsidRPr="00B777B0" w:rsidRDefault="001A11CB" w:rsidP="00E43DD9">
            <w:pPr>
              <w:snapToGrid w:val="0"/>
              <w:spacing w:line="240" w:lineRule="auto"/>
              <w:ind w:firstLine="0"/>
              <w:rPr>
                <w:rFonts w:ascii="Times New Roman" w:hAnsi="Times New Roman"/>
                <w:kern w:val="0"/>
              </w:rPr>
            </w:pPr>
            <w:r>
              <w:rPr>
                <w:rFonts w:ascii="Times New Roman" w:hAnsi="Times New Roman"/>
                <w:kern w:val="0"/>
              </w:rPr>
              <w:t>按燃料类型进一步细分</w:t>
            </w:r>
          </w:p>
        </w:tc>
        <w:tc>
          <w:tcPr>
            <w:tcW w:w="2288" w:type="dxa"/>
            <w:tcBorders>
              <w:top w:val="nil"/>
              <w:left w:val="nil"/>
              <w:bottom w:val="single" w:sz="4" w:space="0" w:color="auto"/>
              <w:right w:val="single" w:sz="4" w:space="0" w:color="auto"/>
            </w:tcBorders>
            <w:vAlign w:val="center"/>
          </w:tcPr>
          <w:p w14:paraId="6813F0E0" w14:textId="37E917FC" w:rsidR="001A11CB" w:rsidRPr="00B777B0" w:rsidRDefault="001A11CB" w:rsidP="00E43DD9">
            <w:pPr>
              <w:snapToGrid w:val="0"/>
              <w:spacing w:line="240" w:lineRule="auto"/>
              <w:ind w:firstLine="0"/>
              <w:rPr>
                <w:rFonts w:ascii="Times New Roman" w:hAnsi="Times New Roman"/>
                <w:kern w:val="0"/>
              </w:rPr>
            </w:pPr>
            <w:r>
              <w:rPr>
                <w:rFonts w:ascii="Times New Roman" w:hAnsi="Times New Roman"/>
                <w:kern w:val="0"/>
              </w:rPr>
              <w:t>按</w:t>
            </w:r>
            <w:r>
              <w:rPr>
                <w:rFonts w:ascii="Times New Roman" w:hAnsi="Times New Roman" w:hint="eastAsia"/>
                <w:kern w:val="0"/>
              </w:rPr>
              <w:t>锅炉燃烧</w:t>
            </w:r>
            <w:r>
              <w:rPr>
                <w:rFonts w:ascii="Times New Roman" w:hAnsi="Times New Roman"/>
                <w:kern w:val="0"/>
              </w:rPr>
              <w:t>技术进一步细分</w:t>
            </w:r>
          </w:p>
        </w:tc>
      </w:tr>
      <w:tr w:rsidR="001A11CB" w:rsidRPr="00064F8A" w14:paraId="1FFE92A7" w14:textId="77777777" w:rsidTr="0019152A">
        <w:trPr>
          <w:trHeight w:val="226"/>
          <w:jc w:val="center"/>
        </w:trPr>
        <w:tc>
          <w:tcPr>
            <w:tcW w:w="1044" w:type="dxa"/>
            <w:vMerge/>
            <w:tcBorders>
              <w:top w:val="nil"/>
              <w:left w:val="single" w:sz="4" w:space="0" w:color="auto"/>
              <w:bottom w:val="single" w:sz="4" w:space="0" w:color="auto"/>
              <w:right w:val="single" w:sz="4" w:space="0" w:color="auto"/>
            </w:tcBorders>
            <w:vAlign w:val="center"/>
            <w:hideMark/>
          </w:tcPr>
          <w:p w14:paraId="62E70DE5" w14:textId="77777777" w:rsidR="001A11CB" w:rsidRPr="00064F8A" w:rsidRDefault="001A11CB" w:rsidP="00E43DD9">
            <w:pPr>
              <w:snapToGrid w:val="0"/>
              <w:spacing w:line="240" w:lineRule="auto"/>
              <w:ind w:firstLine="0"/>
              <w:rPr>
                <w:rFonts w:ascii="Times New Roman" w:hAnsi="Times New Roman"/>
                <w:kern w:val="0"/>
              </w:rPr>
            </w:pPr>
          </w:p>
        </w:tc>
        <w:tc>
          <w:tcPr>
            <w:tcW w:w="3118" w:type="dxa"/>
            <w:tcBorders>
              <w:top w:val="nil"/>
              <w:left w:val="nil"/>
              <w:bottom w:val="single" w:sz="4" w:space="0" w:color="auto"/>
              <w:right w:val="single" w:sz="4" w:space="0" w:color="auto"/>
            </w:tcBorders>
            <w:shd w:val="clear" w:color="auto" w:fill="auto"/>
            <w:noWrap/>
            <w:vAlign w:val="center"/>
            <w:hideMark/>
          </w:tcPr>
          <w:p w14:paraId="550CF6D6" w14:textId="52697492" w:rsidR="001A11CB" w:rsidRPr="00534CEF" w:rsidRDefault="00F56C66" w:rsidP="00E43DD9">
            <w:pPr>
              <w:snapToGrid w:val="0"/>
              <w:spacing w:line="240" w:lineRule="auto"/>
              <w:ind w:firstLine="0"/>
              <w:rPr>
                <w:rFonts w:ascii="Times New Roman" w:hAnsi="Times New Roman"/>
                <w:kern w:val="0"/>
              </w:rPr>
            </w:pPr>
            <w:r>
              <w:rPr>
                <w:rFonts w:ascii="Times New Roman" w:hAnsi="Times New Roman" w:hint="eastAsia"/>
                <w:kern w:val="0"/>
              </w:rPr>
              <w:t>纺织业</w:t>
            </w:r>
          </w:p>
        </w:tc>
        <w:tc>
          <w:tcPr>
            <w:tcW w:w="2496" w:type="dxa"/>
            <w:vMerge w:val="restart"/>
            <w:tcBorders>
              <w:top w:val="nil"/>
              <w:left w:val="nil"/>
              <w:right w:val="single" w:sz="4" w:space="0" w:color="auto"/>
            </w:tcBorders>
            <w:vAlign w:val="center"/>
          </w:tcPr>
          <w:p w14:paraId="6D66581D" w14:textId="77777777" w:rsidR="001A11CB" w:rsidRPr="00534CEF" w:rsidRDefault="001A11CB" w:rsidP="00E43DD9">
            <w:pPr>
              <w:snapToGrid w:val="0"/>
              <w:spacing w:line="240" w:lineRule="auto"/>
              <w:ind w:firstLine="0"/>
              <w:rPr>
                <w:rFonts w:ascii="Times New Roman" w:hAnsi="Times New Roman"/>
                <w:kern w:val="0"/>
              </w:rPr>
            </w:pPr>
            <w:r>
              <w:rPr>
                <w:rFonts w:ascii="Times New Roman" w:hAnsi="Times New Roman" w:hint="eastAsia"/>
                <w:kern w:val="0"/>
              </w:rPr>
              <w:t>锅炉</w:t>
            </w:r>
            <w:r>
              <w:rPr>
                <w:rFonts w:ascii="Times New Roman" w:hAnsi="Times New Roman"/>
                <w:kern w:val="0"/>
              </w:rPr>
              <w:t>按燃料类型进一步细分</w:t>
            </w:r>
            <w:r>
              <w:rPr>
                <w:rFonts w:ascii="Times New Roman" w:hAnsi="Times New Roman" w:hint="eastAsia"/>
                <w:kern w:val="0"/>
              </w:rPr>
              <w:t>，</w:t>
            </w:r>
            <w:r>
              <w:rPr>
                <w:rFonts w:ascii="Times New Roman" w:hAnsi="Times New Roman"/>
                <w:kern w:val="0"/>
              </w:rPr>
              <w:t>工艺</w:t>
            </w:r>
            <w:r>
              <w:rPr>
                <w:rFonts w:ascii="Times New Roman" w:hAnsi="Times New Roman" w:hint="eastAsia"/>
                <w:kern w:val="0"/>
              </w:rPr>
              <w:t>过程</w:t>
            </w:r>
            <w:r>
              <w:rPr>
                <w:rFonts w:ascii="Times New Roman" w:hAnsi="Times New Roman"/>
                <w:kern w:val="0"/>
              </w:rPr>
              <w:t>根据</w:t>
            </w:r>
            <w:r>
              <w:rPr>
                <w:rFonts w:ascii="Times New Roman" w:hAnsi="Times New Roman" w:hint="eastAsia"/>
                <w:kern w:val="0"/>
              </w:rPr>
              <w:t>产品</w:t>
            </w:r>
            <w:r>
              <w:rPr>
                <w:rFonts w:ascii="Times New Roman" w:hAnsi="Times New Roman"/>
                <w:kern w:val="0"/>
              </w:rPr>
              <w:t>类型进一步细分</w:t>
            </w:r>
          </w:p>
        </w:tc>
        <w:tc>
          <w:tcPr>
            <w:tcW w:w="2288" w:type="dxa"/>
            <w:vMerge w:val="restart"/>
            <w:tcBorders>
              <w:top w:val="nil"/>
              <w:left w:val="nil"/>
              <w:right w:val="single" w:sz="4" w:space="0" w:color="auto"/>
            </w:tcBorders>
            <w:vAlign w:val="center"/>
          </w:tcPr>
          <w:p w14:paraId="0A4F51B7" w14:textId="77777777" w:rsidR="001A11CB" w:rsidRPr="001C3DB1" w:rsidRDefault="001A11CB" w:rsidP="00E43DD9">
            <w:pPr>
              <w:snapToGrid w:val="0"/>
              <w:spacing w:line="240" w:lineRule="auto"/>
              <w:ind w:firstLine="0"/>
              <w:rPr>
                <w:rFonts w:ascii="Times New Roman" w:hAnsi="Times New Roman"/>
                <w:kern w:val="0"/>
              </w:rPr>
            </w:pPr>
            <w:r>
              <w:rPr>
                <w:rFonts w:ascii="Times New Roman" w:hAnsi="Times New Roman" w:hint="eastAsia"/>
                <w:kern w:val="0"/>
              </w:rPr>
              <w:t>锅炉</w:t>
            </w:r>
            <w:r>
              <w:rPr>
                <w:rFonts w:ascii="Times New Roman" w:hAnsi="Times New Roman"/>
                <w:kern w:val="0"/>
              </w:rPr>
              <w:t>按</w:t>
            </w:r>
            <w:r>
              <w:rPr>
                <w:rFonts w:ascii="Times New Roman" w:hAnsi="Times New Roman" w:hint="eastAsia"/>
                <w:kern w:val="0"/>
              </w:rPr>
              <w:t>锅炉燃烧</w:t>
            </w:r>
            <w:r>
              <w:rPr>
                <w:rFonts w:ascii="Times New Roman" w:hAnsi="Times New Roman"/>
                <w:kern w:val="0"/>
              </w:rPr>
              <w:t>技术进一步细分</w:t>
            </w:r>
            <w:r>
              <w:rPr>
                <w:rFonts w:ascii="Times New Roman" w:hAnsi="Times New Roman" w:hint="eastAsia"/>
                <w:kern w:val="0"/>
              </w:rPr>
              <w:t>，</w:t>
            </w:r>
            <w:r>
              <w:rPr>
                <w:rFonts w:ascii="Times New Roman" w:hAnsi="Times New Roman"/>
                <w:kern w:val="0"/>
              </w:rPr>
              <w:t>工艺</w:t>
            </w:r>
            <w:r>
              <w:rPr>
                <w:rFonts w:ascii="Times New Roman" w:hAnsi="Times New Roman" w:hint="eastAsia"/>
                <w:kern w:val="0"/>
              </w:rPr>
              <w:t>过程</w:t>
            </w:r>
            <w:r>
              <w:rPr>
                <w:rFonts w:ascii="Times New Roman" w:hAnsi="Times New Roman"/>
                <w:kern w:val="0"/>
              </w:rPr>
              <w:t>根据</w:t>
            </w:r>
            <w:r>
              <w:rPr>
                <w:rFonts w:ascii="Times New Roman" w:hAnsi="Times New Roman" w:hint="eastAsia"/>
                <w:kern w:val="0"/>
              </w:rPr>
              <w:t>工艺</w:t>
            </w:r>
            <w:r>
              <w:rPr>
                <w:rFonts w:ascii="Times New Roman" w:hAnsi="Times New Roman"/>
                <w:kern w:val="0"/>
              </w:rPr>
              <w:t>技术进一步细分</w:t>
            </w:r>
          </w:p>
        </w:tc>
      </w:tr>
      <w:tr w:rsidR="001A11CB" w:rsidRPr="00064F8A" w14:paraId="6D6A3CC8" w14:textId="77777777" w:rsidTr="0019152A">
        <w:trPr>
          <w:trHeight w:val="226"/>
          <w:jc w:val="center"/>
        </w:trPr>
        <w:tc>
          <w:tcPr>
            <w:tcW w:w="1044" w:type="dxa"/>
            <w:vMerge/>
            <w:tcBorders>
              <w:top w:val="nil"/>
              <w:left w:val="single" w:sz="4" w:space="0" w:color="auto"/>
              <w:bottom w:val="single" w:sz="4" w:space="0" w:color="auto"/>
              <w:right w:val="single" w:sz="4" w:space="0" w:color="auto"/>
            </w:tcBorders>
            <w:vAlign w:val="center"/>
            <w:hideMark/>
          </w:tcPr>
          <w:p w14:paraId="044CDADA" w14:textId="77777777" w:rsidR="001A11CB" w:rsidRPr="00064F8A" w:rsidRDefault="001A11CB" w:rsidP="00E43DD9">
            <w:pPr>
              <w:snapToGrid w:val="0"/>
              <w:spacing w:line="240" w:lineRule="auto"/>
              <w:ind w:firstLine="0"/>
              <w:rPr>
                <w:rFonts w:ascii="Times New Roman" w:hAnsi="Times New Roman"/>
                <w:kern w:val="0"/>
              </w:rPr>
            </w:pPr>
          </w:p>
        </w:tc>
        <w:tc>
          <w:tcPr>
            <w:tcW w:w="3118" w:type="dxa"/>
            <w:tcBorders>
              <w:top w:val="nil"/>
              <w:left w:val="nil"/>
              <w:bottom w:val="single" w:sz="4" w:space="0" w:color="auto"/>
              <w:right w:val="single" w:sz="4" w:space="0" w:color="auto"/>
            </w:tcBorders>
            <w:shd w:val="clear" w:color="auto" w:fill="auto"/>
            <w:noWrap/>
            <w:vAlign w:val="center"/>
            <w:hideMark/>
          </w:tcPr>
          <w:p w14:paraId="137489EE" w14:textId="77777777" w:rsidR="001A11CB" w:rsidRPr="00534CEF" w:rsidRDefault="001A11CB" w:rsidP="00E43DD9">
            <w:pPr>
              <w:snapToGrid w:val="0"/>
              <w:spacing w:line="240" w:lineRule="auto"/>
              <w:ind w:firstLine="0"/>
              <w:rPr>
                <w:rFonts w:ascii="Times New Roman" w:hAnsi="Times New Roman"/>
                <w:kern w:val="0"/>
              </w:rPr>
            </w:pPr>
            <w:r w:rsidRPr="00534CEF">
              <w:rPr>
                <w:rFonts w:ascii="Times New Roman" w:hAnsi="Times New Roman"/>
                <w:kern w:val="0"/>
              </w:rPr>
              <w:t>化学原料和化学制品制造业</w:t>
            </w:r>
          </w:p>
        </w:tc>
        <w:tc>
          <w:tcPr>
            <w:tcW w:w="2496" w:type="dxa"/>
            <w:vMerge/>
            <w:tcBorders>
              <w:left w:val="nil"/>
              <w:right w:val="single" w:sz="4" w:space="0" w:color="auto"/>
            </w:tcBorders>
            <w:vAlign w:val="center"/>
          </w:tcPr>
          <w:p w14:paraId="78DC33CB" w14:textId="77777777" w:rsidR="001A11CB" w:rsidRPr="00534CEF" w:rsidRDefault="001A11CB" w:rsidP="00E43DD9">
            <w:pPr>
              <w:snapToGrid w:val="0"/>
              <w:spacing w:line="240" w:lineRule="auto"/>
              <w:ind w:firstLine="0"/>
              <w:rPr>
                <w:rFonts w:ascii="Times New Roman" w:hAnsi="Times New Roman"/>
                <w:kern w:val="0"/>
              </w:rPr>
            </w:pPr>
          </w:p>
        </w:tc>
        <w:tc>
          <w:tcPr>
            <w:tcW w:w="2288" w:type="dxa"/>
            <w:vMerge/>
            <w:tcBorders>
              <w:left w:val="nil"/>
              <w:right w:val="single" w:sz="4" w:space="0" w:color="auto"/>
            </w:tcBorders>
            <w:vAlign w:val="center"/>
          </w:tcPr>
          <w:p w14:paraId="32BBE5C3" w14:textId="77777777" w:rsidR="001A11CB" w:rsidRPr="00534CEF" w:rsidRDefault="001A11CB" w:rsidP="00E43DD9">
            <w:pPr>
              <w:snapToGrid w:val="0"/>
              <w:spacing w:line="240" w:lineRule="auto"/>
              <w:ind w:firstLine="0"/>
              <w:rPr>
                <w:rFonts w:ascii="Times New Roman" w:hAnsi="Times New Roman"/>
                <w:kern w:val="0"/>
              </w:rPr>
            </w:pPr>
          </w:p>
        </w:tc>
      </w:tr>
      <w:tr w:rsidR="001A11CB" w:rsidRPr="00064F8A" w14:paraId="6292B9D8" w14:textId="77777777" w:rsidTr="0019152A">
        <w:trPr>
          <w:trHeight w:val="226"/>
          <w:jc w:val="center"/>
        </w:trPr>
        <w:tc>
          <w:tcPr>
            <w:tcW w:w="1044" w:type="dxa"/>
            <w:vMerge/>
            <w:tcBorders>
              <w:top w:val="nil"/>
              <w:left w:val="single" w:sz="4" w:space="0" w:color="auto"/>
              <w:bottom w:val="single" w:sz="4" w:space="0" w:color="auto"/>
              <w:right w:val="single" w:sz="4" w:space="0" w:color="auto"/>
            </w:tcBorders>
            <w:vAlign w:val="center"/>
            <w:hideMark/>
          </w:tcPr>
          <w:p w14:paraId="1FAAC7C8" w14:textId="77777777" w:rsidR="001A11CB" w:rsidRPr="00064F8A" w:rsidRDefault="001A11CB" w:rsidP="00E43DD9">
            <w:pPr>
              <w:snapToGrid w:val="0"/>
              <w:spacing w:line="240" w:lineRule="auto"/>
              <w:ind w:firstLine="0"/>
              <w:rPr>
                <w:rFonts w:ascii="Times New Roman" w:hAnsi="Times New Roman"/>
                <w:kern w:val="0"/>
              </w:rPr>
            </w:pPr>
          </w:p>
        </w:tc>
        <w:tc>
          <w:tcPr>
            <w:tcW w:w="3118" w:type="dxa"/>
            <w:tcBorders>
              <w:top w:val="nil"/>
              <w:left w:val="nil"/>
              <w:bottom w:val="single" w:sz="4" w:space="0" w:color="auto"/>
              <w:right w:val="single" w:sz="4" w:space="0" w:color="auto"/>
            </w:tcBorders>
            <w:shd w:val="clear" w:color="auto" w:fill="auto"/>
            <w:noWrap/>
            <w:vAlign w:val="center"/>
            <w:hideMark/>
          </w:tcPr>
          <w:p w14:paraId="75BF18B2" w14:textId="03CEC9BE" w:rsidR="001A11CB" w:rsidRPr="00534CEF" w:rsidRDefault="00F56C66" w:rsidP="00E43DD9">
            <w:pPr>
              <w:snapToGrid w:val="0"/>
              <w:spacing w:line="240" w:lineRule="auto"/>
              <w:ind w:firstLine="0"/>
              <w:rPr>
                <w:rFonts w:ascii="Times New Roman" w:hAnsi="Times New Roman"/>
                <w:kern w:val="0"/>
              </w:rPr>
            </w:pPr>
            <w:r>
              <w:rPr>
                <w:rFonts w:ascii="Times New Roman" w:hAnsi="Times New Roman" w:hint="eastAsia"/>
                <w:kern w:val="0"/>
              </w:rPr>
              <w:t>化学纤维制造业</w:t>
            </w:r>
          </w:p>
        </w:tc>
        <w:tc>
          <w:tcPr>
            <w:tcW w:w="2496" w:type="dxa"/>
            <w:vMerge/>
            <w:tcBorders>
              <w:left w:val="nil"/>
              <w:right w:val="single" w:sz="4" w:space="0" w:color="auto"/>
            </w:tcBorders>
            <w:vAlign w:val="center"/>
          </w:tcPr>
          <w:p w14:paraId="3F236B16" w14:textId="77777777" w:rsidR="001A11CB" w:rsidRPr="00534CEF" w:rsidRDefault="001A11CB" w:rsidP="00E43DD9">
            <w:pPr>
              <w:snapToGrid w:val="0"/>
              <w:spacing w:line="240" w:lineRule="auto"/>
              <w:ind w:firstLine="0"/>
              <w:rPr>
                <w:rFonts w:ascii="Times New Roman" w:hAnsi="Times New Roman"/>
                <w:kern w:val="0"/>
              </w:rPr>
            </w:pPr>
          </w:p>
        </w:tc>
        <w:tc>
          <w:tcPr>
            <w:tcW w:w="2288" w:type="dxa"/>
            <w:vMerge/>
            <w:tcBorders>
              <w:left w:val="nil"/>
              <w:right w:val="single" w:sz="4" w:space="0" w:color="auto"/>
            </w:tcBorders>
            <w:vAlign w:val="center"/>
          </w:tcPr>
          <w:p w14:paraId="4CCFFFBC" w14:textId="77777777" w:rsidR="001A11CB" w:rsidRPr="00534CEF" w:rsidRDefault="001A11CB" w:rsidP="00E43DD9">
            <w:pPr>
              <w:snapToGrid w:val="0"/>
              <w:spacing w:line="240" w:lineRule="auto"/>
              <w:ind w:firstLine="0"/>
              <w:rPr>
                <w:rFonts w:ascii="Times New Roman" w:hAnsi="Times New Roman"/>
                <w:kern w:val="0"/>
              </w:rPr>
            </w:pPr>
          </w:p>
        </w:tc>
      </w:tr>
      <w:tr w:rsidR="001A11CB" w:rsidRPr="00064F8A" w14:paraId="3D39666A" w14:textId="77777777" w:rsidTr="0019152A">
        <w:trPr>
          <w:trHeight w:val="226"/>
          <w:jc w:val="center"/>
        </w:trPr>
        <w:tc>
          <w:tcPr>
            <w:tcW w:w="1044" w:type="dxa"/>
            <w:vMerge/>
            <w:tcBorders>
              <w:top w:val="nil"/>
              <w:left w:val="single" w:sz="4" w:space="0" w:color="auto"/>
              <w:bottom w:val="single" w:sz="4" w:space="0" w:color="auto"/>
              <w:right w:val="single" w:sz="4" w:space="0" w:color="auto"/>
            </w:tcBorders>
            <w:vAlign w:val="center"/>
            <w:hideMark/>
          </w:tcPr>
          <w:p w14:paraId="31F0788C" w14:textId="77777777" w:rsidR="001A11CB" w:rsidRPr="00064F8A" w:rsidRDefault="001A11CB" w:rsidP="00E43DD9">
            <w:pPr>
              <w:snapToGrid w:val="0"/>
              <w:spacing w:line="240" w:lineRule="auto"/>
              <w:ind w:firstLine="0"/>
              <w:rPr>
                <w:rFonts w:ascii="Times New Roman" w:hAnsi="Times New Roman"/>
                <w:kern w:val="0"/>
              </w:rPr>
            </w:pPr>
          </w:p>
        </w:tc>
        <w:tc>
          <w:tcPr>
            <w:tcW w:w="3118" w:type="dxa"/>
            <w:tcBorders>
              <w:top w:val="nil"/>
              <w:left w:val="nil"/>
              <w:bottom w:val="single" w:sz="4" w:space="0" w:color="auto"/>
              <w:right w:val="single" w:sz="4" w:space="0" w:color="auto"/>
            </w:tcBorders>
            <w:shd w:val="clear" w:color="auto" w:fill="auto"/>
            <w:noWrap/>
            <w:vAlign w:val="center"/>
            <w:hideMark/>
          </w:tcPr>
          <w:p w14:paraId="714D6DF8" w14:textId="2BC8FA8F" w:rsidR="001A11CB" w:rsidRPr="00534CEF" w:rsidRDefault="00F56C66" w:rsidP="00E43DD9">
            <w:pPr>
              <w:snapToGrid w:val="0"/>
              <w:spacing w:line="240" w:lineRule="auto"/>
              <w:ind w:firstLine="0"/>
              <w:rPr>
                <w:rFonts w:ascii="Times New Roman" w:hAnsi="Times New Roman"/>
                <w:kern w:val="0"/>
              </w:rPr>
            </w:pPr>
            <w:r>
              <w:rPr>
                <w:rFonts w:ascii="Times New Roman" w:hAnsi="Times New Roman" w:hint="eastAsia"/>
                <w:kern w:val="0"/>
              </w:rPr>
              <w:t>橡胶和塑料制品制造业</w:t>
            </w:r>
          </w:p>
        </w:tc>
        <w:tc>
          <w:tcPr>
            <w:tcW w:w="2496" w:type="dxa"/>
            <w:vMerge/>
            <w:tcBorders>
              <w:left w:val="nil"/>
              <w:right w:val="single" w:sz="4" w:space="0" w:color="auto"/>
            </w:tcBorders>
            <w:vAlign w:val="center"/>
          </w:tcPr>
          <w:p w14:paraId="4280BE80" w14:textId="77777777" w:rsidR="001A11CB" w:rsidRPr="00534CEF" w:rsidRDefault="001A11CB" w:rsidP="00E43DD9">
            <w:pPr>
              <w:snapToGrid w:val="0"/>
              <w:spacing w:line="240" w:lineRule="auto"/>
              <w:ind w:firstLine="0"/>
              <w:rPr>
                <w:rFonts w:ascii="Times New Roman" w:hAnsi="Times New Roman"/>
                <w:kern w:val="0"/>
              </w:rPr>
            </w:pPr>
          </w:p>
        </w:tc>
        <w:tc>
          <w:tcPr>
            <w:tcW w:w="2288" w:type="dxa"/>
            <w:vMerge/>
            <w:tcBorders>
              <w:left w:val="nil"/>
              <w:right w:val="single" w:sz="4" w:space="0" w:color="auto"/>
            </w:tcBorders>
            <w:vAlign w:val="center"/>
          </w:tcPr>
          <w:p w14:paraId="601914A2" w14:textId="77777777" w:rsidR="001A11CB" w:rsidRPr="00534CEF" w:rsidRDefault="001A11CB" w:rsidP="00E43DD9">
            <w:pPr>
              <w:snapToGrid w:val="0"/>
              <w:spacing w:line="240" w:lineRule="auto"/>
              <w:ind w:firstLine="0"/>
              <w:rPr>
                <w:rFonts w:ascii="Times New Roman" w:hAnsi="Times New Roman"/>
                <w:kern w:val="0"/>
              </w:rPr>
            </w:pPr>
          </w:p>
        </w:tc>
      </w:tr>
      <w:tr w:rsidR="001A11CB" w:rsidRPr="00064F8A" w14:paraId="13EE2BDE" w14:textId="77777777" w:rsidTr="0019152A">
        <w:trPr>
          <w:trHeight w:val="226"/>
          <w:jc w:val="center"/>
        </w:trPr>
        <w:tc>
          <w:tcPr>
            <w:tcW w:w="1044" w:type="dxa"/>
            <w:vMerge/>
            <w:tcBorders>
              <w:top w:val="nil"/>
              <w:left w:val="single" w:sz="4" w:space="0" w:color="auto"/>
              <w:bottom w:val="single" w:sz="4" w:space="0" w:color="auto"/>
              <w:right w:val="single" w:sz="4" w:space="0" w:color="auto"/>
            </w:tcBorders>
            <w:vAlign w:val="center"/>
            <w:hideMark/>
          </w:tcPr>
          <w:p w14:paraId="5E1AC8FF" w14:textId="77777777" w:rsidR="001A11CB" w:rsidRPr="00064F8A" w:rsidRDefault="001A11CB" w:rsidP="00E43DD9">
            <w:pPr>
              <w:snapToGrid w:val="0"/>
              <w:spacing w:line="240" w:lineRule="auto"/>
              <w:ind w:firstLine="0"/>
              <w:rPr>
                <w:rFonts w:ascii="Times New Roman" w:hAnsi="Times New Roman"/>
                <w:kern w:val="0"/>
              </w:rPr>
            </w:pPr>
          </w:p>
        </w:tc>
        <w:tc>
          <w:tcPr>
            <w:tcW w:w="3118" w:type="dxa"/>
            <w:tcBorders>
              <w:top w:val="nil"/>
              <w:left w:val="nil"/>
              <w:bottom w:val="single" w:sz="4" w:space="0" w:color="auto"/>
              <w:right w:val="single" w:sz="4" w:space="0" w:color="auto"/>
            </w:tcBorders>
            <w:shd w:val="clear" w:color="auto" w:fill="auto"/>
            <w:noWrap/>
            <w:vAlign w:val="center"/>
            <w:hideMark/>
          </w:tcPr>
          <w:p w14:paraId="449DCC55" w14:textId="7E156B2F" w:rsidR="001A11CB" w:rsidRPr="00534CEF" w:rsidRDefault="00E075AE" w:rsidP="00E43DD9">
            <w:pPr>
              <w:snapToGrid w:val="0"/>
              <w:spacing w:line="240" w:lineRule="auto"/>
              <w:ind w:firstLine="0"/>
              <w:rPr>
                <w:rFonts w:ascii="Times New Roman" w:hAnsi="Times New Roman"/>
                <w:kern w:val="0"/>
              </w:rPr>
            </w:pPr>
            <w:r>
              <w:rPr>
                <w:rFonts w:ascii="Times New Roman" w:hAnsi="Times New Roman" w:hint="eastAsia"/>
                <w:kern w:val="0"/>
              </w:rPr>
              <w:t>金属制品业</w:t>
            </w:r>
          </w:p>
        </w:tc>
        <w:tc>
          <w:tcPr>
            <w:tcW w:w="2496" w:type="dxa"/>
            <w:vMerge/>
            <w:tcBorders>
              <w:left w:val="nil"/>
              <w:right w:val="single" w:sz="4" w:space="0" w:color="auto"/>
            </w:tcBorders>
            <w:vAlign w:val="center"/>
          </w:tcPr>
          <w:p w14:paraId="74B4AFB8" w14:textId="77777777" w:rsidR="001A11CB" w:rsidRPr="00534CEF" w:rsidRDefault="001A11CB" w:rsidP="00E43DD9">
            <w:pPr>
              <w:snapToGrid w:val="0"/>
              <w:spacing w:line="240" w:lineRule="auto"/>
              <w:ind w:firstLine="0"/>
              <w:rPr>
                <w:rFonts w:ascii="Times New Roman" w:hAnsi="Times New Roman"/>
                <w:kern w:val="0"/>
              </w:rPr>
            </w:pPr>
          </w:p>
        </w:tc>
        <w:tc>
          <w:tcPr>
            <w:tcW w:w="2288" w:type="dxa"/>
            <w:vMerge/>
            <w:tcBorders>
              <w:left w:val="nil"/>
              <w:right w:val="single" w:sz="4" w:space="0" w:color="auto"/>
            </w:tcBorders>
            <w:vAlign w:val="center"/>
          </w:tcPr>
          <w:p w14:paraId="52C613B0" w14:textId="77777777" w:rsidR="001A11CB" w:rsidRPr="00534CEF" w:rsidRDefault="001A11CB" w:rsidP="00E43DD9">
            <w:pPr>
              <w:snapToGrid w:val="0"/>
              <w:spacing w:line="240" w:lineRule="auto"/>
              <w:ind w:firstLine="0"/>
              <w:rPr>
                <w:rFonts w:ascii="Times New Roman" w:hAnsi="Times New Roman"/>
                <w:kern w:val="0"/>
              </w:rPr>
            </w:pPr>
          </w:p>
        </w:tc>
      </w:tr>
      <w:tr w:rsidR="001A11CB" w:rsidRPr="00064F8A" w14:paraId="5A431F63" w14:textId="77777777" w:rsidTr="0019152A">
        <w:trPr>
          <w:trHeight w:val="226"/>
          <w:jc w:val="center"/>
        </w:trPr>
        <w:tc>
          <w:tcPr>
            <w:tcW w:w="1044" w:type="dxa"/>
            <w:vMerge/>
            <w:tcBorders>
              <w:top w:val="nil"/>
              <w:left w:val="single" w:sz="4" w:space="0" w:color="auto"/>
              <w:bottom w:val="single" w:sz="4" w:space="0" w:color="auto"/>
              <w:right w:val="single" w:sz="4" w:space="0" w:color="auto"/>
            </w:tcBorders>
            <w:vAlign w:val="center"/>
            <w:hideMark/>
          </w:tcPr>
          <w:p w14:paraId="3315B0D3" w14:textId="77777777" w:rsidR="001A11CB" w:rsidRPr="00064F8A" w:rsidRDefault="001A11CB" w:rsidP="00E43DD9">
            <w:pPr>
              <w:snapToGrid w:val="0"/>
              <w:spacing w:line="240" w:lineRule="auto"/>
              <w:ind w:firstLine="0"/>
              <w:rPr>
                <w:rFonts w:ascii="Times New Roman" w:hAnsi="Times New Roman"/>
                <w:kern w:val="0"/>
              </w:rPr>
            </w:pPr>
          </w:p>
        </w:tc>
        <w:tc>
          <w:tcPr>
            <w:tcW w:w="3118" w:type="dxa"/>
            <w:tcBorders>
              <w:top w:val="nil"/>
              <w:left w:val="nil"/>
              <w:bottom w:val="single" w:sz="4" w:space="0" w:color="auto"/>
              <w:right w:val="single" w:sz="4" w:space="0" w:color="auto"/>
            </w:tcBorders>
            <w:shd w:val="clear" w:color="auto" w:fill="auto"/>
            <w:noWrap/>
            <w:vAlign w:val="center"/>
            <w:hideMark/>
          </w:tcPr>
          <w:p w14:paraId="622D6BF0" w14:textId="77777777" w:rsidR="001A11CB" w:rsidRPr="00534CEF" w:rsidRDefault="001A11CB" w:rsidP="00E43DD9">
            <w:pPr>
              <w:snapToGrid w:val="0"/>
              <w:spacing w:line="240" w:lineRule="auto"/>
              <w:ind w:firstLine="0"/>
              <w:rPr>
                <w:rFonts w:ascii="Times New Roman" w:hAnsi="Times New Roman"/>
                <w:kern w:val="0"/>
              </w:rPr>
            </w:pPr>
            <w:r w:rsidRPr="00534CEF">
              <w:rPr>
                <w:rFonts w:ascii="Times New Roman" w:hAnsi="Times New Roman"/>
                <w:kern w:val="0"/>
              </w:rPr>
              <w:t>汽车制造业</w:t>
            </w:r>
          </w:p>
        </w:tc>
        <w:tc>
          <w:tcPr>
            <w:tcW w:w="2496" w:type="dxa"/>
            <w:vMerge/>
            <w:tcBorders>
              <w:left w:val="nil"/>
              <w:right w:val="single" w:sz="4" w:space="0" w:color="auto"/>
            </w:tcBorders>
            <w:vAlign w:val="center"/>
          </w:tcPr>
          <w:p w14:paraId="0392B580" w14:textId="77777777" w:rsidR="001A11CB" w:rsidRPr="00534CEF" w:rsidRDefault="001A11CB" w:rsidP="00E43DD9">
            <w:pPr>
              <w:snapToGrid w:val="0"/>
              <w:spacing w:line="240" w:lineRule="auto"/>
              <w:ind w:firstLine="0"/>
              <w:rPr>
                <w:rFonts w:ascii="Times New Roman" w:hAnsi="Times New Roman"/>
                <w:kern w:val="0"/>
              </w:rPr>
            </w:pPr>
          </w:p>
        </w:tc>
        <w:tc>
          <w:tcPr>
            <w:tcW w:w="2288" w:type="dxa"/>
            <w:vMerge/>
            <w:tcBorders>
              <w:left w:val="nil"/>
              <w:right w:val="single" w:sz="4" w:space="0" w:color="auto"/>
            </w:tcBorders>
            <w:vAlign w:val="center"/>
          </w:tcPr>
          <w:p w14:paraId="2E49A4C7" w14:textId="77777777" w:rsidR="001A11CB" w:rsidRPr="00534CEF" w:rsidRDefault="001A11CB" w:rsidP="00E43DD9">
            <w:pPr>
              <w:snapToGrid w:val="0"/>
              <w:spacing w:line="240" w:lineRule="auto"/>
              <w:ind w:firstLine="0"/>
              <w:rPr>
                <w:rFonts w:ascii="Times New Roman" w:hAnsi="Times New Roman"/>
                <w:kern w:val="0"/>
              </w:rPr>
            </w:pPr>
          </w:p>
        </w:tc>
      </w:tr>
      <w:tr w:rsidR="001A11CB" w:rsidRPr="00064F8A" w14:paraId="73431683" w14:textId="77777777" w:rsidTr="0019152A">
        <w:trPr>
          <w:trHeight w:val="226"/>
          <w:jc w:val="center"/>
        </w:trPr>
        <w:tc>
          <w:tcPr>
            <w:tcW w:w="1044" w:type="dxa"/>
            <w:vMerge/>
            <w:tcBorders>
              <w:top w:val="nil"/>
              <w:left w:val="single" w:sz="4" w:space="0" w:color="auto"/>
              <w:bottom w:val="single" w:sz="4" w:space="0" w:color="auto"/>
              <w:right w:val="single" w:sz="4" w:space="0" w:color="auto"/>
            </w:tcBorders>
            <w:vAlign w:val="center"/>
            <w:hideMark/>
          </w:tcPr>
          <w:p w14:paraId="5C18028A" w14:textId="77777777" w:rsidR="001A11CB" w:rsidRPr="00064F8A" w:rsidRDefault="001A11CB" w:rsidP="00E43DD9">
            <w:pPr>
              <w:snapToGrid w:val="0"/>
              <w:spacing w:line="240" w:lineRule="auto"/>
              <w:ind w:firstLine="0"/>
              <w:rPr>
                <w:rFonts w:ascii="Times New Roman" w:hAnsi="Times New Roman"/>
                <w:kern w:val="0"/>
              </w:rPr>
            </w:pPr>
          </w:p>
        </w:tc>
        <w:tc>
          <w:tcPr>
            <w:tcW w:w="3118" w:type="dxa"/>
            <w:tcBorders>
              <w:top w:val="nil"/>
              <w:left w:val="nil"/>
              <w:bottom w:val="single" w:sz="4" w:space="0" w:color="auto"/>
              <w:right w:val="single" w:sz="4" w:space="0" w:color="auto"/>
            </w:tcBorders>
            <w:shd w:val="clear" w:color="auto" w:fill="auto"/>
            <w:noWrap/>
            <w:vAlign w:val="center"/>
            <w:hideMark/>
          </w:tcPr>
          <w:p w14:paraId="20263F5A" w14:textId="77777777" w:rsidR="001A11CB" w:rsidRPr="00534CEF" w:rsidRDefault="001A11CB" w:rsidP="00E43DD9">
            <w:pPr>
              <w:snapToGrid w:val="0"/>
              <w:spacing w:line="240" w:lineRule="auto"/>
              <w:ind w:firstLine="0"/>
              <w:rPr>
                <w:rFonts w:ascii="Times New Roman" w:hAnsi="Times New Roman"/>
                <w:kern w:val="0"/>
              </w:rPr>
            </w:pPr>
            <w:r w:rsidRPr="00534CEF">
              <w:rPr>
                <w:rFonts w:ascii="Times New Roman" w:hAnsi="Times New Roman" w:hint="eastAsia"/>
                <w:kern w:val="0"/>
              </w:rPr>
              <w:t>其他行业</w:t>
            </w:r>
          </w:p>
        </w:tc>
        <w:tc>
          <w:tcPr>
            <w:tcW w:w="2496" w:type="dxa"/>
            <w:vMerge/>
            <w:tcBorders>
              <w:left w:val="nil"/>
              <w:bottom w:val="single" w:sz="4" w:space="0" w:color="auto"/>
              <w:right w:val="single" w:sz="4" w:space="0" w:color="auto"/>
            </w:tcBorders>
            <w:vAlign w:val="center"/>
          </w:tcPr>
          <w:p w14:paraId="765923A7" w14:textId="77777777" w:rsidR="001A11CB" w:rsidRPr="00534CEF" w:rsidRDefault="001A11CB" w:rsidP="00E43DD9">
            <w:pPr>
              <w:snapToGrid w:val="0"/>
              <w:spacing w:line="240" w:lineRule="auto"/>
              <w:ind w:firstLine="0"/>
              <w:rPr>
                <w:rFonts w:ascii="Times New Roman" w:hAnsi="Times New Roman"/>
                <w:kern w:val="0"/>
              </w:rPr>
            </w:pPr>
          </w:p>
        </w:tc>
        <w:tc>
          <w:tcPr>
            <w:tcW w:w="2288" w:type="dxa"/>
            <w:vMerge/>
            <w:tcBorders>
              <w:left w:val="nil"/>
              <w:bottom w:val="single" w:sz="4" w:space="0" w:color="auto"/>
              <w:right w:val="single" w:sz="4" w:space="0" w:color="auto"/>
            </w:tcBorders>
            <w:vAlign w:val="center"/>
          </w:tcPr>
          <w:p w14:paraId="54B9B434" w14:textId="77777777" w:rsidR="001A11CB" w:rsidRPr="00534CEF" w:rsidRDefault="001A11CB" w:rsidP="00E43DD9">
            <w:pPr>
              <w:snapToGrid w:val="0"/>
              <w:spacing w:line="240" w:lineRule="auto"/>
              <w:ind w:firstLine="0"/>
              <w:rPr>
                <w:rFonts w:ascii="Times New Roman" w:hAnsi="Times New Roman"/>
                <w:kern w:val="0"/>
              </w:rPr>
            </w:pPr>
          </w:p>
        </w:tc>
      </w:tr>
      <w:tr w:rsidR="001A11CB" w:rsidRPr="00064F8A" w14:paraId="354D7F35" w14:textId="77777777" w:rsidTr="0019152A">
        <w:trPr>
          <w:trHeight w:val="234"/>
          <w:jc w:val="center"/>
        </w:trPr>
        <w:tc>
          <w:tcPr>
            <w:tcW w:w="104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FC3A7CF" w14:textId="77777777" w:rsidR="001A11CB" w:rsidRPr="00064F8A" w:rsidRDefault="001A11CB" w:rsidP="00E43DD9">
            <w:pPr>
              <w:snapToGrid w:val="0"/>
              <w:spacing w:line="240" w:lineRule="auto"/>
              <w:ind w:firstLine="0"/>
              <w:rPr>
                <w:rFonts w:ascii="Times New Roman" w:hAnsi="Times New Roman"/>
                <w:kern w:val="0"/>
              </w:rPr>
            </w:pPr>
            <w:r w:rsidRPr="00064F8A">
              <w:rPr>
                <w:rFonts w:ascii="宋体" w:hAnsi="宋体" w:hint="eastAsia"/>
                <w:kern w:val="0"/>
              </w:rPr>
              <w:t>道路移动源</w:t>
            </w:r>
          </w:p>
        </w:tc>
        <w:tc>
          <w:tcPr>
            <w:tcW w:w="3118" w:type="dxa"/>
            <w:tcBorders>
              <w:top w:val="nil"/>
              <w:left w:val="nil"/>
              <w:bottom w:val="single" w:sz="4" w:space="0" w:color="auto"/>
              <w:right w:val="single" w:sz="4" w:space="0" w:color="auto"/>
            </w:tcBorders>
            <w:shd w:val="clear" w:color="auto" w:fill="auto"/>
            <w:noWrap/>
            <w:vAlign w:val="center"/>
            <w:hideMark/>
          </w:tcPr>
          <w:p w14:paraId="400992BB" w14:textId="77777777" w:rsidR="001A11CB" w:rsidRPr="00064F8A" w:rsidRDefault="001A11CB" w:rsidP="00E43DD9">
            <w:pPr>
              <w:snapToGrid w:val="0"/>
              <w:spacing w:line="240" w:lineRule="auto"/>
              <w:ind w:firstLine="0"/>
              <w:rPr>
                <w:rFonts w:ascii="宋体" w:hAnsi="宋体" w:cs="宋体"/>
                <w:b/>
                <w:bCs/>
                <w:kern w:val="0"/>
              </w:rPr>
            </w:pPr>
            <w:r w:rsidRPr="00064F8A">
              <w:rPr>
                <w:rFonts w:ascii="Times New Roman" w:hAnsi="Times New Roman"/>
                <w:kern w:val="0"/>
              </w:rPr>
              <w:t>微型载客汽车</w:t>
            </w:r>
          </w:p>
        </w:tc>
        <w:tc>
          <w:tcPr>
            <w:tcW w:w="2496" w:type="dxa"/>
            <w:tcBorders>
              <w:top w:val="nil"/>
              <w:left w:val="nil"/>
              <w:bottom w:val="single" w:sz="4" w:space="0" w:color="auto"/>
              <w:right w:val="single" w:sz="4" w:space="0" w:color="auto"/>
            </w:tcBorders>
            <w:vAlign w:val="center"/>
          </w:tcPr>
          <w:p w14:paraId="4A4EE461" w14:textId="77777777" w:rsidR="001A11CB" w:rsidRPr="00064F8A" w:rsidRDefault="001A11CB" w:rsidP="00E43DD9">
            <w:pPr>
              <w:snapToGrid w:val="0"/>
              <w:spacing w:line="240" w:lineRule="auto"/>
              <w:ind w:firstLine="0"/>
              <w:rPr>
                <w:rFonts w:ascii="Times New Roman" w:hAnsi="Times New Roman"/>
                <w:kern w:val="0"/>
              </w:rPr>
            </w:pPr>
            <w:r>
              <w:rPr>
                <w:rFonts w:ascii="Times New Roman" w:hAnsi="Times New Roman" w:hint="eastAsia"/>
                <w:kern w:val="0"/>
              </w:rPr>
              <w:t>汽油</w:t>
            </w:r>
            <w:r>
              <w:rPr>
                <w:rFonts w:ascii="Times New Roman" w:hAnsi="Times New Roman"/>
                <w:kern w:val="0"/>
              </w:rPr>
              <w:t>/</w:t>
            </w:r>
            <w:r>
              <w:rPr>
                <w:rFonts w:ascii="Times New Roman" w:hAnsi="Times New Roman" w:hint="eastAsia"/>
                <w:kern w:val="0"/>
              </w:rPr>
              <w:t>柴油</w:t>
            </w:r>
            <w:r>
              <w:rPr>
                <w:rFonts w:ascii="Times New Roman" w:hAnsi="Times New Roman"/>
                <w:kern w:val="0"/>
              </w:rPr>
              <w:t>/</w:t>
            </w:r>
            <w:r>
              <w:rPr>
                <w:rFonts w:ascii="Times New Roman" w:hAnsi="Times New Roman" w:hint="eastAsia"/>
                <w:kern w:val="0"/>
              </w:rPr>
              <w:t>燃气</w:t>
            </w:r>
          </w:p>
        </w:tc>
        <w:tc>
          <w:tcPr>
            <w:tcW w:w="2288" w:type="dxa"/>
            <w:tcBorders>
              <w:top w:val="nil"/>
              <w:left w:val="nil"/>
              <w:bottom w:val="single" w:sz="4" w:space="0" w:color="auto"/>
              <w:right w:val="single" w:sz="4" w:space="0" w:color="auto"/>
            </w:tcBorders>
            <w:vAlign w:val="center"/>
          </w:tcPr>
          <w:p w14:paraId="4F9C2BEA" w14:textId="77777777" w:rsidR="001A11CB" w:rsidRPr="00064F8A" w:rsidRDefault="001A11CB" w:rsidP="00E43DD9">
            <w:pPr>
              <w:snapToGrid w:val="0"/>
              <w:spacing w:line="240" w:lineRule="auto"/>
              <w:ind w:firstLine="0"/>
              <w:rPr>
                <w:rFonts w:ascii="Times New Roman" w:hAnsi="Times New Roman"/>
                <w:kern w:val="0"/>
              </w:rPr>
            </w:pPr>
            <w:r w:rsidRPr="008D2CD8">
              <w:rPr>
                <w:rFonts w:ascii="Times New Roman" w:hAnsi="Times New Roman" w:hint="eastAsia"/>
                <w:kern w:val="0"/>
              </w:rPr>
              <w:t>国</w:t>
            </w:r>
            <w:r w:rsidRPr="008D2CD8">
              <w:rPr>
                <w:rFonts w:ascii="Times New Roman" w:hAnsi="Times New Roman" w:hint="eastAsia"/>
                <w:kern w:val="0"/>
              </w:rPr>
              <w:t>1</w:t>
            </w:r>
            <w:r w:rsidRPr="008D2CD8">
              <w:rPr>
                <w:rFonts w:ascii="Times New Roman" w:hAnsi="Times New Roman" w:hint="eastAsia"/>
                <w:kern w:val="0"/>
              </w:rPr>
              <w:t>前</w:t>
            </w:r>
            <w:r w:rsidRPr="008D2CD8">
              <w:rPr>
                <w:rFonts w:ascii="Times New Roman" w:hAnsi="Times New Roman" w:hint="eastAsia"/>
                <w:kern w:val="0"/>
              </w:rPr>
              <w:t>/</w:t>
            </w:r>
            <w:r w:rsidRPr="008D2CD8">
              <w:rPr>
                <w:rFonts w:ascii="Times New Roman" w:hAnsi="Times New Roman" w:hint="eastAsia"/>
                <w:kern w:val="0"/>
              </w:rPr>
              <w:t>国</w:t>
            </w:r>
            <w:r w:rsidRPr="008D2CD8">
              <w:rPr>
                <w:rFonts w:ascii="Times New Roman" w:hAnsi="Times New Roman" w:hint="eastAsia"/>
                <w:kern w:val="0"/>
              </w:rPr>
              <w:t>1/</w:t>
            </w:r>
            <w:r w:rsidRPr="008D2CD8">
              <w:rPr>
                <w:rFonts w:ascii="Times New Roman" w:hAnsi="Times New Roman" w:hint="eastAsia"/>
                <w:kern w:val="0"/>
              </w:rPr>
              <w:t>国</w:t>
            </w:r>
            <w:r w:rsidRPr="008D2CD8">
              <w:rPr>
                <w:rFonts w:ascii="Times New Roman" w:hAnsi="Times New Roman" w:hint="eastAsia"/>
                <w:kern w:val="0"/>
              </w:rPr>
              <w:t>2/</w:t>
            </w:r>
            <w:r w:rsidRPr="008D2CD8">
              <w:rPr>
                <w:rFonts w:ascii="Times New Roman" w:hAnsi="Times New Roman" w:hint="eastAsia"/>
                <w:kern w:val="0"/>
              </w:rPr>
              <w:t>国</w:t>
            </w:r>
            <w:r w:rsidRPr="008D2CD8">
              <w:rPr>
                <w:rFonts w:ascii="Times New Roman" w:hAnsi="Times New Roman" w:hint="eastAsia"/>
                <w:kern w:val="0"/>
              </w:rPr>
              <w:t>3/</w:t>
            </w:r>
            <w:r w:rsidRPr="008D2CD8">
              <w:rPr>
                <w:rFonts w:ascii="Times New Roman" w:hAnsi="Times New Roman" w:hint="eastAsia"/>
                <w:kern w:val="0"/>
              </w:rPr>
              <w:t>国</w:t>
            </w:r>
            <w:r w:rsidRPr="008D2CD8">
              <w:rPr>
                <w:rFonts w:ascii="Times New Roman" w:hAnsi="Times New Roman" w:hint="eastAsia"/>
                <w:kern w:val="0"/>
              </w:rPr>
              <w:t>4/</w:t>
            </w:r>
            <w:r w:rsidRPr="008D2CD8">
              <w:rPr>
                <w:rFonts w:ascii="Times New Roman" w:hAnsi="Times New Roman" w:hint="eastAsia"/>
                <w:kern w:val="0"/>
              </w:rPr>
              <w:t>国</w:t>
            </w:r>
            <w:r w:rsidRPr="008D2CD8">
              <w:rPr>
                <w:rFonts w:ascii="Times New Roman" w:hAnsi="Times New Roman" w:hint="eastAsia"/>
                <w:kern w:val="0"/>
              </w:rPr>
              <w:t>5/</w:t>
            </w:r>
            <w:r>
              <w:rPr>
                <w:rFonts w:ascii="Times New Roman" w:hAnsi="Times New Roman" w:hint="eastAsia"/>
                <w:kern w:val="0"/>
              </w:rPr>
              <w:t>国</w:t>
            </w:r>
            <w:r>
              <w:rPr>
                <w:rFonts w:ascii="Times New Roman" w:hAnsi="Times New Roman" w:hint="eastAsia"/>
                <w:kern w:val="0"/>
              </w:rPr>
              <w:t>6</w:t>
            </w:r>
          </w:p>
        </w:tc>
      </w:tr>
      <w:tr w:rsidR="001A11CB" w:rsidRPr="00064F8A" w14:paraId="376B3C13" w14:textId="77777777" w:rsidTr="0019152A">
        <w:trPr>
          <w:trHeight w:val="226"/>
          <w:jc w:val="center"/>
        </w:trPr>
        <w:tc>
          <w:tcPr>
            <w:tcW w:w="1044" w:type="dxa"/>
            <w:vMerge/>
            <w:tcBorders>
              <w:top w:val="nil"/>
              <w:left w:val="single" w:sz="4" w:space="0" w:color="auto"/>
              <w:bottom w:val="single" w:sz="4" w:space="0" w:color="000000"/>
              <w:right w:val="single" w:sz="4" w:space="0" w:color="auto"/>
            </w:tcBorders>
            <w:vAlign w:val="center"/>
            <w:hideMark/>
          </w:tcPr>
          <w:p w14:paraId="7915EDDD" w14:textId="77777777" w:rsidR="001A11CB" w:rsidRPr="00064F8A" w:rsidRDefault="001A11CB" w:rsidP="00E43DD9">
            <w:pPr>
              <w:snapToGrid w:val="0"/>
              <w:spacing w:line="240" w:lineRule="auto"/>
              <w:ind w:firstLine="0"/>
              <w:rPr>
                <w:rFonts w:ascii="Times New Roman" w:hAnsi="Times New Roman"/>
                <w:kern w:val="0"/>
              </w:rPr>
            </w:pPr>
          </w:p>
        </w:tc>
        <w:tc>
          <w:tcPr>
            <w:tcW w:w="3118" w:type="dxa"/>
            <w:tcBorders>
              <w:top w:val="nil"/>
              <w:left w:val="nil"/>
              <w:bottom w:val="single" w:sz="4" w:space="0" w:color="auto"/>
              <w:right w:val="single" w:sz="4" w:space="0" w:color="auto"/>
            </w:tcBorders>
            <w:shd w:val="clear" w:color="auto" w:fill="auto"/>
            <w:noWrap/>
            <w:vAlign w:val="center"/>
            <w:hideMark/>
          </w:tcPr>
          <w:p w14:paraId="595340C7" w14:textId="77777777" w:rsidR="001A11CB" w:rsidRPr="00064F8A" w:rsidRDefault="001A11CB" w:rsidP="00E43DD9">
            <w:pPr>
              <w:snapToGrid w:val="0"/>
              <w:spacing w:line="240" w:lineRule="auto"/>
              <w:ind w:firstLine="0"/>
              <w:rPr>
                <w:rFonts w:ascii="Times New Roman" w:hAnsi="Times New Roman"/>
                <w:kern w:val="0"/>
              </w:rPr>
            </w:pPr>
            <w:r w:rsidRPr="00064F8A">
              <w:rPr>
                <w:rFonts w:ascii="Times New Roman" w:hAnsi="Times New Roman"/>
                <w:kern w:val="0"/>
              </w:rPr>
              <w:t>小型载客汽车</w:t>
            </w:r>
          </w:p>
        </w:tc>
        <w:tc>
          <w:tcPr>
            <w:tcW w:w="2496" w:type="dxa"/>
            <w:tcBorders>
              <w:top w:val="nil"/>
              <w:left w:val="nil"/>
              <w:bottom w:val="single" w:sz="4" w:space="0" w:color="auto"/>
              <w:right w:val="single" w:sz="4" w:space="0" w:color="auto"/>
            </w:tcBorders>
            <w:vAlign w:val="center"/>
          </w:tcPr>
          <w:p w14:paraId="69E8F81E" w14:textId="77777777" w:rsidR="001A11CB" w:rsidRPr="00064F8A" w:rsidRDefault="001A11CB" w:rsidP="00E43DD9">
            <w:pPr>
              <w:snapToGrid w:val="0"/>
              <w:spacing w:line="240" w:lineRule="auto"/>
              <w:ind w:firstLine="0"/>
              <w:rPr>
                <w:rFonts w:ascii="Times New Roman" w:hAnsi="Times New Roman"/>
                <w:kern w:val="0"/>
              </w:rPr>
            </w:pPr>
            <w:r>
              <w:rPr>
                <w:rFonts w:ascii="Times New Roman" w:hAnsi="Times New Roman" w:hint="eastAsia"/>
                <w:kern w:val="0"/>
              </w:rPr>
              <w:t>汽油</w:t>
            </w:r>
            <w:r>
              <w:rPr>
                <w:rFonts w:ascii="Times New Roman" w:hAnsi="Times New Roman"/>
                <w:kern w:val="0"/>
              </w:rPr>
              <w:t>/</w:t>
            </w:r>
            <w:r>
              <w:rPr>
                <w:rFonts w:ascii="Times New Roman" w:hAnsi="Times New Roman" w:hint="eastAsia"/>
                <w:kern w:val="0"/>
              </w:rPr>
              <w:t>柴油</w:t>
            </w:r>
            <w:r>
              <w:rPr>
                <w:rFonts w:ascii="Times New Roman" w:hAnsi="Times New Roman"/>
                <w:kern w:val="0"/>
              </w:rPr>
              <w:t>/</w:t>
            </w:r>
            <w:r>
              <w:rPr>
                <w:rFonts w:ascii="Times New Roman" w:hAnsi="Times New Roman" w:hint="eastAsia"/>
                <w:kern w:val="0"/>
              </w:rPr>
              <w:t>燃气</w:t>
            </w:r>
          </w:p>
        </w:tc>
        <w:tc>
          <w:tcPr>
            <w:tcW w:w="2288" w:type="dxa"/>
            <w:tcBorders>
              <w:top w:val="nil"/>
              <w:left w:val="nil"/>
              <w:bottom w:val="single" w:sz="4" w:space="0" w:color="auto"/>
              <w:right w:val="single" w:sz="4" w:space="0" w:color="auto"/>
            </w:tcBorders>
            <w:vAlign w:val="center"/>
          </w:tcPr>
          <w:p w14:paraId="29839155" w14:textId="77777777" w:rsidR="001A11CB" w:rsidRDefault="001A11CB" w:rsidP="00E43DD9">
            <w:pPr>
              <w:spacing w:line="240" w:lineRule="auto"/>
              <w:ind w:firstLine="0"/>
            </w:pPr>
            <w:r w:rsidRPr="008D2CD8">
              <w:rPr>
                <w:rFonts w:ascii="Times New Roman" w:hAnsi="Times New Roman" w:hint="eastAsia"/>
                <w:kern w:val="0"/>
              </w:rPr>
              <w:t>国</w:t>
            </w:r>
            <w:r w:rsidRPr="008D2CD8">
              <w:rPr>
                <w:rFonts w:ascii="Times New Roman" w:hAnsi="Times New Roman" w:hint="eastAsia"/>
                <w:kern w:val="0"/>
              </w:rPr>
              <w:t>1</w:t>
            </w:r>
            <w:r w:rsidRPr="008D2CD8">
              <w:rPr>
                <w:rFonts w:ascii="Times New Roman" w:hAnsi="Times New Roman" w:hint="eastAsia"/>
                <w:kern w:val="0"/>
              </w:rPr>
              <w:t>前</w:t>
            </w:r>
            <w:r w:rsidRPr="008D2CD8">
              <w:rPr>
                <w:rFonts w:ascii="Times New Roman" w:hAnsi="Times New Roman" w:hint="eastAsia"/>
                <w:kern w:val="0"/>
              </w:rPr>
              <w:t>/</w:t>
            </w:r>
            <w:r w:rsidRPr="008D2CD8">
              <w:rPr>
                <w:rFonts w:ascii="Times New Roman" w:hAnsi="Times New Roman" w:hint="eastAsia"/>
                <w:kern w:val="0"/>
              </w:rPr>
              <w:t>国</w:t>
            </w:r>
            <w:r w:rsidRPr="008D2CD8">
              <w:rPr>
                <w:rFonts w:ascii="Times New Roman" w:hAnsi="Times New Roman" w:hint="eastAsia"/>
                <w:kern w:val="0"/>
              </w:rPr>
              <w:t>1/</w:t>
            </w:r>
            <w:r w:rsidRPr="008D2CD8">
              <w:rPr>
                <w:rFonts w:ascii="Times New Roman" w:hAnsi="Times New Roman" w:hint="eastAsia"/>
                <w:kern w:val="0"/>
              </w:rPr>
              <w:t>国</w:t>
            </w:r>
            <w:r w:rsidRPr="008D2CD8">
              <w:rPr>
                <w:rFonts w:ascii="Times New Roman" w:hAnsi="Times New Roman" w:hint="eastAsia"/>
                <w:kern w:val="0"/>
              </w:rPr>
              <w:t>2/</w:t>
            </w:r>
            <w:r w:rsidRPr="008D2CD8">
              <w:rPr>
                <w:rFonts w:ascii="Times New Roman" w:hAnsi="Times New Roman" w:hint="eastAsia"/>
                <w:kern w:val="0"/>
              </w:rPr>
              <w:t>国</w:t>
            </w:r>
            <w:r w:rsidRPr="008D2CD8">
              <w:rPr>
                <w:rFonts w:ascii="Times New Roman" w:hAnsi="Times New Roman" w:hint="eastAsia"/>
                <w:kern w:val="0"/>
              </w:rPr>
              <w:t>3/</w:t>
            </w:r>
            <w:r w:rsidRPr="008D2CD8">
              <w:rPr>
                <w:rFonts w:ascii="Times New Roman" w:hAnsi="Times New Roman" w:hint="eastAsia"/>
                <w:kern w:val="0"/>
              </w:rPr>
              <w:t>国</w:t>
            </w:r>
            <w:r w:rsidRPr="008D2CD8">
              <w:rPr>
                <w:rFonts w:ascii="Times New Roman" w:hAnsi="Times New Roman" w:hint="eastAsia"/>
                <w:kern w:val="0"/>
              </w:rPr>
              <w:t>4/</w:t>
            </w:r>
            <w:r w:rsidRPr="008D2CD8">
              <w:rPr>
                <w:rFonts w:ascii="Times New Roman" w:hAnsi="Times New Roman" w:hint="eastAsia"/>
                <w:kern w:val="0"/>
              </w:rPr>
              <w:t>国</w:t>
            </w:r>
            <w:r w:rsidRPr="008D2CD8">
              <w:rPr>
                <w:rFonts w:ascii="Times New Roman" w:hAnsi="Times New Roman" w:hint="eastAsia"/>
                <w:kern w:val="0"/>
              </w:rPr>
              <w:t>5/</w:t>
            </w:r>
            <w:r>
              <w:rPr>
                <w:rFonts w:ascii="Times New Roman" w:hAnsi="Times New Roman" w:hint="eastAsia"/>
                <w:kern w:val="0"/>
              </w:rPr>
              <w:t>国</w:t>
            </w:r>
            <w:r>
              <w:rPr>
                <w:rFonts w:ascii="Times New Roman" w:hAnsi="Times New Roman" w:hint="eastAsia"/>
                <w:kern w:val="0"/>
              </w:rPr>
              <w:t>6</w:t>
            </w:r>
          </w:p>
        </w:tc>
      </w:tr>
      <w:tr w:rsidR="001A11CB" w:rsidRPr="00064F8A" w14:paraId="57B61DE4" w14:textId="77777777" w:rsidTr="0019152A">
        <w:trPr>
          <w:trHeight w:val="226"/>
          <w:jc w:val="center"/>
        </w:trPr>
        <w:tc>
          <w:tcPr>
            <w:tcW w:w="1044" w:type="dxa"/>
            <w:vMerge/>
            <w:tcBorders>
              <w:top w:val="nil"/>
              <w:left w:val="single" w:sz="4" w:space="0" w:color="auto"/>
              <w:bottom w:val="single" w:sz="4" w:space="0" w:color="000000"/>
              <w:right w:val="single" w:sz="4" w:space="0" w:color="auto"/>
            </w:tcBorders>
            <w:vAlign w:val="center"/>
            <w:hideMark/>
          </w:tcPr>
          <w:p w14:paraId="27EC88B5" w14:textId="77777777" w:rsidR="001A11CB" w:rsidRPr="00064F8A" w:rsidRDefault="001A11CB" w:rsidP="00E43DD9">
            <w:pPr>
              <w:snapToGrid w:val="0"/>
              <w:spacing w:line="240" w:lineRule="auto"/>
              <w:ind w:firstLine="0"/>
              <w:rPr>
                <w:rFonts w:ascii="Times New Roman" w:hAnsi="Times New Roman"/>
                <w:kern w:val="0"/>
              </w:rPr>
            </w:pPr>
          </w:p>
        </w:tc>
        <w:tc>
          <w:tcPr>
            <w:tcW w:w="3118" w:type="dxa"/>
            <w:tcBorders>
              <w:top w:val="nil"/>
              <w:left w:val="nil"/>
              <w:bottom w:val="single" w:sz="4" w:space="0" w:color="auto"/>
              <w:right w:val="single" w:sz="4" w:space="0" w:color="auto"/>
            </w:tcBorders>
            <w:shd w:val="clear" w:color="auto" w:fill="auto"/>
            <w:noWrap/>
            <w:vAlign w:val="center"/>
            <w:hideMark/>
          </w:tcPr>
          <w:p w14:paraId="38455F7F" w14:textId="77777777" w:rsidR="001A11CB" w:rsidRPr="00064F8A" w:rsidRDefault="001A11CB" w:rsidP="00E43DD9">
            <w:pPr>
              <w:snapToGrid w:val="0"/>
              <w:spacing w:line="240" w:lineRule="auto"/>
              <w:ind w:firstLine="0"/>
              <w:rPr>
                <w:rFonts w:ascii="Times New Roman" w:hAnsi="Times New Roman"/>
                <w:kern w:val="0"/>
              </w:rPr>
            </w:pPr>
            <w:r w:rsidRPr="00064F8A">
              <w:rPr>
                <w:rFonts w:ascii="Times New Roman" w:hAnsi="Times New Roman"/>
                <w:kern w:val="0"/>
              </w:rPr>
              <w:t>出租车</w:t>
            </w:r>
          </w:p>
        </w:tc>
        <w:tc>
          <w:tcPr>
            <w:tcW w:w="2496" w:type="dxa"/>
            <w:tcBorders>
              <w:top w:val="nil"/>
              <w:left w:val="nil"/>
              <w:bottom w:val="single" w:sz="4" w:space="0" w:color="auto"/>
              <w:right w:val="single" w:sz="4" w:space="0" w:color="auto"/>
            </w:tcBorders>
            <w:vAlign w:val="center"/>
          </w:tcPr>
          <w:p w14:paraId="586D5983" w14:textId="77777777" w:rsidR="001A11CB" w:rsidRPr="00064F8A" w:rsidRDefault="001A11CB" w:rsidP="00E43DD9">
            <w:pPr>
              <w:snapToGrid w:val="0"/>
              <w:spacing w:line="240" w:lineRule="auto"/>
              <w:ind w:firstLine="0"/>
              <w:rPr>
                <w:rFonts w:ascii="Times New Roman" w:hAnsi="Times New Roman"/>
                <w:kern w:val="0"/>
              </w:rPr>
            </w:pPr>
            <w:r>
              <w:rPr>
                <w:rFonts w:ascii="Times New Roman" w:hAnsi="Times New Roman" w:hint="eastAsia"/>
                <w:kern w:val="0"/>
              </w:rPr>
              <w:t>汽油</w:t>
            </w:r>
            <w:r>
              <w:rPr>
                <w:rFonts w:ascii="Times New Roman" w:hAnsi="Times New Roman"/>
                <w:kern w:val="0"/>
              </w:rPr>
              <w:t>/</w:t>
            </w:r>
            <w:r>
              <w:rPr>
                <w:rFonts w:ascii="Times New Roman" w:hAnsi="Times New Roman" w:hint="eastAsia"/>
                <w:kern w:val="0"/>
              </w:rPr>
              <w:t>柴油</w:t>
            </w:r>
            <w:r>
              <w:rPr>
                <w:rFonts w:ascii="Times New Roman" w:hAnsi="Times New Roman"/>
                <w:kern w:val="0"/>
              </w:rPr>
              <w:t>/</w:t>
            </w:r>
            <w:r>
              <w:rPr>
                <w:rFonts w:ascii="Times New Roman" w:hAnsi="Times New Roman" w:hint="eastAsia"/>
                <w:kern w:val="0"/>
              </w:rPr>
              <w:t>燃气</w:t>
            </w:r>
          </w:p>
        </w:tc>
        <w:tc>
          <w:tcPr>
            <w:tcW w:w="2288" w:type="dxa"/>
            <w:tcBorders>
              <w:top w:val="nil"/>
              <w:left w:val="nil"/>
              <w:bottom w:val="single" w:sz="4" w:space="0" w:color="auto"/>
              <w:right w:val="single" w:sz="4" w:space="0" w:color="auto"/>
            </w:tcBorders>
            <w:vAlign w:val="center"/>
          </w:tcPr>
          <w:p w14:paraId="760FD047" w14:textId="77777777" w:rsidR="001A11CB" w:rsidRDefault="001A11CB" w:rsidP="00E43DD9">
            <w:pPr>
              <w:spacing w:line="240" w:lineRule="auto"/>
              <w:ind w:firstLine="0"/>
            </w:pPr>
            <w:r w:rsidRPr="008D2CD8">
              <w:rPr>
                <w:rFonts w:ascii="Times New Roman" w:hAnsi="Times New Roman" w:hint="eastAsia"/>
                <w:kern w:val="0"/>
              </w:rPr>
              <w:t>国</w:t>
            </w:r>
            <w:r w:rsidRPr="008D2CD8">
              <w:rPr>
                <w:rFonts w:ascii="Times New Roman" w:hAnsi="Times New Roman" w:hint="eastAsia"/>
                <w:kern w:val="0"/>
              </w:rPr>
              <w:t>1</w:t>
            </w:r>
            <w:r w:rsidRPr="008D2CD8">
              <w:rPr>
                <w:rFonts w:ascii="Times New Roman" w:hAnsi="Times New Roman" w:hint="eastAsia"/>
                <w:kern w:val="0"/>
              </w:rPr>
              <w:t>前</w:t>
            </w:r>
            <w:r w:rsidRPr="008D2CD8">
              <w:rPr>
                <w:rFonts w:ascii="Times New Roman" w:hAnsi="Times New Roman" w:hint="eastAsia"/>
                <w:kern w:val="0"/>
              </w:rPr>
              <w:t>/</w:t>
            </w:r>
            <w:r w:rsidRPr="008D2CD8">
              <w:rPr>
                <w:rFonts w:ascii="Times New Roman" w:hAnsi="Times New Roman" w:hint="eastAsia"/>
                <w:kern w:val="0"/>
              </w:rPr>
              <w:t>国</w:t>
            </w:r>
            <w:r w:rsidRPr="008D2CD8">
              <w:rPr>
                <w:rFonts w:ascii="Times New Roman" w:hAnsi="Times New Roman" w:hint="eastAsia"/>
                <w:kern w:val="0"/>
              </w:rPr>
              <w:t>1/</w:t>
            </w:r>
            <w:r w:rsidRPr="008D2CD8">
              <w:rPr>
                <w:rFonts w:ascii="Times New Roman" w:hAnsi="Times New Roman" w:hint="eastAsia"/>
                <w:kern w:val="0"/>
              </w:rPr>
              <w:t>国</w:t>
            </w:r>
            <w:r w:rsidRPr="008D2CD8">
              <w:rPr>
                <w:rFonts w:ascii="Times New Roman" w:hAnsi="Times New Roman" w:hint="eastAsia"/>
                <w:kern w:val="0"/>
              </w:rPr>
              <w:t>2/</w:t>
            </w:r>
            <w:r w:rsidRPr="008D2CD8">
              <w:rPr>
                <w:rFonts w:ascii="Times New Roman" w:hAnsi="Times New Roman" w:hint="eastAsia"/>
                <w:kern w:val="0"/>
              </w:rPr>
              <w:t>国</w:t>
            </w:r>
            <w:r w:rsidRPr="008D2CD8">
              <w:rPr>
                <w:rFonts w:ascii="Times New Roman" w:hAnsi="Times New Roman" w:hint="eastAsia"/>
                <w:kern w:val="0"/>
              </w:rPr>
              <w:t>3/</w:t>
            </w:r>
            <w:r w:rsidRPr="008D2CD8">
              <w:rPr>
                <w:rFonts w:ascii="Times New Roman" w:hAnsi="Times New Roman" w:hint="eastAsia"/>
                <w:kern w:val="0"/>
              </w:rPr>
              <w:t>国</w:t>
            </w:r>
            <w:r w:rsidRPr="008D2CD8">
              <w:rPr>
                <w:rFonts w:ascii="Times New Roman" w:hAnsi="Times New Roman" w:hint="eastAsia"/>
                <w:kern w:val="0"/>
              </w:rPr>
              <w:t>4/</w:t>
            </w:r>
            <w:r w:rsidRPr="008D2CD8">
              <w:rPr>
                <w:rFonts w:ascii="Times New Roman" w:hAnsi="Times New Roman" w:hint="eastAsia"/>
                <w:kern w:val="0"/>
              </w:rPr>
              <w:t>国</w:t>
            </w:r>
            <w:r w:rsidRPr="008D2CD8">
              <w:rPr>
                <w:rFonts w:ascii="Times New Roman" w:hAnsi="Times New Roman" w:hint="eastAsia"/>
                <w:kern w:val="0"/>
              </w:rPr>
              <w:t>5/</w:t>
            </w:r>
            <w:r>
              <w:rPr>
                <w:rFonts w:ascii="Times New Roman" w:hAnsi="Times New Roman" w:hint="eastAsia"/>
                <w:kern w:val="0"/>
              </w:rPr>
              <w:t>国</w:t>
            </w:r>
            <w:r>
              <w:rPr>
                <w:rFonts w:ascii="Times New Roman" w:hAnsi="Times New Roman" w:hint="eastAsia"/>
                <w:kern w:val="0"/>
              </w:rPr>
              <w:t>6</w:t>
            </w:r>
          </w:p>
        </w:tc>
      </w:tr>
      <w:tr w:rsidR="001A11CB" w:rsidRPr="00064F8A" w14:paraId="0971CEA3" w14:textId="77777777" w:rsidTr="0019152A">
        <w:trPr>
          <w:trHeight w:val="226"/>
          <w:jc w:val="center"/>
        </w:trPr>
        <w:tc>
          <w:tcPr>
            <w:tcW w:w="1044" w:type="dxa"/>
            <w:vMerge/>
            <w:tcBorders>
              <w:top w:val="nil"/>
              <w:left w:val="single" w:sz="4" w:space="0" w:color="auto"/>
              <w:bottom w:val="single" w:sz="4" w:space="0" w:color="000000"/>
              <w:right w:val="single" w:sz="4" w:space="0" w:color="auto"/>
            </w:tcBorders>
            <w:vAlign w:val="center"/>
            <w:hideMark/>
          </w:tcPr>
          <w:p w14:paraId="00A59577" w14:textId="77777777" w:rsidR="001A11CB" w:rsidRPr="00064F8A" w:rsidRDefault="001A11CB" w:rsidP="00E43DD9">
            <w:pPr>
              <w:snapToGrid w:val="0"/>
              <w:spacing w:line="240" w:lineRule="auto"/>
              <w:ind w:firstLine="0"/>
              <w:rPr>
                <w:rFonts w:ascii="Times New Roman" w:hAnsi="Times New Roman"/>
                <w:kern w:val="0"/>
              </w:rPr>
            </w:pPr>
          </w:p>
        </w:tc>
        <w:tc>
          <w:tcPr>
            <w:tcW w:w="3118" w:type="dxa"/>
            <w:tcBorders>
              <w:top w:val="nil"/>
              <w:left w:val="nil"/>
              <w:bottom w:val="single" w:sz="4" w:space="0" w:color="auto"/>
              <w:right w:val="single" w:sz="4" w:space="0" w:color="auto"/>
            </w:tcBorders>
            <w:shd w:val="clear" w:color="auto" w:fill="auto"/>
            <w:noWrap/>
            <w:vAlign w:val="center"/>
            <w:hideMark/>
          </w:tcPr>
          <w:p w14:paraId="6B639D57" w14:textId="77777777" w:rsidR="001A11CB" w:rsidRPr="00064F8A" w:rsidRDefault="001A11CB" w:rsidP="00E43DD9">
            <w:pPr>
              <w:snapToGrid w:val="0"/>
              <w:spacing w:line="240" w:lineRule="auto"/>
              <w:ind w:firstLine="0"/>
              <w:rPr>
                <w:rFonts w:ascii="Times New Roman" w:hAnsi="Times New Roman"/>
                <w:kern w:val="0"/>
              </w:rPr>
            </w:pPr>
            <w:r w:rsidRPr="00064F8A">
              <w:rPr>
                <w:rFonts w:ascii="Times New Roman" w:hAnsi="Times New Roman"/>
                <w:kern w:val="0"/>
              </w:rPr>
              <w:t>中型载客汽车</w:t>
            </w:r>
          </w:p>
        </w:tc>
        <w:tc>
          <w:tcPr>
            <w:tcW w:w="2496" w:type="dxa"/>
            <w:tcBorders>
              <w:top w:val="nil"/>
              <w:left w:val="nil"/>
              <w:bottom w:val="single" w:sz="4" w:space="0" w:color="auto"/>
              <w:right w:val="single" w:sz="4" w:space="0" w:color="auto"/>
            </w:tcBorders>
            <w:vAlign w:val="center"/>
          </w:tcPr>
          <w:p w14:paraId="67980BC3" w14:textId="77777777" w:rsidR="001A11CB" w:rsidRPr="00064F8A" w:rsidRDefault="001A11CB" w:rsidP="00E43DD9">
            <w:pPr>
              <w:snapToGrid w:val="0"/>
              <w:spacing w:line="240" w:lineRule="auto"/>
              <w:ind w:firstLine="0"/>
              <w:rPr>
                <w:rFonts w:ascii="Times New Roman" w:hAnsi="Times New Roman"/>
                <w:kern w:val="0"/>
              </w:rPr>
            </w:pPr>
            <w:r>
              <w:rPr>
                <w:rFonts w:ascii="Times New Roman" w:hAnsi="Times New Roman" w:hint="eastAsia"/>
                <w:kern w:val="0"/>
              </w:rPr>
              <w:t>汽油</w:t>
            </w:r>
            <w:r>
              <w:rPr>
                <w:rFonts w:ascii="Times New Roman" w:hAnsi="Times New Roman"/>
                <w:kern w:val="0"/>
              </w:rPr>
              <w:t>/</w:t>
            </w:r>
            <w:r>
              <w:rPr>
                <w:rFonts w:ascii="Times New Roman" w:hAnsi="Times New Roman" w:hint="eastAsia"/>
                <w:kern w:val="0"/>
              </w:rPr>
              <w:t>柴油</w:t>
            </w:r>
            <w:r>
              <w:rPr>
                <w:rFonts w:ascii="Times New Roman" w:hAnsi="Times New Roman"/>
                <w:kern w:val="0"/>
              </w:rPr>
              <w:t>/</w:t>
            </w:r>
            <w:r>
              <w:rPr>
                <w:rFonts w:ascii="Times New Roman" w:hAnsi="Times New Roman" w:hint="eastAsia"/>
                <w:kern w:val="0"/>
              </w:rPr>
              <w:t>燃气</w:t>
            </w:r>
          </w:p>
        </w:tc>
        <w:tc>
          <w:tcPr>
            <w:tcW w:w="2288" w:type="dxa"/>
            <w:tcBorders>
              <w:top w:val="nil"/>
              <w:left w:val="nil"/>
              <w:bottom w:val="single" w:sz="4" w:space="0" w:color="auto"/>
              <w:right w:val="single" w:sz="4" w:space="0" w:color="auto"/>
            </w:tcBorders>
            <w:vAlign w:val="center"/>
          </w:tcPr>
          <w:p w14:paraId="4F0838A4" w14:textId="77777777" w:rsidR="001A11CB" w:rsidRDefault="001A11CB" w:rsidP="00E43DD9">
            <w:pPr>
              <w:spacing w:line="240" w:lineRule="auto"/>
              <w:ind w:firstLine="0"/>
            </w:pPr>
            <w:r w:rsidRPr="008D2CD8">
              <w:rPr>
                <w:rFonts w:ascii="Times New Roman" w:hAnsi="Times New Roman" w:hint="eastAsia"/>
                <w:kern w:val="0"/>
              </w:rPr>
              <w:t>国</w:t>
            </w:r>
            <w:r w:rsidRPr="008D2CD8">
              <w:rPr>
                <w:rFonts w:ascii="Times New Roman" w:hAnsi="Times New Roman" w:hint="eastAsia"/>
                <w:kern w:val="0"/>
              </w:rPr>
              <w:t>1</w:t>
            </w:r>
            <w:r w:rsidRPr="008D2CD8">
              <w:rPr>
                <w:rFonts w:ascii="Times New Roman" w:hAnsi="Times New Roman" w:hint="eastAsia"/>
                <w:kern w:val="0"/>
              </w:rPr>
              <w:t>前</w:t>
            </w:r>
            <w:r w:rsidRPr="008D2CD8">
              <w:rPr>
                <w:rFonts w:ascii="Times New Roman" w:hAnsi="Times New Roman" w:hint="eastAsia"/>
                <w:kern w:val="0"/>
              </w:rPr>
              <w:t>/</w:t>
            </w:r>
            <w:r w:rsidRPr="008D2CD8">
              <w:rPr>
                <w:rFonts w:ascii="Times New Roman" w:hAnsi="Times New Roman" w:hint="eastAsia"/>
                <w:kern w:val="0"/>
              </w:rPr>
              <w:t>国</w:t>
            </w:r>
            <w:r w:rsidRPr="008D2CD8">
              <w:rPr>
                <w:rFonts w:ascii="Times New Roman" w:hAnsi="Times New Roman" w:hint="eastAsia"/>
                <w:kern w:val="0"/>
              </w:rPr>
              <w:t>1/</w:t>
            </w:r>
            <w:r w:rsidRPr="008D2CD8">
              <w:rPr>
                <w:rFonts w:ascii="Times New Roman" w:hAnsi="Times New Roman" w:hint="eastAsia"/>
                <w:kern w:val="0"/>
              </w:rPr>
              <w:t>国</w:t>
            </w:r>
            <w:r w:rsidRPr="008D2CD8">
              <w:rPr>
                <w:rFonts w:ascii="Times New Roman" w:hAnsi="Times New Roman" w:hint="eastAsia"/>
                <w:kern w:val="0"/>
              </w:rPr>
              <w:t>2/</w:t>
            </w:r>
            <w:r w:rsidRPr="008D2CD8">
              <w:rPr>
                <w:rFonts w:ascii="Times New Roman" w:hAnsi="Times New Roman" w:hint="eastAsia"/>
                <w:kern w:val="0"/>
              </w:rPr>
              <w:t>国</w:t>
            </w:r>
            <w:r w:rsidRPr="008D2CD8">
              <w:rPr>
                <w:rFonts w:ascii="Times New Roman" w:hAnsi="Times New Roman" w:hint="eastAsia"/>
                <w:kern w:val="0"/>
              </w:rPr>
              <w:t>3/</w:t>
            </w:r>
            <w:r w:rsidRPr="008D2CD8">
              <w:rPr>
                <w:rFonts w:ascii="Times New Roman" w:hAnsi="Times New Roman" w:hint="eastAsia"/>
                <w:kern w:val="0"/>
              </w:rPr>
              <w:t>国</w:t>
            </w:r>
            <w:r w:rsidRPr="008D2CD8">
              <w:rPr>
                <w:rFonts w:ascii="Times New Roman" w:hAnsi="Times New Roman" w:hint="eastAsia"/>
                <w:kern w:val="0"/>
              </w:rPr>
              <w:t>4/</w:t>
            </w:r>
            <w:r w:rsidRPr="008D2CD8">
              <w:rPr>
                <w:rFonts w:ascii="Times New Roman" w:hAnsi="Times New Roman" w:hint="eastAsia"/>
                <w:kern w:val="0"/>
              </w:rPr>
              <w:t>国</w:t>
            </w:r>
            <w:r w:rsidRPr="008D2CD8">
              <w:rPr>
                <w:rFonts w:ascii="Times New Roman" w:hAnsi="Times New Roman" w:hint="eastAsia"/>
                <w:kern w:val="0"/>
              </w:rPr>
              <w:t>5/</w:t>
            </w:r>
            <w:r>
              <w:rPr>
                <w:rFonts w:ascii="Times New Roman" w:hAnsi="Times New Roman" w:hint="eastAsia"/>
                <w:kern w:val="0"/>
              </w:rPr>
              <w:t>国</w:t>
            </w:r>
            <w:r>
              <w:rPr>
                <w:rFonts w:ascii="Times New Roman" w:hAnsi="Times New Roman" w:hint="eastAsia"/>
                <w:kern w:val="0"/>
              </w:rPr>
              <w:t>6</w:t>
            </w:r>
          </w:p>
        </w:tc>
      </w:tr>
      <w:tr w:rsidR="001A11CB" w:rsidRPr="00064F8A" w14:paraId="4B86728E" w14:textId="77777777" w:rsidTr="0019152A">
        <w:trPr>
          <w:trHeight w:val="226"/>
          <w:jc w:val="center"/>
        </w:trPr>
        <w:tc>
          <w:tcPr>
            <w:tcW w:w="1044" w:type="dxa"/>
            <w:vMerge/>
            <w:tcBorders>
              <w:top w:val="nil"/>
              <w:left w:val="single" w:sz="4" w:space="0" w:color="auto"/>
              <w:bottom w:val="single" w:sz="4" w:space="0" w:color="000000"/>
              <w:right w:val="single" w:sz="4" w:space="0" w:color="auto"/>
            </w:tcBorders>
            <w:vAlign w:val="center"/>
            <w:hideMark/>
          </w:tcPr>
          <w:p w14:paraId="6E10FBA2" w14:textId="77777777" w:rsidR="001A11CB" w:rsidRPr="00064F8A" w:rsidRDefault="001A11CB" w:rsidP="00E43DD9">
            <w:pPr>
              <w:snapToGrid w:val="0"/>
              <w:spacing w:line="240" w:lineRule="auto"/>
              <w:ind w:firstLine="0"/>
              <w:rPr>
                <w:rFonts w:ascii="Times New Roman" w:hAnsi="Times New Roman"/>
                <w:kern w:val="0"/>
              </w:rPr>
            </w:pPr>
          </w:p>
        </w:tc>
        <w:tc>
          <w:tcPr>
            <w:tcW w:w="3118" w:type="dxa"/>
            <w:tcBorders>
              <w:top w:val="nil"/>
              <w:left w:val="nil"/>
              <w:bottom w:val="single" w:sz="4" w:space="0" w:color="auto"/>
              <w:right w:val="single" w:sz="4" w:space="0" w:color="auto"/>
            </w:tcBorders>
            <w:shd w:val="clear" w:color="auto" w:fill="auto"/>
            <w:noWrap/>
            <w:vAlign w:val="center"/>
            <w:hideMark/>
          </w:tcPr>
          <w:p w14:paraId="1C926D71" w14:textId="77777777" w:rsidR="001A11CB" w:rsidRPr="00064F8A" w:rsidRDefault="001A11CB" w:rsidP="00E43DD9">
            <w:pPr>
              <w:snapToGrid w:val="0"/>
              <w:spacing w:line="240" w:lineRule="auto"/>
              <w:ind w:firstLine="0"/>
              <w:rPr>
                <w:rFonts w:ascii="Times New Roman" w:hAnsi="Times New Roman"/>
                <w:kern w:val="0"/>
              </w:rPr>
            </w:pPr>
            <w:r w:rsidRPr="00064F8A">
              <w:rPr>
                <w:rFonts w:ascii="Times New Roman" w:hAnsi="Times New Roman"/>
                <w:kern w:val="0"/>
              </w:rPr>
              <w:t>大型载客汽车</w:t>
            </w:r>
          </w:p>
        </w:tc>
        <w:tc>
          <w:tcPr>
            <w:tcW w:w="2496" w:type="dxa"/>
            <w:tcBorders>
              <w:top w:val="nil"/>
              <w:left w:val="nil"/>
              <w:bottom w:val="single" w:sz="4" w:space="0" w:color="auto"/>
              <w:right w:val="single" w:sz="4" w:space="0" w:color="auto"/>
            </w:tcBorders>
            <w:vAlign w:val="center"/>
          </w:tcPr>
          <w:p w14:paraId="387D37A2" w14:textId="77777777" w:rsidR="001A11CB" w:rsidRPr="00064F8A" w:rsidRDefault="001A11CB" w:rsidP="00E43DD9">
            <w:pPr>
              <w:snapToGrid w:val="0"/>
              <w:spacing w:line="240" w:lineRule="auto"/>
              <w:ind w:firstLine="0"/>
              <w:rPr>
                <w:rFonts w:ascii="Times New Roman" w:hAnsi="Times New Roman"/>
                <w:kern w:val="0"/>
              </w:rPr>
            </w:pPr>
            <w:r>
              <w:rPr>
                <w:rFonts w:ascii="Times New Roman" w:hAnsi="Times New Roman" w:hint="eastAsia"/>
                <w:kern w:val="0"/>
              </w:rPr>
              <w:t>汽油</w:t>
            </w:r>
            <w:r>
              <w:rPr>
                <w:rFonts w:ascii="Times New Roman" w:hAnsi="Times New Roman"/>
                <w:kern w:val="0"/>
              </w:rPr>
              <w:t>/</w:t>
            </w:r>
            <w:r>
              <w:rPr>
                <w:rFonts w:ascii="Times New Roman" w:hAnsi="Times New Roman" w:hint="eastAsia"/>
                <w:kern w:val="0"/>
              </w:rPr>
              <w:t>柴油</w:t>
            </w:r>
            <w:r>
              <w:rPr>
                <w:rFonts w:ascii="Times New Roman" w:hAnsi="Times New Roman"/>
                <w:kern w:val="0"/>
              </w:rPr>
              <w:t>/</w:t>
            </w:r>
            <w:r>
              <w:rPr>
                <w:rFonts w:ascii="Times New Roman" w:hAnsi="Times New Roman" w:hint="eastAsia"/>
                <w:kern w:val="0"/>
              </w:rPr>
              <w:t>燃气</w:t>
            </w:r>
          </w:p>
        </w:tc>
        <w:tc>
          <w:tcPr>
            <w:tcW w:w="2288" w:type="dxa"/>
            <w:tcBorders>
              <w:top w:val="nil"/>
              <w:left w:val="nil"/>
              <w:bottom w:val="single" w:sz="4" w:space="0" w:color="auto"/>
              <w:right w:val="single" w:sz="4" w:space="0" w:color="auto"/>
            </w:tcBorders>
            <w:vAlign w:val="center"/>
          </w:tcPr>
          <w:p w14:paraId="36CC0271" w14:textId="77777777" w:rsidR="001A11CB" w:rsidRDefault="001A11CB" w:rsidP="00E43DD9">
            <w:pPr>
              <w:spacing w:line="240" w:lineRule="auto"/>
              <w:ind w:firstLine="0"/>
            </w:pPr>
            <w:r w:rsidRPr="008D2CD8">
              <w:rPr>
                <w:rFonts w:ascii="Times New Roman" w:hAnsi="Times New Roman" w:hint="eastAsia"/>
                <w:kern w:val="0"/>
              </w:rPr>
              <w:t>国</w:t>
            </w:r>
            <w:r w:rsidRPr="008D2CD8">
              <w:rPr>
                <w:rFonts w:ascii="Times New Roman" w:hAnsi="Times New Roman" w:hint="eastAsia"/>
                <w:kern w:val="0"/>
              </w:rPr>
              <w:t>1</w:t>
            </w:r>
            <w:r w:rsidRPr="008D2CD8">
              <w:rPr>
                <w:rFonts w:ascii="Times New Roman" w:hAnsi="Times New Roman" w:hint="eastAsia"/>
                <w:kern w:val="0"/>
              </w:rPr>
              <w:t>前</w:t>
            </w:r>
            <w:r w:rsidRPr="008D2CD8">
              <w:rPr>
                <w:rFonts w:ascii="Times New Roman" w:hAnsi="Times New Roman" w:hint="eastAsia"/>
                <w:kern w:val="0"/>
              </w:rPr>
              <w:t>/</w:t>
            </w:r>
            <w:r w:rsidRPr="008D2CD8">
              <w:rPr>
                <w:rFonts w:ascii="Times New Roman" w:hAnsi="Times New Roman" w:hint="eastAsia"/>
                <w:kern w:val="0"/>
              </w:rPr>
              <w:t>国</w:t>
            </w:r>
            <w:r w:rsidRPr="008D2CD8">
              <w:rPr>
                <w:rFonts w:ascii="Times New Roman" w:hAnsi="Times New Roman" w:hint="eastAsia"/>
                <w:kern w:val="0"/>
              </w:rPr>
              <w:t>1/</w:t>
            </w:r>
            <w:r w:rsidRPr="008D2CD8">
              <w:rPr>
                <w:rFonts w:ascii="Times New Roman" w:hAnsi="Times New Roman" w:hint="eastAsia"/>
                <w:kern w:val="0"/>
              </w:rPr>
              <w:t>国</w:t>
            </w:r>
            <w:r w:rsidRPr="008D2CD8">
              <w:rPr>
                <w:rFonts w:ascii="Times New Roman" w:hAnsi="Times New Roman" w:hint="eastAsia"/>
                <w:kern w:val="0"/>
              </w:rPr>
              <w:t>2/</w:t>
            </w:r>
            <w:r w:rsidRPr="008D2CD8">
              <w:rPr>
                <w:rFonts w:ascii="Times New Roman" w:hAnsi="Times New Roman" w:hint="eastAsia"/>
                <w:kern w:val="0"/>
              </w:rPr>
              <w:t>国</w:t>
            </w:r>
            <w:r w:rsidRPr="008D2CD8">
              <w:rPr>
                <w:rFonts w:ascii="Times New Roman" w:hAnsi="Times New Roman" w:hint="eastAsia"/>
                <w:kern w:val="0"/>
              </w:rPr>
              <w:t>3/</w:t>
            </w:r>
            <w:r w:rsidRPr="008D2CD8">
              <w:rPr>
                <w:rFonts w:ascii="Times New Roman" w:hAnsi="Times New Roman" w:hint="eastAsia"/>
                <w:kern w:val="0"/>
              </w:rPr>
              <w:t>国</w:t>
            </w:r>
            <w:r w:rsidRPr="008D2CD8">
              <w:rPr>
                <w:rFonts w:ascii="Times New Roman" w:hAnsi="Times New Roman" w:hint="eastAsia"/>
                <w:kern w:val="0"/>
              </w:rPr>
              <w:t>4/</w:t>
            </w:r>
            <w:r w:rsidRPr="008D2CD8">
              <w:rPr>
                <w:rFonts w:ascii="Times New Roman" w:hAnsi="Times New Roman" w:hint="eastAsia"/>
                <w:kern w:val="0"/>
              </w:rPr>
              <w:t>国</w:t>
            </w:r>
            <w:r w:rsidRPr="008D2CD8">
              <w:rPr>
                <w:rFonts w:ascii="Times New Roman" w:hAnsi="Times New Roman" w:hint="eastAsia"/>
                <w:kern w:val="0"/>
              </w:rPr>
              <w:t>5/</w:t>
            </w:r>
            <w:r>
              <w:rPr>
                <w:rFonts w:ascii="Times New Roman" w:hAnsi="Times New Roman" w:hint="eastAsia"/>
                <w:kern w:val="0"/>
              </w:rPr>
              <w:t>国</w:t>
            </w:r>
            <w:r>
              <w:rPr>
                <w:rFonts w:ascii="Times New Roman" w:hAnsi="Times New Roman" w:hint="eastAsia"/>
                <w:kern w:val="0"/>
              </w:rPr>
              <w:t>6</w:t>
            </w:r>
          </w:p>
        </w:tc>
      </w:tr>
      <w:tr w:rsidR="001A11CB" w:rsidRPr="00064F8A" w14:paraId="332C025F" w14:textId="77777777" w:rsidTr="0019152A">
        <w:trPr>
          <w:trHeight w:val="226"/>
          <w:jc w:val="center"/>
        </w:trPr>
        <w:tc>
          <w:tcPr>
            <w:tcW w:w="1044" w:type="dxa"/>
            <w:vMerge/>
            <w:tcBorders>
              <w:top w:val="nil"/>
              <w:left w:val="single" w:sz="4" w:space="0" w:color="auto"/>
              <w:bottom w:val="single" w:sz="4" w:space="0" w:color="000000"/>
              <w:right w:val="single" w:sz="4" w:space="0" w:color="auto"/>
            </w:tcBorders>
            <w:vAlign w:val="center"/>
            <w:hideMark/>
          </w:tcPr>
          <w:p w14:paraId="7FE592B0" w14:textId="77777777" w:rsidR="001A11CB" w:rsidRPr="00064F8A" w:rsidRDefault="001A11CB" w:rsidP="00E43DD9">
            <w:pPr>
              <w:snapToGrid w:val="0"/>
              <w:spacing w:line="240" w:lineRule="auto"/>
              <w:ind w:firstLine="0"/>
              <w:rPr>
                <w:rFonts w:ascii="Times New Roman" w:hAnsi="Times New Roman"/>
                <w:kern w:val="0"/>
              </w:rPr>
            </w:pPr>
          </w:p>
        </w:tc>
        <w:tc>
          <w:tcPr>
            <w:tcW w:w="3118" w:type="dxa"/>
            <w:tcBorders>
              <w:top w:val="nil"/>
              <w:left w:val="nil"/>
              <w:bottom w:val="single" w:sz="4" w:space="0" w:color="auto"/>
              <w:right w:val="single" w:sz="4" w:space="0" w:color="auto"/>
            </w:tcBorders>
            <w:shd w:val="clear" w:color="auto" w:fill="auto"/>
            <w:noWrap/>
            <w:vAlign w:val="center"/>
            <w:hideMark/>
          </w:tcPr>
          <w:p w14:paraId="253979BA" w14:textId="77777777" w:rsidR="001A11CB" w:rsidRPr="00064F8A" w:rsidRDefault="001A11CB" w:rsidP="00E43DD9">
            <w:pPr>
              <w:snapToGrid w:val="0"/>
              <w:spacing w:line="240" w:lineRule="auto"/>
              <w:ind w:firstLine="0"/>
              <w:rPr>
                <w:rFonts w:ascii="Times New Roman" w:hAnsi="Times New Roman"/>
                <w:kern w:val="0"/>
              </w:rPr>
            </w:pPr>
            <w:r w:rsidRPr="00064F8A">
              <w:rPr>
                <w:rFonts w:ascii="Times New Roman" w:hAnsi="Times New Roman"/>
                <w:kern w:val="0"/>
              </w:rPr>
              <w:t>公交车</w:t>
            </w:r>
          </w:p>
        </w:tc>
        <w:tc>
          <w:tcPr>
            <w:tcW w:w="2496" w:type="dxa"/>
            <w:tcBorders>
              <w:top w:val="nil"/>
              <w:left w:val="nil"/>
              <w:bottom w:val="single" w:sz="4" w:space="0" w:color="auto"/>
              <w:right w:val="single" w:sz="4" w:space="0" w:color="auto"/>
            </w:tcBorders>
            <w:vAlign w:val="center"/>
          </w:tcPr>
          <w:p w14:paraId="28FF9DED" w14:textId="77777777" w:rsidR="001A11CB" w:rsidRPr="00064F8A" w:rsidRDefault="001A11CB" w:rsidP="00E43DD9">
            <w:pPr>
              <w:snapToGrid w:val="0"/>
              <w:spacing w:line="240" w:lineRule="auto"/>
              <w:ind w:firstLine="0"/>
              <w:rPr>
                <w:rFonts w:ascii="Times New Roman" w:hAnsi="Times New Roman"/>
                <w:kern w:val="0"/>
              </w:rPr>
            </w:pPr>
            <w:r>
              <w:rPr>
                <w:rFonts w:ascii="Times New Roman" w:hAnsi="Times New Roman" w:hint="eastAsia"/>
                <w:kern w:val="0"/>
              </w:rPr>
              <w:t>汽油</w:t>
            </w:r>
            <w:r>
              <w:rPr>
                <w:rFonts w:ascii="Times New Roman" w:hAnsi="Times New Roman"/>
                <w:kern w:val="0"/>
              </w:rPr>
              <w:t>/</w:t>
            </w:r>
            <w:r>
              <w:rPr>
                <w:rFonts w:ascii="Times New Roman" w:hAnsi="Times New Roman" w:hint="eastAsia"/>
                <w:kern w:val="0"/>
              </w:rPr>
              <w:t>柴油</w:t>
            </w:r>
            <w:r>
              <w:rPr>
                <w:rFonts w:ascii="Times New Roman" w:hAnsi="Times New Roman"/>
                <w:kern w:val="0"/>
              </w:rPr>
              <w:t>/</w:t>
            </w:r>
            <w:r>
              <w:rPr>
                <w:rFonts w:ascii="Times New Roman" w:hAnsi="Times New Roman" w:hint="eastAsia"/>
                <w:kern w:val="0"/>
              </w:rPr>
              <w:t>燃气</w:t>
            </w:r>
          </w:p>
        </w:tc>
        <w:tc>
          <w:tcPr>
            <w:tcW w:w="2288" w:type="dxa"/>
            <w:tcBorders>
              <w:top w:val="nil"/>
              <w:left w:val="nil"/>
              <w:bottom w:val="single" w:sz="4" w:space="0" w:color="auto"/>
              <w:right w:val="single" w:sz="4" w:space="0" w:color="auto"/>
            </w:tcBorders>
            <w:vAlign w:val="center"/>
          </w:tcPr>
          <w:p w14:paraId="715A6044" w14:textId="77777777" w:rsidR="001A11CB" w:rsidRDefault="001A11CB" w:rsidP="00E43DD9">
            <w:pPr>
              <w:spacing w:line="240" w:lineRule="auto"/>
              <w:ind w:firstLine="0"/>
            </w:pPr>
            <w:r w:rsidRPr="008D2CD8">
              <w:rPr>
                <w:rFonts w:ascii="Times New Roman" w:hAnsi="Times New Roman" w:hint="eastAsia"/>
                <w:kern w:val="0"/>
              </w:rPr>
              <w:t>国</w:t>
            </w:r>
            <w:r w:rsidRPr="008D2CD8">
              <w:rPr>
                <w:rFonts w:ascii="Times New Roman" w:hAnsi="Times New Roman" w:hint="eastAsia"/>
                <w:kern w:val="0"/>
              </w:rPr>
              <w:t>1</w:t>
            </w:r>
            <w:r w:rsidRPr="008D2CD8">
              <w:rPr>
                <w:rFonts w:ascii="Times New Roman" w:hAnsi="Times New Roman" w:hint="eastAsia"/>
                <w:kern w:val="0"/>
              </w:rPr>
              <w:t>前</w:t>
            </w:r>
            <w:r w:rsidRPr="008D2CD8">
              <w:rPr>
                <w:rFonts w:ascii="Times New Roman" w:hAnsi="Times New Roman" w:hint="eastAsia"/>
                <w:kern w:val="0"/>
              </w:rPr>
              <w:t>/</w:t>
            </w:r>
            <w:r w:rsidRPr="008D2CD8">
              <w:rPr>
                <w:rFonts w:ascii="Times New Roman" w:hAnsi="Times New Roman" w:hint="eastAsia"/>
                <w:kern w:val="0"/>
              </w:rPr>
              <w:t>国</w:t>
            </w:r>
            <w:r w:rsidRPr="008D2CD8">
              <w:rPr>
                <w:rFonts w:ascii="Times New Roman" w:hAnsi="Times New Roman" w:hint="eastAsia"/>
                <w:kern w:val="0"/>
              </w:rPr>
              <w:t>1/</w:t>
            </w:r>
            <w:r w:rsidRPr="008D2CD8">
              <w:rPr>
                <w:rFonts w:ascii="Times New Roman" w:hAnsi="Times New Roman" w:hint="eastAsia"/>
                <w:kern w:val="0"/>
              </w:rPr>
              <w:t>国</w:t>
            </w:r>
            <w:r w:rsidRPr="008D2CD8">
              <w:rPr>
                <w:rFonts w:ascii="Times New Roman" w:hAnsi="Times New Roman" w:hint="eastAsia"/>
                <w:kern w:val="0"/>
              </w:rPr>
              <w:t>2/</w:t>
            </w:r>
            <w:r w:rsidRPr="008D2CD8">
              <w:rPr>
                <w:rFonts w:ascii="Times New Roman" w:hAnsi="Times New Roman" w:hint="eastAsia"/>
                <w:kern w:val="0"/>
              </w:rPr>
              <w:t>国</w:t>
            </w:r>
            <w:r w:rsidRPr="008D2CD8">
              <w:rPr>
                <w:rFonts w:ascii="Times New Roman" w:hAnsi="Times New Roman" w:hint="eastAsia"/>
                <w:kern w:val="0"/>
              </w:rPr>
              <w:t>3/</w:t>
            </w:r>
            <w:r w:rsidRPr="008D2CD8">
              <w:rPr>
                <w:rFonts w:ascii="Times New Roman" w:hAnsi="Times New Roman" w:hint="eastAsia"/>
                <w:kern w:val="0"/>
              </w:rPr>
              <w:t>国</w:t>
            </w:r>
            <w:r w:rsidRPr="008D2CD8">
              <w:rPr>
                <w:rFonts w:ascii="Times New Roman" w:hAnsi="Times New Roman" w:hint="eastAsia"/>
                <w:kern w:val="0"/>
              </w:rPr>
              <w:t>4/</w:t>
            </w:r>
            <w:r w:rsidRPr="008D2CD8">
              <w:rPr>
                <w:rFonts w:ascii="Times New Roman" w:hAnsi="Times New Roman" w:hint="eastAsia"/>
                <w:kern w:val="0"/>
              </w:rPr>
              <w:t>国</w:t>
            </w:r>
            <w:r w:rsidRPr="008D2CD8">
              <w:rPr>
                <w:rFonts w:ascii="Times New Roman" w:hAnsi="Times New Roman" w:hint="eastAsia"/>
                <w:kern w:val="0"/>
              </w:rPr>
              <w:t>5/</w:t>
            </w:r>
            <w:r>
              <w:rPr>
                <w:rFonts w:ascii="Times New Roman" w:hAnsi="Times New Roman" w:hint="eastAsia"/>
                <w:kern w:val="0"/>
              </w:rPr>
              <w:t>国</w:t>
            </w:r>
            <w:r>
              <w:rPr>
                <w:rFonts w:ascii="Times New Roman" w:hAnsi="Times New Roman" w:hint="eastAsia"/>
                <w:kern w:val="0"/>
              </w:rPr>
              <w:t>6</w:t>
            </w:r>
          </w:p>
        </w:tc>
      </w:tr>
      <w:tr w:rsidR="001A11CB" w:rsidRPr="00064F8A" w14:paraId="28641F4F" w14:textId="77777777" w:rsidTr="0019152A">
        <w:trPr>
          <w:trHeight w:val="226"/>
          <w:jc w:val="center"/>
        </w:trPr>
        <w:tc>
          <w:tcPr>
            <w:tcW w:w="1044" w:type="dxa"/>
            <w:vMerge/>
            <w:tcBorders>
              <w:top w:val="nil"/>
              <w:left w:val="single" w:sz="4" w:space="0" w:color="auto"/>
              <w:bottom w:val="single" w:sz="4" w:space="0" w:color="000000"/>
              <w:right w:val="single" w:sz="4" w:space="0" w:color="auto"/>
            </w:tcBorders>
            <w:vAlign w:val="center"/>
            <w:hideMark/>
          </w:tcPr>
          <w:p w14:paraId="3A63BF1E" w14:textId="77777777" w:rsidR="001A11CB" w:rsidRPr="00064F8A" w:rsidRDefault="001A11CB" w:rsidP="00E43DD9">
            <w:pPr>
              <w:snapToGrid w:val="0"/>
              <w:spacing w:line="240" w:lineRule="auto"/>
              <w:ind w:firstLine="0"/>
              <w:rPr>
                <w:rFonts w:ascii="Times New Roman" w:hAnsi="Times New Roman"/>
                <w:kern w:val="0"/>
              </w:rPr>
            </w:pPr>
          </w:p>
        </w:tc>
        <w:tc>
          <w:tcPr>
            <w:tcW w:w="3118" w:type="dxa"/>
            <w:tcBorders>
              <w:top w:val="nil"/>
              <w:left w:val="nil"/>
              <w:bottom w:val="single" w:sz="4" w:space="0" w:color="auto"/>
              <w:right w:val="single" w:sz="4" w:space="0" w:color="auto"/>
            </w:tcBorders>
            <w:shd w:val="clear" w:color="auto" w:fill="auto"/>
            <w:noWrap/>
            <w:vAlign w:val="center"/>
            <w:hideMark/>
          </w:tcPr>
          <w:p w14:paraId="1FA7BC1D" w14:textId="77777777" w:rsidR="001A11CB" w:rsidRPr="00064F8A" w:rsidRDefault="001A11CB" w:rsidP="00E43DD9">
            <w:pPr>
              <w:snapToGrid w:val="0"/>
              <w:spacing w:line="240" w:lineRule="auto"/>
              <w:ind w:firstLine="0"/>
              <w:rPr>
                <w:rFonts w:ascii="Times New Roman" w:hAnsi="Times New Roman"/>
                <w:kern w:val="0"/>
              </w:rPr>
            </w:pPr>
            <w:r w:rsidRPr="00064F8A">
              <w:rPr>
                <w:rFonts w:ascii="Times New Roman" w:hAnsi="Times New Roman"/>
                <w:kern w:val="0"/>
              </w:rPr>
              <w:t>微型载货汽车</w:t>
            </w:r>
          </w:p>
        </w:tc>
        <w:tc>
          <w:tcPr>
            <w:tcW w:w="2496" w:type="dxa"/>
            <w:tcBorders>
              <w:top w:val="nil"/>
              <w:left w:val="nil"/>
              <w:bottom w:val="single" w:sz="4" w:space="0" w:color="auto"/>
              <w:right w:val="single" w:sz="4" w:space="0" w:color="auto"/>
            </w:tcBorders>
            <w:vAlign w:val="center"/>
          </w:tcPr>
          <w:p w14:paraId="00E872B1" w14:textId="77777777" w:rsidR="001A11CB" w:rsidRPr="00064F8A" w:rsidRDefault="001A11CB" w:rsidP="00E43DD9">
            <w:pPr>
              <w:snapToGrid w:val="0"/>
              <w:spacing w:line="240" w:lineRule="auto"/>
              <w:ind w:firstLine="0"/>
              <w:rPr>
                <w:rFonts w:ascii="Times New Roman" w:hAnsi="Times New Roman"/>
                <w:kern w:val="0"/>
              </w:rPr>
            </w:pPr>
            <w:r>
              <w:rPr>
                <w:rFonts w:ascii="Times New Roman" w:hAnsi="Times New Roman" w:hint="eastAsia"/>
                <w:kern w:val="0"/>
              </w:rPr>
              <w:t>汽油</w:t>
            </w:r>
            <w:r>
              <w:rPr>
                <w:rFonts w:ascii="Times New Roman" w:hAnsi="Times New Roman"/>
                <w:kern w:val="0"/>
              </w:rPr>
              <w:t>/</w:t>
            </w:r>
            <w:r>
              <w:rPr>
                <w:rFonts w:ascii="Times New Roman" w:hAnsi="Times New Roman" w:hint="eastAsia"/>
                <w:kern w:val="0"/>
              </w:rPr>
              <w:t>柴油</w:t>
            </w:r>
            <w:r>
              <w:rPr>
                <w:rFonts w:ascii="Times New Roman" w:hAnsi="Times New Roman"/>
                <w:kern w:val="0"/>
              </w:rPr>
              <w:t>/</w:t>
            </w:r>
            <w:r>
              <w:rPr>
                <w:rFonts w:ascii="Times New Roman" w:hAnsi="Times New Roman" w:hint="eastAsia"/>
                <w:kern w:val="0"/>
              </w:rPr>
              <w:t>燃气</w:t>
            </w:r>
          </w:p>
        </w:tc>
        <w:tc>
          <w:tcPr>
            <w:tcW w:w="2288" w:type="dxa"/>
            <w:tcBorders>
              <w:top w:val="nil"/>
              <w:left w:val="nil"/>
              <w:bottom w:val="single" w:sz="4" w:space="0" w:color="auto"/>
              <w:right w:val="single" w:sz="4" w:space="0" w:color="auto"/>
            </w:tcBorders>
            <w:vAlign w:val="center"/>
          </w:tcPr>
          <w:p w14:paraId="70848EB8" w14:textId="77777777" w:rsidR="001A11CB" w:rsidRDefault="001A11CB" w:rsidP="00E43DD9">
            <w:pPr>
              <w:spacing w:line="240" w:lineRule="auto"/>
              <w:ind w:firstLine="0"/>
            </w:pPr>
            <w:r w:rsidRPr="008D2CD8">
              <w:rPr>
                <w:rFonts w:ascii="Times New Roman" w:hAnsi="Times New Roman" w:hint="eastAsia"/>
                <w:kern w:val="0"/>
              </w:rPr>
              <w:t>国</w:t>
            </w:r>
            <w:r w:rsidRPr="008D2CD8">
              <w:rPr>
                <w:rFonts w:ascii="Times New Roman" w:hAnsi="Times New Roman" w:hint="eastAsia"/>
                <w:kern w:val="0"/>
              </w:rPr>
              <w:t>1</w:t>
            </w:r>
            <w:r w:rsidRPr="008D2CD8">
              <w:rPr>
                <w:rFonts w:ascii="Times New Roman" w:hAnsi="Times New Roman" w:hint="eastAsia"/>
                <w:kern w:val="0"/>
              </w:rPr>
              <w:t>前</w:t>
            </w:r>
            <w:r w:rsidRPr="008D2CD8">
              <w:rPr>
                <w:rFonts w:ascii="Times New Roman" w:hAnsi="Times New Roman" w:hint="eastAsia"/>
                <w:kern w:val="0"/>
              </w:rPr>
              <w:t>/</w:t>
            </w:r>
            <w:r w:rsidRPr="008D2CD8">
              <w:rPr>
                <w:rFonts w:ascii="Times New Roman" w:hAnsi="Times New Roman" w:hint="eastAsia"/>
                <w:kern w:val="0"/>
              </w:rPr>
              <w:t>国</w:t>
            </w:r>
            <w:r w:rsidRPr="008D2CD8">
              <w:rPr>
                <w:rFonts w:ascii="Times New Roman" w:hAnsi="Times New Roman" w:hint="eastAsia"/>
                <w:kern w:val="0"/>
              </w:rPr>
              <w:t>1/</w:t>
            </w:r>
            <w:r w:rsidRPr="008D2CD8">
              <w:rPr>
                <w:rFonts w:ascii="Times New Roman" w:hAnsi="Times New Roman" w:hint="eastAsia"/>
                <w:kern w:val="0"/>
              </w:rPr>
              <w:t>国</w:t>
            </w:r>
            <w:r w:rsidRPr="008D2CD8">
              <w:rPr>
                <w:rFonts w:ascii="Times New Roman" w:hAnsi="Times New Roman" w:hint="eastAsia"/>
                <w:kern w:val="0"/>
              </w:rPr>
              <w:t>2/</w:t>
            </w:r>
            <w:r w:rsidRPr="008D2CD8">
              <w:rPr>
                <w:rFonts w:ascii="Times New Roman" w:hAnsi="Times New Roman" w:hint="eastAsia"/>
                <w:kern w:val="0"/>
              </w:rPr>
              <w:t>国</w:t>
            </w:r>
            <w:r w:rsidRPr="008D2CD8">
              <w:rPr>
                <w:rFonts w:ascii="Times New Roman" w:hAnsi="Times New Roman" w:hint="eastAsia"/>
                <w:kern w:val="0"/>
              </w:rPr>
              <w:t>3/</w:t>
            </w:r>
            <w:r w:rsidRPr="008D2CD8">
              <w:rPr>
                <w:rFonts w:ascii="Times New Roman" w:hAnsi="Times New Roman" w:hint="eastAsia"/>
                <w:kern w:val="0"/>
              </w:rPr>
              <w:t>国</w:t>
            </w:r>
            <w:r w:rsidRPr="008D2CD8">
              <w:rPr>
                <w:rFonts w:ascii="Times New Roman" w:hAnsi="Times New Roman" w:hint="eastAsia"/>
                <w:kern w:val="0"/>
              </w:rPr>
              <w:t>4/</w:t>
            </w:r>
            <w:r w:rsidRPr="008D2CD8">
              <w:rPr>
                <w:rFonts w:ascii="Times New Roman" w:hAnsi="Times New Roman" w:hint="eastAsia"/>
                <w:kern w:val="0"/>
              </w:rPr>
              <w:t>国</w:t>
            </w:r>
            <w:r w:rsidRPr="008D2CD8">
              <w:rPr>
                <w:rFonts w:ascii="Times New Roman" w:hAnsi="Times New Roman" w:hint="eastAsia"/>
                <w:kern w:val="0"/>
              </w:rPr>
              <w:t>5/</w:t>
            </w:r>
            <w:r>
              <w:rPr>
                <w:rFonts w:ascii="Times New Roman" w:hAnsi="Times New Roman" w:hint="eastAsia"/>
                <w:kern w:val="0"/>
              </w:rPr>
              <w:t>国</w:t>
            </w:r>
            <w:r>
              <w:rPr>
                <w:rFonts w:ascii="Times New Roman" w:hAnsi="Times New Roman" w:hint="eastAsia"/>
                <w:kern w:val="0"/>
              </w:rPr>
              <w:t>6</w:t>
            </w:r>
          </w:p>
        </w:tc>
      </w:tr>
      <w:tr w:rsidR="001A11CB" w:rsidRPr="00064F8A" w14:paraId="01D7317A" w14:textId="77777777" w:rsidTr="0019152A">
        <w:trPr>
          <w:trHeight w:val="226"/>
          <w:jc w:val="center"/>
        </w:trPr>
        <w:tc>
          <w:tcPr>
            <w:tcW w:w="1044" w:type="dxa"/>
            <w:vMerge/>
            <w:tcBorders>
              <w:top w:val="nil"/>
              <w:left w:val="single" w:sz="4" w:space="0" w:color="auto"/>
              <w:bottom w:val="single" w:sz="4" w:space="0" w:color="000000"/>
              <w:right w:val="single" w:sz="4" w:space="0" w:color="auto"/>
            </w:tcBorders>
            <w:vAlign w:val="center"/>
            <w:hideMark/>
          </w:tcPr>
          <w:p w14:paraId="2411DF76" w14:textId="77777777" w:rsidR="001A11CB" w:rsidRPr="00064F8A" w:rsidRDefault="001A11CB" w:rsidP="00E43DD9">
            <w:pPr>
              <w:snapToGrid w:val="0"/>
              <w:spacing w:line="240" w:lineRule="auto"/>
              <w:ind w:firstLine="0"/>
              <w:rPr>
                <w:rFonts w:ascii="Times New Roman" w:hAnsi="Times New Roman"/>
                <w:kern w:val="0"/>
              </w:rPr>
            </w:pPr>
          </w:p>
        </w:tc>
        <w:tc>
          <w:tcPr>
            <w:tcW w:w="3118" w:type="dxa"/>
            <w:tcBorders>
              <w:top w:val="nil"/>
              <w:left w:val="nil"/>
              <w:bottom w:val="single" w:sz="4" w:space="0" w:color="auto"/>
              <w:right w:val="single" w:sz="4" w:space="0" w:color="auto"/>
            </w:tcBorders>
            <w:shd w:val="clear" w:color="auto" w:fill="auto"/>
            <w:noWrap/>
            <w:vAlign w:val="center"/>
            <w:hideMark/>
          </w:tcPr>
          <w:p w14:paraId="5CB66976" w14:textId="77777777" w:rsidR="001A11CB" w:rsidRPr="00064F8A" w:rsidRDefault="001A11CB" w:rsidP="00E43DD9">
            <w:pPr>
              <w:snapToGrid w:val="0"/>
              <w:spacing w:line="240" w:lineRule="auto"/>
              <w:ind w:firstLine="0"/>
              <w:rPr>
                <w:rFonts w:ascii="Times New Roman" w:hAnsi="Times New Roman"/>
                <w:kern w:val="0"/>
              </w:rPr>
            </w:pPr>
            <w:r w:rsidRPr="00064F8A">
              <w:rPr>
                <w:rFonts w:ascii="Times New Roman" w:hAnsi="Times New Roman"/>
                <w:kern w:val="0"/>
              </w:rPr>
              <w:t>轻型载货汽车</w:t>
            </w:r>
          </w:p>
        </w:tc>
        <w:tc>
          <w:tcPr>
            <w:tcW w:w="2496" w:type="dxa"/>
            <w:tcBorders>
              <w:top w:val="nil"/>
              <w:left w:val="nil"/>
              <w:bottom w:val="single" w:sz="4" w:space="0" w:color="auto"/>
              <w:right w:val="single" w:sz="4" w:space="0" w:color="auto"/>
            </w:tcBorders>
            <w:vAlign w:val="center"/>
          </w:tcPr>
          <w:p w14:paraId="5CF8CB87" w14:textId="77777777" w:rsidR="001A11CB" w:rsidRPr="00064F8A" w:rsidRDefault="001A11CB" w:rsidP="00E43DD9">
            <w:pPr>
              <w:snapToGrid w:val="0"/>
              <w:spacing w:line="240" w:lineRule="auto"/>
              <w:ind w:firstLine="0"/>
              <w:rPr>
                <w:rFonts w:ascii="Times New Roman" w:hAnsi="Times New Roman"/>
                <w:kern w:val="0"/>
              </w:rPr>
            </w:pPr>
            <w:r>
              <w:rPr>
                <w:rFonts w:ascii="Times New Roman" w:hAnsi="Times New Roman" w:hint="eastAsia"/>
                <w:kern w:val="0"/>
              </w:rPr>
              <w:t>汽油</w:t>
            </w:r>
            <w:r>
              <w:rPr>
                <w:rFonts w:ascii="Times New Roman" w:hAnsi="Times New Roman"/>
                <w:kern w:val="0"/>
              </w:rPr>
              <w:t>/</w:t>
            </w:r>
            <w:r>
              <w:rPr>
                <w:rFonts w:ascii="Times New Roman" w:hAnsi="Times New Roman" w:hint="eastAsia"/>
                <w:kern w:val="0"/>
              </w:rPr>
              <w:t>柴油</w:t>
            </w:r>
            <w:r>
              <w:rPr>
                <w:rFonts w:ascii="Times New Roman" w:hAnsi="Times New Roman"/>
                <w:kern w:val="0"/>
              </w:rPr>
              <w:t>/</w:t>
            </w:r>
            <w:r>
              <w:rPr>
                <w:rFonts w:ascii="Times New Roman" w:hAnsi="Times New Roman" w:hint="eastAsia"/>
                <w:kern w:val="0"/>
              </w:rPr>
              <w:t>燃气</w:t>
            </w:r>
          </w:p>
        </w:tc>
        <w:tc>
          <w:tcPr>
            <w:tcW w:w="2288" w:type="dxa"/>
            <w:tcBorders>
              <w:top w:val="nil"/>
              <w:left w:val="nil"/>
              <w:bottom w:val="single" w:sz="4" w:space="0" w:color="auto"/>
              <w:right w:val="single" w:sz="4" w:space="0" w:color="auto"/>
            </w:tcBorders>
            <w:vAlign w:val="center"/>
          </w:tcPr>
          <w:p w14:paraId="4FA4D6F4" w14:textId="77777777" w:rsidR="001A11CB" w:rsidRDefault="001A11CB" w:rsidP="00E43DD9">
            <w:pPr>
              <w:spacing w:line="240" w:lineRule="auto"/>
              <w:ind w:firstLine="0"/>
            </w:pPr>
            <w:r w:rsidRPr="008D2CD8">
              <w:rPr>
                <w:rFonts w:ascii="Times New Roman" w:hAnsi="Times New Roman" w:hint="eastAsia"/>
                <w:kern w:val="0"/>
              </w:rPr>
              <w:t>国</w:t>
            </w:r>
            <w:r w:rsidRPr="008D2CD8">
              <w:rPr>
                <w:rFonts w:ascii="Times New Roman" w:hAnsi="Times New Roman" w:hint="eastAsia"/>
                <w:kern w:val="0"/>
              </w:rPr>
              <w:t>1</w:t>
            </w:r>
            <w:r w:rsidRPr="008D2CD8">
              <w:rPr>
                <w:rFonts w:ascii="Times New Roman" w:hAnsi="Times New Roman" w:hint="eastAsia"/>
                <w:kern w:val="0"/>
              </w:rPr>
              <w:t>前</w:t>
            </w:r>
            <w:r w:rsidRPr="008D2CD8">
              <w:rPr>
                <w:rFonts w:ascii="Times New Roman" w:hAnsi="Times New Roman" w:hint="eastAsia"/>
                <w:kern w:val="0"/>
              </w:rPr>
              <w:t>/</w:t>
            </w:r>
            <w:r w:rsidRPr="008D2CD8">
              <w:rPr>
                <w:rFonts w:ascii="Times New Roman" w:hAnsi="Times New Roman" w:hint="eastAsia"/>
                <w:kern w:val="0"/>
              </w:rPr>
              <w:t>国</w:t>
            </w:r>
            <w:r w:rsidRPr="008D2CD8">
              <w:rPr>
                <w:rFonts w:ascii="Times New Roman" w:hAnsi="Times New Roman" w:hint="eastAsia"/>
                <w:kern w:val="0"/>
              </w:rPr>
              <w:t>1/</w:t>
            </w:r>
            <w:r w:rsidRPr="008D2CD8">
              <w:rPr>
                <w:rFonts w:ascii="Times New Roman" w:hAnsi="Times New Roman" w:hint="eastAsia"/>
                <w:kern w:val="0"/>
              </w:rPr>
              <w:t>国</w:t>
            </w:r>
            <w:r w:rsidRPr="008D2CD8">
              <w:rPr>
                <w:rFonts w:ascii="Times New Roman" w:hAnsi="Times New Roman" w:hint="eastAsia"/>
                <w:kern w:val="0"/>
              </w:rPr>
              <w:t>2/</w:t>
            </w:r>
            <w:r w:rsidRPr="008D2CD8">
              <w:rPr>
                <w:rFonts w:ascii="Times New Roman" w:hAnsi="Times New Roman" w:hint="eastAsia"/>
                <w:kern w:val="0"/>
              </w:rPr>
              <w:t>国</w:t>
            </w:r>
            <w:r w:rsidRPr="008D2CD8">
              <w:rPr>
                <w:rFonts w:ascii="Times New Roman" w:hAnsi="Times New Roman" w:hint="eastAsia"/>
                <w:kern w:val="0"/>
              </w:rPr>
              <w:t>3/</w:t>
            </w:r>
            <w:r w:rsidRPr="008D2CD8">
              <w:rPr>
                <w:rFonts w:ascii="Times New Roman" w:hAnsi="Times New Roman" w:hint="eastAsia"/>
                <w:kern w:val="0"/>
              </w:rPr>
              <w:t>国</w:t>
            </w:r>
            <w:r w:rsidRPr="008D2CD8">
              <w:rPr>
                <w:rFonts w:ascii="Times New Roman" w:hAnsi="Times New Roman" w:hint="eastAsia"/>
                <w:kern w:val="0"/>
              </w:rPr>
              <w:t>4/</w:t>
            </w:r>
            <w:r w:rsidRPr="008D2CD8">
              <w:rPr>
                <w:rFonts w:ascii="Times New Roman" w:hAnsi="Times New Roman" w:hint="eastAsia"/>
                <w:kern w:val="0"/>
              </w:rPr>
              <w:t>国</w:t>
            </w:r>
            <w:r w:rsidRPr="008D2CD8">
              <w:rPr>
                <w:rFonts w:ascii="Times New Roman" w:hAnsi="Times New Roman" w:hint="eastAsia"/>
                <w:kern w:val="0"/>
              </w:rPr>
              <w:t>5/</w:t>
            </w:r>
            <w:r>
              <w:rPr>
                <w:rFonts w:ascii="Times New Roman" w:hAnsi="Times New Roman" w:hint="eastAsia"/>
                <w:kern w:val="0"/>
              </w:rPr>
              <w:t>国</w:t>
            </w:r>
            <w:r>
              <w:rPr>
                <w:rFonts w:ascii="Times New Roman" w:hAnsi="Times New Roman" w:hint="eastAsia"/>
                <w:kern w:val="0"/>
              </w:rPr>
              <w:t>6</w:t>
            </w:r>
          </w:p>
        </w:tc>
      </w:tr>
      <w:tr w:rsidR="001A11CB" w:rsidRPr="00064F8A" w14:paraId="0043FBF5" w14:textId="77777777" w:rsidTr="0019152A">
        <w:trPr>
          <w:trHeight w:val="226"/>
          <w:jc w:val="center"/>
        </w:trPr>
        <w:tc>
          <w:tcPr>
            <w:tcW w:w="1044" w:type="dxa"/>
            <w:vMerge/>
            <w:tcBorders>
              <w:top w:val="nil"/>
              <w:left w:val="single" w:sz="4" w:space="0" w:color="auto"/>
              <w:bottom w:val="single" w:sz="4" w:space="0" w:color="000000"/>
              <w:right w:val="single" w:sz="4" w:space="0" w:color="auto"/>
            </w:tcBorders>
            <w:vAlign w:val="center"/>
            <w:hideMark/>
          </w:tcPr>
          <w:p w14:paraId="3791B8D6" w14:textId="77777777" w:rsidR="001A11CB" w:rsidRPr="00064F8A" w:rsidRDefault="001A11CB" w:rsidP="00E43DD9">
            <w:pPr>
              <w:snapToGrid w:val="0"/>
              <w:spacing w:line="240" w:lineRule="auto"/>
              <w:ind w:firstLine="0"/>
              <w:rPr>
                <w:rFonts w:ascii="Times New Roman" w:hAnsi="Times New Roman"/>
                <w:kern w:val="0"/>
              </w:rPr>
            </w:pPr>
          </w:p>
        </w:tc>
        <w:tc>
          <w:tcPr>
            <w:tcW w:w="3118" w:type="dxa"/>
            <w:tcBorders>
              <w:top w:val="nil"/>
              <w:left w:val="nil"/>
              <w:bottom w:val="single" w:sz="4" w:space="0" w:color="auto"/>
              <w:right w:val="single" w:sz="4" w:space="0" w:color="auto"/>
            </w:tcBorders>
            <w:shd w:val="clear" w:color="auto" w:fill="auto"/>
            <w:noWrap/>
            <w:vAlign w:val="center"/>
            <w:hideMark/>
          </w:tcPr>
          <w:p w14:paraId="6C6CC754" w14:textId="77777777" w:rsidR="001A11CB" w:rsidRPr="00064F8A" w:rsidRDefault="001A11CB" w:rsidP="00E43DD9">
            <w:pPr>
              <w:snapToGrid w:val="0"/>
              <w:spacing w:line="240" w:lineRule="auto"/>
              <w:ind w:firstLine="0"/>
              <w:rPr>
                <w:rFonts w:ascii="Times New Roman" w:hAnsi="Times New Roman"/>
                <w:kern w:val="0"/>
              </w:rPr>
            </w:pPr>
            <w:r w:rsidRPr="00064F8A">
              <w:rPr>
                <w:rFonts w:ascii="Times New Roman" w:hAnsi="Times New Roman"/>
                <w:kern w:val="0"/>
              </w:rPr>
              <w:t>中型载货汽车</w:t>
            </w:r>
          </w:p>
        </w:tc>
        <w:tc>
          <w:tcPr>
            <w:tcW w:w="2496" w:type="dxa"/>
            <w:tcBorders>
              <w:top w:val="nil"/>
              <w:left w:val="nil"/>
              <w:bottom w:val="single" w:sz="4" w:space="0" w:color="auto"/>
              <w:right w:val="single" w:sz="4" w:space="0" w:color="auto"/>
            </w:tcBorders>
            <w:vAlign w:val="center"/>
          </w:tcPr>
          <w:p w14:paraId="2427CD57" w14:textId="77777777" w:rsidR="001A11CB" w:rsidRPr="00064F8A" w:rsidRDefault="001A11CB" w:rsidP="00E43DD9">
            <w:pPr>
              <w:snapToGrid w:val="0"/>
              <w:spacing w:line="240" w:lineRule="auto"/>
              <w:ind w:firstLine="0"/>
              <w:rPr>
                <w:rFonts w:ascii="Times New Roman" w:hAnsi="Times New Roman"/>
                <w:kern w:val="0"/>
              </w:rPr>
            </w:pPr>
            <w:r>
              <w:rPr>
                <w:rFonts w:ascii="Times New Roman" w:hAnsi="Times New Roman" w:hint="eastAsia"/>
                <w:kern w:val="0"/>
              </w:rPr>
              <w:t>汽油</w:t>
            </w:r>
            <w:r>
              <w:rPr>
                <w:rFonts w:ascii="Times New Roman" w:hAnsi="Times New Roman"/>
                <w:kern w:val="0"/>
              </w:rPr>
              <w:t>/</w:t>
            </w:r>
            <w:r>
              <w:rPr>
                <w:rFonts w:ascii="Times New Roman" w:hAnsi="Times New Roman" w:hint="eastAsia"/>
                <w:kern w:val="0"/>
              </w:rPr>
              <w:t>柴油</w:t>
            </w:r>
            <w:r>
              <w:rPr>
                <w:rFonts w:ascii="Times New Roman" w:hAnsi="Times New Roman"/>
                <w:kern w:val="0"/>
              </w:rPr>
              <w:t>/</w:t>
            </w:r>
            <w:r>
              <w:rPr>
                <w:rFonts w:ascii="Times New Roman" w:hAnsi="Times New Roman" w:hint="eastAsia"/>
                <w:kern w:val="0"/>
              </w:rPr>
              <w:t>燃气</w:t>
            </w:r>
          </w:p>
        </w:tc>
        <w:tc>
          <w:tcPr>
            <w:tcW w:w="2288" w:type="dxa"/>
            <w:tcBorders>
              <w:top w:val="nil"/>
              <w:left w:val="nil"/>
              <w:bottom w:val="single" w:sz="4" w:space="0" w:color="auto"/>
              <w:right w:val="single" w:sz="4" w:space="0" w:color="auto"/>
            </w:tcBorders>
            <w:vAlign w:val="center"/>
          </w:tcPr>
          <w:p w14:paraId="25FD44C5" w14:textId="77777777" w:rsidR="001A11CB" w:rsidRDefault="001A11CB" w:rsidP="00E43DD9">
            <w:pPr>
              <w:spacing w:line="240" w:lineRule="auto"/>
              <w:ind w:firstLine="0"/>
            </w:pPr>
            <w:r w:rsidRPr="008D2CD8">
              <w:rPr>
                <w:rFonts w:ascii="Times New Roman" w:hAnsi="Times New Roman" w:hint="eastAsia"/>
                <w:kern w:val="0"/>
              </w:rPr>
              <w:t>国</w:t>
            </w:r>
            <w:r w:rsidRPr="008D2CD8">
              <w:rPr>
                <w:rFonts w:ascii="Times New Roman" w:hAnsi="Times New Roman" w:hint="eastAsia"/>
                <w:kern w:val="0"/>
              </w:rPr>
              <w:t>1</w:t>
            </w:r>
            <w:r w:rsidRPr="008D2CD8">
              <w:rPr>
                <w:rFonts w:ascii="Times New Roman" w:hAnsi="Times New Roman" w:hint="eastAsia"/>
                <w:kern w:val="0"/>
              </w:rPr>
              <w:t>前</w:t>
            </w:r>
            <w:r w:rsidRPr="008D2CD8">
              <w:rPr>
                <w:rFonts w:ascii="Times New Roman" w:hAnsi="Times New Roman" w:hint="eastAsia"/>
                <w:kern w:val="0"/>
              </w:rPr>
              <w:t>/</w:t>
            </w:r>
            <w:r w:rsidRPr="008D2CD8">
              <w:rPr>
                <w:rFonts w:ascii="Times New Roman" w:hAnsi="Times New Roman" w:hint="eastAsia"/>
                <w:kern w:val="0"/>
              </w:rPr>
              <w:t>国</w:t>
            </w:r>
            <w:r w:rsidRPr="008D2CD8">
              <w:rPr>
                <w:rFonts w:ascii="Times New Roman" w:hAnsi="Times New Roman" w:hint="eastAsia"/>
                <w:kern w:val="0"/>
              </w:rPr>
              <w:t>1/</w:t>
            </w:r>
            <w:r w:rsidRPr="008D2CD8">
              <w:rPr>
                <w:rFonts w:ascii="Times New Roman" w:hAnsi="Times New Roman" w:hint="eastAsia"/>
                <w:kern w:val="0"/>
              </w:rPr>
              <w:t>国</w:t>
            </w:r>
            <w:r w:rsidRPr="008D2CD8">
              <w:rPr>
                <w:rFonts w:ascii="Times New Roman" w:hAnsi="Times New Roman" w:hint="eastAsia"/>
                <w:kern w:val="0"/>
              </w:rPr>
              <w:t>2/</w:t>
            </w:r>
            <w:r w:rsidRPr="008D2CD8">
              <w:rPr>
                <w:rFonts w:ascii="Times New Roman" w:hAnsi="Times New Roman" w:hint="eastAsia"/>
                <w:kern w:val="0"/>
              </w:rPr>
              <w:t>国</w:t>
            </w:r>
            <w:r w:rsidRPr="008D2CD8">
              <w:rPr>
                <w:rFonts w:ascii="Times New Roman" w:hAnsi="Times New Roman" w:hint="eastAsia"/>
                <w:kern w:val="0"/>
              </w:rPr>
              <w:t>3/</w:t>
            </w:r>
            <w:r w:rsidRPr="008D2CD8">
              <w:rPr>
                <w:rFonts w:ascii="Times New Roman" w:hAnsi="Times New Roman" w:hint="eastAsia"/>
                <w:kern w:val="0"/>
              </w:rPr>
              <w:t>国</w:t>
            </w:r>
            <w:r w:rsidRPr="008D2CD8">
              <w:rPr>
                <w:rFonts w:ascii="Times New Roman" w:hAnsi="Times New Roman" w:hint="eastAsia"/>
                <w:kern w:val="0"/>
              </w:rPr>
              <w:t>4/</w:t>
            </w:r>
            <w:r w:rsidRPr="008D2CD8">
              <w:rPr>
                <w:rFonts w:ascii="Times New Roman" w:hAnsi="Times New Roman" w:hint="eastAsia"/>
                <w:kern w:val="0"/>
              </w:rPr>
              <w:t>国</w:t>
            </w:r>
            <w:r w:rsidRPr="008D2CD8">
              <w:rPr>
                <w:rFonts w:ascii="Times New Roman" w:hAnsi="Times New Roman" w:hint="eastAsia"/>
                <w:kern w:val="0"/>
              </w:rPr>
              <w:t>5/</w:t>
            </w:r>
            <w:r>
              <w:rPr>
                <w:rFonts w:ascii="Times New Roman" w:hAnsi="Times New Roman" w:hint="eastAsia"/>
                <w:kern w:val="0"/>
              </w:rPr>
              <w:t>国</w:t>
            </w:r>
            <w:r>
              <w:rPr>
                <w:rFonts w:ascii="Times New Roman" w:hAnsi="Times New Roman" w:hint="eastAsia"/>
                <w:kern w:val="0"/>
              </w:rPr>
              <w:t>6</w:t>
            </w:r>
          </w:p>
        </w:tc>
      </w:tr>
      <w:tr w:rsidR="001A11CB" w:rsidRPr="00064F8A" w14:paraId="631CC972" w14:textId="77777777" w:rsidTr="0019152A">
        <w:trPr>
          <w:trHeight w:val="226"/>
          <w:jc w:val="center"/>
        </w:trPr>
        <w:tc>
          <w:tcPr>
            <w:tcW w:w="1044" w:type="dxa"/>
            <w:vMerge/>
            <w:tcBorders>
              <w:top w:val="nil"/>
              <w:left w:val="single" w:sz="4" w:space="0" w:color="auto"/>
              <w:bottom w:val="single" w:sz="4" w:space="0" w:color="000000"/>
              <w:right w:val="single" w:sz="4" w:space="0" w:color="auto"/>
            </w:tcBorders>
            <w:vAlign w:val="center"/>
            <w:hideMark/>
          </w:tcPr>
          <w:p w14:paraId="4B2596EF" w14:textId="77777777" w:rsidR="001A11CB" w:rsidRPr="00064F8A" w:rsidRDefault="001A11CB" w:rsidP="00E43DD9">
            <w:pPr>
              <w:snapToGrid w:val="0"/>
              <w:spacing w:line="240" w:lineRule="auto"/>
              <w:ind w:firstLine="0"/>
              <w:rPr>
                <w:rFonts w:ascii="Times New Roman" w:hAnsi="Times New Roman"/>
                <w:kern w:val="0"/>
              </w:rPr>
            </w:pPr>
          </w:p>
        </w:tc>
        <w:tc>
          <w:tcPr>
            <w:tcW w:w="3118" w:type="dxa"/>
            <w:tcBorders>
              <w:top w:val="nil"/>
              <w:left w:val="nil"/>
              <w:bottom w:val="single" w:sz="4" w:space="0" w:color="auto"/>
              <w:right w:val="single" w:sz="4" w:space="0" w:color="auto"/>
            </w:tcBorders>
            <w:shd w:val="clear" w:color="auto" w:fill="auto"/>
            <w:noWrap/>
            <w:vAlign w:val="center"/>
            <w:hideMark/>
          </w:tcPr>
          <w:p w14:paraId="7C1C19C0" w14:textId="77777777" w:rsidR="001A11CB" w:rsidRPr="00064F8A" w:rsidRDefault="001A11CB" w:rsidP="00E43DD9">
            <w:pPr>
              <w:snapToGrid w:val="0"/>
              <w:spacing w:line="240" w:lineRule="auto"/>
              <w:ind w:firstLine="0"/>
              <w:rPr>
                <w:rFonts w:ascii="Times New Roman" w:hAnsi="Times New Roman"/>
                <w:kern w:val="0"/>
              </w:rPr>
            </w:pPr>
            <w:r w:rsidRPr="00064F8A">
              <w:rPr>
                <w:rFonts w:ascii="Times New Roman" w:hAnsi="Times New Roman"/>
                <w:kern w:val="0"/>
              </w:rPr>
              <w:t>重型载货汽车</w:t>
            </w:r>
          </w:p>
        </w:tc>
        <w:tc>
          <w:tcPr>
            <w:tcW w:w="2496" w:type="dxa"/>
            <w:tcBorders>
              <w:top w:val="nil"/>
              <w:left w:val="nil"/>
              <w:bottom w:val="single" w:sz="4" w:space="0" w:color="auto"/>
              <w:right w:val="single" w:sz="4" w:space="0" w:color="auto"/>
            </w:tcBorders>
            <w:vAlign w:val="center"/>
          </w:tcPr>
          <w:p w14:paraId="5D14DB8D" w14:textId="77777777" w:rsidR="001A11CB" w:rsidRPr="00064F8A" w:rsidRDefault="001A11CB" w:rsidP="00E43DD9">
            <w:pPr>
              <w:snapToGrid w:val="0"/>
              <w:spacing w:line="240" w:lineRule="auto"/>
              <w:ind w:firstLine="0"/>
              <w:rPr>
                <w:rFonts w:ascii="Times New Roman" w:hAnsi="Times New Roman"/>
                <w:kern w:val="0"/>
              </w:rPr>
            </w:pPr>
            <w:r>
              <w:rPr>
                <w:rFonts w:ascii="Times New Roman" w:hAnsi="Times New Roman" w:hint="eastAsia"/>
                <w:kern w:val="0"/>
              </w:rPr>
              <w:t>汽油</w:t>
            </w:r>
            <w:r>
              <w:rPr>
                <w:rFonts w:ascii="Times New Roman" w:hAnsi="Times New Roman"/>
                <w:kern w:val="0"/>
              </w:rPr>
              <w:t>/</w:t>
            </w:r>
            <w:r>
              <w:rPr>
                <w:rFonts w:ascii="Times New Roman" w:hAnsi="Times New Roman" w:hint="eastAsia"/>
                <w:kern w:val="0"/>
              </w:rPr>
              <w:t>柴油</w:t>
            </w:r>
            <w:r>
              <w:rPr>
                <w:rFonts w:ascii="Times New Roman" w:hAnsi="Times New Roman"/>
                <w:kern w:val="0"/>
              </w:rPr>
              <w:t>/</w:t>
            </w:r>
            <w:r>
              <w:rPr>
                <w:rFonts w:ascii="Times New Roman" w:hAnsi="Times New Roman" w:hint="eastAsia"/>
                <w:kern w:val="0"/>
              </w:rPr>
              <w:t>燃气</w:t>
            </w:r>
          </w:p>
        </w:tc>
        <w:tc>
          <w:tcPr>
            <w:tcW w:w="2288" w:type="dxa"/>
            <w:tcBorders>
              <w:top w:val="nil"/>
              <w:left w:val="nil"/>
              <w:bottom w:val="single" w:sz="4" w:space="0" w:color="auto"/>
              <w:right w:val="single" w:sz="4" w:space="0" w:color="auto"/>
            </w:tcBorders>
            <w:vAlign w:val="center"/>
          </w:tcPr>
          <w:p w14:paraId="0437935B" w14:textId="77777777" w:rsidR="001A11CB" w:rsidRDefault="001A11CB" w:rsidP="00E43DD9">
            <w:pPr>
              <w:spacing w:line="240" w:lineRule="auto"/>
              <w:ind w:firstLine="0"/>
            </w:pPr>
            <w:r w:rsidRPr="008D2CD8">
              <w:rPr>
                <w:rFonts w:ascii="Times New Roman" w:hAnsi="Times New Roman" w:hint="eastAsia"/>
                <w:kern w:val="0"/>
              </w:rPr>
              <w:t>国</w:t>
            </w:r>
            <w:r w:rsidRPr="008D2CD8">
              <w:rPr>
                <w:rFonts w:ascii="Times New Roman" w:hAnsi="Times New Roman" w:hint="eastAsia"/>
                <w:kern w:val="0"/>
              </w:rPr>
              <w:t>1</w:t>
            </w:r>
            <w:r w:rsidRPr="008D2CD8">
              <w:rPr>
                <w:rFonts w:ascii="Times New Roman" w:hAnsi="Times New Roman" w:hint="eastAsia"/>
                <w:kern w:val="0"/>
              </w:rPr>
              <w:t>前</w:t>
            </w:r>
            <w:r w:rsidRPr="008D2CD8">
              <w:rPr>
                <w:rFonts w:ascii="Times New Roman" w:hAnsi="Times New Roman" w:hint="eastAsia"/>
                <w:kern w:val="0"/>
              </w:rPr>
              <w:t>/</w:t>
            </w:r>
            <w:r w:rsidRPr="008D2CD8">
              <w:rPr>
                <w:rFonts w:ascii="Times New Roman" w:hAnsi="Times New Roman" w:hint="eastAsia"/>
                <w:kern w:val="0"/>
              </w:rPr>
              <w:t>国</w:t>
            </w:r>
            <w:r w:rsidRPr="008D2CD8">
              <w:rPr>
                <w:rFonts w:ascii="Times New Roman" w:hAnsi="Times New Roman" w:hint="eastAsia"/>
                <w:kern w:val="0"/>
              </w:rPr>
              <w:t>1/</w:t>
            </w:r>
            <w:r w:rsidRPr="008D2CD8">
              <w:rPr>
                <w:rFonts w:ascii="Times New Roman" w:hAnsi="Times New Roman" w:hint="eastAsia"/>
                <w:kern w:val="0"/>
              </w:rPr>
              <w:t>国</w:t>
            </w:r>
            <w:r w:rsidRPr="008D2CD8">
              <w:rPr>
                <w:rFonts w:ascii="Times New Roman" w:hAnsi="Times New Roman" w:hint="eastAsia"/>
                <w:kern w:val="0"/>
              </w:rPr>
              <w:t>2/</w:t>
            </w:r>
            <w:r w:rsidRPr="008D2CD8">
              <w:rPr>
                <w:rFonts w:ascii="Times New Roman" w:hAnsi="Times New Roman" w:hint="eastAsia"/>
                <w:kern w:val="0"/>
              </w:rPr>
              <w:t>国</w:t>
            </w:r>
            <w:r w:rsidRPr="008D2CD8">
              <w:rPr>
                <w:rFonts w:ascii="Times New Roman" w:hAnsi="Times New Roman" w:hint="eastAsia"/>
                <w:kern w:val="0"/>
              </w:rPr>
              <w:t>3/</w:t>
            </w:r>
            <w:r w:rsidRPr="008D2CD8">
              <w:rPr>
                <w:rFonts w:ascii="Times New Roman" w:hAnsi="Times New Roman" w:hint="eastAsia"/>
                <w:kern w:val="0"/>
              </w:rPr>
              <w:t>国</w:t>
            </w:r>
            <w:r w:rsidRPr="008D2CD8">
              <w:rPr>
                <w:rFonts w:ascii="Times New Roman" w:hAnsi="Times New Roman" w:hint="eastAsia"/>
                <w:kern w:val="0"/>
              </w:rPr>
              <w:t>4/</w:t>
            </w:r>
            <w:r w:rsidRPr="008D2CD8">
              <w:rPr>
                <w:rFonts w:ascii="Times New Roman" w:hAnsi="Times New Roman" w:hint="eastAsia"/>
                <w:kern w:val="0"/>
              </w:rPr>
              <w:t>国</w:t>
            </w:r>
            <w:r w:rsidRPr="008D2CD8">
              <w:rPr>
                <w:rFonts w:ascii="Times New Roman" w:hAnsi="Times New Roman" w:hint="eastAsia"/>
                <w:kern w:val="0"/>
              </w:rPr>
              <w:t>5/</w:t>
            </w:r>
            <w:r>
              <w:rPr>
                <w:rFonts w:ascii="Times New Roman" w:hAnsi="Times New Roman" w:hint="eastAsia"/>
                <w:kern w:val="0"/>
              </w:rPr>
              <w:t>国</w:t>
            </w:r>
            <w:r>
              <w:rPr>
                <w:rFonts w:ascii="Times New Roman" w:hAnsi="Times New Roman" w:hint="eastAsia"/>
                <w:kern w:val="0"/>
              </w:rPr>
              <w:t>6</w:t>
            </w:r>
          </w:p>
        </w:tc>
      </w:tr>
      <w:tr w:rsidR="001A11CB" w:rsidRPr="00064F8A" w14:paraId="4DCC76D5" w14:textId="77777777" w:rsidTr="0019152A">
        <w:trPr>
          <w:trHeight w:val="226"/>
          <w:jc w:val="center"/>
        </w:trPr>
        <w:tc>
          <w:tcPr>
            <w:tcW w:w="1044" w:type="dxa"/>
            <w:vMerge/>
            <w:tcBorders>
              <w:top w:val="nil"/>
              <w:left w:val="single" w:sz="4" w:space="0" w:color="auto"/>
              <w:bottom w:val="single" w:sz="4" w:space="0" w:color="000000"/>
              <w:right w:val="single" w:sz="4" w:space="0" w:color="auto"/>
            </w:tcBorders>
            <w:vAlign w:val="center"/>
            <w:hideMark/>
          </w:tcPr>
          <w:p w14:paraId="62690DE0" w14:textId="77777777" w:rsidR="001A11CB" w:rsidRPr="00064F8A" w:rsidRDefault="001A11CB" w:rsidP="00E43DD9">
            <w:pPr>
              <w:snapToGrid w:val="0"/>
              <w:spacing w:line="240" w:lineRule="auto"/>
              <w:ind w:firstLine="0"/>
              <w:rPr>
                <w:rFonts w:ascii="Times New Roman" w:hAnsi="Times New Roman"/>
                <w:kern w:val="0"/>
              </w:rPr>
            </w:pPr>
          </w:p>
        </w:tc>
        <w:tc>
          <w:tcPr>
            <w:tcW w:w="3118" w:type="dxa"/>
            <w:tcBorders>
              <w:top w:val="nil"/>
              <w:left w:val="nil"/>
              <w:bottom w:val="single" w:sz="4" w:space="0" w:color="auto"/>
              <w:right w:val="single" w:sz="4" w:space="0" w:color="auto"/>
            </w:tcBorders>
            <w:shd w:val="clear" w:color="auto" w:fill="auto"/>
            <w:noWrap/>
            <w:vAlign w:val="center"/>
            <w:hideMark/>
          </w:tcPr>
          <w:p w14:paraId="7346470E" w14:textId="77777777" w:rsidR="001A11CB" w:rsidRPr="00064F8A" w:rsidRDefault="001A11CB" w:rsidP="00E43DD9">
            <w:pPr>
              <w:snapToGrid w:val="0"/>
              <w:spacing w:line="240" w:lineRule="auto"/>
              <w:ind w:firstLine="0"/>
              <w:rPr>
                <w:rFonts w:ascii="Times New Roman" w:hAnsi="Times New Roman"/>
                <w:kern w:val="0"/>
              </w:rPr>
            </w:pPr>
            <w:r w:rsidRPr="00064F8A">
              <w:rPr>
                <w:rFonts w:ascii="Times New Roman" w:hAnsi="Times New Roman"/>
                <w:kern w:val="0"/>
              </w:rPr>
              <w:t>低速货车</w:t>
            </w:r>
          </w:p>
        </w:tc>
        <w:tc>
          <w:tcPr>
            <w:tcW w:w="2496" w:type="dxa"/>
            <w:tcBorders>
              <w:top w:val="nil"/>
              <w:left w:val="nil"/>
              <w:bottom w:val="single" w:sz="4" w:space="0" w:color="auto"/>
              <w:right w:val="single" w:sz="4" w:space="0" w:color="auto"/>
            </w:tcBorders>
            <w:vAlign w:val="center"/>
          </w:tcPr>
          <w:p w14:paraId="6A20C783" w14:textId="77777777" w:rsidR="001A11CB" w:rsidRPr="00064F8A" w:rsidRDefault="001A11CB" w:rsidP="00E43DD9">
            <w:pPr>
              <w:snapToGrid w:val="0"/>
              <w:spacing w:line="240" w:lineRule="auto"/>
              <w:ind w:firstLine="0"/>
              <w:rPr>
                <w:rFonts w:ascii="Times New Roman" w:hAnsi="Times New Roman"/>
                <w:kern w:val="0"/>
              </w:rPr>
            </w:pPr>
            <w:r>
              <w:rPr>
                <w:rFonts w:ascii="Times New Roman" w:hAnsi="Times New Roman" w:hint="eastAsia"/>
                <w:kern w:val="0"/>
              </w:rPr>
              <w:t>汽油</w:t>
            </w:r>
            <w:r>
              <w:rPr>
                <w:rFonts w:ascii="Times New Roman" w:hAnsi="Times New Roman"/>
                <w:kern w:val="0"/>
              </w:rPr>
              <w:t>/</w:t>
            </w:r>
            <w:r>
              <w:rPr>
                <w:rFonts w:ascii="Times New Roman" w:hAnsi="Times New Roman" w:hint="eastAsia"/>
                <w:kern w:val="0"/>
              </w:rPr>
              <w:t>柴油</w:t>
            </w:r>
            <w:r>
              <w:rPr>
                <w:rFonts w:ascii="Times New Roman" w:hAnsi="Times New Roman"/>
                <w:kern w:val="0"/>
              </w:rPr>
              <w:t>/</w:t>
            </w:r>
            <w:r>
              <w:rPr>
                <w:rFonts w:ascii="Times New Roman" w:hAnsi="Times New Roman" w:hint="eastAsia"/>
                <w:kern w:val="0"/>
              </w:rPr>
              <w:t>燃气</w:t>
            </w:r>
          </w:p>
        </w:tc>
        <w:tc>
          <w:tcPr>
            <w:tcW w:w="2288" w:type="dxa"/>
            <w:tcBorders>
              <w:top w:val="nil"/>
              <w:left w:val="nil"/>
              <w:bottom w:val="single" w:sz="4" w:space="0" w:color="auto"/>
              <w:right w:val="single" w:sz="4" w:space="0" w:color="auto"/>
            </w:tcBorders>
            <w:vAlign w:val="center"/>
          </w:tcPr>
          <w:p w14:paraId="0692EE4B" w14:textId="77777777" w:rsidR="001A11CB" w:rsidRDefault="001A11CB" w:rsidP="00E43DD9">
            <w:pPr>
              <w:spacing w:line="240" w:lineRule="auto"/>
              <w:ind w:firstLine="0"/>
            </w:pPr>
            <w:r w:rsidRPr="008D2CD8">
              <w:rPr>
                <w:rFonts w:ascii="Times New Roman" w:hAnsi="Times New Roman" w:hint="eastAsia"/>
                <w:kern w:val="0"/>
              </w:rPr>
              <w:t>国</w:t>
            </w:r>
            <w:r w:rsidRPr="008D2CD8">
              <w:rPr>
                <w:rFonts w:ascii="Times New Roman" w:hAnsi="Times New Roman" w:hint="eastAsia"/>
                <w:kern w:val="0"/>
              </w:rPr>
              <w:t>1</w:t>
            </w:r>
            <w:r w:rsidRPr="008D2CD8">
              <w:rPr>
                <w:rFonts w:ascii="Times New Roman" w:hAnsi="Times New Roman" w:hint="eastAsia"/>
                <w:kern w:val="0"/>
              </w:rPr>
              <w:t>前</w:t>
            </w:r>
            <w:r w:rsidRPr="008D2CD8">
              <w:rPr>
                <w:rFonts w:ascii="Times New Roman" w:hAnsi="Times New Roman" w:hint="eastAsia"/>
                <w:kern w:val="0"/>
              </w:rPr>
              <w:t>/</w:t>
            </w:r>
            <w:r w:rsidRPr="008D2CD8">
              <w:rPr>
                <w:rFonts w:ascii="Times New Roman" w:hAnsi="Times New Roman" w:hint="eastAsia"/>
                <w:kern w:val="0"/>
              </w:rPr>
              <w:t>国</w:t>
            </w:r>
            <w:r w:rsidRPr="008D2CD8">
              <w:rPr>
                <w:rFonts w:ascii="Times New Roman" w:hAnsi="Times New Roman" w:hint="eastAsia"/>
                <w:kern w:val="0"/>
              </w:rPr>
              <w:t>1/</w:t>
            </w:r>
            <w:r w:rsidRPr="008D2CD8">
              <w:rPr>
                <w:rFonts w:ascii="Times New Roman" w:hAnsi="Times New Roman" w:hint="eastAsia"/>
                <w:kern w:val="0"/>
              </w:rPr>
              <w:t>国</w:t>
            </w:r>
            <w:r w:rsidRPr="008D2CD8">
              <w:rPr>
                <w:rFonts w:ascii="Times New Roman" w:hAnsi="Times New Roman" w:hint="eastAsia"/>
                <w:kern w:val="0"/>
              </w:rPr>
              <w:t>2/</w:t>
            </w:r>
            <w:r w:rsidRPr="008D2CD8">
              <w:rPr>
                <w:rFonts w:ascii="Times New Roman" w:hAnsi="Times New Roman" w:hint="eastAsia"/>
                <w:kern w:val="0"/>
              </w:rPr>
              <w:t>国</w:t>
            </w:r>
            <w:r w:rsidRPr="008D2CD8">
              <w:rPr>
                <w:rFonts w:ascii="Times New Roman" w:hAnsi="Times New Roman" w:hint="eastAsia"/>
                <w:kern w:val="0"/>
              </w:rPr>
              <w:t>3/</w:t>
            </w:r>
            <w:r w:rsidRPr="008D2CD8">
              <w:rPr>
                <w:rFonts w:ascii="Times New Roman" w:hAnsi="Times New Roman" w:hint="eastAsia"/>
                <w:kern w:val="0"/>
              </w:rPr>
              <w:t>国</w:t>
            </w:r>
            <w:r w:rsidRPr="008D2CD8">
              <w:rPr>
                <w:rFonts w:ascii="Times New Roman" w:hAnsi="Times New Roman" w:hint="eastAsia"/>
                <w:kern w:val="0"/>
              </w:rPr>
              <w:t>4/</w:t>
            </w:r>
            <w:r w:rsidRPr="008D2CD8">
              <w:rPr>
                <w:rFonts w:ascii="Times New Roman" w:hAnsi="Times New Roman" w:hint="eastAsia"/>
                <w:kern w:val="0"/>
              </w:rPr>
              <w:t>国</w:t>
            </w:r>
            <w:r w:rsidRPr="008D2CD8">
              <w:rPr>
                <w:rFonts w:ascii="Times New Roman" w:hAnsi="Times New Roman" w:hint="eastAsia"/>
                <w:kern w:val="0"/>
              </w:rPr>
              <w:t>5/</w:t>
            </w:r>
            <w:r>
              <w:rPr>
                <w:rFonts w:ascii="Times New Roman" w:hAnsi="Times New Roman" w:hint="eastAsia"/>
                <w:kern w:val="0"/>
              </w:rPr>
              <w:t>国</w:t>
            </w:r>
            <w:r>
              <w:rPr>
                <w:rFonts w:ascii="Times New Roman" w:hAnsi="Times New Roman" w:hint="eastAsia"/>
                <w:kern w:val="0"/>
              </w:rPr>
              <w:t>6</w:t>
            </w:r>
          </w:p>
        </w:tc>
      </w:tr>
      <w:tr w:rsidR="001A11CB" w:rsidRPr="00064F8A" w14:paraId="17A71B29" w14:textId="77777777" w:rsidTr="0019152A">
        <w:trPr>
          <w:trHeight w:val="226"/>
          <w:jc w:val="center"/>
        </w:trPr>
        <w:tc>
          <w:tcPr>
            <w:tcW w:w="1044" w:type="dxa"/>
            <w:vMerge/>
            <w:tcBorders>
              <w:top w:val="nil"/>
              <w:left w:val="single" w:sz="4" w:space="0" w:color="auto"/>
              <w:bottom w:val="single" w:sz="4" w:space="0" w:color="000000"/>
              <w:right w:val="single" w:sz="4" w:space="0" w:color="auto"/>
            </w:tcBorders>
            <w:vAlign w:val="center"/>
            <w:hideMark/>
          </w:tcPr>
          <w:p w14:paraId="37F79D13" w14:textId="77777777" w:rsidR="001A11CB" w:rsidRPr="00064F8A" w:rsidRDefault="001A11CB" w:rsidP="00E43DD9">
            <w:pPr>
              <w:snapToGrid w:val="0"/>
              <w:spacing w:line="240" w:lineRule="auto"/>
              <w:ind w:firstLine="0"/>
              <w:rPr>
                <w:rFonts w:ascii="Times New Roman" w:hAnsi="Times New Roman"/>
                <w:kern w:val="0"/>
              </w:rPr>
            </w:pPr>
          </w:p>
        </w:tc>
        <w:tc>
          <w:tcPr>
            <w:tcW w:w="3118" w:type="dxa"/>
            <w:tcBorders>
              <w:top w:val="nil"/>
              <w:left w:val="nil"/>
              <w:bottom w:val="single" w:sz="4" w:space="0" w:color="auto"/>
              <w:right w:val="single" w:sz="4" w:space="0" w:color="auto"/>
            </w:tcBorders>
            <w:shd w:val="clear" w:color="auto" w:fill="auto"/>
            <w:noWrap/>
            <w:vAlign w:val="center"/>
            <w:hideMark/>
          </w:tcPr>
          <w:p w14:paraId="3151B79F" w14:textId="77777777" w:rsidR="001A11CB" w:rsidRPr="00064F8A" w:rsidRDefault="001A11CB" w:rsidP="00E43DD9">
            <w:pPr>
              <w:snapToGrid w:val="0"/>
              <w:spacing w:line="240" w:lineRule="auto"/>
              <w:ind w:firstLine="0"/>
              <w:rPr>
                <w:rFonts w:ascii="Times New Roman" w:hAnsi="Times New Roman"/>
                <w:kern w:val="0"/>
              </w:rPr>
            </w:pPr>
            <w:r w:rsidRPr="00064F8A">
              <w:rPr>
                <w:rFonts w:ascii="Times New Roman" w:hAnsi="Times New Roman"/>
                <w:kern w:val="0"/>
              </w:rPr>
              <w:t>三轮汽车</w:t>
            </w:r>
          </w:p>
        </w:tc>
        <w:tc>
          <w:tcPr>
            <w:tcW w:w="2496" w:type="dxa"/>
            <w:tcBorders>
              <w:top w:val="nil"/>
              <w:left w:val="nil"/>
              <w:bottom w:val="single" w:sz="4" w:space="0" w:color="auto"/>
              <w:right w:val="single" w:sz="4" w:space="0" w:color="auto"/>
            </w:tcBorders>
            <w:vAlign w:val="center"/>
          </w:tcPr>
          <w:p w14:paraId="26FE20CF" w14:textId="77777777" w:rsidR="001A11CB" w:rsidRPr="00064F8A" w:rsidRDefault="001A11CB" w:rsidP="00E43DD9">
            <w:pPr>
              <w:snapToGrid w:val="0"/>
              <w:spacing w:line="240" w:lineRule="auto"/>
              <w:ind w:firstLine="0"/>
              <w:rPr>
                <w:rFonts w:ascii="Times New Roman" w:hAnsi="Times New Roman"/>
                <w:kern w:val="0"/>
              </w:rPr>
            </w:pPr>
            <w:r>
              <w:rPr>
                <w:rFonts w:ascii="Times New Roman" w:hAnsi="Times New Roman" w:hint="eastAsia"/>
                <w:kern w:val="0"/>
              </w:rPr>
              <w:t>汽油</w:t>
            </w:r>
            <w:r>
              <w:rPr>
                <w:rFonts w:ascii="Times New Roman" w:hAnsi="Times New Roman"/>
                <w:kern w:val="0"/>
              </w:rPr>
              <w:t>/</w:t>
            </w:r>
            <w:r>
              <w:rPr>
                <w:rFonts w:ascii="Times New Roman" w:hAnsi="Times New Roman" w:hint="eastAsia"/>
                <w:kern w:val="0"/>
              </w:rPr>
              <w:t>柴油</w:t>
            </w:r>
            <w:r>
              <w:rPr>
                <w:rFonts w:ascii="Times New Roman" w:hAnsi="Times New Roman"/>
                <w:kern w:val="0"/>
              </w:rPr>
              <w:t>/</w:t>
            </w:r>
            <w:r>
              <w:rPr>
                <w:rFonts w:ascii="Times New Roman" w:hAnsi="Times New Roman" w:hint="eastAsia"/>
                <w:kern w:val="0"/>
              </w:rPr>
              <w:t>燃气</w:t>
            </w:r>
          </w:p>
        </w:tc>
        <w:tc>
          <w:tcPr>
            <w:tcW w:w="2288" w:type="dxa"/>
            <w:tcBorders>
              <w:top w:val="nil"/>
              <w:left w:val="nil"/>
              <w:bottom w:val="single" w:sz="4" w:space="0" w:color="auto"/>
              <w:right w:val="single" w:sz="4" w:space="0" w:color="auto"/>
            </w:tcBorders>
            <w:vAlign w:val="center"/>
          </w:tcPr>
          <w:p w14:paraId="7E3D7B10" w14:textId="77777777" w:rsidR="001A11CB" w:rsidRDefault="001A11CB" w:rsidP="00E43DD9">
            <w:pPr>
              <w:spacing w:line="240" w:lineRule="auto"/>
              <w:ind w:firstLine="0"/>
            </w:pPr>
            <w:r w:rsidRPr="008D2CD8">
              <w:rPr>
                <w:rFonts w:ascii="Times New Roman" w:hAnsi="Times New Roman" w:hint="eastAsia"/>
                <w:kern w:val="0"/>
              </w:rPr>
              <w:t>国</w:t>
            </w:r>
            <w:r w:rsidRPr="008D2CD8">
              <w:rPr>
                <w:rFonts w:ascii="Times New Roman" w:hAnsi="Times New Roman" w:hint="eastAsia"/>
                <w:kern w:val="0"/>
              </w:rPr>
              <w:t>1</w:t>
            </w:r>
            <w:r w:rsidRPr="008D2CD8">
              <w:rPr>
                <w:rFonts w:ascii="Times New Roman" w:hAnsi="Times New Roman" w:hint="eastAsia"/>
                <w:kern w:val="0"/>
              </w:rPr>
              <w:t>前</w:t>
            </w:r>
            <w:r w:rsidRPr="008D2CD8">
              <w:rPr>
                <w:rFonts w:ascii="Times New Roman" w:hAnsi="Times New Roman" w:hint="eastAsia"/>
                <w:kern w:val="0"/>
              </w:rPr>
              <w:t>/</w:t>
            </w:r>
            <w:r w:rsidRPr="008D2CD8">
              <w:rPr>
                <w:rFonts w:ascii="Times New Roman" w:hAnsi="Times New Roman" w:hint="eastAsia"/>
                <w:kern w:val="0"/>
              </w:rPr>
              <w:t>国</w:t>
            </w:r>
            <w:r w:rsidRPr="008D2CD8">
              <w:rPr>
                <w:rFonts w:ascii="Times New Roman" w:hAnsi="Times New Roman" w:hint="eastAsia"/>
                <w:kern w:val="0"/>
              </w:rPr>
              <w:t>1/</w:t>
            </w:r>
            <w:r w:rsidRPr="008D2CD8">
              <w:rPr>
                <w:rFonts w:ascii="Times New Roman" w:hAnsi="Times New Roman" w:hint="eastAsia"/>
                <w:kern w:val="0"/>
              </w:rPr>
              <w:t>国</w:t>
            </w:r>
            <w:r w:rsidRPr="008D2CD8">
              <w:rPr>
                <w:rFonts w:ascii="Times New Roman" w:hAnsi="Times New Roman" w:hint="eastAsia"/>
                <w:kern w:val="0"/>
              </w:rPr>
              <w:t>2/</w:t>
            </w:r>
            <w:r w:rsidRPr="008D2CD8">
              <w:rPr>
                <w:rFonts w:ascii="Times New Roman" w:hAnsi="Times New Roman" w:hint="eastAsia"/>
                <w:kern w:val="0"/>
              </w:rPr>
              <w:t>国</w:t>
            </w:r>
            <w:r w:rsidRPr="008D2CD8">
              <w:rPr>
                <w:rFonts w:ascii="Times New Roman" w:hAnsi="Times New Roman" w:hint="eastAsia"/>
                <w:kern w:val="0"/>
              </w:rPr>
              <w:t>3/</w:t>
            </w:r>
            <w:r w:rsidRPr="008D2CD8">
              <w:rPr>
                <w:rFonts w:ascii="Times New Roman" w:hAnsi="Times New Roman" w:hint="eastAsia"/>
                <w:kern w:val="0"/>
              </w:rPr>
              <w:t>国</w:t>
            </w:r>
            <w:r w:rsidRPr="008D2CD8">
              <w:rPr>
                <w:rFonts w:ascii="Times New Roman" w:hAnsi="Times New Roman" w:hint="eastAsia"/>
                <w:kern w:val="0"/>
              </w:rPr>
              <w:t>4/</w:t>
            </w:r>
            <w:r w:rsidRPr="008D2CD8">
              <w:rPr>
                <w:rFonts w:ascii="Times New Roman" w:hAnsi="Times New Roman" w:hint="eastAsia"/>
                <w:kern w:val="0"/>
              </w:rPr>
              <w:t>国</w:t>
            </w:r>
            <w:r w:rsidRPr="008D2CD8">
              <w:rPr>
                <w:rFonts w:ascii="Times New Roman" w:hAnsi="Times New Roman" w:hint="eastAsia"/>
                <w:kern w:val="0"/>
              </w:rPr>
              <w:t>5/</w:t>
            </w:r>
            <w:r>
              <w:rPr>
                <w:rFonts w:ascii="Times New Roman" w:hAnsi="Times New Roman" w:hint="eastAsia"/>
                <w:kern w:val="0"/>
              </w:rPr>
              <w:t>国</w:t>
            </w:r>
            <w:r>
              <w:rPr>
                <w:rFonts w:ascii="Times New Roman" w:hAnsi="Times New Roman" w:hint="eastAsia"/>
                <w:kern w:val="0"/>
              </w:rPr>
              <w:t>6</w:t>
            </w:r>
          </w:p>
        </w:tc>
      </w:tr>
      <w:tr w:rsidR="001A11CB" w:rsidRPr="00064F8A" w14:paraId="7C4B6B9D" w14:textId="77777777" w:rsidTr="0019152A">
        <w:trPr>
          <w:trHeight w:val="226"/>
          <w:jc w:val="center"/>
        </w:trPr>
        <w:tc>
          <w:tcPr>
            <w:tcW w:w="1044" w:type="dxa"/>
            <w:vMerge/>
            <w:tcBorders>
              <w:top w:val="nil"/>
              <w:left w:val="single" w:sz="4" w:space="0" w:color="auto"/>
              <w:bottom w:val="single" w:sz="4" w:space="0" w:color="000000"/>
              <w:right w:val="single" w:sz="4" w:space="0" w:color="auto"/>
            </w:tcBorders>
            <w:vAlign w:val="center"/>
            <w:hideMark/>
          </w:tcPr>
          <w:p w14:paraId="00C9C199" w14:textId="77777777" w:rsidR="001A11CB" w:rsidRPr="00064F8A" w:rsidRDefault="001A11CB" w:rsidP="00E43DD9">
            <w:pPr>
              <w:snapToGrid w:val="0"/>
              <w:spacing w:line="240" w:lineRule="auto"/>
              <w:ind w:firstLine="0"/>
              <w:rPr>
                <w:rFonts w:ascii="Times New Roman" w:hAnsi="Times New Roman"/>
                <w:kern w:val="0"/>
              </w:rPr>
            </w:pPr>
          </w:p>
        </w:tc>
        <w:tc>
          <w:tcPr>
            <w:tcW w:w="3118" w:type="dxa"/>
            <w:tcBorders>
              <w:top w:val="nil"/>
              <w:left w:val="nil"/>
              <w:bottom w:val="single" w:sz="4" w:space="0" w:color="auto"/>
              <w:right w:val="single" w:sz="4" w:space="0" w:color="auto"/>
            </w:tcBorders>
            <w:shd w:val="clear" w:color="auto" w:fill="auto"/>
            <w:noWrap/>
            <w:vAlign w:val="center"/>
            <w:hideMark/>
          </w:tcPr>
          <w:p w14:paraId="5714CBEB" w14:textId="77777777" w:rsidR="001A11CB" w:rsidRPr="00064F8A" w:rsidRDefault="001A11CB" w:rsidP="00E43DD9">
            <w:pPr>
              <w:snapToGrid w:val="0"/>
              <w:spacing w:line="240" w:lineRule="auto"/>
              <w:ind w:firstLine="0"/>
              <w:rPr>
                <w:rFonts w:ascii="Times New Roman" w:hAnsi="Times New Roman"/>
                <w:kern w:val="0"/>
              </w:rPr>
            </w:pPr>
            <w:r w:rsidRPr="00064F8A">
              <w:rPr>
                <w:rFonts w:ascii="Times New Roman" w:hAnsi="Times New Roman"/>
                <w:kern w:val="0"/>
              </w:rPr>
              <w:t>普通摩托车</w:t>
            </w:r>
          </w:p>
        </w:tc>
        <w:tc>
          <w:tcPr>
            <w:tcW w:w="2496" w:type="dxa"/>
            <w:tcBorders>
              <w:top w:val="nil"/>
              <w:left w:val="nil"/>
              <w:bottom w:val="single" w:sz="4" w:space="0" w:color="auto"/>
              <w:right w:val="single" w:sz="4" w:space="0" w:color="auto"/>
            </w:tcBorders>
            <w:vAlign w:val="center"/>
          </w:tcPr>
          <w:p w14:paraId="53DFDF32" w14:textId="77777777" w:rsidR="001A11CB" w:rsidRPr="00064F8A" w:rsidRDefault="001A11CB" w:rsidP="00E43DD9">
            <w:pPr>
              <w:snapToGrid w:val="0"/>
              <w:spacing w:line="240" w:lineRule="auto"/>
              <w:ind w:firstLine="0"/>
              <w:rPr>
                <w:rFonts w:ascii="Times New Roman" w:hAnsi="Times New Roman"/>
                <w:kern w:val="0"/>
              </w:rPr>
            </w:pPr>
            <w:r>
              <w:rPr>
                <w:rFonts w:ascii="Times New Roman" w:hAnsi="Times New Roman" w:hint="eastAsia"/>
                <w:kern w:val="0"/>
              </w:rPr>
              <w:t>汽油</w:t>
            </w:r>
          </w:p>
        </w:tc>
        <w:tc>
          <w:tcPr>
            <w:tcW w:w="2288" w:type="dxa"/>
            <w:tcBorders>
              <w:top w:val="nil"/>
              <w:left w:val="nil"/>
              <w:bottom w:val="single" w:sz="4" w:space="0" w:color="auto"/>
              <w:right w:val="single" w:sz="4" w:space="0" w:color="auto"/>
            </w:tcBorders>
            <w:vAlign w:val="center"/>
          </w:tcPr>
          <w:p w14:paraId="4E826AE3" w14:textId="77777777" w:rsidR="001A11CB" w:rsidRDefault="001A11CB" w:rsidP="00E43DD9">
            <w:pPr>
              <w:spacing w:line="240" w:lineRule="auto"/>
              <w:ind w:firstLine="0"/>
            </w:pPr>
            <w:r w:rsidRPr="008D2CD8">
              <w:rPr>
                <w:rFonts w:ascii="Times New Roman" w:hAnsi="Times New Roman" w:hint="eastAsia"/>
                <w:kern w:val="0"/>
              </w:rPr>
              <w:t>国</w:t>
            </w:r>
            <w:r w:rsidRPr="008D2CD8">
              <w:rPr>
                <w:rFonts w:ascii="Times New Roman" w:hAnsi="Times New Roman" w:hint="eastAsia"/>
                <w:kern w:val="0"/>
              </w:rPr>
              <w:t>1</w:t>
            </w:r>
            <w:r w:rsidRPr="008D2CD8">
              <w:rPr>
                <w:rFonts w:ascii="Times New Roman" w:hAnsi="Times New Roman" w:hint="eastAsia"/>
                <w:kern w:val="0"/>
              </w:rPr>
              <w:t>前</w:t>
            </w:r>
            <w:r w:rsidRPr="008D2CD8">
              <w:rPr>
                <w:rFonts w:ascii="Times New Roman" w:hAnsi="Times New Roman" w:hint="eastAsia"/>
                <w:kern w:val="0"/>
              </w:rPr>
              <w:t>/</w:t>
            </w:r>
            <w:r w:rsidRPr="008D2CD8">
              <w:rPr>
                <w:rFonts w:ascii="Times New Roman" w:hAnsi="Times New Roman" w:hint="eastAsia"/>
                <w:kern w:val="0"/>
              </w:rPr>
              <w:t>国</w:t>
            </w:r>
            <w:r w:rsidRPr="008D2CD8">
              <w:rPr>
                <w:rFonts w:ascii="Times New Roman" w:hAnsi="Times New Roman" w:hint="eastAsia"/>
                <w:kern w:val="0"/>
              </w:rPr>
              <w:t>1/</w:t>
            </w:r>
            <w:r w:rsidRPr="008D2CD8">
              <w:rPr>
                <w:rFonts w:ascii="Times New Roman" w:hAnsi="Times New Roman" w:hint="eastAsia"/>
                <w:kern w:val="0"/>
              </w:rPr>
              <w:t>国</w:t>
            </w:r>
            <w:r w:rsidRPr="008D2CD8">
              <w:rPr>
                <w:rFonts w:ascii="Times New Roman" w:hAnsi="Times New Roman" w:hint="eastAsia"/>
                <w:kern w:val="0"/>
              </w:rPr>
              <w:t>2/</w:t>
            </w:r>
            <w:r w:rsidRPr="008D2CD8">
              <w:rPr>
                <w:rFonts w:ascii="Times New Roman" w:hAnsi="Times New Roman" w:hint="eastAsia"/>
                <w:kern w:val="0"/>
              </w:rPr>
              <w:t>国</w:t>
            </w:r>
            <w:r w:rsidRPr="008D2CD8">
              <w:rPr>
                <w:rFonts w:ascii="Times New Roman" w:hAnsi="Times New Roman" w:hint="eastAsia"/>
                <w:kern w:val="0"/>
              </w:rPr>
              <w:t>3/</w:t>
            </w:r>
            <w:r w:rsidRPr="008D2CD8">
              <w:rPr>
                <w:rFonts w:ascii="Times New Roman" w:hAnsi="Times New Roman" w:hint="eastAsia"/>
                <w:kern w:val="0"/>
              </w:rPr>
              <w:t>国</w:t>
            </w:r>
            <w:r w:rsidRPr="008D2CD8">
              <w:rPr>
                <w:rFonts w:ascii="Times New Roman" w:hAnsi="Times New Roman" w:hint="eastAsia"/>
                <w:kern w:val="0"/>
              </w:rPr>
              <w:t>4/</w:t>
            </w:r>
            <w:r w:rsidRPr="008D2CD8">
              <w:rPr>
                <w:rFonts w:ascii="Times New Roman" w:hAnsi="Times New Roman" w:hint="eastAsia"/>
                <w:kern w:val="0"/>
              </w:rPr>
              <w:t>国</w:t>
            </w:r>
            <w:r w:rsidRPr="008D2CD8">
              <w:rPr>
                <w:rFonts w:ascii="Times New Roman" w:hAnsi="Times New Roman" w:hint="eastAsia"/>
                <w:kern w:val="0"/>
              </w:rPr>
              <w:t>5/</w:t>
            </w:r>
            <w:r>
              <w:rPr>
                <w:rFonts w:ascii="Times New Roman" w:hAnsi="Times New Roman" w:hint="eastAsia"/>
                <w:kern w:val="0"/>
              </w:rPr>
              <w:t>国</w:t>
            </w:r>
            <w:r>
              <w:rPr>
                <w:rFonts w:ascii="Times New Roman" w:hAnsi="Times New Roman" w:hint="eastAsia"/>
                <w:kern w:val="0"/>
              </w:rPr>
              <w:t>6</w:t>
            </w:r>
          </w:p>
        </w:tc>
      </w:tr>
      <w:tr w:rsidR="001A11CB" w:rsidRPr="00064F8A" w14:paraId="32C8760E" w14:textId="77777777" w:rsidTr="0019152A">
        <w:trPr>
          <w:trHeight w:val="226"/>
          <w:jc w:val="center"/>
        </w:trPr>
        <w:tc>
          <w:tcPr>
            <w:tcW w:w="1044" w:type="dxa"/>
            <w:vMerge/>
            <w:tcBorders>
              <w:top w:val="nil"/>
              <w:left w:val="single" w:sz="4" w:space="0" w:color="auto"/>
              <w:bottom w:val="single" w:sz="4" w:space="0" w:color="000000"/>
              <w:right w:val="single" w:sz="4" w:space="0" w:color="auto"/>
            </w:tcBorders>
            <w:vAlign w:val="center"/>
            <w:hideMark/>
          </w:tcPr>
          <w:p w14:paraId="746C6E7A" w14:textId="77777777" w:rsidR="001A11CB" w:rsidRPr="00064F8A" w:rsidRDefault="001A11CB" w:rsidP="00E43DD9">
            <w:pPr>
              <w:snapToGrid w:val="0"/>
              <w:spacing w:line="240" w:lineRule="auto"/>
              <w:ind w:firstLine="0"/>
              <w:rPr>
                <w:rFonts w:ascii="Times New Roman" w:hAnsi="Times New Roman"/>
                <w:kern w:val="0"/>
              </w:rPr>
            </w:pPr>
          </w:p>
        </w:tc>
        <w:tc>
          <w:tcPr>
            <w:tcW w:w="3118" w:type="dxa"/>
            <w:tcBorders>
              <w:top w:val="nil"/>
              <w:left w:val="nil"/>
              <w:bottom w:val="single" w:sz="4" w:space="0" w:color="auto"/>
              <w:right w:val="single" w:sz="4" w:space="0" w:color="auto"/>
            </w:tcBorders>
            <w:shd w:val="clear" w:color="auto" w:fill="auto"/>
            <w:noWrap/>
            <w:vAlign w:val="center"/>
            <w:hideMark/>
          </w:tcPr>
          <w:p w14:paraId="7ED735AD" w14:textId="77777777" w:rsidR="001A11CB" w:rsidRPr="00064F8A" w:rsidRDefault="001A11CB" w:rsidP="00E43DD9">
            <w:pPr>
              <w:snapToGrid w:val="0"/>
              <w:spacing w:line="240" w:lineRule="auto"/>
              <w:ind w:firstLine="0"/>
              <w:rPr>
                <w:rFonts w:ascii="Times New Roman" w:hAnsi="Times New Roman"/>
                <w:kern w:val="0"/>
              </w:rPr>
            </w:pPr>
            <w:r w:rsidRPr="00064F8A">
              <w:rPr>
                <w:rFonts w:ascii="Times New Roman" w:hAnsi="Times New Roman"/>
                <w:kern w:val="0"/>
              </w:rPr>
              <w:t>轻便摩托车</w:t>
            </w:r>
          </w:p>
        </w:tc>
        <w:tc>
          <w:tcPr>
            <w:tcW w:w="2496" w:type="dxa"/>
            <w:tcBorders>
              <w:top w:val="nil"/>
              <w:left w:val="nil"/>
              <w:bottom w:val="single" w:sz="4" w:space="0" w:color="auto"/>
              <w:right w:val="single" w:sz="4" w:space="0" w:color="auto"/>
            </w:tcBorders>
            <w:vAlign w:val="center"/>
          </w:tcPr>
          <w:p w14:paraId="21333BB0" w14:textId="77777777" w:rsidR="001A11CB" w:rsidRPr="00064F8A" w:rsidRDefault="001A11CB" w:rsidP="00E43DD9">
            <w:pPr>
              <w:snapToGrid w:val="0"/>
              <w:spacing w:line="240" w:lineRule="auto"/>
              <w:ind w:firstLine="0"/>
              <w:rPr>
                <w:rFonts w:ascii="Times New Roman" w:hAnsi="Times New Roman"/>
                <w:kern w:val="0"/>
              </w:rPr>
            </w:pPr>
            <w:r>
              <w:rPr>
                <w:rFonts w:ascii="Times New Roman" w:hAnsi="Times New Roman" w:hint="eastAsia"/>
                <w:kern w:val="0"/>
              </w:rPr>
              <w:t>汽油</w:t>
            </w:r>
          </w:p>
        </w:tc>
        <w:tc>
          <w:tcPr>
            <w:tcW w:w="2288" w:type="dxa"/>
            <w:tcBorders>
              <w:top w:val="nil"/>
              <w:left w:val="nil"/>
              <w:bottom w:val="single" w:sz="4" w:space="0" w:color="auto"/>
              <w:right w:val="single" w:sz="4" w:space="0" w:color="auto"/>
            </w:tcBorders>
            <w:vAlign w:val="center"/>
          </w:tcPr>
          <w:p w14:paraId="4585A2EF" w14:textId="77777777" w:rsidR="001A11CB" w:rsidRDefault="001A11CB" w:rsidP="00E43DD9">
            <w:pPr>
              <w:spacing w:line="240" w:lineRule="auto"/>
              <w:ind w:firstLine="0"/>
            </w:pPr>
            <w:r w:rsidRPr="008D2CD8">
              <w:rPr>
                <w:rFonts w:ascii="Times New Roman" w:hAnsi="Times New Roman" w:hint="eastAsia"/>
                <w:kern w:val="0"/>
              </w:rPr>
              <w:t>国</w:t>
            </w:r>
            <w:r w:rsidRPr="008D2CD8">
              <w:rPr>
                <w:rFonts w:ascii="Times New Roman" w:hAnsi="Times New Roman" w:hint="eastAsia"/>
                <w:kern w:val="0"/>
              </w:rPr>
              <w:t>1</w:t>
            </w:r>
            <w:r w:rsidRPr="008D2CD8">
              <w:rPr>
                <w:rFonts w:ascii="Times New Roman" w:hAnsi="Times New Roman" w:hint="eastAsia"/>
                <w:kern w:val="0"/>
              </w:rPr>
              <w:t>前</w:t>
            </w:r>
            <w:r w:rsidRPr="008D2CD8">
              <w:rPr>
                <w:rFonts w:ascii="Times New Roman" w:hAnsi="Times New Roman" w:hint="eastAsia"/>
                <w:kern w:val="0"/>
              </w:rPr>
              <w:t>/</w:t>
            </w:r>
            <w:r w:rsidRPr="008D2CD8">
              <w:rPr>
                <w:rFonts w:ascii="Times New Roman" w:hAnsi="Times New Roman" w:hint="eastAsia"/>
                <w:kern w:val="0"/>
              </w:rPr>
              <w:t>国</w:t>
            </w:r>
            <w:r w:rsidRPr="008D2CD8">
              <w:rPr>
                <w:rFonts w:ascii="Times New Roman" w:hAnsi="Times New Roman" w:hint="eastAsia"/>
                <w:kern w:val="0"/>
              </w:rPr>
              <w:t>1/</w:t>
            </w:r>
            <w:r w:rsidRPr="008D2CD8">
              <w:rPr>
                <w:rFonts w:ascii="Times New Roman" w:hAnsi="Times New Roman" w:hint="eastAsia"/>
                <w:kern w:val="0"/>
              </w:rPr>
              <w:t>国</w:t>
            </w:r>
            <w:r w:rsidRPr="008D2CD8">
              <w:rPr>
                <w:rFonts w:ascii="Times New Roman" w:hAnsi="Times New Roman" w:hint="eastAsia"/>
                <w:kern w:val="0"/>
              </w:rPr>
              <w:t>2/</w:t>
            </w:r>
            <w:r w:rsidRPr="008D2CD8">
              <w:rPr>
                <w:rFonts w:ascii="Times New Roman" w:hAnsi="Times New Roman" w:hint="eastAsia"/>
                <w:kern w:val="0"/>
              </w:rPr>
              <w:t>国</w:t>
            </w:r>
            <w:r w:rsidRPr="008D2CD8">
              <w:rPr>
                <w:rFonts w:ascii="Times New Roman" w:hAnsi="Times New Roman" w:hint="eastAsia"/>
                <w:kern w:val="0"/>
              </w:rPr>
              <w:t>3/</w:t>
            </w:r>
            <w:r w:rsidRPr="008D2CD8">
              <w:rPr>
                <w:rFonts w:ascii="Times New Roman" w:hAnsi="Times New Roman" w:hint="eastAsia"/>
                <w:kern w:val="0"/>
              </w:rPr>
              <w:t>国</w:t>
            </w:r>
            <w:r w:rsidRPr="008D2CD8">
              <w:rPr>
                <w:rFonts w:ascii="Times New Roman" w:hAnsi="Times New Roman" w:hint="eastAsia"/>
                <w:kern w:val="0"/>
              </w:rPr>
              <w:t>4/</w:t>
            </w:r>
            <w:r w:rsidRPr="008D2CD8">
              <w:rPr>
                <w:rFonts w:ascii="Times New Roman" w:hAnsi="Times New Roman" w:hint="eastAsia"/>
                <w:kern w:val="0"/>
              </w:rPr>
              <w:t>国</w:t>
            </w:r>
            <w:r w:rsidRPr="008D2CD8">
              <w:rPr>
                <w:rFonts w:ascii="Times New Roman" w:hAnsi="Times New Roman" w:hint="eastAsia"/>
                <w:kern w:val="0"/>
              </w:rPr>
              <w:t>5/</w:t>
            </w:r>
            <w:r>
              <w:rPr>
                <w:rFonts w:ascii="Times New Roman" w:hAnsi="Times New Roman" w:hint="eastAsia"/>
                <w:kern w:val="0"/>
              </w:rPr>
              <w:t>国</w:t>
            </w:r>
            <w:r>
              <w:rPr>
                <w:rFonts w:ascii="Times New Roman" w:hAnsi="Times New Roman" w:hint="eastAsia"/>
                <w:kern w:val="0"/>
              </w:rPr>
              <w:t>6</w:t>
            </w:r>
          </w:p>
        </w:tc>
      </w:tr>
      <w:tr w:rsidR="001A11CB" w:rsidRPr="00064F8A" w14:paraId="5212A7A1" w14:textId="77777777" w:rsidTr="0019152A">
        <w:trPr>
          <w:trHeight w:val="234"/>
          <w:jc w:val="center"/>
        </w:trPr>
        <w:tc>
          <w:tcPr>
            <w:tcW w:w="104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F65B8A6" w14:textId="77777777" w:rsidR="001A11CB" w:rsidRPr="00064F8A" w:rsidRDefault="001A11CB" w:rsidP="00E43DD9">
            <w:pPr>
              <w:snapToGrid w:val="0"/>
              <w:spacing w:line="240" w:lineRule="auto"/>
              <w:ind w:firstLine="0"/>
              <w:rPr>
                <w:rFonts w:ascii="Times New Roman" w:hAnsi="Times New Roman"/>
                <w:kern w:val="0"/>
              </w:rPr>
            </w:pPr>
            <w:r w:rsidRPr="00064F8A">
              <w:rPr>
                <w:rFonts w:ascii="宋体" w:hAnsi="宋体" w:hint="eastAsia"/>
                <w:kern w:val="0"/>
              </w:rPr>
              <w:t>非道路移动源</w:t>
            </w:r>
          </w:p>
        </w:tc>
        <w:tc>
          <w:tcPr>
            <w:tcW w:w="3118" w:type="dxa"/>
            <w:tcBorders>
              <w:top w:val="nil"/>
              <w:left w:val="nil"/>
              <w:bottom w:val="single" w:sz="4" w:space="0" w:color="auto"/>
              <w:right w:val="single" w:sz="4" w:space="0" w:color="auto"/>
            </w:tcBorders>
            <w:shd w:val="clear" w:color="auto" w:fill="auto"/>
            <w:noWrap/>
            <w:vAlign w:val="center"/>
            <w:hideMark/>
          </w:tcPr>
          <w:p w14:paraId="0C698FAD" w14:textId="77777777" w:rsidR="001A11CB" w:rsidRPr="00534CEF" w:rsidRDefault="001A11CB" w:rsidP="00E43DD9">
            <w:pPr>
              <w:snapToGrid w:val="0"/>
              <w:spacing w:line="240" w:lineRule="auto"/>
              <w:ind w:firstLine="0"/>
              <w:rPr>
                <w:rFonts w:ascii="宋体" w:hAnsi="宋体" w:cs="宋体"/>
                <w:b/>
                <w:bCs/>
                <w:kern w:val="0"/>
              </w:rPr>
            </w:pPr>
            <w:r w:rsidRPr="00534CEF">
              <w:rPr>
                <w:rFonts w:ascii="宋体" w:hAnsi="宋体" w:hint="eastAsia"/>
                <w:kern w:val="0"/>
              </w:rPr>
              <w:t>飞机</w:t>
            </w:r>
          </w:p>
        </w:tc>
        <w:tc>
          <w:tcPr>
            <w:tcW w:w="2496" w:type="dxa"/>
            <w:tcBorders>
              <w:top w:val="nil"/>
              <w:left w:val="nil"/>
              <w:bottom w:val="single" w:sz="4" w:space="0" w:color="auto"/>
              <w:right w:val="single" w:sz="4" w:space="0" w:color="auto"/>
            </w:tcBorders>
            <w:vAlign w:val="center"/>
          </w:tcPr>
          <w:p w14:paraId="48B98B61" w14:textId="77777777" w:rsidR="001A11CB" w:rsidRPr="00534CEF" w:rsidRDefault="001A11CB" w:rsidP="00E43DD9">
            <w:pPr>
              <w:snapToGrid w:val="0"/>
              <w:spacing w:line="240" w:lineRule="auto"/>
              <w:ind w:firstLine="0"/>
              <w:rPr>
                <w:rFonts w:ascii="宋体" w:hAnsi="宋体"/>
                <w:kern w:val="0"/>
              </w:rPr>
            </w:pPr>
            <w:r>
              <w:rPr>
                <w:rFonts w:ascii="宋体" w:hAnsi="宋体" w:hint="eastAsia"/>
                <w:kern w:val="0"/>
              </w:rPr>
              <w:t>-</w:t>
            </w:r>
          </w:p>
        </w:tc>
        <w:tc>
          <w:tcPr>
            <w:tcW w:w="2288" w:type="dxa"/>
            <w:tcBorders>
              <w:top w:val="nil"/>
              <w:left w:val="nil"/>
              <w:bottom w:val="single" w:sz="4" w:space="0" w:color="auto"/>
              <w:right w:val="single" w:sz="4" w:space="0" w:color="auto"/>
            </w:tcBorders>
            <w:vAlign w:val="center"/>
          </w:tcPr>
          <w:p w14:paraId="1124F689" w14:textId="77777777" w:rsidR="001A11CB" w:rsidRPr="00534CEF" w:rsidRDefault="001A11CB" w:rsidP="00E43DD9">
            <w:pPr>
              <w:snapToGrid w:val="0"/>
              <w:spacing w:line="240" w:lineRule="auto"/>
              <w:ind w:firstLine="0"/>
              <w:rPr>
                <w:rFonts w:ascii="宋体" w:hAnsi="宋体"/>
                <w:kern w:val="0"/>
              </w:rPr>
            </w:pPr>
            <w:r>
              <w:rPr>
                <w:rFonts w:ascii="宋体" w:hAnsi="宋体" w:hint="eastAsia"/>
                <w:kern w:val="0"/>
              </w:rPr>
              <w:t>-</w:t>
            </w:r>
          </w:p>
        </w:tc>
      </w:tr>
      <w:tr w:rsidR="001A11CB" w:rsidRPr="00064F8A" w14:paraId="75A2465D" w14:textId="77777777" w:rsidTr="0019152A">
        <w:trPr>
          <w:trHeight w:val="234"/>
          <w:jc w:val="center"/>
        </w:trPr>
        <w:tc>
          <w:tcPr>
            <w:tcW w:w="1044" w:type="dxa"/>
            <w:vMerge/>
            <w:tcBorders>
              <w:top w:val="nil"/>
              <w:left w:val="single" w:sz="4" w:space="0" w:color="auto"/>
              <w:bottom w:val="single" w:sz="4" w:space="0" w:color="000000"/>
              <w:right w:val="single" w:sz="4" w:space="0" w:color="auto"/>
            </w:tcBorders>
            <w:shd w:val="clear" w:color="auto" w:fill="auto"/>
            <w:noWrap/>
            <w:vAlign w:val="center"/>
          </w:tcPr>
          <w:p w14:paraId="30B5BEBB" w14:textId="77777777" w:rsidR="001A11CB" w:rsidRPr="00064F8A" w:rsidRDefault="001A11CB" w:rsidP="00E43DD9">
            <w:pPr>
              <w:snapToGrid w:val="0"/>
              <w:spacing w:line="240" w:lineRule="auto"/>
              <w:ind w:firstLine="0"/>
              <w:rPr>
                <w:rFonts w:ascii="宋体" w:hAnsi="宋体"/>
                <w:kern w:val="0"/>
              </w:rPr>
            </w:pPr>
          </w:p>
        </w:tc>
        <w:tc>
          <w:tcPr>
            <w:tcW w:w="3118" w:type="dxa"/>
            <w:tcBorders>
              <w:top w:val="nil"/>
              <w:left w:val="nil"/>
              <w:bottom w:val="single" w:sz="4" w:space="0" w:color="auto"/>
              <w:right w:val="single" w:sz="4" w:space="0" w:color="auto"/>
            </w:tcBorders>
            <w:shd w:val="clear" w:color="auto" w:fill="auto"/>
            <w:noWrap/>
            <w:vAlign w:val="center"/>
          </w:tcPr>
          <w:p w14:paraId="4762CD59" w14:textId="77777777" w:rsidR="001A11CB" w:rsidRPr="00534CEF" w:rsidRDefault="001A11CB" w:rsidP="00E43DD9">
            <w:pPr>
              <w:snapToGrid w:val="0"/>
              <w:spacing w:line="240" w:lineRule="auto"/>
              <w:ind w:firstLine="0"/>
              <w:rPr>
                <w:rFonts w:ascii="宋体" w:hAnsi="宋体"/>
                <w:kern w:val="0"/>
              </w:rPr>
            </w:pPr>
            <w:r w:rsidRPr="00534CEF">
              <w:rPr>
                <w:rFonts w:ascii="宋体" w:hAnsi="宋体" w:hint="eastAsia"/>
                <w:kern w:val="0"/>
              </w:rPr>
              <w:t>船舶</w:t>
            </w:r>
          </w:p>
        </w:tc>
        <w:tc>
          <w:tcPr>
            <w:tcW w:w="2496" w:type="dxa"/>
            <w:tcBorders>
              <w:top w:val="nil"/>
              <w:left w:val="nil"/>
              <w:bottom w:val="single" w:sz="4" w:space="0" w:color="auto"/>
              <w:right w:val="single" w:sz="4" w:space="0" w:color="auto"/>
            </w:tcBorders>
            <w:vAlign w:val="center"/>
          </w:tcPr>
          <w:p w14:paraId="346C98C3" w14:textId="77777777" w:rsidR="001A11CB" w:rsidRPr="00534CEF" w:rsidRDefault="001A11CB" w:rsidP="00E43DD9">
            <w:pPr>
              <w:snapToGrid w:val="0"/>
              <w:spacing w:line="240" w:lineRule="auto"/>
              <w:ind w:firstLine="0"/>
              <w:rPr>
                <w:rFonts w:ascii="宋体" w:hAnsi="宋体"/>
                <w:kern w:val="0"/>
              </w:rPr>
            </w:pPr>
            <w:r>
              <w:rPr>
                <w:rFonts w:ascii="宋体" w:hAnsi="宋体" w:hint="eastAsia"/>
                <w:kern w:val="0"/>
              </w:rPr>
              <w:t>燃料类型</w:t>
            </w:r>
          </w:p>
        </w:tc>
        <w:tc>
          <w:tcPr>
            <w:tcW w:w="2288" w:type="dxa"/>
            <w:tcBorders>
              <w:top w:val="nil"/>
              <w:left w:val="nil"/>
              <w:bottom w:val="single" w:sz="4" w:space="0" w:color="auto"/>
              <w:right w:val="single" w:sz="4" w:space="0" w:color="auto"/>
            </w:tcBorders>
            <w:vAlign w:val="center"/>
          </w:tcPr>
          <w:p w14:paraId="452D4AFB" w14:textId="77777777" w:rsidR="001A11CB" w:rsidRPr="00534CEF" w:rsidRDefault="001A11CB" w:rsidP="00E43DD9">
            <w:pPr>
              <w:snapToGrid w:val="0"/>
              <w:spacing w:line="240" w:lineRule="auto"/>
              <w:ind w:firstLine="0"/>
              <w:rPr>
                <w:rFonts w:ascii="宋体" w:hAnsi="宋体"/>
                <w:kern w:val="0"/>
              </w:rPr>
            </w:pPr>
            <w:r>
              <w:rPr>
                <w:rFonts w:ascii="宋体" w:hAnsi="宋体" w:hint="eastAsia"/>
                <w:kern w:val="0"/>
              </w:rPr>
              <w:t>-</w:t>
            </w:r>
          </w:p>
        </w:tc>
      </w:tr>
      <w:tr w:rsidR="00AF50BF" w:rsidRPr="00064F8A" w14:paraId="782C2D58" w14:textId="77777777" w:rsidTr="0019152A">
        <w:trPr>
          <w:trHeight w:val="234"/>
          <w:jc w:val="center"/>
        </w:trPr>
        <w:tc>
          <w:tcPr>
            <w:tcW w:w="1044" w:type="dxa"/>
            <w:vMerge/>
            <w:tcBorders>
              <w:top w:val="nil"/>
              <w:left w:val="single" w:sz="4" w:space="0" w:color="auto"/>
              <w:bottom w:val="single" w:sz="4" w:space="0" w:color="000000"/>
              <w:right w:val="single" w:sz="4" w:space="0" w:color="auto"/>
            </w:tcBorders>
            <w:shd w:val="clear" w:color="auto" w:fill="auto"/>
            <w:noWrap/>
            <w:vAlign w:val="center"/>
          </w:tcPr>
          <w:p w14:paraId="6037CC5E" w14:textId="77777777" w:rsidR="00AF50BF" w:rsidRPr="00064F8A" w:rsidRDefault="00AF50BF" w:rsidP="00E43DD9">
            <w:pPr>
              <w:snapToGrid w:val="0"/>
              <w:spacing w:line="240" w:lineRule="auto"/>
              <w:ind w:firstLine="0"/>
              <w:rPr>
                <w:rFonts w:ascii="宋体" w:hAnsi="宋体"/>
                <w:kern w:val="0"/>
              </w:rPr>
            </w:pPr>
          </w:p>
        </w:tc>
        <w:tc>
          <w:tcPr>
            <w:tcW w:w="3118" w:type="dxa"/>
            <w:tcBorders>
              <w:top w:val="nil"/>
              <w:left w:val="nil"/>
              <w:bottom w:val="single" w:sz="4" w:space="0" w:color="auto"/>
              <w:right w:val="single" w:sz="4" w:space="0" w:color="auto"/>
            </w:tcBorders>
            <w:shd w:val="clear" w:color="auto" w:fill="auto"/>
            <w:noWrap/>
            <w:vAlign w:val="center"/>
          </w:tcPr>
          <w:p w14:paraId="57A81700" w14:textId="51D48E91" w:rsidR="00AF50BF" w:rsidRPr="00534CEF" w:rsidRDefault="00AF50BF" w:rsidP="00E43DD9">
            <w:pPr>
              <w:snapToGrid w:val="0"/>
              <w:spacing w:line="240" w:lineRule="auto"/>
              <w:ind w:firstLine="0"/>
              <w:rPr>
                <w:rFonts w:ascii="宋体" w:hAnsi="宋体"/>
                <w:kern w:val="0"/>
              </w:rPr>
            </w:pPr>
            <w:r>
              <w:rPr>
                <w:rFonts w:ascii="宋体" w:hAnsi="宋体" w:hint="eastAsia"/>
                <w:kern w:val="0"/>
              </w:rPr>
              <w:t>港口机械</w:t>
            </w:r>
          </w:p>
        </w:tc>
        <w:tc>
          <w:tcPr>
            <w:tcW w:w="2496" w:type="dxa"/>
            <w:tcBorders>
              <w:top w:val="nil"/>
              <w:left w:val="nil"/>
              <w:bottom w:val="single" w:sz="4" w:space="0" w:color="auto"/>
              <w:right w:val="single" w:sz="4" w:space="0" w:color="auto"/>
            </w:tcBorders>
            <w:vAlign w:val="center"/>
          </w:tcPr>
          <w:p w14:paraId="66874792" w14:textId="369E646C" w:rsidR="00AF50BF" w:rsidRDefault="00AF50BF" w:rsidP="00E43DD9">
            <w:pPr>
              <w:snapToGrid w:val="0"/>
              <w:spacing w:line="240" w:lineRule="auto"/>
              <w:ind w:firstLine="0"/>
              <w:rPr>
                <w:rFonts w:ascii="宋体" w:hAnsi="宋体"/>
                <w:kern w:val="0"/>
              </w:rPr>
            </w:pPr>
            <w:r>
              <w:rPr>
                <w:rFonts w:ascii="宋体" w:hAnsi="宋体" w:hint="eastAsia"/>
                <w:kern w:val="0"/>
              </w:rPr>
              <w:t>燃料类型</w:t>
            </w:r>
          </w:p>
        </w:tc>
        <w:tc>
          <w:tcPr>
            <w:tcW w:w="2288" w:type="dxa"/>
            <w:tcBorders>
              <w:top w:val="nil"/>
              <w:left w:val="nil"/>
              <w:bottom w:val="single" w:sz="4" w:space="0" w:color="auto"/>
              <w:right w:val="single" w:sz="4" w:space="0" w:color="auto"/>
            </w:tcBorders>
            <w:vAlign w:val="center"/>
          </w:tcPr>
          <w:p w14:paraId="6ED18D71" w14:textId="7F26EB5E" w:rsidR="00AF50BF" w:rsidRDefault="00AF50BF" w:rsidP="00E43DD9">
            <w:pPr>
              <w:snapToGrid w:val="0"/>
              <w:spacing w:line="240" w:lineRule="auto"/>
              <w:ind w:firstLine="0"/>
              <w:rPr>
                <w:rFonts w:ascii="宋体" w:hAnsi="宋体"/>
                <w:kern w:val="0"/>
              </w:rPr>
            </w:pPr>
            <w:r>
              <w:rPr>
                <w:rFonts w:ascii="宋体" w:hAnsi="宋体" w:hint="eastAsia"/>
                <w:kern w:val="0"/>
              </w:rPr>
              <w:t>-</w:t>
            </w:r>
          </w:p>
        </w:tc>
      </w:tr>
      <w:tr w:rsidR="001A11CB" w:rsidRPr="00064F8A" w14:paraId="0C386DF4" w14:textId="77777777" w:rsidTr="0019152A">
        <w:trPr>
          <w:trHeight w:val="226"/>
          <w:jc w:val="center"/>
        </w:trPr>
        <w:tc>
          <w:tcPr>
            <w:tcW w:w="1044" w:type="dxa"/>
            <w:vMerge/>
            <w:tcBorders>
              <w:top w:val="nil"/>
              <w:left w:val="single" w:sz="4" w:space="0" w:color="auto"/>
              <w:bottom w:val="single" w:sz="4" w:space="0" w:color="000000"/>
              <w:right w:val="single" w:sz="4" w:space="0" w:color="auto"/>
            </w:tcBorders>
            <w:vAlign w:val="center"/>
          </w:tcPr>
          <w:p w14:paraId="6D724D0D" w14:textId="77777777" w:rsidR="001A11CB" w:rsidRPr="00064F8A" w:rsidRDefault="001A11CB" w:rsidP="00E43DD9">
            <w:pPr>
              <w:snapToGrid w:val="0"/>
              <w:spacing w:line="240" w:lineRule="auto"/>
              <w:ind w:firstLine="0"/>
              <w:rPr>
                <w:rFonts w:ascii="Times New Roman" w:hAnsi="Times New Roman"/>
                <w:kern w:val="0"/>
              </w:rPr>
            </w:pPr>
          </w:p>
        </w:tc>
        <w:tc>
          <w:tcPr>
            <w:tcW w:w="3118" w:type="dxa"/>
            <w:tcBorders>
              <w:top w:val="nil"/>
              <w:left w:val="nil"/>
              <w:bottom w:val="single" w:sz="4" w:space="0" w:color="auto"/>
              <w:right w:val="single" w:sz="4" w:space="0" w:color="auto"/>
            </w:tcBorders>
            <w:shd w:val="clear" w:color="auto" w:fill="auto"/>
            <w:noWrap/>
            <w:vAlign w:val="center"/>
          </w:tcPr>
          <w:p w14:paraId="5502E1E2" w14:textId="77777777" w:rsidR="001A11CB" w:rsidRPr="00534CEF" w:rsidRDefault="001A11CB" w:rsidP="00E43DD9">
            <w:pPr>
              <w:snapToGrid w:val="0"/>
              <w:spacing w:line="240" w:lineRule="auto"/>
              <w:ind w:firstLine="0"/>
              <w:rPr>
                <w:rFonts w:ascii="宋体" w:hAnsi="宋体"/>
                <w:kern w:val="0"/>
              </w:rPr>
            </w:pPr>
            <w:r w:rsidRPr="00534CEF">
              <w:rPr>
                <w:rFonts w:ascii="宋体" w:hAnsi="宋体" w:hint="eastAsia"/>
                <w:kern w:val="0"/>
              </w:rPr>
              <w:t>工程机械</w:t>
            </w:r>
          </w:p>
        </w:tc>
        <w:tc>
          <w:tcPr>
            <w:tcW w:w="2496" w:type="dxa"/>
            <w:tcBorders>
              <w:top w:val="nil"/>
              <w:left w:val="nil"/>
              <w:bottom w:val="single" w:sz="4" w:space="0" w:color="auto"/>
              <w:right w:val="single" w:sz="4" w:space="0" w:color="auto"/>
            </w:tcBorders>
            <w:vAlign w:val="center"/>
          </w:tcPr>
          <w:p w14:paraId="6AA0862C" w14:textId="77777777" w:rsidR="001A11CB" w:rsidRPr="00534CEF" w:rsidRDefault="001A11CB" w:rsidP="00E43DD9">
            <w:pPr>
              <w:snapToGrid w:val="0"/>
              <w:spacing w:line="240" w:lineRule="auto"/>
              <w:ind w:firstLine="0"/>
              <w:rPr>
                <w:rFonts w:ascii="宋体" w:hAnsi="宋体"/>
                <w:kern w:val="0"/>
              </w:rPr>
            </w:pPr>
            <w:r>
              <w:rPr>
                <w:rFonts w:ascii="宋体" w:hAnsi="宋体" w:hint="eastAsia"/>
                <w:kern w:val="0"/>
              </w:rPr>
              <w:t>燃料类型</w:t>
            </w:r>
          </w:p>
        </w:tc>
        <w:tc>
          <w:tcPr>
            <w:tcW w:w="2288" w:type="dxa"/>
            <w:tcBorders>
              <w:top w:val="nil"/>
              <w:left w:val="nil"/>
              <w:bottom w:val="single" w:sz="4" w:space="0" w:color="auto"/>
              <w:right w:val="single" w:sz="4" w:space="0" w:color="auto"/>
            </w:tcBorders>
            <w:vAlign w:val="center"/>
          </w:tcPr>
          <w:p w14:paraId="2B48357B" w14:textId="77777777" w:rsidR="001A11CB" w:rsidRPr="00534CEF" w:rsidRDefault="001A11CB" w:rsidP="00E43DD9">
            <w:pPr>
              <w:snapToGrid w:val="0"/>
              <w:spacing w:line="240" w:lineRule="auto"/>
              <w:ind w:firstLine="0"/>
              <w:rPr>
                <w:rFonts w:ascii="宋体" w:hAnsi="宋体"/>
                <w:kern w:val="0"/>
              </w:rPr>
            </w:pPr>
            <w:r>
              <w:rPr>
                <w:rFonts w:ascii="宋体" w:hAnsi="宋体" w:hint="eastAsia"/>
                <w:kern w:val="0"/>
              </w:rPr>
              <w:t>-</w:t>
            </w:r>
          </w:p>
        </w:tc>
      </w:tr>
      <w:tr w:rsidR="001A11CB" w:rsidRPr="00064F8A" w14:paraId="0D0BEA62" w14:textId="77777777" w:rsidTr="0019152A">
        <w:trPr>
          <w:trHeight w:val="226"/>
          <w:jc w:val="center"/>
        </w:trPr>
        <w:tc>
          <w:tcPr>
            <w:tcW w:w="1044" w:type="dxa"/>
            <w:vMerge/>
            <w:tcBorders>
              <w:top w:val="nil"/>
              <w:left w:val="single" w:sz="4" w:space="0" w:color="auto"/>
              <w:bottom w:val="single" w:sz="4" w:space="0" w:color="000000"/>
              <w:right w:val="single" w:sz="4" w:space="0" w:color="auto"/>
            </w:tcBorders>
            <w:vAlign w:val="center"/>
          </w:tcPr>
          <w:p w14:paraId="6BDEDAF1" w14:textId="77777777" w:rsidR="001A11CB" w:rsidRPr="00064F8A" w:rsidRDefault="001A11CB" w:rsidP="00E43DD9">
            <w:pPr>
              <w:snapToGrid w:val="0"/>
              <w:spacing w:line="240" w:lineRule="auto"/>
              <w:ind w:firstLine="0"/>
              <w:rPr>
                <w:rFonts w:ascii="Times New Roman" w:hAnsi="Times New Roman"/>
                <w:kern w:val="0"/>
              </w:rPr>
            </w:pPr>
          </w:p>
        </w:tc>
        <w:tc>
          <w:tcPr>
            <w:tcW w:w="3118" w:type="dxa"/>
            <w:tcBorders>
              <w:top w:val="nil"/>
              <w:left w:val="nil"/>
              <w:bottom w:val="single" w:sz="4" w:space="0" w:color="auto"/>
              <w:right w:val="single" w:sz="4" w:space="0" w:color="auto"/>
            </w:tcBorders>
            <w:shd w:val="clear" w:color="auto" w:fill="auto"/>
            <w:noWrap/>
            <w:vAlign w:val="center"/>
          </w:tcPr>
          <w:p w14:paraId="5F823D52" w14:textId="77777777" w:rsidR="001A11CB" w:rsidRPr="00534CEF" w:rsidRDefault="001A11CB" w:rsidP="00E43DD9">
            <w:pPr>
              <w:snapToGrid w:val="0"/>
              <w:spacing w:line="240" w:lineRule="auto"/>
              <w:ind w:firstLine="0"/>
              <w:rPr>
                <w:rFonts w:ascii="宋体" w:hAnsi="宋体"/>
                <w:kern w:val="0"/>
              </w:rPr>
            </w:pPr>
            <w:r w:rsidRPr="00534CEF">
              <w:rPr>
                <w:rFonts w:ascii="宋体" w:hAnsi="宋体" w:hint="eastAsia"/>
                <w:kern w:val="0"/>
              </w:rPr>
              <w:t>农业机械</w:t>
            </w:r>
          </w:p>
        </w:tc>
        <w:tc>
          <w:tcPr>
            <w:tcW w:w="2496" w:type="dxa"/>
            <w:tcBorders>
              <w:top w:val="nil"/>
              <w:left w:val="nil"/>
              <w:bottom w:val="single" w:sz="4" w:space="0" w:color="auto"/>
              <w:right w:val="single" w:sz="4" w:space="0" w:color="auto"/>
            </w:tcBorders>
            <w:vAlign w:val="center"/>
          </w:tcPr>
          <w:p w14:paraId="227750AD" w14:textId="77777777" w:rsidR="001A11CB" w:rsidRPr="00534CEF" w:rsidRDefault="001A11CB" w:rsidP="00E43DD9">
            <w:pPr>
              <w:snapToGrid w:val="0"/>
              <w:spacing w:line="240" w:lineRule="auto"/>
              <w:ind w:firstLine="0"/>
              <w:rPr>
                <w:rFonts w:ascii="宋体" w:hAnsi="宋体"/>
                <w:kern w:val="0"/>
              </w:rPr>
            </w:pPr>
            <w:r>
              <w:rPr>
                <w:rFonts w:ascii="宋体" w:hAnsi="宋体" w:hint="eastAsia"/>
                <w:kern w:val="0"/>
              </w:rPr>
              <w:t>燃料类型</w:t>
            </w:r>
          </w:p>
        </w:tc>
        <w:tc>
          <w:tcPr>
            <w:tcW w:w="2288" w:type="dxa"/>
            <w:tcBorders>
              <w:top w:val="nil"/>
              <w:left w:val="nil"/>
              <w:bottom w:val="single" w:sz="4" w:space="0" w:color="auto"/>
              <w:right w:val="single" w:sz="4" w:space="0" w:color="auto"/>
            </w:tcBorders>
            <w:vAlign w:val="center"/>
          </w:tcPr>
          <w:p w14:paraId="565EC72D" w14:textId="77777777" w:rsidR="001A11CB" w:rsidRPr="00534CEF" w:rsidRDefault="001A11CB" w:rsidP="00E43DD9">
            <w:pPr>
              <w:snapToGrid w:val="0"/>
              <w:spacing w:line="240" w:lineRule="auto"/>
              <w:ind w:firstLine="0"/>
              <w:rPr>
                <w:rFonts w:ascii="宋体" w:hAnsi="宋体"/>
                <w:kern w:val="0"/>
              </w:rPr>
            </w:pPr>
            <w:r>
              <w:rPr>
                <w:rFonts w:ascii="宋体" w:hAnsi="宋体" w:hint="eastAsia"/>
                <w:kern w:val="0"/>
              </w:rPr>
              <w:t>-</w:t>
            </w:r>
          </w:p>
        </w:tc>
      </w:tr>
      <w:tr w:rsidR="001A11CB" w:rsidRPr="00064F8A" w14:paraId="6D2D9F75" w14:textId="77777777" w:rsidTr="0019152A">
        <w:trPr>
          <w:trHeight w:val="234"/>
          <w:jc w:val="center"/>
        </w:trPr>
        <w:tc>
          <w:tcPr>
            <w:tcW w:w="104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D2B6DB2" w14:textId="77777777" w:rsidR="001A11CB" w:rsidRPr="00064F8A" w:rsidRDefault="001A11CB" w:rsidP="00E43DD9">
            <w:pPr>
              <w:snapToGrid w:val="0"/>
              <w:spacing w:line="240" w:lineRule="auto"/>
              <w:ind w:firstLine="0"/>
              <w:rPr>
                <w:rFonts w:ascii="Times New Roman" w:hAnsi="Times New Roman"/>
                <w:kern w:val="0"/>
              </w:rPr>
            </w:pPr>
            <w:r w:rsidRPr="00064F8A">
              <w:rPr>
                <w:rFonts w:ascii="宋体" w:hAnsi="宋体" w:hint="eastAsia"/>
                <w:kern w:val="0"/>
              </w:rPr>
              <w:t>扬尘源</w:t>
            </w:r>
          </w:p>
        </w:tc>
        <w:tc>
          <w:tcPr>
            <w:tcW w:w="3118" w:type="dxa"/>
            <w:tcBorders>
              <w:top w:val="nil"/>
              <w:left w:val="nil"/>
              <w:bottom w:val="single" w:sz="4" w:space="0" w:color="auto"/>
              <w:right w:val="single" w:sz="4" w:space="0" w:color="auto"/>
            </w:tcBorders>
            <w:shd w:val="clear" w:color="auto" w:fill="auto"/>
            <w:noWrap/>
            <w:vAlign w:val="center"/>
            <w:hideMark/>
          </w:tcPr>
          <w:p w14:paraId="261C1311" w14:textId="77777777" w:rsidR="001A11CB" w:rsidRPr="00064F8A" w:rsidRDefault="001A11CB" w:rsidP="00E43DD9">
            <w:pPr>
              <w:snapToGrid w:val="0"/>
              <w:spacing w:line="240" w:lineRule="auto"/>
              <w:ind w:firstLine="0"/>
              <w:rPr>
                <w:rFonts w:ascii="宋体" w:hAnsi="宋体" w:cs="宋体"/>
                <w:b/>
                <w:bCs/>
                <w:kern w:val="0"/>
              </w:rPr>
            </w:pPr>
            <w:r w:rsidRPr="00064F8A">
              <w:rPr>
                <w:rFonts w:ascii="宋体" w:hAnsi="宋体" w:hint="eastAsia"/>
                <w:kern w:val="0"/>
              </w:rPr>
              <w:t>道路扬尘</w:t>
            </w:r>
          </w:p>
        </w:tc>
        <w:tc>
          <w:tcPr>
            <w:tcW w:w="2496" w:type="dxa"/>
            <w:tcBorders>
              <w:top w:val="nil"/>
              <w:left w:val="nil"/>
              <w:bottom w:val="single" w:sz="4" w:space="0" w:color="auto"/>
              <w:right w:val="single" w:sz="4" w:space="0" w:color="auto"/>
            </w:tcBorders>
            <w:vAlign w:val="center"/>
          </w:tcPr>
          <w:p w14:paraId="1E143F01" w14:textId="77777777" w:rsidR="001A11CB" w:rsidRPr="00064F8A" w:rsidRDefault="001A11CB" w:rsidP="00E43DD9">
            <w:pPr>
              <w:snapToGrid w:val="0"/>
              <w:spacing w:line="240" w:lineRule="auto"/>
              <w:ind w:firstLine="0"/>
              <w:rPr>
                <w:rFonts w:ascii="宋体" w:hAnsi="宋体"/>
                <w:kern w:val="0"/>
              </w:rPr>
            </w:pPr>
            <w:r w:rsidRPr="004A5496">
              <w:rPr>
                <w:rFonts w:hint="eastAsia"/>
              </w:rPr>
              <w:t>国道</w:t>
            </w:r>
            <w:r>
              <w:rPr>
                <w:rFonts w:hint="eastAsia"/>
              </w:rPr>
              <w:t>/</w:t>
            </w:r>
            <w:r w:rsidRPr="004A5496">
              <w:rPr>
                <w:rFonts w:hint="eastAsia"/>
              </w:rPr>
              <w:t>省道</w:t>
            </w:r>
            <w:r>
              <w:rPr>
                <w:rFonts w:hint="eastAsia"/>
              </w:rPr>
              <w:t>/</w:t>
            </w:r>
            <w:r w:rsidRPr="004A5496">
              <w:rPr>
                <w:rFonts w:hint="eastAsia"/>
              </w:rPr>
              <w:t>县道</w:t>
            </w:r>
            <w:r>
              <w:rPr>
                <w:rFonts w:hint="eastAsia"/>
              </w:rPr>
              <w:t>/</w:t>
            </w:r>
            <w:r w:rsidRPr="004A5496">
              <w:rPr>
                <w:rFonts w:hint="eastAsia"/>
              </w:rPr>
              <w:t>乡道</w:t>
            </w:r>
            <w:r>
              <w:rPr>
                <w:rFonts w:hint="eastAsia"/>
              </w:rPr>
              <w:t>/</w:t>
            </w:r>
            <w:r w:rsidRPr="004A5496">
              <w:rPr>
                <w:rFonts w:hint="eastAsia"/>
              </w:rPr>
              <w:t>快速路</w:t>
            </w:r>
            <w:r>
              <w:rPr>
                <w:rFonts w:hint="eastAsia"/>
              </w:rPr>
              <w:t>/</w:t>
            </w:r>
            <w:r w:rsidRPr="004A5496">
              <w:rPr>
                <w:rFonts w:hint="eastAsia"/>
              </w:rPr>
              <w:t>主干道</w:t>
            </w:r>
            <w:r>
              <w:rPr>
                <w:rFonts w:hint="eastAsia"/>
              </w:rPr>
              <w:t>/</w:t>
            </w:r>
            <w:r w:rsidRPr="004A5496">
              <w:rPr>
                <w:rFonts w:hint="eastAsia"/>
              </w:rPr>
              <w:t>次干道</w:t>
            </w:r>
            <w:r>
              <w:rPr>
                <w:rFonts w:hint="eastAsia"/>
              </w:rPr>
              <w:t>/</w:t>
            </w:r>
            <w:r w:rsidRPr="004A5496">
              <w:rPr>
                <w:rFonts w:hint="eastAsia"/>
              </w:rPr>
              <w:t>支路</w:t>
            </w:r>
          </w:p>
        </w:tc>
        <w:tc>
          <w:tcPr>
            <w:tcW w:w="2288" w:type="dxa"/>
            <w:tcBorders>
              <w:top w:val="nil"/>
              <w:left w:val="nil"/>
              <w:bottom w:val="single" w:sz="4" w:space="0" w:color="auto"/>
              <w:right w:val="single" w:sz="4" w:space="0" w:color="auto"/>
            </w:tcBorders>
            <w:vAlign w:val="center"/>
          </w:tcPr>
          <w:p w14:paraId="09C1DC50" w14:textId="77777777" w:rsidR="001A11CB" w:rsidRPr="00064F8A" w:rsidRDefault="001A11CB" w:rsidP="00E43DD9">
            <w:pPr>
              <w:snapToGrid w:val="0"/>
              <w:spacing w:line="240" w:lineRule="auto"/>
              <w:ind w:firstLine="0"/>
              <w:rPr>
                <w:rFonts w:ascii="宋体" w:hAnsi="宋体"/>
                <w:kern w:val="0"/>
              </w:rPr>
            </w:pPr>
            <w:r>
              <w:rPr>
                <w:rFonts w:ascii="宋体" w:hAnsi="宋体" w:hint="eastAsia"/>
                <w:kern w:val="0"/>
              </w:rPr>
              <w:t>-</w:t>
            </w:r>
          </w:p>
        </w:tc>
      </w:tr>
      <w:tr w:rsidR="001A11CB" w:rsidRPr="00064F8A" w14:paraId="6A37BA50" w14:textId="77777777" w:rsidTr="0019152A">
        <w:trPr>
          <w:trHeight w:val="226"/>
          <w:jc w:val="center"/>
        </w:trPr>
        <w:tc>
          <w:tcPr>
            <w:tcW w:w="1044" w:type="dxa"/>
            <w:vMerge/>
            <w:tcBorders>
              <w:top w:val="nil"/>
              <w:left w:val="single" w:sz="4" w:space="0" w:color="auto"/>
              <w:bottom w:val="single" w:sz="4" w:space="0" w:color="000000"/>
              <w:right w:val="single" w:sz="4" w:space="0" w:color="auto"/>
            </w:tcBorders>
            <w:vAlign w:val="center"/>
            <w:hideMark/>
          </w:tcPr>
          <w:p w14:paraId="0A4B46C4" w14:textId="77777777" w:rsidR="001A11CB" w:rsidRPr="00064F8A" w:rsidRDefault="001A11CB" w:rsidP="00E43DD9">
            <w:pPr>
              <w:snapToGrid w:val="0"/>
              <w:spacing w:line="240" w:lineRule="auto"/>
              <w:ind w:firstLine="0"/>
              <w:rPr>
                <w:rFonts w:ascii="Times New Roman" w:hAnsi="Times New Roman"/>
                <w:kern w:val="0"/>
              </w:rPr>
            </w:pPr>
          </w:p>
        </w:tc>
        <w:tc>
          <w:tcPr>
            <w:tcW w:w="3118" w:type="dxa"/>
            <w:tcBorders>
              <w:top w:val="nil"/>
              <w:left w:val="nil"/>
              <w:bottom w:val="single" w:sz="4" w:space="0" w:color="auto"/>
              <w:right w:val="single" w:sz="4" w:space="0" w:color="auto"/>
            </w:tcBorders>
            <w:shd w:val="clear" w:color="auto" w:fill="auto"/>
            <w:noWrap/>
            <w:vAlign w:val="center"/>
            <w:hideMark/>
          </w:tcPr>
          <w:p w14:paraId="04E6790A" w14:textId="77777777" w:rsidR="001A11CB" w:rsidRPr="00064F8A" w:rsidRDefault="001A11CB" w:rsidP="00E43DD9">
            <w:pPr>
              <w:snapToGrid w:val="0"/>
              <w:spacing w:line="240" w:lineRule="auto"/>
              <w:ind w:firstLine="0"/>
              <w:rPr>
                <w:rFonts w:ascii="Times New Roman" w:hAnsi="Times New Roman"/>
                <w:kern w:val="0"/>
              </w:rPr>
            </w:pPr>
            <w:r w:rsidRPr="00064F8A">
              <w:rPr>
                <w:rFonts w:ascii="宋体" w:hAnsi="宋体" w:hint="eastAsia"/>
                <w:kern w:val="0"/>
              </w:rPr>
              <w:t>施工扬尘</w:t>
            </w:r>
          </w:p>
        </w:tc>
        <w:tc>
          <w:tcPr>
            <w:tcW w:w="2496" w:type="dxa"/>
            <w:tcBorders>
              <w:top w:val="nil"/>
              <w:left w:val="nil"/>
              <w:bottom w:val="single" w:sz="4" w:space="0" w:color="auto"/>
              <w:right w:val="single" w:sz="4" w:space="0" w:color="auto"/>
            </w:tcBorders>
            <w:vAlign w:val="center"/>
          </w:tcPr>
          <w:p w14:paraId="18BE3214" w14:textId="77777777" w:rsidR="001A11CB" w:rsidRPr="00064F8A" w:rsidRDefault="001A11CB" w:rsidP="00E43DD9">
            <w:pPr>
              <w:snapToGrid w:val="0"/>
              <w:spacing w:line="240" w:lineRule="auto"/>
              <w:ind w:firstLine="0"/>
              <w:rPr>
                <w:rFonts w:ascii="宋体" w:hAnsi="宋体"/>
                <w:kern w:val="0"/>
              </w:rPr>
            </w:pPr>
            <w:r>
              <w:rPr>
                <w:rFonts w:ascii="宋体" w:hAnsi="宋体" w:hint="eastAsia"/>
                <w:kern w:val="0"/>
              </w:rPr>
              <w:t>工地</w:t>
            </w:r>
            <w:r>
              <w:rPr>
                <w:rFonts w:ascii="宋体" w:hAnsi="宋体"/>
                <w:kern w:val="0"/>
              </w:rPr>
              <w:t>类型</w:t>
            </w:r>
          </w:p>
        </w:tc>
        <w:tc>
          <w:tcPr>
            <w:tcW w:w="2288" w:type="dxa"/>
            <w:tcBorders>
              <w:top w:val="nil"/>
              <w:left w:val="nil"/>
              <w:bottom w:val="single" w:sz="4" w:space="0" w:color="auto"/>
              <w:right w:val="single" w:sz="4" w:space="0" w:color="auto"/>
            </w:tcBorders>
            <w:vAlign w:val="center"/>
          </w:tcPr>
          <w:p w14:paraId="5393DAA4" w14:textId="77777777" w:rsidR="001A11CB" w:rsidRPr="00064F8A" w:rsidRDefault="001A11CB" w:rsidP="00E43DD9">
            <w:pPr>
              <w:snapToGrid w:val="0"/>
              <w:spacing w:line="240" w:lineRule="auto"/>
              <w:ind w:firstLine="0"/>
              <w:rPr>
                <w:rFonts w:ascii="宋体" w:hAnsi="宋体"/>
                <w:kern w:val="0"/>
              </w:rPr>
            </w:pPr>
            <w:r>
              <w:rPr>
                <w:rFonts w:ascii="宋体" w:hAnsi="宋体" w:hint="eastAsia"/>
                <w:kern w:val="0"/>
              </w:rPr>
              <w:t>-</w:t>
            </w:r>
          </w:p>
        </w:tc>
      </w:tr>
      <w:tr w:rsidR="001A11CB" w:rsidRPr="00064F8A" w14:paraId="1911D259" w14:textId="77777777" w:rsidTr="0019152A">
        <w:trPr>
          <w:trHeight w:val="226"/>
          <w:jc w:val="center"/>
        </w:trPr>
        <w:tc>
          <w:tcPr>
            <w:tcW w:w="1044" w:type="dxa"/>
            <w:vMerge/>
            <w:tcBorders>
              <w:top w:val="nil"/>
              <w:left w:val="single" w:sz="4" w:space="0" w:color="auto"/>
              <w:bottom w:val="single" w:sz="4" w:space="0" w:color="000000"/>
              <w:right w:val="single" w:sz="4" w:space="0" w:color="auto"/>
            </w:tcBorders>
            <w:vAlign w:val="center"/>
          </w:tcPr>
          <w:p w14:paraId="76F38F1D" w14:textId="77777777" w:rsidR="001A11CB" w:rsidRPr="00064F8A" w:rsidRDefault="001A11CB" w:rsidP="00E43DD9">
            <w:pPr>
              <w:snapToGrid w:val="0"/>
              <w:spacing w:line="240" w:lineRule="auto"/>
              <w:ind w:firstLine="0"/>
              <w:rPr>
                <w:rFonts w:ascii="Times New Roman" w:hAnsi="Times New Roman"/>
                <w:kern w:val="0"/>
              </w:rPr>
            </w:pPr>
          </w:p>
        </w:tc>
        <w:tc>
          <w:tcPr>
            <w:tcW w:w="3118" w:type="dxa"/>
            <w:tcBorders>
              <w:top w:val="nil"/>
              <w:left w:val="nil"/>
              <w:bottom w:val="single" w:sz="4" w:space="0" w:color="auto"/>
              <w:right w:val="single" w:sz="4" w:space="0" w:color="auto"/>
            </w:tcBorders>
            <w:shd w:val="clear" w:color="auto" w:fill="auto"/>
            <w:noWrap/>
            <w:vAlign w:val="center"/>
          </w:tcPr>
          <w:p w14:paraId="78C635A1" w14:textId="77777777" w:rsidR="001A11CB" w:rsidRPr="00064F8A" w:rsidRDefault="001A11CB" w:rsidP="00E43DD9">
            <w:pPr>
              <w:snapToGrid w:val="0"/>
              <w:spacing w:line="240" w:lineRule="auto"/>
              <w:ind w:firstLine="0"/>
              <w:rPr>
                <w:rFonts w:ascii="宋体" w:hAnsi="宋体"/>
                <w:kern w:val="0"/>
              </w:rPr>
            </w:pPr>
            <w:r>
              <w:rPr>
                <w:rFonts w:ascii="宋体" w:hAnsi="宋体" w:hint="eastAsia"/>
                <w:kern w:val="0"/>
              </w:rPr>
              <w:t>堆场扬尘</w:t>
            </w:r>
          </w:p>
        </w:tc>
        <w:tc>
          <w:tcPr>
            <w:tcW w:w="2496" w:type="dxa"/>
            <w:tcBorders>
              <w:top w:val="nil"/>
              <w:left w:val="nil"/>
              <w:bottom w:val="single" w:sz="4" w:space="0" w:color="auto"/>
              <w:right w:val="single" w:sz="4" w:space="0" w:color="auto"/>
            </w:tcBorders>
            <w:vAlign w:val="center"/>
          </w:tcPr>
          <w:p w14:paraId="6704697B" w14:textId="77777777" w:rsidR="001A11CB" w:rsidRDefault="001A11CB" w:rsidP="00E43DD9">
            <w:pPr>
              <w:snapToGrid w:val="0"/>
              <w:spacing w:line="240" w:lineRule="auto"/>
              <w:ind w:firstLine="0"/>
              <w:rPr>
                <w:rFonts w:ascii="宋体" w:hAnsi="宋体"/>
                <w:kern w:val="0"/>
              </w:rPr>
            </w:pPr>
            <w:r>
              <w:rPr>
                <w:rFonts w:ascii="宋体" w:hAnsi="宋体" w:hint="eastAsia"/>
                <w:kern w:val="0"/>
              </w:rPr>
              <w:t>堆场</w:t>
            </w:r>
            <w:r>
              <w:rPr>
                <w:rFonts w:ascii="宋体" w:hAnsi="宋体"/>
                <w:kern w:val="0"/>
              </w:rPr>
              <w:t>类型</w:t>
            </w:r>
          </w:p>
        </w:tc>
        <w:tc>
          <w:tcPr>
            <w:tcW w:w="2288" w:type="dxa"/>
            <w:tcBorders>
              <w:top w:val="nil"/>
              <w:left w:val="nil"/>
              <w:bottom w:val="single" w:sz="4" w:space="0" w:color="auto"/>
              <w:right w:val="single" w:sz="4" w:space="0" w:color="auto"/>
            </w:tcBorders>
            <w:vAlign w:val="center"/>
          </w:tcPr>
          <w:p w14:paraId="2F4F8799" w14:textId="77777777" w:rsidR="001A11CB" w:rsidRDefault="001A11CB" w:rsidP="00E43DD9">
            <w:pPr>
              <w:snapToGrid w:val="0"/>
              <w:spacing w:line="240" w:lineRule="auto"/>
              <w:ind w:firstLine="0"/>
              <w:rPr>
                <w:rFonts w:ascii="宋体" w:hAnsi="宋体"/>
                <w:kern w:val="0"/>
              </w:rPr>
            </w:pPr>
            <w:r>
              <w:rPr>
                <w:rFonts w:ascii="宋体" w:hAnsi="宋体" w:hint="eastAsia"/>
                <w:kern w:val="0"/>
              </w:rPr>
              <w:t>-</w:t>
            </w:r>
          </w:p>
        </w:tc>
      </w:tr>
      <w:tr w:rsidR="001A11CB" w:rsidRPr="00064F8A" w14:paraId="5264D015" w14:textId="77777777" w:rsidTr="0019152A">
        <w:trPr>
          <w:trHeight w:val="226"/>
          <w:jc w:val="center"/>
        </w:trPr>
        <w:tc>
          <w:tcPr>
            <w:tcW w:w="1044" w:type="dxa"/>
            <w:vMerge/>
            <w:tcBorders>
              <w:top w:val="nil"/>
              <w:left w:val="single" w:sz="4" w:space="0" w:color="auto"/>
              <w:bottom w:val="single" w:sz="4" w:space="0" w:color="000000"/>
              <w:right w:val="single" w:sz="4" w:space="0" w:color="auto"/>
            </w:tcBorders>
            <w:vAlign w:val="center"/>
            <w:hideMark/>
          </w:tcPr>
          <w:p w14:paraId="5BBF6B09" w14:textId="77777777" w:rsidR="001A11CB" w:rsidRPr="00064F8A" w:rsidRDefault="001A11CB" w:rsidP="00E43DD9">
            <w:pPr>
              <w:snapToGrid w:val="0"/>
              <w:spacing w:line="240" w:lineRule="auto"/>
              <w:ind w:firstLine="0"/>
              <w:rPr>
                <w:rFonts w:ascii="Times New Roman" w:hAnsi="Times New Roman"/>
                <w:kern w:val="0"/>
              </w:rPr>
            </w:pPr>
          </w:p>
        </w:tc>
        <w:tc>
          <w:tcPr>
            <w:tcW w:w="3118" w:type="dxa"/>
            <w:tcBorders>
              <w:top w:val="nil"/>
              <w:left w:val="nil"/>
              <w:bottom w:val="single" w:sz="4" w:space="0" w:color="auto"/>
              <w:right w:val="single" w:sz="4" w:space="0" w:color="auto"/>
            </w:tcBorders>
            <w:shd w:val="clear" w:color="auto" w:fill="auto"/>
            <w:noWrap/>
            <w:vAlign w:val="center"/>
            <w:hideMark/>
          </w:tcPr>
          <w:p w14:paraId="597A15C7" w14:textId="77777777" w:rsidR="001A11CB" w:rsidRPr="00064F8A" w:rsidRDefault="001A11CB" w:rsidP="00E43DD9">
            <w:pPr>
              <w:snapToGrid w:val="0"/>
              <w:spacing w:line="240" w:lineRule="auto"/>
              <w:ind w:firstLine="0"/>
              <w:rPr>
                <w:rFonts w:ascii="Times New Roman" w:hAnsi="Times New Roman"/>
                <w:kern w:val="0"/>
              </w:rPr>
            </w:pPr>
            <w:r w:rsidRPr="00064F8A">
              <w:rPr>
                <w:rFonts w:ascii="宋体" w:hAnsi="宋体" w:hint="eastAsia"/>
                <w:kern w:val="0"/>
              </w:rPr>
              <w:t>土壤扬尘</w:t>
            </w:r>
          </w:p>
        </w:tc>
        <w:tc>
          <w:tcPr>
            <w:tcW w:w="2496" w:type="dxa"/>
            <w:tcBorders>
              <w:top w:val="nil"/>
              <w:left w:val="nil"/>
              <w:bottom w:val="single" w:sz="4" w:space="0" w:color="auto"/>
              <w:right w:val="single" w:sz="4" w:space="0" w:color="auto"/>
            </w:tcBorders>
            <w:vAlign w:val="center"/>
          </w:tcPr>
          <w:p w14:paraId="3BA26782" w14:textId="77777777" w:rsidR="001A11CB" w:rsidRPr="00064F8A" w:rsidRDefault="001A11CB" w:rsidP="00E43DD9">
            <w:pPr>
              <w:snapToGrid w:val="0"/>
              <w:spacing w:line="240" w:lineRule="auto"/>
              <w:ind w:firstLine="0"/>
              <w:rPr>
                <w:rFonts w:ascii="宋体" w:hAnsi="宋体"/>
                <w:kern w:val="0"/>
              </w:rPr>
            </w:pPr>
            <w:r>
              <w:rPr>
                <w:rFonts w:ascii="宋体" w:hAnsi="宋体" w:hint="eastAsia"/>
                <w:kern w:val="0"/>
              </w:rPr>
              <w:t>裸地</w:t>
            </w:r>
            <w:r>
              <w:rPr>
                <w:rFonts w:ascii="宋体" w:hAnsi="宋体"/>
                <w:kern w:val="0"/>
              </w:rPr>
              <w:t>类型</w:t>
            </w:r>
          </w:p>
        </w:tc>
        <w:tc>
          <w:tcPr>
            <w:tcW w:w="2288" w:type="dxa"/>
            <w:tcBorders>
              <w:top w:val="nil"/>
              <w:left w:val="nil"/>
              <w:bottom w:val="single" w:sz="4" w:space="0" w:color="auto"/>
              <w:right w:val="single" w:sz="4" w:space="0" w:color="auto"/>
            </w:tcBorders>
            <w:vAlign w:val="center"/>
          </w:tcPr>
          <w:p w14:paraId="6069B580" w14:textId="77777777" w:rsidR="001A11CB" w:rsidRPr="00064F8A" w:rsidRDefault="001A11CB" w:rsidP="00E43DD9">
            <w:pPr>
              <w:snapToGrid w:val="0"/>
              <w:spacing w:line="240" w:lineRule="auto"/>
              <w:ind w:firstLine="0"/>
              <w:rPr>
                <w:rFonts w:ascii="宋体" w:hAnsi="宋体"/>
                <w:kern w:val="0"/>
              </w:rPr>
            </w:pPr>
            <w:r>
              <w:rPr>
                <w:rFonts w:ascii="宋体" w:hAnsi="宋体" w:hint="eastAsia"/>
                <w:kern w:val="0"/>
              </w:rPr>
              <w:t>-</w:t>
            </w:r>
          </w:p>
        </w:tc>
      </w:tr>
      <w:tr w:rsidR="001A11CB" w:rsidRPr="00064F8A" w14:paraId="0E550051" w14:textId="77777777" w:rsidTr="0019152A">
        <w:trPr>
          <w:trHeight w:val="234"/>
          <w:jc w:val="center"/>
        </w:trPr>
        <w:tc>
          <w:tcPr>
            <w:tcW w:w="1044" w:type="dxa"/>
            <w:vMerge w:val="restart"/>
            <w:tcBorders>
              <w:top w:val="nil"/>
              <w:left w:val="single" w:sz="4" w:space="0" w:color="auto"/>
              <w:right w:val="single" w:sz="4" w:space="0" w:color="auto"/>
            </w:tcBorders>
            <w:shd w:val="clear" w:color="auto" w:fill="auto"/>
            <w:noWrap/>
            <w:vAlign w:val="center"/>
            <w:hideMark/>
          </w:tcPr>
          <w:p w14:paraId="008F94A4" w14:textId="77777777" w:rsidR="001A11CB" w:rsidRPr="00064F8A" w:rsidRDefault="001A11CB" w:rsidP="00E43DD9">
            <w:pPr>
              <w:snapToGrid w:val="0"/>
              <w:spacing w:line="240" w:lineRule="auto"/>
              <w:ind w:firstLine="0"/>
              <w:rPr>
                <w:rFonts w:ascii="Times New Roman" w:hAnsi="Times New Roman"/>
                <w:kern w:val="0"/>
              </w:rPr>
            </w:pPr>
            <w:r w:rsidRPr="00064F8A">
              <w:rPr>
                <w:rFonts w:ascii="宋体" w:hAnsi="宋体" w:hint="eastAsia"/>
                <w:kern w:val="0"/>
              </w:rPr>
              <w:t>非工业溶剂使用</w:t>
            </w:r>
          </w:p>
        </w:tc>
        <w:tc>
          <w:tcPr>
            <w:tcW w:w="3118" w:type="dxa"/>
            <w:tcBorders>
              <w:top w:val="nil"/>
              <w:left w:val="nil"/>
              <w:bottom w:val="single" w:sz="4" w:space="0" w:color="auto"/>
              <w:right w:val="single" w:sz="4" w:space="0" w:color="auto"/>
            </w:tcBorders>
            <w:shd w:val="clear" w:color="auto" w:fill="auto"/>
            <w:noWrap/>
            <w:vAlign w:val="center"/>
            <w:hideMark/>
          </w:tcPr>
          <w:p w14:paraId="1F461758" w14:textId="77777777" w:rsidR="001A11CB" w:rsidRPr="00064F8A" w:rsidRDefault="001A11CB" w:rsidP="00E43DD9">
            <w:pPr>
              <w:snapToGrid w:val="0"/>
              <w:spacing w:line="240" w:lineRule="auto"/>
              <w:ind w:firstLine="0"/>
              <w:rPr>
                <w:rFonts w:ascii="宋体" w:hAnsi="宋体" w:cs="宋体"/>
                <w:b/>
                <w:bCs/>
                <w:kern w:val="0"/>
              </w:rPr>
            </w:pPr>
            <w:r w:rsidRPr="00064F8A">
              <w:rPr>
                <w:rFonts w:ascii="宋体" w:hAnsi="宋体" w:hint="eastAsia"/>
                <w:kern w:val="0"/>
              </w:rPr>
              <w:t>建筑涂料使用</w:t>
            </w:r>
          </w:p>
        </w:tc>
        <w:tc>
          <w:tcPr>
            <w:tcW w:w="2496" w:type="dxa"/>
            <w:tcBorders>
              <w:top w:val="nil"/>
              <w:left w:val="nil"/>
              <w:bottom w:val="single" w:sz="4" w:space="0" w:color="auto"/>
              <w:right w:val="single" w:sz="4" w:space="0" w:color="auto"/>
            </w:tcBorders>
            <w:vAlign w:val="center"/>
          </w:tcPr>
          <w:p w14:paraId="5EFA548C" w14:textId="77777777" w:rsidR="001A11CB" w:rsidRPr="00064F8A" w:rsidRDefault="001A11CB" w:rsidP="00E43DD9">
            <w:pPr>
              <w:snapToGrid w:val="0"/>
              <w:spacing w:line="240" w:lineRule="auto"/>
              <w:ind w:firstLine="0"/>
              <w:rPr>
                <w:rFonts w:ascii="宋体" w:hAnsi="宋体"/>
                <w:kern w:val="0"/>
              </w:rPr>
            </w:pPr>
            <w:r>
              <w:rPr>
                <w:rFonts w:ascii="宋体" w:hAnsi="宋体" w:hint="eastAsia"/>
                <w:kern w:val="0"/>
              </w:rPr>
              <w:t>内墙/外墙</w:t>
            </w:r>
          </w:p>
        </w:tc>
        <w:tc>
          <w:tcPr>
            <w:tcW w:w="2288" w:type="dxa"/>
            <w:tcBorders>
              <w:top w:val="nil"/>
              <w:left w:val="nil"/>
              <w:bottom w:val="single" w:sz="4" w:space="0" w:color="auto"/>
              <w:right w:val="single" w:sz="4" w:space="0" w:color="auto"/>
            </w:tcBorders>
            <w:vAlign w:val="center"/>
          </w:tcPr>
          <w:p w14:paraId="448A7270" w14:textId="77777777" w:rsidR="001A11CB" w:rsidRPr="00064F8A" w:rsidRDefault="001A11CB" w:rsidP="00E43DD9">
            <w:pPr>
              <w:snapToGrid w:val="0"/>
              <w:spacing w:line="240" w:lineRule="auto"/>
              <w:ind w:firstLine="0"/>
              <w:rPr>
                <w:rFonts w:ascii="宋体" w:hAnsi="宋体"/>
                <w:kern w:val="0"/>
              </w:rPr>
            </w:pPr>
            <w:r>
              <w:rPr>
                <w:rFonts w:ascii="宋体" w:hAnsi="宋体" w:hint="eastAsia"/>
                <w:kern w:val="0"/>
              </w:rPr>
              <w:t>溶剂型/水性</w:t>
            </w:r>
          </w:p>
        </w:tc>
      </w:tr>
      <w:tr w:rsidR="001A11CB" w:rsidRPr="00064F8A" w14:paraId="257DEC05" w14:textId="77777777" w:rsidTr="0019152A">
        <w:trPr>
          <w:trHeight w:val="226"/>
          <w:jc w:val="center"/>
        </w:trPr>
        <w:tc>
          <w:tcPr>
            <w:tcW w:w="1044" w:type="dxa"/>
            <w:vMerge/>
            <w:tcBorders>
              <w:left w:val="single" w:sz="4" w:space="0" w:color="auto"/>
              <w:right w:val="single" w:sz="4" w:space="0" w:color="auto"/>
            </w:tcBorders>
            <w:vAlign w:val="center"/>
            <w:hideMark/>
          </w:tcPr>
          <w:p w14:paraId="6DF9DDCB" w14:textId="77777777" w:rsidR="001A11CB" w:rsidRPr="00064F8A" w:rsidRDefault="001A11CB" w:rsidP="00E43DD9">
            <w:pPr>
              <w:snapToGrid w:val="0"/>
              <w:spacing w:line="240" w:lineRule="auto"/>
              <w:ind w:firstLine="0"/>
              <w:rPr>
                <w:rFonts w:ascii="Times New Roman" w:hAnsi="Times New Roman"/>
                <w:kern w:val="0"/>
              </w:rPr>
            </w:pPr>
          </w:p>
        </w:tc>
        <w:tc>
          <w:tcPr>
            <w:tcW w:w="3118" w:type="dxa"/>
            <w:tcBorders>
              <w:top w:val="nil"/>
              <w:left w:val="nil"/>
              <w:bottom w:val="single" w:sz="4" w:space="0" w:color="auto"/>
              <w:right w:val="single" w:sz="4" w:space="0" w:color="auto"/>
            </w:tcBorders>
            <w:shd w:val="clear" w:color="auto" w:fill="auto"/>
            <w:noWrap/>
            <w:vAlign w:val="center"/>
            <w:hideMark/>
          </w:tcPr>
          <w:p w14:paraId="25BEA1B2" w14:textId="77777777" w:rsidR="001A11CB" w:rsidRPr="00064F8A" w:rsidRDefault="001A11CB" w:rsidP="00E43DD9">
            <w:pPr>
              <w:snapToGrid w:val="0"/>
              <w:spacing w:line="240" w:lineRule="auto"/>
              <w:ind w:firstLine="0"/>
              <w:rPr>
                <w:rFonts w:ascii="Times New Roman" w:hAnsi="Times New Roman"/>
                <w:kern w:val="0"/>
              </w:rPr>
            </w:pPr>
            <w:r w:rsidRPr="00064F8A">
              <w:rPr>
                <w:rFonts w:ascii="宋体" w:hAnsi="宋体" w:hint="eastAsia"/>
                <w:kern w:val="0"/>
              </w:rPr>
              <w:t>家用溶剂使用</w:t>
            </w:r>
          </w:p>
        </w:tc>
        <w:tc>
          <w:tcPr>
            <w:tcW w:w="2496" w:type="dxa"/>
            <w:tcBorders>
              <w:top w:val="nil"/>
              <w:left w:val="nil"/>
              <w:bottom w:val="single" w:sz="4" w:space="0" w:color="auto"/>
              <w:right w:val="single" w:sz="4" w:space="0" w:color="auto"/>
            </w:tcBorders>
            <w:vAlign w:val="center"/>
          </w:tcPr>
          <w:p w14:paraId="1D4DE157" w14:textId="77777777" w:rsidR="001A11CB" w:rsidRPr="00064F8A" w:rsidRDefault="001A11CB" w:rsidP="00E43DD9">
            <w:pPr>
              <w:snapToGrid w:val="0"/>
              <w:spacing w:line="240" w:lineRule="auto"/>
              <w:ind w:firstLine="0"/>
              <w:rPr>
                <w:rFonts w:ascii="宋体" w:hAnsi="宋体"/>
                <w:kern w:val="0"/>
              </w:rPr>
            </w:pPr>
            <w:r>
              <w:rPr>
                <w:rFonts w:ascii="宋体" w:hAnsi="宋体" w:hint="eastAsia"/>
                <w:kern w:val="0"/>
              </w:rPr>
              <w:t>-</w:t>
            </w:r>
          </w:p>
        </w:tc>
        <w:tc>
          <w:tcPr>
            <w:tcW w:w="2288" w:type="dxa"/>
            <w:tcBorders>
              <w:top w:val="nil"/>
              <w:left w:val="nil"/>
              <w:bottom w:val="single" w:sz="4" w:space="0" w:color="auto"/>
              <w:right w:val="single" w:sz="4" w:space="0" w:color="auto"/>
            </w:tcBorders>
            <w:vAlign w:val="center"/>
          </w:tcPr>
          <w:p w14:paraId="4FCA7882" w14:textId="77777777" w:rsidR="001A11CB" w:rsidRPr="00064F8A" w:rsidRDefault="001A11CB" w:rsidP="00E43DD9">
            <w:pPr>
              <w:snapToGrid w:val="0"/>
              <w:spacing w:line="240" w:lineRule="auto"/>
              <w:ind w:firstLine="0"/>
              <w:rPr>
                <w:rFonts w:ascii="宋体" w:hAnsi="宋体"/>
                <w:kern w:val="0"/>
              </w:rPr>
            </w:pPr>
            <w:r>
              <w:rPr>
                <w:rFonts w:ascii="宋体" w:hAnsi="宋体" w:hint="eastAsia"/>
                <w:kern w:val="0"/>
              </w:rPr>
              <w:t>-</w:t>
            </w:r>
          </w:p>
        </w:tc>
      </w:tr>
      <w:tr w:rsidR="001A11CB" w:rsidRPr="00064F8A" w14:paraId="7845AB17" w14:textId="77777777" w:rsidTr="0019152A">
        <w:trPr>
          <w:trHeight w:val="226"/>
          <w:jc w:val="center"/>
        </w:trPr>
        <w:tc>
          <w:tcPr>
            <w:tcW w:w="1044" w:type="dxa"/>
            <w:vMerge/>
            <w:tcBorders>
              <w:left w:val="single" w:sz="4" w:space="0" w:color="auto"/>
              <w:right w:val="single" w:sz="4" w:space="0" w:color="auto"/>
            </w:tcBorders>
            <w:vAlign w:val="center"/>
            <w:hideMark/>
          </w:tcPr>
          <w:p w14:paraId="6AD438A8" w14:textId="77777777" w:rsidR="001A11CB" w:rsidRPr="00064F8A" w:rsidRDefault="001A11CB" w:rsidP="00E43DD9">
            <w:pPr>
              <w:snapToGrid w:val="0"/>
              <w:spacing w:line="240" w:lineRule="auto"/>
              <w:ind w:firstLine="0"/>
              <w:rPr>
                <w:rFonts w:ascii="Times New Roman" w:hAnsi="Times New Roman"/>
                <w:kern w:val="0"/>
              </w:rPr>
            </w:pPr>
          </w:p>
        </w:tc>
        <w:tc>
          <w:tcPr>
            <w:tcW w:w="3118" w:type="dxa"/>
            <w:tcBorders>
              <w:top w:val="nil"/>
              <w:left w:val="nil"/>
              <w:bottom w:val="single" w:sz="4" w:space="0" w:color="auto"/>
              <w:right w:val="single" w:sz="4" w:space="0" w:color="auto"/>
            </w:tcBorders>
            <w:shd w:val="clear" w:color="auto" w:fill="auto"/>
            <w:noWrap/>
            <w:vAlign w:val="center"/>
            <w:hideMark/>
          </w:tcPr>
          <w:p w14:paraId="6A8E71C0" w14:textId="77777777" w:rsidR="001A11CB" w:rsidRPr="00064F8A" w:rsidRDefault="001A11CB" w:rsidP="00E43DD9">
            <w:pPr>
              <w:snapToGrid w:val="0"/>
              <w:spacing w:line="240" w:lineRule="auto"/>
              <w:ind w:firstLine="0"/>
              <w:rPr>
                <w:rFonts w:ascii="Times New Roman" w:hAnsi="Times New Roman"/>
                <w:kern w:val="0"/>
              </w:rPr>
            </w:pPr>
            <w:r w:rsidRPr="00064F8A">
              <w:rPr>
                <w:rFonts w:ascii="宋体" w:hAnsi="宋体" w:hint="eastAsia"/>
                <w:kern w:val="0"/>
              </w:rPr>
              <w:t>去污脱脂</w:t>
            </w:r>
          </w:p>
        </w:tc>
        <w:tc>
          <w:tcPr>
            <w:tcW w:w="2496" w:type="dxa"/>
            <w:tcBorders>
              <w:top w:val="nil"/>
              <w:left w:val="nil"/>
              <w:bottom w:val="single" w:sz="4" w:space="0" w:color="auto"/>
              <w:right w:val="single" w:sz="4" w:space="0" w:color="auto"/>
            </w:tcBorders>
            <w:vAlign w:val="center"/>
          </w:tcPr>
          <w:p w14:paraId="75AEC22A" w14:textId="77777777" w:rsidR="001A11CB" w:rsidRPr="00064F8A" w:rsidRDefault="001A11CB" w:rsidP="00E43DD9">
            <w:pPr>
              <w:snapToGrid w:val="0"/>
              <w:spacing w:line="240" w:lineRule="auto"/>
              <w:ind w:firstLine="0"/>
              <w:rPr>
                <w:rFonts w:ascii="宋体" w:hAnsi="宋体"/>
                <w:kern w:val="0"/>
              </w:rPr>
            </w:pPr>
            <w:r>
              <w:rPr>
                <w:rFonts w:ascii="宋体" w:hAnsi="宋体" w:hint="eastAsia"/>
                <w:kern w:val="0"/>
              </w:rPr>
              <w:t>-</w:t>
            </w:r>
          </w:p>
        </w:tc>
        <w:tc>
          <w:tcPr>
            <w:tcW w:w="2288" w:type="dxa"/>
            <w:tcBorders>
              <w:top w:val="nil"/>
              <w:left w:val="nil"/>
              <w:bottom w:val="single" w:sz="4" w:space="0" w:color="auto"/>
              <w:right w:val="single" w:sz="4" w:space="0" w:color="auto"/>
            </w:tcBorders>
            <w:vAlign w:val="center"/>
          </w:tcPr>
          <w:p w14:paraId="4C5BC948" w14:textId="77777777" w:rsidR="001A11CB" w:rsidRPr="00064F8A" w:rsidRDefault="001A11CB" w:rsidP="00E43DD9">
            <w:pPr>
              <w:snapToGrid w:val="0"/>
              <w:spacing w:line="240" w:lineRule="auto"/>
              <w:ind w:firstLine="0"/>
              <w:rPr>
                <w:rFonts w:ascii="宋体" w:hAnsi="宋体"/>
                <w:kern w:val="0"/>
              </w:rPr>
            </w:pPr>
            <w:r>
              <w:rPr>
                <w:rFonts w:ascii="宋体" w:hAnsi="宋体" w:hint="eastAsia"/>
                <w:kern w:val="0"/>
              </w:rPr>
              <w:t>-</w:t>
            </w:r>
          </w:p>
        </w:tc>
      </w:tr>
      <w:tr w:rsidR="001A11CB" w:rsidRPr="00064F8A" w14:paraId="6C0E9EDD" w14:textId="77777777" w:rsidTr="0019152A">
        <w:trPr>
          <w:trHeight w:val="226"/>
          <w:jc w:val="center"/>
        </w:trPr>
        <w:tc>
          <w:tcPr>
            <w:tcW w:w="1044" w:type="dxa"/>
            <w:vMerge/>
            <w:tcBorders>
              <w:left w:val="single" w:sz="4" w:space="0" w:color="auto"/>
              <w:right w:val="single" w:sz="4" w:space="0" w:color="auto"/>
            </w:tcBorders>
            <w:vAlign w:val="center"/>
            <w:hideMark/>
          </w:tcPr>
          <w:p w14:paraId="23C18CB1" w14:textId="77777777" w:rsidR="001A11CB" w:rsidRPr="00064F8A" w:rsidRDefault="001A11CB" w:rsidP="00E43DD9">
            <w:pPr>
              <w:snapToGrid w:val="0"/>
              <w:spacing w:line="240" w:lineRule="auto"/>
              <w:ind w:firstLine="0"/>
              <w:rPr>
                <w:rFonts w:ascii="Times New Roman" w:hAnsi="Times New Roman"/>
                <w:kern w:val="0"/>
              </w:rPr>
            </w:pPr>
          </w:p>
        </w:tc>
        <w:tc>
          <w:tcPr>
            <w:tcW w:w="3118" w:type="dxa"/>
            <w:tcBorders>
              <w:top w:val="nil"/>
              <w:left w:val="nil"/>
              <w:bottom w:val="single" w:sz="4" w:space="0" w:color="auto"/>
              <w:right w:val="single" w:sz="4" w:space="0" w:color="auto"/>
            </w:tcBorders>
            <w:shd w:val="clear" w:color="auto" w:fill="auto"/>
            <w:noWrap/>
            <w:vAlign w:val="center"/>
            <w:hideMark/>
          </w:tcPr>
          <w:p w14:paraId="533F152D" w14:textId="77777777" w:rsidR="001A11CB" w:rsidRPr="00064F8A" w:rsidRDefault="001A11CB" w:rsidP="00E43DD9">
            <w:pPr>
              <w:snapToGrid w:val="0"/>
              <w:spacing w:line="240" w:lineRule="auto"/>
              <w:ind w:firstLine="0"/>
              <w:rPr>
                <w:rFonts w:ascii="Times New Roman" w:hAnsi="Times New Roman"/>
                <w:kern w:val="0"/>
              </w:rPr>
            </w:pPr>
            <w:r w:rsidRPr="00064F8A">
              <w:rPr>
                <w:rFonts w:ascii="宋体" w:hAnsi="宋体" w:hint="eastAsia"/>
                <w:kern w:val="0"/>
              </w:rPr>
              <w:t>干洗</w:t>
            </w:r>
          </w:p>
        </w:tc>
        <w:tc>
          <w:tcPr>
            <w:tcW w:w="2496" w:type="dxa"/>
            <w:tcBorders>
              <w:top w:val="nil"/>
              <w:left w:val="nil"/>
              <w:bottom w:val="single" w:sz="4" w:space="0" w:color="auto"/>
              <w:right w:val="single" w:sz="4" w:space="0" w:color="auto"/>
            </w:tcBorders>
            <w:vAlign w:val="center"/>
          </w:tcPr>
          <w:p w14:paraId="361C4600" w14:textId="77777777" w:rsidR="001A11CB" w:rsidRPr="00064F8A" w:rsidRDefault="001A11CB" w:rsidP="00E43DD9">
            <w:pPr>
              <w:snapToGrid w:val="0"/>
              <w:spacing w:line="240" w:lineRule="auto"/>
              <w:ind w:firstLine="0"/>
              <w:rPr>
                <w:rFonts w:ascii="宋体" w:hAnsi="宋体"/>
                <w:kern w:val="0"/>
              </w:rPr>
            </w:pPr>
            <w:r>
              <w:rPr>
                <w:rFonts w:ascii="宋体" w:hAnsi="宋体" w:hint="eastAsia"/>
                <w:kern w:val="0"/>
              </w:rPr>
              <w:t>-</w:t>
            </w:r>
          </w:p>
        </w:tc>
        <w:tc>
          <w:tcPr>
            <w:tcW w:w="2288" w:type="dxa"/>
            <w:tcBorders>
              <w:top w:val="nil"/>
              <w:left w:val="nil"/>
              <w:bottom w:val="single" w:sz="4" w:space="0" w:color="auto"/>
              <w:right w:val="single" w:sz="4" w:space="0" w:color="auto"/>
            </w:tcBorders>
            <w:vAlign w:val="center"/>
          </w:tcPr>
          <w:p w14:paraId="75B641FE" w14:textId="77777777" w:rsidR="001A11CB" w:rsidRPr="00064F8A" w:rsidRDefault="001A11CB" w:rsidP="00E43DD9">
            <w:pPr>
              <w:snapToGrid w:val="0"/>
              <w:spacing w:line="240" w:lineRule="auto"/>
              <w:ind w:firstLine="0"/>
              <w:rPr>
                <w:rFonts w:ascii="宋体" w:hAnsi="宋体"/>
                <w:kern w:val="0"/>
              </w:rPr>
            </w:pPr>
            <w:r>
              <w:rPr>
                <w:rFonts w:ascii="宋体" w:hAnsi="宋体" w:hint="eastAsia"/>
                <w:kern w:val="0"/>
              </w:rPr>
              <w:t>-</w:t>
            </w:r>
          </w:p>
        </w:tc>
      </w:tr>
      <w:tr w:rsidR="001A11CB" w:rsidRPr="00064F8A" w14:paraId="6EAB8065" w14:textId="77777777" w:rsidTr="0019152A">
        <w:trPr>
          <w:trHeight w:val="226"/>
          <w:jc w:val="center"/>
        </w:trPr>
        <w:tc>
          <w:tcPr>
            <w:tcW w:w="1044" w:type="dxa"/>
            <w:vMerge/>
            <w:tcBorders>
              <w:left w:val="single" w:sz="4" w:space="0" w:color="auto"/>
              <w:right w:val="single" w:sz="4" w:space="0" w:color="auto"/>
            </w:tcBorders>
            <w:vAlign w:val="center"/>
            <w:hideMark/>
          </w:tcPr>
          <w:p w14:paraId="07F16C37" w14:textId="77777777" w:rsidR="001A11CB" w:rsidRPr="00064F8A" w:rsidRDefault="001A11CB" w:rsidP="00E43DD9">
            <w:pPr>
              <w:snapToGrid w:val="0"/>
              <w:spacing w:line="240" w:lineRule="auto"/>
              <w:ind w:firstLine="0"/>
              <w:rPr>
                <w:rFonts w:ascii="Times New Roman" w:hAnsi="Times New Roman"/>
                <w:kern w:val="0"/>
              </w:rPr>
            </w:pPr>
          </w:p>
        </w:tc>
        <w:tc>
          <w:tcPr>
            <w:tcW w:w="3118" w:type="dxa"/>
            <w:tcBorders>
              <w:top w:val="nil"/>
              <w:left w:val="nil"/>
              <w:bottom w:val="single" w:sz="4" w:space="0" w:color="auto"/>
              <w:right w:val="single" w:sz="4" w:space="0" w:color="auto"/>
            </w:tcBorders>
            <w:shd w:val="clear" w:color="auto" w:fill="auto"/>
            <w:noWrap/>
            <w:vAlign w:val="center"/>
            <w:hideMark/>
          </w:tcPr>
          <w:p w14:paraId="53D12B0F" w14:textId="77777777" w:rsidR="001A11CB" w:rsidRPr="00064F8A" w:rsidRDefault="001A11CB" w:rsidP="00E43DD9">
            <w:pPr>
              <w:snapToGrid w:val="0"/>
              <w:spacing w:line="240" w:lineRule="auto"/>
              <w:ind w:firstLine="0"/>
              <w:rPr>
                <w:rFonts w:ascii="Times New Roman" w:hAnsi="Times New Roman"/>
                <w:kern w:val="0"/>
              </w:rPr>
            </w:pPr>
            <w:r w:rsidRPr="00064F8A">
              <w:rPr>
                <w:rFonts w:ascii="宋体" w:hAnsi="宋体" w:hint="eastAsia"/>
                <w:kern w:val="0"/>
              </w:rPr>
              <w:t>农药使用</w:t>
            </w:r>
          </w:p>
        </w:tc>
        <w:tc>
          <w:tcPr>
            <w:tcW w:w="2496" w:type="dxa"/>
            <w:tcBorders>
              <w:top w:val="nil"/>
              <w:left w:val="nil"/>
              <w:bottom w:val="single" w:sz="4" w:space="0" w:color="auto"/>
              <w:right w:val="single" w:sz="4" w:space="0" w:color="auto"/>
            </w:tcBorders>
            <w:vAlign w:val="center"/>
          </w:tcPr>
          <w:p w14:paraId="1A6DB751" w14:textId="77777777" w:rsidR="001A11CB" w:rsidRPr="00064F8A" w:rsidRDefault="001A11CB" w:rsidP="00E43DD9">
            <w:pPr>
              <w:snapToGrid w:val="0"/>
              <w:spacing w:line="240" w:lineRule="auto"/>
              <w:ind w:firstLine="0"/>
              <w:rPr>
                <w:rFonts w:ascii="宋体" w:hAnsi="宋体"/>
                <w:kern w:val="0"/>
              </w:rPr>
            </w:pPr>
            <w:r>
              <w:rPr>
                <w:rFonts w:ascii="宋体" w:hAnsi="宋体" w:hint="eastAsia"/>
                <w:kern w:val="0"/>
              </w:rPr>
              <w:t>杀虫剂/杀菌剂</w:t>
            </w:r>
            <w:r>
              <w:rPr>
                <w:rFonts w:ascii="宋体" w:hAnsi="宋体"/>
                <w:kern w:val="0"/>
              </w:rPr>
              <w:t>/</w:t>
            </w:r>
            <w:r>
              <w:rPr>
                <w:rFonts w:ascii="宋体" w:hAnsi="宋体" w:hint="eastAsia"/>
                <w:kern w:val="0"/>
              </w:rPr>
              <w:t>除草剂/杀</w:t>
            </w:r>
            <w:r>
              <w:rPr>
                <w:rFonts w:ascii="宋体" w:hAnsi="宋体"/>
                <w:kern w:val="0"/>
              </w:rPr>
              <w:t>鼠剂/</w:t>
            </w:r>
            <w:r>
              <w:rPr>
                <w:rFonts w:ascii="宋体" w:hAnsi="宋体" w:hint="eastAsia"/>
                <w:kern w:val="0"/>
              </w:rPr>
              <w:t>植物性</w:t>
            </w:r>
            <w:r>
              <w:rPr>
                <w:rFonts w:ascii="宋体" w:hAnsi="宋体"/>
                <w:kern w:val="0"/>
              </w:rPr>
              <w:t>农药</w:t>
            </w:r>
          </w:p>
        </w:tc>
        <w:tc>
          <w:tcPr>
            <w:tcW w:w="2288" w:type="dxa"/>
            <w:tcBorders>
              <w:top w:val="nil"/>
              <w:left w:val="nil"/>
              <w:bottom w:val="single" w:sz="4" w:space="0" w:color="auto"/>
              <w:right w:val="single" w:sz="4" w:space="0" w:color="auto"/>
            </w:tcBorders>
            <w:vAlign w:val="center"/>
          </w:tcPr>
          <w:p w14:paraId="7E1E623C" w14:textId="77777777" w:rsidR="001A11CB" w:rsidRPr="00064F8A" w:rsidRDefault="001A11CB" w:rsidP="00E43DD9">
            <w:pPr>
              <w:snapToGrid w:val="0"/>
              <w:spacing w:line="240" w:lineRule="auto"/>
              <w:ind w:firstLine="0"/>
              <w:rPr>
                <w:rFonts w:ascii="宋体" w:hAnsi="宋体"/>
                <w:kern w:val="0"/>
              </w:rPr>
            </w:pPr>
            <w:r>
              <w:rPr>
                <w:rFonts w:ascii="宋体" w:hAnsi="宋体" w:hint="eastAsia"/>
                <w:kern w:val="0"/>
              </w:rPr>
              <w:t>-</w:t>
            </w:r>
          </w:p>
        </w:tc>
      </w:tr>
      <w:tr w:rsidR="001A11CB" w:rsidRPr="00064F8A" w14:paraId="134FA9AE" w14:textId="77777777" w:rsidTr="0019152A">
        <w:trPr>
          <w:trHeight w:val="234"/>
          <w:jc w:val="center"/>
        </w:trPr>
        <w:tc>
          <w:tcPr>
            <w:tcW w:w="1044" w:type="dxa"/>
            <w:vMerge/>
            <w:tcBorders>
              <w:left w:val="single" w:sz="4" w:space="0" w:color="auto"/>
              <w:bottom w:val="single" w:sz="4" w:space="0" w:color="000000"/>
              <w:right w:val="single" w:sz="4" w:space="0" w:color="auto"/>
            </w:tcBorders>
            <w:shd w:val="clear" w:color="auto" w:fill="auto"/>
            <w:noWrap/>
            <w:vAlign w:val="center"/>
          </w:tcPr>
          <w:p w14:paraId="44699269" w14:textId="77777777" w:rsidR="001A11CB" w:rsidRPr="00064F8A" w:rsidRDefault="001A11CB" w:rsidP="00E43DD9">
            <w:pPr>
              <w:snapToGrid w:val="0"/>
              <w:spacing w:line="240" w:lineRule="auto"/>
              <w:ind w:firstLine="0"/>
              <w:rPr>
                <w:rFonts w:ascii="宋体" w:hAnsi="宋体"/>
                <w:kern w:val="0"/>
              </w:rPr>
            </w:pPr>
          </w:p>
        </w:tc>
        <w:tc>
          <w:tcPr>
            <w:tcW w:w="3118" w:type="dxa"/>
            <w:tcBorders>
              <w:top w:val="nil"/>
              <w:left w:val="nil"/>
              <w:bottom w:val="single" w:sz="4" w:space="0" w:color="auto"/>
              <w:right w:val="single" w:sz="4" w:space="0" w:color="auto"/>
            </w:tcBorders>
            <w:shd w:val="clear" w:color="auto" w:fill="auto"/>
            <w:noWrap/>
            <w:vAlign w:val="center"/>
          </w:tcPr>
          <w:p w14:paraId="21229964" w14:textId="77777777" w:rsidR="001A11CB" w:rsidRDefault="001A11CB" w:rsidP="00E43DD9">
            <w:pPr>
              <w:snapToGrid w:val="0"/>
              <w:spacing w:line="240" w:lineRule="auto"/>
              <w:ind w:firstLine="0"/>
              <w:rPr>
                <w:rFonts w:ascii="宋体" w:hAnsi="宋体"/>
                <w:kern w:val="0"/>
              </w:rPr>
            </w:pPr>
            <w:r>
              <w:rPr>
                <w:rFonts w:ascii="宋体" w:hAnsi="宋体" w:hint="eastAsia"/>
                <w:kern w:val="0"/>
              </w:rPr>
              <w:t>沥青铺路</w:t>
            </w:r>
          </w:p>
        </w:tc>
        <w:tc>
          <w:tcPr>
            <w:tcW w:w="2496" w:type="dxa"/>
            <w:tcBorders>
              <w:top w:val="nil"/>
              <w:left w:val="nil"/>
              <w:bottom w:val="single" w:sz="4" w:space="0" w:color="auto"/>
              <w:right w:val="single" w:sz="4" w:space="0" w:color="auto"/>
            </w:tcBorders>
            <w:vAlign w:val="center"/>
          </w:tcPr>
          <w:p w14:paraId="47636399" w14:textId="77777777" w:rsidR="001A11CB" w:rsidRDefault="001A11CB" w:rsidP="00E43DD9">
            <w:pPr>
              <w:snapToGrid w:val="0"/>
              <w:spacing w:line="240" w:lineRule="auto"/>
              <w:ind w:firstLine="0"/>
              <w:rPr>
                <w:rFonts w:ascii="宋体" w:hAnsi="宋体"/>
                <w:kern w:val="0"/>
              </w:rPr>
            </w:pPr>
            <w:r>
              <w:rPr>
                <w:rFonts w:ascii="宋体" w:hAnsi="宋体" w:hint="eastAsia"/>
                <w:kern w:val="0"/>
              </w:rPr>
              <w:t>-</w:t>
            </w:r>
          </w:p>
        </w:tc>
        <w:tc>
          <w:tcPr>
            <w:tcW w:w="2288" w:type="dxa"/>
            <w:tcBorders>
              <w:top w:val="nil"/>
              <w:left w:val="nil"/>
              <w:bottom w:val="single" w:sz="4" w:space="0" w:color="auto"/>
              <w:right w:val="single" w:sz="4" w:space="0" w:color="auto"/>
            </w:tcBorders>
            <w:vAlign w:val="center"/>
          </w:tcPr>
          <w:p w14:paraId="4AF0CF5B" w14:textId="77777777" w:rsidR="001A11CB" w:rsidRDefault="001A11CB" w:rsidP="00E43DD9">
            <w:pPr>
              <w:snapToGrid w:val="0"/>
              <w:spacing w:line="240" w:lineRule="auto"/>
              <w:ind w:firstLine="0"/>
              <w:rPr>
                <w:rFonts w:ascii="宋体" w:hAnsi="宋体"/>
                <w:kern w:val="0"/>
              </w:rPr>
            </w:pPr>
            <w:r>
              <w:rPr>
                <w:rFonts w:ascii="宋体" w:hAnsi="宋体" w:hint="eastAsia"/>
                <w:kern w:val="0"/>
              </w:rPr>
              <w:t>-</w:t>
            </w:r>
          </w:p>
        </w:tc>
      </w:tr>
      <w:tr w:rsidR="001A11CB" w:rsidRPr="00064F8A" w14:paraId="1B07D77C" w14:textId="77777777" w:rsidTr="0019152A">
        <w:trPr>
          <w:trHeight w:val="234"/>
          <w:jc w:val="center"/>
        </w:trPr>
        <w:tc>
          <w:tcPr>
            <w:tcW w:w="1044" w:type="dxa"/>
            <w:vMerge/>
            <w:tcBorders>
              <w:left w:val="single" w:sz="4" w:space="0" w:color="auto"/>
              <w:bottom w:val="single" w:sz="4" w:space="0" w:color="000000"/>
              <w:right w:val="single" w:sz="4" w:space="0" w:color="auto"/>
            </w:tcBorders>
            <w:shd w:val="clear" w:color="auto" w:fill="auto"/>
            <w:noWrap/>
            <w:vAlign w:val="center"/>
          </w:tcPr>
          <w:p w14:paraId="722D46F5" w14:textId="77777777" w:rsidR="001A11CB" w:rsidRPr="00064F8A" w:rsidRDefault="001A11CB" w:rsidP="00E43DD9">
            <w:pPr>
              <w:snapToGrid w:val="0"/>
              <w:spacing w:line="240" w:lineRule="auto"/>
              <w:ind w:firstLine="0"/>
              <w:rPr>
                <w:rFonts w:ascii="宋体" w:hAnsi="宋体"/>
                <w:kern w:val="0"/>
              </w:rPr>
            </w:pPr>
          </w:p>
        </w:tc>
        <w:tc>
          <w:tcPr>
            <w:tcW w:w="3118" w:type="dxa"/>
            <w:tcBorders>
              <w:top w:val="nil"/>
              <w:left w:val="nil"/>
              <w:bottom w:val="single" w:sz="4" w:space="0" w:color="auto"/>
              <w:right w:val="single" w:sz="4" w:space="0" w:color="auto"/>
            </w:tcBorders>
            <w:shd w:val="clear" w:color="auto" w:fill="auto"/>
            <w:noWrap/>
            <w:vAlign w:val="center"/>
          </w:tcPr>
          <w:p w14:paraId="4E082189" w14:textId="77777777" w:rsidR="001A11CB" w:rsidRPr="00064F8A" w:rsidRDefault="001A11CB" w:rsidP="00E43DD9">
            <w:pPr>
              <w:snapToGrid w:val="0"/>
              <w:spacing w:line="240" w:lineRule="auto"/>
              <w:ind w:firstLine="0"/>
              <w:rPr>
                <w:rFonts w:ascii="宋体" w:hAnsi="宋体"/>
                <w:kern w:val="0"/>
              </w:rPr>
            </w:pPr>
            <w:r>
              <w:rPr>
                <w:rFonts w:ascii="宋体" w:hAnsi="宋体" w:hint="eastAsia"/>
                <w:kern w:val="0"/>
              </w:rPr>
              <w:t>汽车</w:t>
            </w:r>
            <w:r>
              <w:rPr>
                <w:rFonts w:ascii="宋体" w:hAnsi="宋体"/>
                <w:kern w:val="0"/>
              </w:rPr>
              <w:t>维修</w:t>
            </w:r>
          </w:p>
        </w:tc>
        <w:tc>
          <w:tcPr>
            <w:tcW w:w="2496" w:type="dxa"/>
            <w:tcBorders>
              <w:top w:val="nil"/>
              <w:left w:val="nil"/>
              <w:bottom w:val="single" w:sz="4" w:space="0" w:color="auto"/>
              <w:right w:val="single" w:sz="4" w:space="0" w:color="auto"/>
            </w:tcBorders>
            <w:vAlign w:val="center"/>
          </w:tcPr>
          <w:p w14:paraId="28FB5A6A" w14:textId="77777777" w:rsidR="001A11CB" w:rsidRDefault="001A11CB" w:rsidP="00E43DD9">
            <w:pPr>
              <w:snapToGrid w:val="0"/>
              <w:spacing w:line="240" w:lineRule="auto"/>
              <w:ind w:firstLine="0"/>
              <w:rPr>
                <w:rFonts w:ascii="宋体" w:hAnsi="宋体"/>
                <w:kern w:val="0"/>
              </w:rPr>
            </w:pPr>
            <w:r>
              <w:rPr>
                <w:rFonts w:ascii="宋体" w:hAnsi="宋体" w:hint="eastAsia"/>
                <w:kern w:val="0"/>
              </w:rPr>
              <w:t>-</w:t>
            </w:r>
          </w:p>
        </w:tc>
        <w:tc>
          <w:tcPr>
            <w:tcW w:w="2288" w:type="dxa"/>
            <w:tcBorders>
              <w:top w:val="nil"/>
              <w:left w:val="nil"/>
              <w:bottom w:val="single" w:sz="4" w:space="0" w:color="auto"/>
              <w:right w:val="single" w:sz="4" w:space="0" w:color="auto"/>
            </w:tcBorders>
            <w:vAlign w:val="center"/>
          </w:tcPr>
          <w:p w14:paraId="4DC85F96" w14:textId="77777777" w:rsidR="001A11CB" w:rsidRDefault="001A11CB" w:rsidP="00E43DD9">
            <w:pPr>
              <w:snapToGrid w:val="0"/>
              <w:spacing w:line="240" w:lineRule="auto"/>
              <w:ind w:firstLine="0"/>
              <w:rPr>
                <w:rFonts w:ascii="宋体" w:hAnsi="宋体"/>
                <w:kern w:val="0"/>
              </w:rPr>
            </w:pPr>
            <w:r>
              <w:rPr>
                <w:rFonts w:ascii="宋体" w:hAnsi="宋体" w:hint="eastAsia"/>
                <w:kern w:val="0"/>
              </w:rPr>
              <w:t>-</w:t>
            </w:r>
          </w:p>
        </w:tc>
      </w:tr>
      <w:tr w:rsidR="001A11CB" w:rsidRPr="00064F8A" w14:paraId="27534096" w14:textId="77777777" w:rsidTr="0019152A">
        <w:trPr>
          <w:trHeight w:val="234"/>
          <w:jc w:val="center"/>
        </w:trPr>
        <w:tc>
          <w:tcPr>
            <w:tcW w:w="104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6E2694C" w14:textId="77777777" w:rsidR="001A11CB" w:rsidRPr="00064F8A" w:rsidRDefault="001A11CB" w:rsidP="00E43DD9">
            <w:pPr>
              <w:snapToGrid w:val="0"/>
              <w:spacing w:line="240" w:lineRule="auto"/>
              <w:ind w:firstLine="0"/>
              <w:rPr>
                <w:rFonts w:ascii="Times New Roman" w:hAnsi="Times New Roman"/>
                <w:kern w:val="0"/>
              </w:rPr>
            </w:pPr>
            <w:r w:rsidRPr="00064F8A">
              <w:rPr>
                <w:rFonts w:ascii="宋体" w:hAnsi="宋体" w:hint="eastAsia"/>
                <w:kern w:val="0"/>
              </w:rPr>
              <w:t>存储运输源</w:t>
            </w:r>
          </w:p>
        </w:tc>
        <w:tc>
          <w:tcPr>
            <w:tcW w:w="3118" w:type="dxa"/>
            <w:tcBorders>
              <w:top w:val="nil"/>
              <w:left w:val="nil"/>
              <w:bottom w:val="single" w:sz="4" w:space="0" w:color="auto"/>
              <w:right w:val="single" w:sz="4" w:space="0" w:color="auto"/>
            </w:tcBorders>
            <w:shd w:val="clear" w:color="auto" w:fill="auto"/>
            <w:noWrap/>
            <w:vAlign w:val="center"/>
            <w:hideMark/>
          </w:tcPr>
          <w:p w14:paraId="06EE3366" w14:textId="77777777" w:rsidR="001A11CB" w:rsidRPr="00064F8A" w:rsidRDefault="001A11CB" w:rsidP="00E43DD9">
            <w:pPr>
              <w:snapToGrid w:val="0"/>
              <w:spacing w:line="240" w:lineRule="auto"/>
              <w:ind w:firstLine="0"/>
              <w:rPr>
                <w:rFonts w:ascii="宋体" w:hAnsi="宋体" w:cs="宋体"/>
                <w:b/>
                <w:bCs/>
                <w:kern w:val="0"/>
              </w:rPr>
            </w:pPr>
            <w:r w:rsidRPr="00064F8A">
              <w:rPr>
                <w:rFonts w:ascii="宋体" w:hAnsi="宋体" w:hint="eastAsia"/>
                <w:kern w:val="0"/>
              </w:rPr>
              <w:t>加油站</w:t>
            </w:r>
          </w:p>
        </w:tc>
        <w:tc>
          <w:tcPr>
            <w:tcW w:w="2496" w:type="dxa"/>
            <w:tcBorders>
              <w:top w:val="nil"/>
              <w:left w:val="nil"/>
              <w:bottom w:val="single" w:sz="4" w:space="0" w:color="auto"/>
              <w:right w:val="single" w:sz="4" w:space="0" w:color="auto"/>
            </w:tcBorders>
            <w:vAlign w:val="center"/>
          </w:tcPr>
          <w:p w14:paraId="7B3678AA" w14:textId="77777777" w:rsidR="001A11CB" w:rsidRPr="00064F8A" w:rsidRDefault="001A11CB" w:rsidP="00E43DD9">
            <w:pPr>
              <w:snapToGrid w:val="0"/>
              <w:spacing w:line="240" w:lineRule="auto"/>
              <w:ind w:firstLine="0"/>
              <w:rPr>
                <w:rFonts w:ascii="宋体" w:hAnsi="宋体"/>
                <w:kern w:val="0"/>
              </w:rPr>
            </w:pPr>
            <w:r>
              <w:rPr>
                <w:rFonts w:ascii="宋体" w:hAnsi="宋体" w:hint="eastAsia"/>
                <w:kern w:val="0"/>
              </w:rPr>
              <w:t>汽油/柴油</w:t>
            </w:r>
          </w:p>
        </w:tc>
        <w:tc>
          <w:tcPr>
            <w:tcW w:w="2288" w:type="dxa"/>
            <w:tcBorders>
              <w:top w:val="nil"/>
              <w:left w:val="nil"/>
              <w:bottom w:val="single" w:sz="4" w:space="0" w:color="auto"/>
              <w:right w:val="single" w:sz="4" w:space="0" w:color="auto"/>
            </w:tcBorders>
            <w:vAlign w:val="center"/>
          </w:tcPr>
          <w:p w14:paraId="73BFFCD4" w14:textId="77777777" w:rsidR="001A11CB" w:rsidRPr="00064F8A" w:rsidRDefault="001A11CB" w:rsidP="00E43DD9">
            <w:pPr>
              <w:snapToGrid w:val="0"/>
              <w:spacing w:line="240" w:lineRule="auto"/>
              <w:ind w:firstLine="0"/>
              <w:rPr>
                <w:rFonts w:ascii="宋体" w:hAnsi="宋体"/>
                <w:kern w:val="0"/>
              </w:rPr>
            </w:pPr>
            <w:r>
              <w:rPr>
                <w:rFonts w:ascii="宋体" w:hAnsi="宋体" w:hint="eastAsia"/>
                <w:kern w:val="0"/>
              </w:rPr>
              <w:t>-</w:t>
            </w:r>
          </w:p>
        </w:tc>
      </w:tr>
      <w:tr w:rsidR="001A11CB" w:rsidRPr="00064F8A" w14:paraId="1F2617FD" w14:textId="77777777" w:rsidTr="0019152A">
        <w:trPr>
          <w:trHeight w:val="226"/>
          <w:jc w:val="center"/>
        </w:trPr>
        <w:tc>
          <w:tcPr>
            <w:tcW w:w="1044" w:type="dxa"/>
            <w:vMerge/>
            <w:tcBorders>
              <w:top w:val="nil"/>
              <w:left w:val="single" w:sz="4" w:space="0" w:color="auto"/>
              <w:bottom w:val="single" w:sz="4" w:space="0" w:color="000000"/>
              <w:right w:val="single" w:sz="4" w:space="0" w:color="auto"/>
            </w:tcBorders>
            <w:vAlign w:val="center"/>
            <w:hideMark/>
          </w:tcPr>
          <w:p w14:paraId="3FE17FCD" w14:textId="77777777" w:rsidR="001A11CB" w:rsidRPr="00064F8A" w:rsidRDefault="001A11CB" w:rsidP="00E43DD9">
            <w:pPr>
              <w:snapToGrid w:val="0"/>
              <w:spacing w:line="240" w:lineRule="auto"/>
              <w:ind w:firstLine="0"/>
              <w:rPr>
                <w:rFonts w:ascii="Times New Roman" w:hAnsi="Times New Roman"/>
                <w:kern w:val="0"/>
              </w:rPr>
            </w:pPr>
          </w:p>
        </w:tc>
        <w:tc>
          <w:tcPr>
            <w:tcW w:w="3118" w:type="dxa"/>
            <w:tcBorders>
              <w:top w:val="nil"/>
              <w:left w:val="nil"/>
              <w:bottom w:val="single" w:sz="4" w:space="0" w:color="auto"/>
              <w:right w:val="single" w:sz="4" w:space="0" w:color="auto"/>
            </w:tcBorders>
            <w:shd w:val="clear" w:color="auto" w:fill="auto"/>
            <w:noWrap/>
            <w:vAlign w:val="center"/>
            <w:hideMark/>
          </w:tcPr>
          <w:p w14:paraId="48F0B5FC" w14:textId="77777777" w:rsidR="001A11CB" w:rsidRPr="00064F8A" w:rsidRDefault="001A11CB" w:rsidP="00E43DD9">
            <w:pPr>
              <w:snapToGrid w:val="0"/>
              <w:spacing w:line="240" w:lineRule="auto"/>
              <w:ind w:firstLine="0"/>
              <w:rPr>
                <w:rFonts w:ascii="Times New Roman" w:hAnsi="Times New Roman"/>
                <w:kern w:val="0"/>
              </w:rPr>
            </w:pPr>
            <w:r w:rsidRPr="00064F8A">
              <w:rPr>
                <w:rFonts w:ascii="宋体" w:hAnsi="宋体" w:hint="eastAsia"/>
                <w:kern w:val="0"/>
              </w:rPr>
              <w:t>油气运输</w:t>
            </w:r>
          </w:p>
        </w:tc>
        <w:tc>
          <w:tcPr>
            <w:tcW w:w="2496" w:type="dxa"/>
            <w:tcBorders>
              <w:top w:val="nil"/>
              <w:left w:val="nil"/>
              <w:bottom w:val="single" w:sz="4" w:space="0" w:color="auto"/>
              <w:right w:val="single" w:sz="4" w:space="0" w:color="auto"/>
            </w:tcBorders>
            <w:vAlign w:val="center"/>
          </w:tcPr>
          <w:p w14:paraId="55826E92" w14:textId="77777777" w:rsidR="001A11CB" w:rsidRPr="00064F8A" w:rsidRDefault="001A11CB" w:rsidP="00E43DD9">
            <w:pPr>
              <w:snapToGrid w:val="0"/>
              <w:spacing w:line="240" w:lineRule="auto"/>
              <w:ind w:firstLine="0"/>
              <w:rPr>
                <w:rFonts w:ascii="宋体" w:hAnsi="宋体"/>
                <w:kern w:val="0"/>
              </w:rPr>
            </w:pPr>
            <w:r>
              <w:rPr>
                <w:rFonts w:ascii="宋体" w:hAnsi="宋体" w:hint="eastAsia"/>
                <w:kern w:val="0"/>
              </w:rPr>
              <w:t>汽油/柴油</w:t>
            </w:r>
          </w:p>
        </w:tc>
        <w:tc>
          <w:tcPr>
            <w:tcW w:w="2288" w:type="dxa"/>
            <w:tcBorders>
              <w:top w:val="nil"/>
              <w:left w:val="nil"/>
              <w:bottom w:val="single" w:sz="4" w:space="0" w:color="auto"/>
              <w:right w:val="single" w:sz="4" w:space="0" w:color="auto"/>
            </w:tcBorders>
            <w:vAlign w:val="center"/>
          </w:tcPr>
          <w:p w14:paraId="07D8B1B5" w14:textId="77777777" w:rsidR="001A11CB" w:rsidRPr="00064F8A" w:rsidRDefault="001A11CB" w:rsidP="00E43DD9">
            <w:pPr>
              <w:snapToGrid w:val="0"/>
              <w:spacing w:line="240" w:lineRule="auto"/>
              <w:ind w:firstLine="0"/>
              <w:rPr>
                <w:rFonts w:ascii="宋体" w:hAnsi="宋体"/>
                <w:kern w:val="0"/>
              </w:rPr>
            </w:pPr>
            <w:r>
              <w:rPr>
                <w:rFonts w:ascii="宋体" w:hAnsi="宋体" w:hint="eastAsia"/>
                <w:kern w:val="0"/>
              </w:rPr>
              <w:t>-</w:t>
            </w:r>
          </w:p>
        </w:tc>
      </w:tr>
      <w:tr w:rsidR="001A11CB" w:rsidRPr="00064F8A" w14:paraId="7A7C5FEA" w14:textId="77777777" w:rsidTr="0019152A">
        <w:trPr>
          <w:trHeight w:val="226"/>
          <w:jc w:val="center"/>
        </w:trPr>
        <w:tc>
          <w:tcPr>
            <w:tcW w:w="1044" w:type="dxa"/>
            <w:vMerge/>
            <w:tcBorders>
              <w:top w:val="nil"/>
              <w:left w:val="single" w:sz="4" w:space="0" w:color="auto"/>
              <w:bottom w:val="single" w:sz="4" w:space="0" w:color="auto"/>
              <w:right w:val="single" w:sz="4" w:space="0" w:color="auto"/>
            </w:tcBorders>
            <w:vAlign w:val="center"/>
            <w:hideMark/>
          </w:tcPr>
          <w:p w14:paraId="13731756" w14:textId="77777777" w:rsidR="001A11CB" w:rsidRPr="00064F8A" w:rsidRDefault="001A11CB" w:rsidP="00E43DD9">
            <w:pPr>
              <w:snapToGrid w:val="0"/>
              <w:spacing w:line="240" w:lineRule="auto"/>
              <w:ind w:firstLine="0"/>
              <w:rPr>
                <w:rFonts w:ascii="Times New Roman" w:hAnsi="Times New Roman"/>
                <w:kern w:val="0"/>
              </w:rPr>
            </w:pPr>
          </w:p>
        </w:tc>
        <w:tc>
          <w:tcPr>
            <w:tcW w:w="3118" w:type="dxa"/>
            <w:tcBorders>
              <w:top w:val="nil"/>
              <w:left w:val="nil"/>
              <w:bottom w:val="single" w:sz="4" w:space="0" w:color="auto"/>
              <w:right w:val="single" w:sz="4" w:space="0" w:color="auto"/>
            </w:tcBorders>
            <w:shd w:val="clear" w:color="auto" w:fill="auto"/>
            <w:noWrap/>
            <w:vAlign w:val="center"/>
            <w:hideMark/>
          </w:tcPr>
          <w:p w14:paraId="4152EA3A" w14:textId="77777777" w:rsidR="001A11CB" w:rsidRPr="00064F8A" w:rsidRDefault="001A11CB" w:rsidP="00E43DD9">
            <w:pPr>
              <w:snapToGrid w:val="0"/>
              <w:spacing w:line="240" w:lineRule="auto"/>
              <w:ind w:firstLine="0"/>
              <w:rPr>
                <w:rFonts w:ascii="Times New Roman" w:hAnsi="Times New Roman"/>
                <w:kern w:val="0"/>
              </w:rPr>
            </w:pPr>
            <w:r w:rsidRPr="00064F8A">
              <w:rPr>
                <w:rFonts w:ascii="宋体" w:hAnsi="宋体" w:hint="eastAsia"/>
                <w:kern w:val="0"/>
              </w:rPr>
              <w:t>油气储存</w:t>
            </w:r>
          </w:p>
        </w:tc>
        <w:tc>
          <w:tcPr>
            <w:tcW w:w="2496" w:type="dxa"/>
            <w:tcBorders>
              <w:top w:val="nil"/>
              <w:left w:val="nil"/>
              <w:bottom w:val="single" w:sz="4" w:space="0" w:color="auto"/>
              <w:right w:val="single" w:sz="4" w:space="0" w:color="auto"/>
            </w:tcBorders>
            <w:vAlign w:val="center"/>
          </w:tcPr>
          <w:p w14:paraId="24F07E73" w14:textId="77777777" w:rsidR="001A11CB" w:rsidRPr="00064F8A" w:rsidRDefault="001A11CB" w:rsidP="00E43DD9">
            <w:pPr>
              <w:snapToGrid w:val="0"/>
              <w:spacing w:line="240" w:lineRule="auto"/>
              <w:ind w:firstLine="0"/>
              <w:rPr>
                <w:rFonts w:ascii="宋体" w:hAnsi="宋体"/>
                <w:kern w:val="0"/>
              </w:rPr>
            </w:pPr>
            <w:r>
              <w:rPr>
                <w:rFonts w:ascii="宋体" w:hAnsi="宋体" w:hint="eastAsia"/>
                <w:kern w:val="0"/>
              </w:rPr>
              <w:t>汽油/柴油</w:t>
            </w:r>
          </w:p>
        </w:tc>
        <w:tc>
          <w:tcPr>
            <w:tcW w:w="2288" w:type="dxa"/>
            <w:tcBorders>
              <w:top w:val="nil"/>
              <w:left w:val="nil"/>
              <w:bottom w:val="single" w:sz="4" w:space="0" w:color="auto"/>
              <w:right w:val="single" w:sz="4" w:space="0" w:color="auto"/>
            </w:tcBorders>
            <w:vAlign w:val="center"/>
          </w:tcPr>
          <w:p w14:paraId="392FD147" w14:textId="77777777" w:rsidR="001A11CB" w:rsidRPr="00064F8A" w:rsidRDefault="001A11CB" w:rsidP="00E43DD9">
            <w:pPr>
              <w:snapToGrid w:val="0"/>
              <w:spacing w:line="240" w:lineRule="auto"/>
              <w:ind w:firstLine="0"/>
              <w:rPr>
                <w:rFonts w:ascii="宋体" w:hAnsi="宋体"/>
                <w:kern w:val="0"/>
              </w:rPr>
            </w:pPr>
            <w:r>
              <w:rPr>
                <w:rFonts w:ascii="宋体" w:hAnsi="宋体" w:hint="eastAsia"/>
                <w:kern w:val="0"/>
              </w:rPr>
              <w:t>-</w:t>
            </w:r>
          </w:p>
        </w:tc>
      </w:tr>
      <w:tr w:rsidR="001A11CB" w:rsidRPr="00064F8A" w14:paraId="4F28554E" w14:textId="77777777" w:rsidTr="0019152A">
        <w:trPr>
          <w:trHeight w:val="234"/>
          <w:jc w:val="center"/>
        </w:trPr>
        <w:tc>
          <w:tcPr>
            <w:tcW w:w="104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788D05" w14:textId="77777777" w:rsidR="001A11CB" w:rsidRPr="00064F8A" w:rsidRDefault="001A11CB" w:rsidP="00E43DD9">
            <w:pPr>
              <w:snapToGrid w:val="0"/>
              <w:spacing w:line="240" w:lineRule="auto"/>
              <w:ind w:firstLine="0"/>
              <w:rPr>
                <w:rFonts w:ascii="Times New Roman" w:hAnsi="Times New Roman"/>
                <w:kern w:val="0"/>
              </w:rPr>
            </w:pPr>
            <w:r w:rsidRPr="00064F8A">
              <w:rPr>
                <w:rFonts w:ascii="宋体" w:hAnsi="宋体" w:hint="eastAsia"/>
                <w:kern w:val="0"/>
              </w:rPr>
              <w:t>废弃物处理源</w:t>
            </w:r>
          </w:p>
        </w:tc>
        <w:tc>
          <w:tcPr>
            <w:tcW w:w="3118" w:type="dxa"/>
            <w:tcBorders>
              <w:top w:val="nil"/>
              <w:left w:val="nil"/>
              <w:bottom w:val="single" w:sz="4" w:space="0" w:color="auto"/>
              <w:right w:val="single" w:sz="4" w:space="0" w:color="auto"/>
            </w:tcBorders>
            <w:shd w:val="clear" w:color="auto" w:fill="auto"/>
            <w:noWrap/>
            <w:vAlign w:val="center"/>
            <w:hideMark/>
          </w:tcPr>
          <w:p w14:paraId="7BC6B9C7" w14:textId="77777777" w:rsidR="001A11CB" w:rsidRPr="00064F8A" w:rsidRDefault="001A11CB" w:rsidP="00E43DD9">
            <w:pPr>
              <w:snapToGrid w:val="0"/>
              <w:spacing w:line="240" w:lineRule="auto"/>
              <w:ind w:firstLine="0"/>
              <w:rPr>
                <w:rFonts w:ascii="宋体" w:hAnsi="宋体" w:cs="宋体"/>
                <w:b/>
                <w:bCs/>
                <w:kern w:val="0"/>
              </w:rPr>
            </w:pPr>
            <w:r w:rsidRPr="00064F8A">
              <w:rPr>
                <w:rFonts w:ascii="宋体" w:hAnsi="宋体" w:hint="eastAsia"/>
                <w:kern w:val="0"/>
              </w:rPr>
              <w:t>废水处理</w:t>
            </w:r>
          </w:p>
        </w:tc>
        <w:tc>
          <w:tcPr>
            <w:tcW w:w="2496" w:type="dxa"/>
            <w:tcBorders>
              <w:top w:val="nil"/>
              <w:left w:val="nil"/>
              <w:bottom w:val="single" w:sz="4" w:space="0" w:color="auto"/>
              <w:right w:val="single" w:sz="4" w:space="0" w:color="auto"/>
            </w:tcBorders>
            <w:vAlign w:val="center"/>
          </w:tcPr>
          <w:p w14:paraId="11D1F3A4" w14:textId="77777777" w:rsidR="001A11CB" w:rsidRPr="00064F8A" w:rsidRDefault="001A11CB" w:rsidP="00E43DD9">
            <w:pPr>
              <w:snapToGrid w:val="0"/>
              <w:spacing w:line="240" w:lineRule="auto"/>
              <w:ind w:firstLine="0"/>
              <w:rPr>
                <w:rFonts w:ascii="宋体" w:hAnsi="宋体"/>
                <w:kern w:val="0"/>
              </w:rPr>
            </w:pPr>
            <w:r>
              <w:rPr>
                <w:rFonts w:ascii="宋体" w:hAnsi="宋体" w:hint="eastAsia"/>
                <w:kern w:val="0"/>
              </w:rPr>
              <w:t>-</w:t>
            </w:r>
          </w:p>
        </w:tc>
        <w:tc>
          <w:tcPr>
            <w:tcW w:w="2288" w:type="dxa"/>
            <w:tcBorders>
              <w:top w:val="nil"/>
              <w:left w:val="nil"/>
              <w:bottom w:val="single" w:sz="4" w:space="0" w:color="auto"/>
              <w:right w:val="single" w:sz="4" w:space="0" w:color="auto"/>
            </w:tcBorders>
            <w:vAlign w:val="center"/>
          </w:tcPr>
          <w:p w14:paraId="3E7CA73B" w14:textId="77777777" w:rsidR="001A11CB" w:rsidRPr="00064F8A" w:rsidRDefault="001A11CB" w:rsidP="00E43DD9">
            <w:pPr>
              <w:snapToGrid w:val="0"/>
              <w:spacing w:line="240" w:lineRule="auto"/>
              <w:ind w:firstLine="0"/>
              <w:rPr>
                <w:rFonts w:ascii="宋体" w:hAnsi="宋体"/>
                <w:kern w:val="0"/>
              </w:rPr>
            </w:pPr>
            <w:r>
              <w:rPr>
                <w:rFonts w:ascii="宋体" w:hAnsi="宋体" w:hint="eastAsia"/>
                <w:kern w:val="0"/>
              </w:rPr>
              <w:t>-</w:t>
            </w:r>
          </w:p>
        </w:tc>
      </w:tr>
      <w:tr w:rsidR="001A11CB" w:rsidRPr="00064F8A" w14:paraId="79ED5B61" w14:textId="77777777" w:rsidTr="0019152A">
        <w:trPr>
          <w:trHeight w:val="226"/>
          <w:jc w:val="center"/>
        </w:trPr>
        <w:tc>
          <w:tcPr>
            <w:tcW w:w="104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95D6721" w14:textId="77777777" w:rsidR="001A11CB" w:rsidRPr="00064F8A" w:rsidRDefault="001A11CB" w:rsidP="00E43DD9">
            <w:pPr>
              <w:snapToGrid w:val="0"/>
              <w:spacing w:line="240" w:lineRule="auto"/>
              <w:ind w:firstLine="0"/>
              <w:rPr>
                <w:rFonts w:ascii="Times New Roman" w:hAnsi="Times New Roman"/>
                <w:kern w:val="0"/>
              </w:rPr>
            </w:pPr>
          </w:p>
        </w:tc>
        <w:tc>
          <w:tcPr>
            <w:tcW w:w="3118" w:type="dxa"/>
            <w:tcBorders>
              <w:top w:val="nil"/>
              <w:left w:val="nil"/>
              <w:bottom w:val="single" w:sz="4" w:space="0" w:color="auto"/>
              <w:right w:val="single" w:sz="4" w:space="0" w:color="auto"/>
            </w:tcBorders>
            <w:shd w:val="clear" w:color="auto" w:fill="auto"/>
            <w:noWrap/>
            <w:vAlign w:val="center"/>
            <w:hideMark/>
          </w:tcPr>
          <w:p w14:paraId="6F4A3600" w14:textId="77777777" w:rsidR="001A11CB" w:rsidRPr="00064F8A" w:rsidRDefault="001A11CB" w:rsidP="00E43DD9">
            <w:pPr>
              <w:snapToGrid w:val="0"/>
              <w:spacing w:line="240" w:lineRule="auto"/>
              <w:ind w:firstLine="0"/>
              <w:rPr>
                <w:rFonts w:ascii="Times New Roman" w:hAnsi="Times New Roman"/>
                <w:kern w:val="0"/>
              </w:rPr>
            </w:pPr>
            <w:r w:rsidRPr="00064F8A">
              <w:rPr>
                <w:rFonts w:ascii="宋体" w:hAnsi="宋体" w:hint="eastAsia"/>
                <w:kern w:val="0"/>
              </w:rPr>
              <w:t>固</w:t>
            </w:r>
            <w:proofErr w:type="gramStart"/>
            <w:r w:rsidRPr="00064F8A">
              <w:rPr>
                <w:rFonts w:ascii="宋体" w:hAnsi="宋体" w:hint="eastAsia"/>
                <w:kern w:val="0"/>
              </w:rPr>
              <w:t>废处理</w:t>
            </w:r>
            <w:proofErr w:type="gramEnd"/>
          </w:p>
        </w:tc>
        <w:tc>
          <w:tcPr>
            <w:tcW w:w="2496" w:type="dxa"/>
            <w:tcBorders>
              <w:top w:val="nil"/>
              <w:left w:val="nil"/>
              <w:bottom w:val="single" w:sz="4" w:space="0" w:color="auto"/>
              <w:right w:val="single" w:sz="4" w:space="0" w:color="auto"/>
            </w:tcBorders>
            <w:vAlign w:val="center"/>
          </w:tcPr>
          <w:p w14:paraId="0D06961D" w14:textId="77777777" w:rsidR="001A11CB" w:rsidRPr="00064F8A" w:rsidRDefault="001A11CB" w:rsidP="00E43DD9">
            <w:pPr>
              <w:snapToGrid w:val="0"/>
              <w:spacing w:line="240" w:lineRule="auto"/>
              <w:ind w:firstLine="0"/>
              <w:rPr>
                <w:rFonts w:ascii="宋体" w:hAnsi="宋体"/>
                <w:kern w:val="0"/>
              </w:rPr>
            </w:pPr>
            <w:r>
              <w:rPr>
                <w:rFonts w:ascii="宋体" w:hAnsi="宋体"/>
                <w:kern w:val="0"/>
              </w:rPr>
              <w:t>填埋</w:t>
            </w:r>
            <w:r>
              <w:rPr>
                <w:rFonts w:ascii="宋体" w:hAnsi="宋体" w:hint="eastAsia"/>
                <w:kern w:val="0"/>
              </w:rPr>
              <w:t>/</w:t>
            </w:r>
            <w:r>
              <w:rPr>
                <w:rFonts w:ascii="宋体" w:hAnsi="宋体"/>
                <w:kern w:val="0"/>
              </w:rPr>
              <w:t>焚烧</w:t>
            </w:r>
          </w:p>
        </w:tc>
        <w:tc>
          <w:tcPr>
            <w:tcW w:w="2288" w:type="dxa"/>
            <w:tcBorders>
              <w:top w:val="nil"/>
              <w:left w:val="nil"/>
              <w:bottom w:val="single" w:sz="4" w:space="0" w:color="auto"/>
              <w:right w:val="single" w:sz="4" w:space="0" w:color="auto"/>
            </w:tcBorders>
            <w:vAlign w:val="center"/>
          </w:tcPr>
          <w:p w14:paraId="50B9909B" w14:textId="77777777" w:rsidR="001A11CB" w:rsidRPr="00064F8A" w:rsidRDefault="001A11CB" w:rsidP="00E43DD9">
            <w:pPr>
              <w:snapToGrid w:val="0"/>
              <w:spacing w:line="240" w:lineRule="auto"/>
              <w:ind w:firstLine="0"/>
              <w:rPr>
                <w:rFonts w:ascii="宋体" w:hAnsi="宋体"/>
                <w:kern w:val="0"/>
              </w:rPr>
            </w:pPr>
            <w:r>
              <w:rPr>
                <w:rFonts w:ascii="宋体" w:hAnsi="宋体" w:hint="eastAsia"/>
                <w:kern w:val="0"/>
              </w:rPr>
              <w:t>-</w:t>
            </w:r>
          </w:p>
        </w:tc>
      </w:tr>
      <w:tr w:rsidR="001A11CB" w:rsidRPr="00064F8A" w14:paraId="38115069" w14:textId="77777777" w:rsidTr="0019152A">
        <w:trPr>
          <w:trHeight w:val="234"/>
          <w:jc w:val="center"/>
        </w:trPr>
        <w:tc>
          <w:tcPr>
            <w:tcW w:w="104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D7869C" w14:textId="77777777" w:rsidR="001A11CB" w:rsidRPr="00064F8A" w:rsidRDefault="001A11CB" w:rsidP="00E43DD9">
            <w:pPr>
              <w:snapToGrid w:val="0"/>
              <w:spacing w:line="240" w:lineRule="auto"/>
              <w:ind w:firstLine="0"/>
              <w:rPr>
                <w:rFonts w:ascii="Times New Roman" w:hAnsi="Times New Roman"/>
                <w:kern w:val="0"/>
              </w:rPr>
            </w:pPr>
            <w:r w:rsidRPr="00064F8A">
              <w:rPr>
                <w:rFonts w:ascii="宋体" w:hAnsi="宋体" w:hint="eastAsia"/>
                <w:kern w:val="0"/>
              </w:rPr>
              <w:t>生物质燃烧源</w:t>
            </w:r>
          </w:p>
        </w:tc>
        <w:tc>
          <w:tcPr>
            <w:tcW w:w="3118" w:type="dxa"/>
            <w:tcBorders>
              <w:top w:val="nil"/>
              <w:left w:val="nil"/>
              <w:bottom w:val="single" w:sz="4" w:space="0" w:color="auto"/>
              <w:right w:val="single" w:sz="4" w:space="0" w:color="auto"/>
            </w:tcBorders>
            <w:shd w:val="clear" w:color="auto" w:fill="auto"/>
            <w:noWrap/>
            <w:vAlign w:val="center"/>
            <w:hideMark/>
          </w:tcPr>
          <w:p w14:paraId="6453D793" w14:textId="77777777" w:rsidR="001A11CB" w:rsidRPr="00064F8A" w:rsidRDefault="001A11CB" w:rsidP="00E43DD9">
            <w:pPr>
              <w:snapToGrid w:val="0"/>
              <w:spacing w:line="240" w:lineRule="auto"/>
              <w:ind w:firstLine="0"/>
              <w:rPr>
                <w:rFonts w:ascii="宋体" w:hAnsi="宋体" w:cs="宋体"/>
                <w:b/>
                <w:bCs/>
                <w:kern w:val="0"/>
              </w:rPr>
            </w:pPr>
            <w:r>
              <w:rPr>
                <w:rFonts w:ascii="宋体" w:hAnsi="宋体" w:hint="eastAsia"/>
                <w:kern w:val="0"/>
              </w:rPr>
              <w:t>家用秸秆薪柴</w:t>
            </w:r>
          </w:p>
        </w:tc>
        <w:tc>
          <w:tcPr>
            <w:tcW w:w="2496" w:type="dxa"/>
            <w:tcBorders>
              <w:top w:val="nil"/>
              <w:left w:val="nil"/>
              <w:bottom w:val="single" w:sz="4" w:space="0" w:color="auto"/>
              <w:right w:val="single" w:sz="4" w:space="0" w:color="auto"/>
            </w:tcBorders>
            <w:vAlign w:val="center"/>
          </w:tcPr>
          <w:p w14:paraId="7F82187C" w14:textId="77777777" w:rsidR="001A11CB" w:rsidRPr="009C1DF0" w:rsidRDefault="001A11CB" w:rsidP="00E43DD9">
            <w:pPr>
              <w:snapToGrid w:val="0"/>
              <w:spacing w:line="240" w:lineRule="auto"/>
              <w:ind w:firstLine="0"/>
              <w:rPr>
                <w:rFonts w:ascii="宋体" w:hAnsi="宋体"/>
                <w:kern w:val="0"/>
              </w:rPr>
            </w:pPr>
            <w:proofErr w:type="gramStart"/>
            <w:r w:rsidRPr="009C1DF0">
              <w:rPr>
                <w:rFonts w:ascii="宋体" w:hAnsi="宋体" w:hint="eastAsia"/>
                <w:kern w:val="0"/>
              </w:rPr>
              <w:t>稻杆</w:t>
            </w:r>
            <w:proofErr w:type="gramEnd"/>
            <w:r w:rsidRPr="009C1DF0">
              <w:rPr>
                <w:rFonts w:ascii="宋体" w:hAnsi="宋体" w:hint="eastAsia"/>
                <w:kern w:val="0"/>
              </w:rPr>
              <w:t>/</w:t>
            </w:r>
            <w:proofErr w:type="gramStart"/>
            <w:r w:rsidRPr="009C1DF0">
              <w:rPr>
                <w:rFonts w:ascii="宋体" w:hAnsi="宋体" w:hint="eastAsia"/>
                <w:kern w:val="0"/>
              </w:rPr>
              <w:t>玉米杆</w:t>
            </w:r>
            <w:proofErr w:type="gramEnd"/>
            <w:r w:rsidRPr="009C1DF0">
              <w:rPr>
                <w:rFonts w:ascii="宋体" w:hAnsi="宋体" w:hint="eastAsia"/>
                <w:kern w:val="0"/>
              </w:rPr>
              <w:t>/油菜杆/其他秸秆</w:t>
            </w:r>
            <w:r>
              <w:rPr>
                <w:rFonts w:ascii="宋体" w:hAnsi="宋体" w:hint="eastAsia"/>
                <w:kern w:val="0"/>
              </w:rPr>
              <w:t>/薪柴</w:t>
            </w:r>
          </w:p>
        </w:tc>
        <w:tc>
          <w:tcPr>
            <w:tcW w:w="2288" w:type="dxa"/>
            <w:tcBorders>
              <w:top w:val="nil"/>
              <w:left w:val="nil"/>
              <w:bottom w:val="single" w:sz="4" w:space="0" w:color="auto"/>
              <w:right w:val="single" w:sz="4" w:space="0" w:color="auto"/>
            </w:tcBorders>
            <w:vAlign w:val="center"/>
          </w:tcPr>
          <w:p w14:paraId="3CF25771" w14:textId="77777777" w:rsidR="001A11CB" w:rsidRPr="00064F8A" w:rsidRDefault="001A11CB" w:rsidP="00E43DD9">
            <w:pPr>
              <w:snapToGrid w:val="0"/>
              <w:spacing w:line="240" w:lineRule="auto"/>
              <w:ind w:firstLine="0"/>
              <w:rPr>
                <w:rFonts w:ascii="宋体" w:hAnsi="宋体"/>
                <w:kern w:val="0"/>
              </w:rPr>
            </w:pPr>
            <w:r>
              <w:rPr>
                <w:rFonts w:ascii="宋体" w:hAnsi="宋体" w:hint="eastAsia"/>
                <w:kern w:val="0"/>
              </w:rPr>
              <w:t>-</w:t>
            </w:r>
          </w:p>
        </w:tc>
      </w:tr>
      <w:tr w:rsidR="001A11CB" w:rsidRPr="00064F8A" w14:paraId="4BECEB68" w14:textId="77777777" w:rsidTr="0019152A">
        <w:trPr>
          <w:trHeight w:val="226"/>
          <w:jc w:val="center"/>
        </w:trPr>
        <w:tc>
          <w:tcPr>
            <w:tcW w:w="1044" w:type="dxa"/>
            <w:vMerge/>
            <w:tcBorders>
              <w:top w:val="single" w:sz="4" w:space="0" w:color="auto"/>
              <w:left w:val="single" w:sz="4" w:space="0" w:color="auto"/>
              <w:bottom w:val="single" w:sz="4" w:space="0" w:color="auto"/>
              <w:right w:val="single" w:sz="4" w:space="0" w:color="auto"/>
            </w:tcBorders>
            <w:vAlign w:val="center"/>
            <w:hideMark/>
          </w:tcPr>
          <w:p w14:paraId="0B469521" w14:textId="77777777" w:rsidR="001A11CB" w:rsidRPr="00064F8A" w:rsidRDefault="001A11CB" w:rsidP="00E43DD9">
            <w:pPr>
              <w:snapToGrid w:val="0"/>
              <w:spacing w:line="240" w:lineRule="auto"/>
              <w:ind w:firstLine="0"/>
              <w:rPr>
                <w:rFonts w:ascii="Times New Roman" w:hAnsi="Times New Roman"/>
                <w:kern w:val="0"/>
              </w:rPr>
            </w:pPr>
          </w:p>
        </w:tc>
        <w:tc>
          <w:tcPr>
            <w:tcW w:w="3118" w:type="dxa"/>
            <w:tcBorders>
              <w:top w:val="nil"/>
              <w:left w:val="nil"/>
              <w:bottom w:val="single" w:sz="4" w:space="0" w:color="auto"/>
              <w:right w:val="single" w:sz="4" w:space="0" w:color="auto"/>
            </w:tcBorders>
            <w:shd w:val="clear" w:color="auto" w:fill="auto"/>
            <w:noWrap/>
            <w:vAlign w:val="center"/>
            <w:hideMark/>
          </w:tcPr>
          <w:p w14:paraId="2DD3C352" w14:textId="77777777" w:rsidR="001A11CB" w:rsidRPr="00064F8A" w:rsidRDefault="001A11CB" w:rsidP="00E43DD9">
            <w:pPr>
              <w:snapToGrid w:val="0"/>
              <w:spacing w:line="240" w:lineRule="auto"/>
              <w:ind w:firstLine="0"/>
              <w:rPr>
                <w:rFonts w:ascii="Times New Roman" w:hAnsi="Times New Roman"/>
                <w:kern w:val="0"/>
              </w:rPr>
            </w:pPr>
            <w:r w:rsidRPr="00064F8A">
              <w:rPr>
                <w:rFonts w:ascii="宋体" w:hAnsi="宋体" w:hint="eastAsia"/>
                <w:kern w:val="0"/>
              </w:rPr>
              <w:t>秸秆露天焚烧</w:t>
            </w:r>
          </w:p>
        </w:tc>
        <w:tc>
          <w:tcPr>
            <w:tcW w:w="2496" w:type="dxa"/>
            <w:tcBorders>
              <w:top w:val="nil"/>
              <w:left w:val="nil"/>
              <w:bottom w:val="single" w:sz="4" w:space="0" w:color="auto"/>
              <w:right w:val="single" w:sz="4" w:space="0" w:color="auto"/>
            </w:tcBorders>
            <w:vAlign w:val="center"/>
          </w:tcPr>
          <w:p w14:paraId="2FF8DA56" w14:textId="77777777" w:rsidR="001A11CB" w:rsidRPr="00064F8A" w:rsidRDefault="001A11CB" w:rsidP="00E43DD9">
            <w:pPr>
              <w:snapToGrid w:val="0"/>
              <w:spacing w:line="240" w:lineRule="auto"/>
              <w:ind w:firstLine="0"/>
              <w:rPr>
                <w:rFonts w:ascii="宋体" w:hAnsi="宋体"/>
                <w:kern w:val="0"/>
              </w:rPr>
            </w:pPr>
            <w:proofErr w:type="gramStart"/>
            <w:r>
              <w:rPr>
                <w:rFonts w:ascii="宋体" w:hAnsi="宋体" w:hint="eastAsia"/>
                <w:kern w:val="0"/>
              </w:rPr>
              <w:t>稻杆</w:t>
            </w:r>
            <w:proofErr w:type="gramEnd"/>
            <w:r>
              <w:rPr>
                <w:rFonts w:ascii="宋体" w:hAnsi="宋体" w:hint="eastAsia"/>
                <w:kern w:val="0"/>
              </w:rPr>
              <w:t>/</w:t>
            </w:r>
            <w:proofErr w:type="gramStart"/>
            <w:r>
              <w:rPr>
                <w:rFonts w:ascii="宋体" w:hAnsi="宋体" w:hint="eastAsia"/>
                <w:kern w:val="0"/>
              </w:rPr>
              <w:t>玉米杆</w:t>
            </w:r>
            <w:proofErr w:type="gramEnd"/>
            <w:r>
              <w:rPr>
                <w:rFonts w:ascii="宋体" w:hAnsi="宋体" w:hint="eastAsia"/>
                <w:kern w:val="0"/>
              </w:rPr>
              <w:t>/其他</w:t>
            </w:r>
            <w:r>
              <w:rPr>
                <w:rFonts w:ascii="宋体" w:hAnsi="宋体"/>
                <w:kern w:val="0"/>
              </w:rPr>
              <w:t>秸秆</w:t>
            </w:r>
          </w:p>
        </w:tc>
        <w:tc>
          <w:tcPr>
            <w:tcW w:w="2288" w:type="dxa"/>
            <w:tcBorders>
              <w:top w:val="nil"/>
              <w:left w:val="nil"/>
              <w:bottom w:val="single" w:sz="4" w:space="0" w:color="auto"/>
              <w:right w:val="single" w:sz="4" w:space="0" w:color="auto"/>
            </w:tcBorders>
            <w:vAlign w:val="center"/>
          </w:tcPr>
          <w:p w14:paraId="78DCDBE5" w14:textId="77777777" w:rsidR="001A11CB" w:rsidRPr="00064F8A" w:rsidRDefault="001A11CB" w:rsidP="00E43DD9">
            <w:pPr>
              <w:snapToGrid w:val="0"/>
              <w:spacing w:line="240" w:lineRule="auto"/>
              <w:ind w:firstLine="0"/>
              <w:rPr>
                <w:rFonts w:ascii="宋体" w:hAnsi="宋体"/>
                <w:kern w:val="0"/>
              </w:rPr>
            </w:pPr>
            <w:r>
              <w:rPr>
                <w:rFonts w:ascii="宋体" w:hAnsi="宋体" w:hint="eastAsia"/>
                <w:kern w:val="0"/>
              </w:rPr>
              <w:t>-</w:t>
            </w:r>
          </w:p>
        </w:tc>
      </w:tr>
      <w:tr w:rsidR="001A11CB" w:rsidRPr="00064F8A" w14:paraId="6611F87E" w14:textId="77777777" w:rsidTr="0019152A">
        <w:trPr>
          <w:trHeight w:val="226"/>
          <w:jc w:val="center"/>
        </w:trPr>
        <w:tc>
          <w:tcPr>
            <w:tcW w:w="1044" w:type="dxa"/>
            <w:vMerge/>
            <w:tcBorders>
              <w:top w:val="single" w:sz="4" w:space="0" w:color="auto"/>
              <w:left w:val="single" w:sz="4" w:space="0" w:color="auto"/>
              <w:bottom w:val="single" w:sz="4" w:space="0" w:color="auto"/>
              <w:right w:val="single" w:sz="4" w:space="0" w:color="auto"/>
            </w:tcBorders>
            <w:vAlign w:val="center"/>
            <w:hideMark/>
          </w:tcPr>
          <w:p w14:paraId="5B0FE180" w14:textId="77777777" w:rsidR="001A11CB" w:rsidRPr="00064F8A" w:rsidRDefault="001A11CB" w:rsidP="00E43DD9">
            <w:pPr>
              <w:snapToGrid w:val="0"/>
              <w:spacing w:line="240" w:lineRule="auto"/>
              <w:ind w:firstLine="0"/>
              <w:rPr>
                <w:rFonts w:ascii="Times New Roman" w:hAnsi="Times New Roman"/>
                <w:kern w:val="0"/>
              </w:rPr>
            </w:pPr>
          </w:p>
        </w:tc>
        <w:tc>
          <w:tcPr>
            <w:tcW w:w="3118" w:type="dxa"/>
            <w:tcBorders>
              <w:top w:val="nil"/>
              <w:left w:val="nil"/>
              <w:bottom w:val="single" w:sz="4" w:space="0" w:color="auto"/>
              <w:right w:val="single" w:sz="4" w:space="0" w:color="auto"/>
            </w:tcBorders>
            <w:shd w:val="clear" w:color="auto" w:fill="auto"/>
            <w:noWrap/>
            <w:vAlign w:val="center"/>
            <w:hideMark/>
          </w:tcPr>
          <w:p w14:paraId="0B4ADAD9" w14:textId="77777777" w:rsidR="001A11CB" w:rsidRPr="00064F8A" w:rsidRDefault="001A11CB" w:rsidP="00E43DD9">
            <w:pPr>
              <w:snapToGrid w:val="0"/>
              <w:spacing w:line="240" w:lineRule="auto"/>
              <w:ind w:firstLine="0"/>
              <w:rPr>
                <w:rFonts w:ascii="Times New Roman" w:hAnsi="Times New Roman"/>
                <w:kern w:val="0"/>
              </w:rPr>
            </w:pPr>
            <w:r w:rsidRPr="00064F8A">
              <w:rPr>
                <w:rFonts w:ascii="Times New Roman" w:hAnsi="Times New Roman"/>
                <w:kern w:val="0"/>
              </w:rPr>
              <w:t>森林火灾</w:t>
            </w:r>
          </w:p>
        </w:tc>
        <w:tc>
          <w:tcPr>
            <w:tcW w:w="2496" w:type="dxa"/>
            <w:tcBorders>
              <w:top w:val="nil"/>
              <w:left w:val="nil"/>
              <w:bottom w:val="single" w:sz="4" w:space="0" w:color="auto"/>
              <w:right w:val="single" w:sz="4" w:space="0" w:color="auto"/>
            </w:tcBorders>
            <w:vAlign w:val="center"/>
          </w:tcPr>
          <w:p w14:paraId="51BA6729" w14:textId="77777777" w:rsidR="001A11CB" w:rsidRPr="00064F8A" w:rsidRDefault="001A11CB" w:rsidP="00E43DD9">
            <w:pPr>
              <w:snapToGrid w:val="0"/>
              <w:spacing w:line="240" w:lineRule="auto"/>
              <w:ind w:firstLine="0"/>
              <w:rPr>
                <w:rFonts w:ascii="Times New Roman" w:hAnsi="Times New Roman"/>
                <w:kern w:val="0"/>
              </w:rPr>
            </w:pPr>
            <w:r>
              <w:rPr>
                <w:rFonts w:ascii="Times New Roman" w:hAnsi="Times New Roman" w:hint="eastAsia"/>
                <w:kern w:val="0"/>
              </w:rPr>
              <w:t>-</w:t>
            </w:r>
          </w:p>
        </w:tc>
        <w:tc>
          <w:tcPr>
            <w:tcW w:w="2288" w:type="dxa"/>
            <w:tcBorders>
              <w:top w:val="nil"/>
              <w:left w:val="nil"/>
              <w:bottom w:val="single" w:sz="4" w:space="0" w:color="auto"/>
              <w:right w:val="single" w:sz="4" w:space="0" w:color="auto"/>
            </w:tcBorders>
            <w:vAlign w:val="center"/>
          </w:tcPr>
          <w:p w14:paraId="77146FCD" w14:textId="77777777" w:rsidR="001A11CB" w:rsidRPr="00064F8A" w:rsidRDefault="001A11CB" w:rsidP="00E43DD9">
            <w:pPr>
              <w:snapToGrid w:val="0"/>
              <w:spacing w:line="240" w:lineRule="auto"/>
              <w:ind w:firstLine="0"/>
              <w:rPr>
                <w:rFonts w:ascii="Times New Roman" w:hAnsi="Times New Roman"/>
                <w:kern w:val="0"/>
              </w:rPr>
            </w:pPr>
            <w:r>
              <w:rPr>
                <w:rFonts w:ascii="Times New Roman" w:hAnsi="Times New Roman" w:hint="eastAsia"/>
                <w:kern w:val="0"/>
              </w:rPr>
              <w:t>-</w:t>
            </w:r>
          </w:p>
        </w:tc>
      </w:tr>
      <w:tr w:rsidR="001A11CB" w:rsidRPr="00064F8A" w14:paraId="1997BF7D" w14:textId="77777777" w:rsidTr="0019152A">
        <w:trPr>
          <w:trHeight w:val="234"/>
          <w:jc w:val="center"/>
        </w:trPr>
        <w:tc>
          <w:tcPr>
            <w:tcW w:w="1044"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A76DEB3" w14:textId="77777777" w:rsidR="001A11CB" w:rsidRPr="00064F8A" w:rsidRDefault="001A11CB" w:rsidP="00E43DD9">
            <w:pPr>
              <w:snapToGrid w:val="0"/>
              <w:spacing w:line="240" w:lineRule="auto"/>
              <w:ind w:firstLine="0"/>
              <w:rPr>
                <w:rFonts w:ascii="Times New Roman" w:hAnsi="Times New Roman"/>
                <w:kern w:val="0"/>
              </w:rPr>
            </w:pPr>
            <w:r w:rsidRPr="00064F8A">
              <w:rPr>
                <w:rFonts w:ascii="宋体" w:hAnsi="宋体" w:hint="eastAsia"/>
                <w:kern w:val="0"/>
              </w:rPr>
              <w:lastRenderedPageBreak/>
              <w:t>农业源</w:t>
            </w:r>
          </w:p>
        </w:tc>
        <w:tc>
          <w:tcPr>
            <w:tcW w:w="3118" w:type="dxa"/>
            <w:tcBorders>
              <w:top w:val="nil"/>
              <w:left w:val="nil"/>
              <w:bottom w:val="single" w:sz="4" w:space="0" w:color="auto"/>
              <w:right w:val="single" w:sz="4" w:space="0" w:color="auto"/>
            </w:tcBorders>
            <w:shd w:val="clear" w:color="auto" w:fill="auto"/>
            <w:noWrap/>
            <w:vAlign w:val="center"/>
            <w:hideMark/>
          </w:tcPr>
          <w:p w14:paraId="1D4A6C92" w14:textId="77777777" w:rsidR="001A11CB" w:rsidRPr="00064F8A" w:rsidRDefault="001A11CB" w:rsidP="00E43DD9">
            <w:pPr>
              <w:snapToGrid w:val="0"/>
              <w:spacing w:line="240" w:lineRule="auto"/>
              <w:ind w:firstLine="0"/>
              <w:rPr>
                <w:rFonts w:ascii="Times New Roman" w:hAnsi="Times New Roman"/>
                <w:kern w:val="0"/>
              </w:rPr>
            </w:pPr>
            <w:r w:rsidRPr="00064F8A">
              <w:rPr>
                <w:rFonts w:ascii="宋体" w:hAnsi="宋体" w:hint="eastAsia"/>
                <w:kern w:val="0"/>
              </w:rPr>
              <w:t>畜禽养殖</w:t>
            </w:r>
          </w:p>
        </w:tc>
        <w:tc>
          <w:tcPr>
            <w:tcW w:w="2496" w:type="dxa"/>
            <w:tcBorders>
              <w:top w:val="nil"/>
              <w:left w:val="nil"/>
              <w:bottom w:val="single" w:sz="4" w:space="0" w:color="auto"/>
              <w:right w:val="single" w:sz="4" w:space="0" w:color="auto"/>
            </w:tcBorders>
            <w:vAlign w:val="center"/>
          </w:tcPr>
          <w:p w14:paraId="4B33D3F6" w14:textId="77777777" w:rsidR="001A11CB" w:rsidRPr="00064F8A" w:rsidRDefault="001A11CB" w:rsidP="00E43DD9">
            <w:pPr>
              <w:snapToGrid w:val="0"/>
              <w:spacing w:line="240" w:lineRule="auto"/>
              <w:ind w:firstLine="0"/>
              <w:rPr>
                <w:rFonts w:ascii="宋体" w:hAnsi="宋体"/>
                <w:kern w:val="0"/>
              </w:rPr>
            </w:pPr>
            <w:r>
              <w:rPr>
                <w:rFonts w:ascii="宋体" w:hAnsi="宋体" w:hint="eastAsia"/>
                <w:kern w:val="0"/>
              </w:rPr>
              <w:t>集约化/散养</w:t>
            </w:r>
          </w:p>
        </w:tc>
        <w:tc>
          <w:tcPr>
            <w:tcW w:w="2288" w:type="dxa"/>
            <w:tcBorders>
              <w:top w:val="nil"/>
              <w:left w:val="nil"/>
              <w:bottom w:val="single" w:sz="4" w:space="0" w:color="auto"/>
              <w:right w:val="single" w:sz="4" w:space="0" w:color="auto"/>
            </w:tcBorders>
            <w:vAlign w:val="center"/>
          </w:tcPr>
          <w:p w14:paraId="1E5763AE" w14:textId="77777777" w:rsidR="001A11CB" w:rsidRPr="00064F8A" w:rsidRDefault="001A11CB" w:rsidP="00E43DD9">
            <w:pPr>
              <w:snapToGrid w:val="0"/>
              <w:spacing w:line="240" w:lineRule="auto"/>
              <w:ind w:firstLine="0"/>
              <w:rPr>
                <w:rFonts w:ascii="宋体" w:hAnsi="宋体"/>
                <w:kern w:val="0"/>
              </w:rPr>
            </w:pPr>
            <w:r>
              <w:rPr>
                <w:rFonts w:ascii="宋体" w:hAnsi="宋体" w:hint="eastAsia"/>
                <w:kern w:val="0"/>
              </w:rPr>
              <w:t>肉牛/肉猪/母猪/蛋鸡/肉</w:t>
            </w:r>
            <w:r>
              <w:rPr>
                <w:rFonts w:ascii="宋体" w:hAnsi="宋体"/>
                <w:kern w:val="0"/>
              </w:rPr>
              <w:t>鸡</w:t>
            </w:r>
            <w:r>
              <w:rPr>
                <w:rFonts w:ascii="宋体" w:hAnsi="宋体" w:hint="eastAsia"/>
                <w:kern w:val="0"/>
              </w:rPr>
              <w:t>/奶牛</w:t>
            </w:r>
          </w:p>
        </w:tc>
      </w:tr>
      <w:tr w:rsidR="001A11CB" w:rsidRPr="00064F8A" w14:paraId="53A08096" w14:textId="77777777" w:rsidTr="0019152A">
        <w:trPr>
          <w:trHeight w:val="226"/>
          <w:jc w:val="center"/>
        </w:trPr>
        <w:tc>
          <w:tcPr>
            <w:tcW w:w="1044" w:type="dxa"/>
            <w:vMerge/>
            <w:tcBorders>
              <w:top w:val="nil"/>
              <w:left w:val="single" w:sz="4" w:space="0" w:color="auto"/>
              <w:bottom w:val="single" w:sz="4" w:space="0" w:color="000000"/>
              <w:right w:val="single" w:sz="4" w:space="0" w:color="auto"/>
            </w:tcBorders>
            <w:vAlign w:val="center"/>
            <w:hideMark/>
          </w:tcPr>
          <w:p w14:paraId="6D99D781" w14:textId="77777777" w:rsidR="001A11CB" w:rsidRPr="00064F8A" w:rsidRDefault="001A11CB" w:rsidP="00E43DD9">
            <w:pPr>
              <w:snapToGrid w:val="0"/>
              <w:spacing w:line="240" w:lineRule="auto"/>
              <w:ind w:firstLine="0"/>
              <w:rPr>
                <w:rFonts w:ascii="Times New Roman" w:hAnsi="Times New Roman"/>
                <w:kern w:val="0"/>
              </w:rPr>
            </w:pPr>
          </w:p>
        </w:tc>
        <w:tc>
          <w:tcPr>
            <w:tcW w:w="3118" w:type="dxa"/>
            <w:tcBorders>
              <w:top w:val="nil"/>
              <w:left w:val="nil"/>
              <w:bottom w:val="single" w:sz="4" w:space="0" w:color="auto"/>
              <w:right w:val="single" w:sz="4" w:space="0" w:color="auto"/>
            </w:tcBorders>
            <w:shd w:val="clear" w:color="auto" w:fill="auto"/>
            <w:noWrap/>
            <w:vAlign w:val="center"/>
            <w:hideMark/>
          </w:tcPr>
          <w:p w14:paraId="41ED5970" w14:textId="77777777" w:rsidR="001A11CB" w:rsidRPr="00064F8A" w:rsidRDefault="001A11CB" w:rsidP="00E43DD9">
            <w:pPr>
              <w:snapToGrid w:val="0"/>
              <w:spacing w:line="240" w:lineRule="auto"/>
              <w:ind w:firstLine="0"/>
              <w:rPr>
                <w:rFonts w:ascii="Times New Roman" w:hAnsi="Times New Roman"/>
                <w:kern w:val="0"/>
              </w:rPr>
            </w:pPr>
            <w:r w:rsidRPr="00064F8A">
              <w:rPr>
                <w:rFonts w:ascii="宋体" w:hAnsi="宋体" w:hint="eastAsia"/>
                <w:kern w:val="0"/>
              </w:rPr>
              <w:t>氮肥施用</w:t>
            </w:r>
          </w:p>
        </w:tc>
        <w:tc>
          <w:tcPr>
            <w:tcW w:w="2496" w:type="dxa"/>
            <w:tcBorders>
              <w:top w:val="nil"/>
              <w:left w:val="nil"/>
              <w:bottom w:val="single" w:sz="4" w:space="0" w:color="auto"/>
              <w:right w:val="single" w:sz="4" w:space="0" w:color="auto"/>
            </w:tcBorders>
            <w:vAlign w:val="center"/>
          </w:tcPr>
          <w:p w14:paraId="498CF4FB" w14:textId="77777777" w:rsidR="001A11CB" w:rsidRPr="00064F8A" w:rsidRDefault="001A11CB" w:rsidP="00E43DD9">
            <w:pPr>
              <w:snapToGrid w:val="0"/>
              <w:spacing w:line="240" w:lineRule="auto"/>
              <w:ind w:firstLine="0"/>
              <w:rPr>
                <w:rFonts w:ascii="宋体" w:hAnsi="宋体"/>
                <w:kern w:val="0"/>
              </w:rPr>
            </w:pPr>
            <w:r w:rsidRPr="000B7C94">
              <w:rPr>
                <w:rFonts w:hint="eastAsia"/>
              </w:rPr>
              <w:t>尿素</w:t>
            </w:r>
            <w:r>
              <w:rPr>
                <w:rFonts w:hint="eastAsia"/>
              </w:rPr>
              <w:t>/</w:t>
            </w:r>
            <w:r w:rsidRPr="000B7C94">
              <w:rPr>
                <w:rFonts w:hint="eastAsia"/>
              </w:rPr>
              <w:t>碳氨</w:t>
            </w:r>
            <w:r>
              <w:t>/</w:t>
            </w:r>
            <w:proofErr w:type="gramStart"/>
            <w:r w:rsidRPr="000B7C94">
              <w:rPr>
                <w:rFonts w:hint="eastAsia"/>
              </w:rPr>
              <w:t>硝酸氨</w:t>
            </w:r>
            <w:proofErr w:type="gramEnd"/>
            <w:r>
              <w:t>/</w:t>
            </w:r>
            <w:r w:rsidRPr="000B7C94">
              <w:rPr>
                <w:rFonts w:hint="eastAsia"/>
              </w:rPr>
              <w:t>硫酸氨</w:t>
            </w:r>
            <w:r>
              <w:t>/</w:t>
            </w:r>
            <w:r>
              <w:rPr>
                <w:rFonts w:hint="eastAsia"/>
              </w:rPr>
              <w:t>其氮肥</w:t>
            </w:r>
            <w:r w:rsidRPr="000B7C94">
              <w:rPr>
                <w:rFonts w:hint="eastAsia"/>
              </w:rPr>
              <w:tab/>
            </w:r>
            <w:r>
              <w:t>/</w:t>
            </w:r>
            <w:r w:rsidRPr="000B7C94">
              <w:rPr>
                <w:rFonts w:hint="eastAsia"/>
              </w:rPr>
              <w:t>复合肥</w:t>
            </w:r>
          </w:p>
        </w:tc>
        <w:tc>
          <w:tcPr>
            <w:tcW w:w="2288" w:type="dxa"/>
            <w:tcBorders>
              <w:top w:val="nil"/>
              <w:left w:val="nil"/>
              <w:bottom w:val="single" w:sz="4" w:space="0" w:color="auto"/>
              <w:right w:val="single" w:sz="4" w:space="0" w:color="auto"/>
            </w:tcBorders>
            <w:vAlign w:val="center"/>
          </w:tcPr>
          <w:p w14:paraId="3F9F0C1D" w14:textId="77777777" w:rsidR="001A11CB" w:rsidRPr="00064F8A" w:rsidRDefault="001A11CB" w:rsidP="00E43DD9">
            <w:pPr>
              <w:snapToGrid w:val="0"/>
              <w:spacing w:line="240" w:lineRule="auto"/>
              <w:ind w:firstLine="0"/>
              <w:rPr>
                <w:rFonts w:ascii="宋体" w:hAnsi="宋体"/>
                <w:kern w:val="0"/>
              </w:rPr>
            </w:pPr>
            <w:r>
              <w:rPr>
                <w:rFonts w:ascii="宋体" w:hAnsi="宋体" w:hint="eastAsia"/>
                <w:kern w:val="0"/>
              </w:rPr>
              <w:t>-</w:t>
            </w:r>
          </w:p>
        </w:tc>
      </w:tr>
      <w:tr w:rsidR="001A11CB" w:rsidRPr="00064F8A" w14:paraId="4D4E2D18" w14:textId="77777777" w:rsidTr="0019152A">
        <w:trPr>
          <w:trHeight w:val="226"/>
          <w:jc w:val="center"/>
        </w:trPr>
        <w:tc>
          <w:tcPr>
            <w:tcW w:w="1044" w:type="dxa"/>
            <w:vMerge/>
            <w:tcBorders>
              <w:top w:val="nil"/>
              <w:left w:val="single" w:sz="4" w:space="0" w:color="auto"/>
              <w:bottom w:val="single" w:sz="4" w:space="0" w:color="000000"/>
              <w:right w:val="single" w:sz="4" w:space="0" w:color="auto"/>
            </w:tcBorders>
            <w:vAlign w:val="center"/>
            <w:hideMark/>
          </w:tcPr>
          <w:p w14:paraId="4F71E258" w14:textId="77777777" w:rsidR="001A11CB" w:rsidRPr="00064F8A" w:rsidRDefault="001A11CB" w:rsidP="00E43DD9">
            <w:pPr>
              <w:snapToGrid w:val="0"/>
              <w:spacing w:line="240" w:lineRule="auto"/>
              <w:ind w:firstLine="0"/>
              <w:rPr>
                <w:rFonts w:ascii="Times New Roman" w:hAnsi="Times New Roman"/>
                <w:kern w:val="0"/>
              </w:rPr>
            </w:pPr>
          </w:p>
        </w:tc>
        <w:tc>
          <w:tcPr>
            <w:tcW w:w="3118" w:type="dxa"/>
            <w:tcBorders>
              <w:top w:val="nil"/>
              <w:left w:val="nil"/>
              <w:bottom w:val="single" w:sz="4" w:space="0" w:color="auto"/>
              <w:right w:val="single" w:sz="4" w:space="0" w:color="auto"/>
            </w:tcBorders>
            <w:shd w:val="clear" w:color="auto" w:fill="auto"/>
            <w:noWrap/>
            <w:vAlign w:val="center"/>
            <w:hideMark/>
          </w:tcPr>
          <w:p w14:paraId="5F051A5E" w14:textId="77777777" w:rsidR="001A11CB" w:rsidRPr="00064F8A" w:rsidRDefault="001A11CB" w:rsidP="00E43DD9">
            <w:pPr>
              <w:snapToGrid w:val="0"/>
              <w:spacing w:line="240" w:lineRule="auto"/>
              <w:ind w:firstLine="0"/>
              <w:rPr>
                <w:rFonts w:ascii="Times New Roman" w:hAnsi="Times New Roman"/>
                <w:kern w:val="0"/>
              </w:rPr>
            </w:pPr>
            <w:r w:rsidRPr="00064F8A">
              <w:rPr>
                <w:rFonts w:ascii="宋体" w:hAnsi="宋体" w:hint="eastAsia"/>
                <w:kern w:val="0"/>
              </w:rPr>
              <w:t>土壤本底</w:t>
            </w:r>
          </w:p>
        </w:tc>
        <w:tc>
          <w:tcPr>
            <w:tcW w:w="2496" w:type="dxa"/>
            <w:tcBorders>
              <w:top w:val="nil"/>
              <w:left w:val="nil"/>
              <w:bottom w:val="single" w:sz="4" w:space="0" w:color="auto"/>
              <w:right w:val="single" w:sz="4" w:space="0" w:color="auto"/>
            </w:tcBorders>
            <w:vAlign w:val="center"/>
          </w:tcPr>
          <w:p w14:paraId="61D15E2A" w14:textId="77777777" w:rsidR="001A11CB" w:rsidRPr="00064F8A" w:rsidRDefault="001A11CB" w:rsidP="00E43DD9">
            <w:pPr>
              <w:snapToGrid w:val="0"/>
              <w:spacing w:line="240" w:lineRule="auto"/>
              <w:ind w:firstLine="0"/>
              <w:rPr>
                <w:rFonts w:ascii="宋体" w:hAnsi="宋体"/>
                <w:kern w:val="0"/>
              </w:rPr>
            </w:pPr>
            <w:r>
              <w:rPr>
                <w:rFonts w:ascii="宋体" w:hAnsi="宋体" w:hint="eastAsia"/>
                <w:kern w:val="0"/>
              </w:rPr>
              <w:t>耕地</w:t>
            </w:r>
          </w:p>
        </w:tc>
        <w:tc>
          <w:tcPr>
            <w:tcW w:w="2288" w:type="dxa"/>
            <w:tcBorders>
              <w:top w:val="nil"/>
              <w:left w:val="nil"/>
              <w:bottom w:val="single" w:sz="4" w:space="0" w:color="auto"/>
              <w:right w:val="single" w:sz="4" w:space="0" w:color="auto"/>
            </w:tcBorders>
            <w:vAlign w:val="center"/>
          </w:tcPr>
          <w:p w14:paraId="38165F2E" w14:textId="77777777" w:rsidR="001A11CB" w:rsidRPr="00064F8A" w:rsidRDefault="001A11CB" w:rsidP="00E43DD9">
            <w:pPr>
              <w:snapToGrid w:val="0"/>
              <w:spacing w:line="240" w:lineRule="auto"/>
              <w:ind w:firstLine="0"/>
              <w:rPr>
                <w:rFonts w:ascii="宋体" w:hAnsi="宋体"/>
                <w:kern w:val="0"/>
              </w:rPr>
            </w:pPr>
            <w:r>
              <w:rPr>
                <w:rFonts w:ascii="宋体" w:hAnsi="宋体" w:hint="eastAsia"/>
                <w:kern w:val="0"/>
              </w:rPr>
              <w:t>-</w:t>
            </w:r>
          </w:p>
        </w:tc>
      </w:tr>
      <w:tr w:rsidR="001A11CB" w:rsidRPr="00064F8A" w14:paraId="0CBAD716" w14:textId="77777777" w:rsidTr="0019152A">
        <w:trPr>
          <w:trHeight w:val="226"/>
          <w:jc w:val="center"/>
        </w:trPr>
        <w:tc>
          <w:tcPr>
            <w:tcW w:w="1044" w:type="dxa"/>
            <w:vMerge/>
            <w:tcBorders>
              <w:top w:val="nil"/>
              <w:left w:val="single" w:sz="4" w:space="0" w:color="auto"/>
              <w:bottom w:val="single" w:sz="4" w:space="0" w:color="000000"/>
              <w:right w:val="single" w:sz="4" w:space="0" w:color="auto"/>
            </w:tcBorders>
            <w:vAlign w:val="center"/>
            <w:hideMark/>
          </w:tcPr>
          <w:p w14:paraId="4B24D333" w14:textId="77777777" w:rsidR="001A11CB" w:rsidRPr="00064F8A" w:rsidRDefault="001A11CB" w:rsidP="00E43DD9">
            <w:pPr>
              <w:snapToGrid w:val="0"/>
              <w:spacing w:line="240" w:lineRule="auto"/>
              <w:ind w:firstLine="0"/>
              <w:rPr>
                <w:rFonts w:ascii="Times New Roman" w:hAnsi="Times New Roman"/>
                <w:kern w:val="0"/>
              </w:rPr>
            </w:pPr>
          </w:p>
        </w:tc>
        <w:tc>
          <w:tcPr>
            <w:tcW w:w="3118" w:type="dxa"/>
            <w:tcBorders>
              <w:top w:val="nil"/>
              <w:left w:val="nil"/>
              <w:bottom w:val="single" w:sz="4" w:space="0" w:color="auto"/>
              <w:right w:val="single" w:sz="4" w:space="0" w:color="auto"/>
            </w:tcBorders>
            <w:shd w:val="clear" w:color="auto" w:fill="auto"/>
            <w:noWrap/>
            <w:vAlign w:val="center"/>
            <w:hideMark/>
          </w:tcPr>
          <w:p w14:paraId="5EC7316E" w14:textId="77777777" w:rsidR="001A11CB" w:rsidRPr="00064F8A" w:rsidRDefault="001A11CB" w:rsidP="00E43DD9">
            <w:pPr>
              <w:snapToGrid w:val="0"/>
              <w:spacing w:line="240" w:lineRule="auto"/>
              <w:ind w:firstLine="0"/>
              <w:rPr>
                <w:rFonts w:ascii="Times New Roman" w:hAnsi="Times New Roman"/>
                <w:kern w:val="0"/>
              </w:rPr>
            </w:pPr>
            <w:r w:rsidRPr="00064F8A">
              <w:rPr>
                <w:rFonts w:ascii="宋体" w:hAnsi="宋体" w:hint="eastAsia"/>
                <w:kern w:val="0"/>
              </w:rPr>
              <w:t>固氮植物</w:t>
            </w:r>
          </w:p>
        </w:tc>
        <w:tc>
          <w:tcPr>
            <w:tcW w:w="2496" w:type="dxa"/>
            <w:tcBorders>
              <w:top w:val="nil"/>
              <w:left w:val="nil"/>
              <w:bottom w:val="single" w:sz="4" w:space="0" w:color="auto"/>
              <w:right w:val="single" w:sz="4" w:space="0" w:color="auto"/>
            </w:tcBorders>
            <w:vAlign w:val="center"/>
          </w:tcPr>
          <w:p w14:paraId="1AC02400" w14:textId="77777777" w:rsidR="001A11CB" w:rsidRPr="00064F8A" w:rsidRDefault="001A11CB" w:rsidP="00E43DD9">
            <w:pPr>
              <w:snapToGrid w:val="0"/>
              <w:spacing w:line="240" w:lineRule="auto"/>
              <w:ind w:firstLine="0"/>
              <w:rPr>
                <w:rFonts w:ascii="宋体" w:hAnsi="宋体"/>
                <w:kern w:val="0"/>
              </w:rPr>
            </w:pPr>
            <w:r>
              <w:rPr>
                <w:rFonts w:ascii="宋体" w:hAnsi="宋体" w:hint="eastAsia"/>
                <w:kern w:val="0"/>
              </w:rPr>
              <w:t>大豆/花生</w:t>
            </w:r>
          </w:p>
        </w:tc>
        <w:tc>
          <w:tcPr>
            <w:tcW w:w="2288" w:type="dxa"/>
            <w:tcBorders>
              <w:top w:val="nil"/>
              <w:left w:val="nil"/>
              <w:bottom w:val="single" w:sz="4" w:space="0" w:color="auto"/>
              <w:right w:val="single" w:sz="4" w:space="0" w:color="auto"/>
            </w:tcBorders>
            <w:vAlign w:val="center"/>
          </w:tcPr>
          <w:p w14:paraId="5831E213" w14:textId="77777777" w:rsidR="001A11CB" w:rsidRPr="00064F8A" w:rsidRDefault="001A11CB" w:rsidP="00E43DD9">
            <w:pPr>
              <w:snapToGrid w:val="0"/>
              <w:spacing w:line="240" w:lineRule="auto"/>
              <w:ind w:firstLine="0"/>
              <w:rPr>
                <w:rFonts w:ascii="宋体" w:hAnsi="宋体"/>
                <w:kern w:val="0"/>
              </w:rPr>
            </w:pPr>
            <w:r>
              <w:rPr>
                <w:rFonts w:ascii="宋体" w:hAnsi="宋体" w:hint="eastAsia"/>
                <w:kern w:val="0"/>
              </w:rPr>
              <w:t>-</w:t>
            </w:r>
          </w:p>
        </w:tc>
      </w:tr>
      <w:tr w:rsidR="001A11CB" w:rsidRPr="00064F8A" w14:paraId="31318409" w14:textId="77777777" w:rsidTr="0019152A">
        <w:trPr>
          <w:trHeight w:val="226"/>
          <w:jc w:val="center"/>
        </w:trPr>
        <w:tc>
          <w:tcPr>
            <w:tcW w:w="1044" w:type="dxa"/>
            <w:vMerge/>
            <w:tcBorders>
              <w:top w:val="nil"/>
              <w:left w:val="single" w:sz="4" w:space="0" w:color="auto"/>
              <w:bottom w:val="single" w:sz="4" w:space="0" w:color="000000"/>
              <w:right w:val="single" w:sz="4" w:space="0" w:color="auto"/>
            </w:tcBorders>
            <w:vAlign w:val="center"/>
            <w:hideMark/>
          </w:tcPr>
          <w:p w14:paraId="76DA14D8" w14:textId="77777777" w:rsidR="001A11CB" w:rsidRPr="00064F8A" w:rsidRDefault="001A11CB" w:rsidP="00E43DD9">
            <w:pPr>
              <w:snapToGrid w:val="0"/>
              <w:spacing w:line="240" w:lineRule="auto"/>
              <w:ind w:firstLine="0"/>
              <w:rPr>
                <w:rFonts w:ascii="Times New Roman" w:hAnsi="Times New Roman"/>
                <w:kern w:val="0"/>
              </w:rPr>
            </w:pPr>
          </w:p>
        </w:tc>
        <w:tc>
          <w:tcPr>
            <w:tcW w:w="3118" w:type="dxa"/>
            <w:tcBorders>
              <w:top w:val="nil"/>
              <w:left w:val="nil"/>
              <w:bottom w:val="single" w:sz="4" w:space="0" w:color="auto"/>
              <w:right w:val="single" w:sz="4" w:space="0" w:color="auto"/>
            </w:tcBorders>
            <w:shd w:val="clear" w:color="auto" w:fill="auto"/>
            <w:noWrap/>
            <w:vAlign w:val="center"/>
            <w:hideMark/>
          </w:tcPr>
          <w:p w14:paraId="275EA8F8" w14:textId="77777777" w:rsidR="001A11CB" w:rsidRPr="00064F8A" w:rsidRDefault="001A11CB" w:rsidP="00E43DD9">
            <w:pPr>
              <w:snapToGrid w:val="0"/>
              <w:spacing w:line="240" w:lineRule="auto"/>
              <w:ind w:firstLine="0"/>
              <w:rPr>
                <w:rFonts w:ascii="Times New Roman" w:hAnsi="Times New Roman"/>
                <w:kern w:val="0"/>
              </w:rPr>
            </w:pPr>
            <w:r w:rsidRPr="00064F8A">
              <w:rPr>
                <w:rFonts w:ascii="宋体" w:hAnsi="宋体" w:hint="eastAsia"/>
                <w:kern w:val="0"/>
              </w:rPr>
              <w:t>人体粪便</w:t>
            </w:r>
          </w:p>
        </w:tc>
        <w:tc>
          <w:tcPr>
            <w:tcW w:w="2496" w:type="dxa"/>
            <w:tcBorders>
              <w:top w:val="nil"/>
              <w:left w:val="nil"/>
              <w:bottom w:val="single" w:sz="4" w:space="0" w:color="auto"/>
              <w:right w:val="single" w:sz="4" w:space="0" w:color="auto"/>
            </w:tcBorders>
            <w:vAlign w:val="center"/>
          </w:tcPr>
          <w:p w14:paraId="7584E75D" w14:textId="77777777" w:rsidR="001A11CB" w:rsidRPr="00064F8A" w:rsidRDefault="001A11CB" w:rsidP="00E43DD9">
            <w:pPr>
              <w:snapToGrid w:val="0"/>
              <w:spacing w:line="240" w:lineRule="auto"/>
              <w:ind w:firstLine="0"/>
              <w:rPr>
                <w:rFonts w:ascii="宋体" w:hAnsi="宋体"/>
                <w:kern w:val="0"/>
              </w:rPr>
            </w:pPr>
            <w:r>
              <w:rPr>
                <w:rFonts w:ascii="宋体" w:hAnsi="宋体" w:hint="eastAsia"/>
                <w:kern w:val="0"/>
              </w:rPr>
              <w:t>-</w:t>
            </w:r>
          </w:p>
        </w:tc>
        <w:tc>
          <w:tcPr>
            <w:tcW w:w="2288" w:type="dxa"/>
            <w:tcBorders>
              <w:top w:val="nil"/>
              <w:left w:val="nil"/>
              <w:bottom w:val="single" w:sz="4" w:space="0" w:color="auto"/>
              <w:right w:val="single" w:sz="4" w:space="0" w:color="auto"/>
            </w:tcBorders>
            <w:vAlign w:val="center"/>
          </w:tcPr>
          <w:p w14:paraId="06ACE09C" w14:textId="77777777" w:rsidR="001A11CB" w:rsidRPr="00064F8A" w:rsidRDefault="001A11CB" w:rsidP="00E43DD9">
            <w:pPr>
              <w:snapToGrid w:val="0"/>
              <w:spacing w:line="240" w:lineRule="auto"/>
              <w:ind w:firstLine="0"/>
              <w:rPr>
                <w:rFonts w:ascii="宋体" w:hAnsi="宋体"/>
                <w:kern w:val="0"/>
              </w:rPr>
            </w:pPr>
            <w:r>
              <w:rPr>
                <w:rFonts w:ascii="宋体" w:hAnsi="宋体" w:hint="eastAsia"/>
                <w:kern w:val="0"/>
              </w:rPr>
              <w:t>-</w:t>
            </w:r>
          </w:p>
        </w:tc>
      </w:tr>
      <w:tr w:rsidR="001A11CB" w:rsidRPr="00064F8A" w14:paraId="45F3CC5A" w14:textId="77777777" w:rsidTr="0019152A">
        <w:trPr>
          <w:trHeight w:val="234"/>
          <w:jc w:val="center"/>
        </w:trPr>
        <w:tc>
          <w:tcPr>
            <w:tcW w:w="104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3A30C0F" w14:textId="77777777" w:rsidR="001A11CB" w:rsidRPr="00064F8A" w:rsidRDefault="001A11CB" w:rsidP="00E43DD9">
            <w:pPr>
              <w:snapToGrid w:val="0"/>
              <w:spacing w:line="240" w:lineRule="auto"/>
              <w:ind w:firstLine="0"/>
              <w:rPr>
                <w:rFonts w:ascii="Times New Roman" w:hAnsi="Times New Roman"/>
                <w:kern w:val="0"/>
              </w:rPr>
            </w:pPr>
            <w:r w:rsidRPr="00064F8A">
              <w:rPr>
                <w:rFonts w:ascii="宋体" w:hAnsi="宋体" w:hint="eastAsia"/>
                <w:kern w:val="0"/>
              </w:rPr>
              <w:t>其他排放源</w:t>
            </w:r>
          </w:p>
        </w:tc>
        <w:tc>
          <w:tcPr>
            <w:tcW w:w="3118" w:type="dxa"/>
            <w:tcBorders>
              <w:top w:val="nil"/>
              <w:left w:val="nil"/>
              <w:bottom w:val="single" w:sz="4" w:space="0" w:color="auto"/>
              <w:right w:val="single" w:sz="4" w:space="0" w:color="auto"/>
            </w:tcBorders>
            <w:shd w:val="clear" w:color="auto" w:fill="auto"/>
            <w:noWrap/>
            <w:vAlign w:val="center"/>
            <w:hideMark/>
          </w:tcPr>
          <w:p w14:paraId="31127D88" w14:textId="77777777" w:rsidR="001A11CB" w:rsidRPr="00064F8A" w:rsidRDefault="001A11CB" w:rsidP="00E43DD9">
            <w:pPr>
              <w:snapToGrid w:val="0"/>
              <w:spacing w:line="240" w:lineRule="auto"/>
              <w:ind w:firstLine="0"/>
              <w:rPr>
                <w:rFonts w:ascii="宋体" w:hAnsi="宋体" w:cs="宋体"/>
                <w:b/>
                <w:bCs/>
                <w:kern w:val="0"/>
              </w:rPr>
            </w:pPr>
            <w:r w:rsidRPr="00064F8A">
              <w:rPr>
                <w:rFonts w:ascii="宋体" w:hAnsi="宋体" w:hint="eastAsia"/>
                <w:kern w:val="0"/>
              </w:rPr>
              <w:t>民用燃烧源</w:t>
            </w:r>
          </w:p>
        </w:tc>
        <w:tc>
          <w:tcPr>
            <w:tcW w:w="2496" w:type="dxa"/>
            <w:tcBorders>
              <w:top w:val="nil"/>
              <w:left w:val="nil"/>
              <w:bottom w:val="single" w:sz="4" w:space="0" w:color="auto"/>
              <w:right w:val="single" w:sz="4" w:space="0" w:color="auto"/>
            </w:tcBorders>
            <w:vAlign w:val="center"/>
          </w:tcPr>
          <w:p w14:paraId="2D669B55" w14:textId="77777777" w:rsidR="001A11CB" w:rsidRPr="00064F8A" w:rsidRDefault="001A11CB" w:rsidP="00E43DD9">
            <w:pPr>
              <w:snapToGrid w:val="0"/>
              <w:spacing w:line="240" w:lineRule="auto"/>
              <w:ind w:firstLine="0"/>
              <w:rPr>
                <w:rFonts w:ascii="宋体" w:hAnsi="宋体"/>
                <w:kern w:val="0"/>
              </w:rPr>
            </w:pPr>
            <w:r>
              <w:rPr>
                <w:rFonts w:ascii="宋体" w:hAnsi="宋体" w:hint="eastAsia"/>
                <w:kern w:val="0"/>
              </w:rPr>
              <w:t>燃料类型</w:t>
            </w:r>
          </w:p>
        </w:tc>
        <w:tc>
          <w:tcPr>
            <w:tcW w:w="2288" w:type="dxa"/>
            <w:tcBorders>
              <w:top w:val="nil"/>
              <w:left w:val="nil"/>
              <w:bottom w:val="single" w:sz="4" w:space="0" w:color="auto"/>
              <w:right w:val="single" w:sz="4" w:space="0" w:color="auto"/>
            </w:tcBorders>
            <w:vAlign w:val="center"/>
          </w:tcPr>
          <w:p w14:paraId="5461C5F3" w14:textId="77777777" w:rsidR="001A11CB" w:rsidRPr="00064F8A" w:rsidRDefault="001A11CB" w:rsidP="00E43DD9">
            <w:pPr>
              <w:snapToGrid w:val="0"/>
              <w:spacing w:line="240" w:lineRule="auto"/>
              <w:ind w:firstLine="0"/>
              <w:rPr>
                <w:rFonts w:ascii="宋体" w:hAnsi="宋体"/>
                <w:kern w:val="0"/>
              </w:rPr>
            </w:pPr>
            <w:r>
              <w:rPr>
                <w:rFonts w:ascii="宋体" w:hAnsi="宋体" w:hint="eastAsia"/>
                <w:kern w:val="0"/>
              </w:rPr>
              <w:t>城市/农村</w:t>
            </w:r>
          </w:p>
        </w:tc>
      </w:tr>
      <w:tr w:rsidR="001A11CB" w:rsidRPr="00064F8A" w14:paraId="12449599" w14:textId="77777777" w:rsidTr="0019152A">
        <w:trPr>
          <w:trHeight w:val="226"/>
          <w:jc w:val="center"/>
        </w:trPr>
        <w:tc>
          <w:tcPr>
            <w:tcW w:w="1044" w:type="dxa"/>
            <w:vMerge/>
            <w:tcBorders>
              <w:top w:val="nil"/>
              <w:left w:val="single" w:sz="4" w:space="0" w:color="auto"/>
              <w:bottom w:val="single" w:sz="4" w:space="0" w:color="000000"/>
              <w:right w:val="single" w:sz="4" w:space="0" w:color="auto"/>
            </w:tcBorders>
            <w:vAlign w:val="center"/>
            <w:hideMark/>
          </w:tcPr>
          <w:p w14:paraId="34F360B4" w14:textId="77777777" w:rsidR="001A11CB" w:rsidRPr="00064F8A" w:rsidRDefault="001A11CB" w:rsidP="00E43DD9">
            <w:pPr>
              <w:snapToGrid w:val="0"/>
              <w:spacing w:line="240" w:lineRule="auto"/>
              <w:ind w:firstLine="0"/>
              <w:rPr>
                <w:rFonts w:ascii="Times New Roman" w:hAnsi="Times New Roman"/>
                <w:kern w:val="0"/>
              </w:rPr>
            </w:pPr>
          </w:p>
        </w:tc>
        <w:tc>
          <w:tcPr>
            <w:tcW w:w="3118" w:type="dxa"/>
            <w:tcBorders>
              <w:top w:val="nil"/>
              <w:left w:val="nil"/>
              <w:bottom w:val="single" w:sz="4" w:space="0" w:color="auto"/>
              <w:right w:val="single" w:sz="4" w:space="0" w:color="auto"/>
            </w:tcBorders>
            <w:shd w:val="clear" w:color="auto" w:fill="auto"/>
            <w:noWrap/>
            <w:vAlign w:val="center"/>
            <w:hideMark/>
          </w:tcPr>
          <w:p w14:paraId="77D1A238" w14:textId="77777777" w:rsidR="001A11CB" w:rsidRPr="00064F8A" w:rsidRDefault="001A11CB" w:rsidP="00E43DD9">
            <w:pPr>
              <w:snapToGrid w:val="0"/>
              <w:spacing w:line="240" w:lineRule="auto"/>
              <w:ind w:firstLine="0"/>
              <w:rPr>
                <w:rFonts w:ascii="Times New Roman" w:hAnsi="Times New Roman"/>
                <w:kern w:val="0"/>
              </w:rPr>
            </w:pPr>
            <w:r w:rsidRPr="00064F8A">
              <w:rPr>
                <w:rFonts w:ascii="宋体" w:hAnsi="宋体" w:hint="eastAsia"/>
                <w:kern w:val="0"/>
              </w:rPr>
              <w:t>餐饮油烟</w:t>
            </w:r>
          </w:p>
        </w:tc>
        <w:tc>
          <w:tcPr>
            <w:tcW w:w="2496" w:type="dxa"/>
            <w:tcBorders>
              <w:top w:val="nil"/>
              <w:left w:val="nil"/>
              <w:bottom w:val="single" w:sz="4" w:space="0" w:color="auto"/>
              <w:right w:val="single" w:sz="4" w:space="0" w:color="auto"/>
            </w:tcBorders>
            <w:vAlign w:val="center"/>
          </w:tcPr>
          <w:p w14:paraId="40492D76" w14:textId="77777777" w:rsidR="001A11CB" w:rsidRPr="00064F8A" w:rsidRDefault="001A11CB" w:rsidP="00E43DD9">
            <w:pPr>
              <w:snapToGrid w:val="0"/>
              <w:spacing w:line="240" w:lineRule="auto"/>
              <w:ind w:firstLine="0"/>
              <w:rPr>
                <w:rFonts w:ascii="宋体" w:hAnsi="宋体"/>
                <w:kern w:val="0"/>
              </w:rPr>
            </w:pPr>
            <w:r>
              <w:rPr>
                <w:rFonts w:ascii="宋体" w:hAnsi="宋体" w:hint="eastAsia"/>
                <w:kern w:val="0"/>
              </w:rPr>
              <w:t>-</w:t>
            </w:r>
          </w:p>
        </w:tc>
        <w:tc>
          <w:tcPr>
            <w:tcW w:w="2288" w:type="dxa"/>
            <w:tcBorders>
              <w:top w:val="nil"/>
              <w:left w:val="nil"/>
              <w:bottom w:val="single" w:sz="4" w:space="0" w:color="auto"/>
              <w:right w:val="single" w:sz="4" w:space="0" w:color="auto"/>
            </w:tcBorders>
            <w:vAlign w:val="center"/>
          </w:tcPr>
          <w:p w14:paraId="5261F017" w14:textId="77777777" w:rsidR="001A11CB" w:rsidRPr="00064F8A" w:rsidRDefault="001A11CB" w:rsidP="00E43DD9">
            <w:pPr>
              <w:snapToGrid w:val="0"/>
              <w:spacing w:line="240" w:lineRule="auto"/>
              <w:ind w:firstLine="0"/>
              <w:rPr>
                <w:rFonts w:ascii="宋体" w:hAnsi="宋体"/>
                <w:kern w:val="0"/>
              </w:rPr>
            </w:pPr>
            <w:r>
              <w:rPr>
                <w:rFonts w:ascii="宋体" w:hAnsi="宋体" w:hint="eastAsia"/>
                <w:kern w:val="0"/>
              </w:rPr>
              <w:t>-</w:t>
            </w:r>
          </w:p>
        </w:tc>
      </w:tr>
    </w:tbl>
    <w:p w14:paraId="0089C6F8" w14:textId="77777777" w:rsidR="001A11CB" w:rsidRPr="007B3BD8" w:rsidRDefault="001A11CB" w:rsidP="001A11CB">
      <w:pPr>
        <w:pStyle w:val="LZ-2"/>
        <w:rPr>
          <w:rStyle w:val="10"/>
          <w:b/>
          <w:bCs/>
          <w:kern w:val="2"/>
          <w:sz w:val="32"/>
          <w:szCs w:val="32"/>
        </w:rPr>
      </w:pPr>
      <w:bookmarkStart w:id="148" w:name="_Toc117179398"/>
      <w:proofErr w:type="spellStart"/>
      <w:r w:rsidRPr="007B3BD8">
        <w:rPr>
          <w:rStyle w:val="10"/>
          <w:b/>
          <w:bCs/>
          <w:kern w:val="2"/>
          <w:sz w:val="32"/>
          <w:szCs w:val="32"/>
        </w:rPr>
        <w:t>排放清单编制方法体系</w:t>
      </w:r>
      <w:bookmarkEnd w:id="148"/>
      <w:proofErr w:type="spellEnd"/>
    </w:p>
    <w:p w14:paraId="40A2D250" w14:textId="5215DF30" w:rsidR="001A11CB" w:rsidRPr="007B3BD8" w:rsidRDefault="001A11CB" w:rsidP="001A11CB">
      <w:pPr>
        <w:pStyle w:val="LZ-"/>
        <w:ind w:firstLine="480"/>
        <w:rPr>
          <w:lang w:val="en-US"/>
        </w:rPr>
      </w:pPr>
      <w:r w:rsidRPr="007B3BD8">
        <w:rPr>
          <w:rFonts w:hint="eastAsia"/>
          <w:lang w:val="en-US"/>
        </w:rPr>
        <w:t>根据不同的排放源及可获取的估算参数，排放源清单估算方法可分为在线</w:t>
      </w:r>
      <w:r w:rsidRPr="007B3BD8">
        <w:rPr>
          <w:lang w:val="en-US"/>
        </w:rPr>
        <w:t>监测法、</w:t>
      </w:r>
      <w:r w:rsidRPr="007B3BD8">
        <w:rPr>
          <w:rFonts w:hint="eastAsia"/>
          <w:lang w:val="en-US"/>
        </w:rPr>
        <w:t>物料衡算法、排放因子法、模型估算法、</w:t>
      </w:r>
      <w:r w:rsidRPr="007B3BD8">
        <w:rPr>
          <w:lang w:val="en-US"/>
        </w:rPr>
        <w:t>工程</w:t>
      </w:r>
      <w:r w:rsidRPr="007B3BD8">
        <w:rPr>
          <w:rFonts w:hint="eastAsia"/>
          <w:lang w:val="en-US"/>
        </w:rPr>
        <w:t>判定</w:t>
      </w:r>
      <w:r w:rsidRPr="007B3BD8">
        <w:rPr>
          <w:lang w:val="en-US"/>
        </w:rPr>
        <w:t>和经验估算。本项目</w:t>
      </w:r>
      <w:r w:rsidRPr="007B3BD8">
        <w:rPr>
          <w:rFonts w:hint="eastAsia"/>
          <w:lang w:val="en-US"/>
        </w:rPr>
        <w:t>主要根据</w:t>
      </w:r>
      <w:r w:rsidR="000B7CB8">
        <w:rPr>
          <w:rFonts w:hint="eastAsia"/>
          <w:lang w:val="en-US"/>
        </w:rPr>
        <w:t>国家发布</w:t>
      </w:r>
      <w:r w:rsidRPr="007B3BD8">
        <w:rPr>
          <w:rFonts w:hint="eastAsia"/>
          <w:lang w:val="en-US"/>
        </w:rPr>
        <w:t>的《城市大气污染物排放清单编制技术手册》和系列排放清单</w:t>
      </w:r>
      <w:r w:rsidRPr="007B3BD8">
        <w:rPr>
          <w:lang w:val="en-US"/>
        </w:rPr>
        <w:t>编制</w:t>
      </w:r>
      <w:r w:rsidRPr="007B3BD8">
        <w:rPr>
          <w:rFonts w:hint="eastAsia"/>
          <w:lang w:val="en-US"/>
        </w:rPr>
        <w:t>技术</w:t>
      </w:r>
      <w:r w:rsidRPr="007B3BD8">
        <w:rPr>
          <w:lang w:val="en-US"/>
        </w:rPr>
        <w:t>指南，结合</w:t>
      </w:r>
      <w:r w:rsidRPr="007B3BD8">
        <w:rPr>
          <w:rFonts w:hint="eastAsia"/>
          <w:lang w:val="en-US"/>
        </w:rPr>
        <w:t>收集到的</w:t>
      </w:r>
      <w:proofErr w:type="gramStart"/>
      <w:r>
        <w:rPr>
          <w:rFonts w:hint="eastAsia"/>
          <w:lang w:val="en-US"/>
        </w:rPr>
        <w:t>萧山区</w:t>
      </w:r>
      <w:proofErr w:type="gramEnd"/>
      <w:r w:rsidRPr="007B3BD8">
        <w:rPr>
          <w:rFonts w:hint="eastAsia"/>
          <w:lang w:val="en-US"/>
        </w:rPr>
        <w:t>主要大气污染物排放</w:t>
      </w:r>
      <w:proofErr w:type="gramStart"/>
      <w:r w:rsidRPr="007B3BD8">
        <w:rPr>
          <w:rFonts w:hint="eastAsia"/>
          <w:lang w:val="en-US"/>
        </w:rPr>
        <w:t>源活动</w:t>
      </w:r>
      <w:proofErr w:type="gramEnd"/>
      <w:r w:rsidRPr="007B3BD8">
        <w:rPr>
          <w:rFonts w:hint="eastAsia"/>
          <w:lang w:val="en-US"/>
        </w:rPr>
        <w:t>水平数据，选取合适的排放系数，结合自下而上和自上而下方式，采用科学、合理、有效的清单源清单编制方法（主要</w:t>
      </w:r>
      <w:r w:rsidRPr="007B3BD8">
        <w:rPr>
          <w:lang w:val="en-US"/>
        </w:rPr>
        <w:t>为</w:t>
      </w:r>
      <w:r w:rsidRPr="007B3BD8">
        <w:rPr>
          <w:rFonts w:hint="eastAsia"/>
          <w:lang w:val="en-US"/>
        </w:rPr>
        <w:t>物料衡算法、排放因子法、模型估算法），建立</w:t>
      </w:r>
      <w:proofErr w:type="gramStart"/>
      <w:r>
        <w:rPr>
          <w:rFonts w:hint="eastAsia"/>
          <w:lang w:val="en-US"/>
        </w:rPr>
        <w:t>萧山区</w:t>
      </w:r>
      <w:proofErr w:type="gramEnd"/>
      <w:r w:rsidRPr="007B3BD8">
        <w:rPr>
          <w:rFonts w:hint="eastAsia"/>
          <w:lang w:val="en-US"/>
        </w:rPr>
        <w:t>20</w:t>
      </w:r>
      <w:r w:rsidR="007832A6">
        <w:rPr>
          <w:lang w:val="en-US"/>
        </w:rPr>
        <w:t>20</w:t>
      </w:r>
      <w:r w:rsidRPr="007B3BD8">
        <w:rPr>
          <w:rFonts w:hint="eastAsia"/>
          <w:lang w:val="en-US"/>
        </w:rPr>
        <w:t>年</w:t>
      </w:r>
      <w:r w:rsidRPr="007B3BD8">
        <w:rPr>
          <w:rFonts w:hint="eastAsia"/>
          <w:lang w:val="en-US"/>
        </w:rPr>
        <w:t>SO</w:t>
      </w:r>
      <w:r w:rsidRPr="007B3BD8">
        <w:rPr>
          <w:rFonts w:hint="eastAsia"/>
          <w:vertAlign w:val="subscript"/>
          <w:lang w:val="en-US"/>
        </w:rPr>
        <w:t>2</w:t>
      </w:r>
      <w:r w:rsidRPr="007B3BD8">
        <w:rPr>
          <w:rFonts w:hint="eastAsia"/>
          <w:lang w:val="en-US"/>
        </w:rPr>
        <w:t>、</w:t>
      </w:r>
      <w:r w:rsidRPr="007B3BD8">
        <w:rPr>
          <w:rFonts w:hint="eastAsia"/>
          <w:lang w:val="en-US"/>
        </w:rPr>
        <w:t>NOx</w:t>
      </w:r>
      <w:r w:rsidRPr="007B3BD8">
        <w:rPr>
          <w:rFonts w:hint="eastAsia"/>
          <w:lang w:val="en-US"/>
        </w:rPr>
        <w:t>、</w:t>
      </w:r>
      <w:r w:rsidRPr="007B3BD8">
        <w:rPr>
          <w:rFonts w:hint="eastAsia"/>
          <w:lang w:val="en-US"/>
        </w:rPr>
        <w:t>CO</w:t>
      </w:r>
      <w:r w:rsidRPr="007B3BD8">
        <w:rPr>
          <w:rFonts w:hint="eastAsia"/>
          <w:lang w:val="en-US"/>
        </w:rPr>
        <w:t>、</w:t>
      </w:r>
      <w:r w:rsidRPr="007B3BD8">
        <w:rPr>
          <w:rFonts w:hint="eastAsia"/>
          <w:lang w:val="en-US"/>
        </w:rPr>
        <w:t>PM</w:t>
      </w:r>
      <w:r w:rsidRPr="007B3BD8">
        <w:rPr>
          <w:rFonts w:hint="eastAsia"/>
          <w:vertAlign w:val="subscript"/>
          <w:lang w:val="en-US"/>
        </w:rPr>
        <w:t>10</w:t>
      </w:r>
      <w:r w:rsidRPr="007B3BD8">
        <w:rPr>
          <w:rFonts w:hint="eastAsia"/>
          <w:lang w:val="en-US"/>
        </w:rPr>
        <w:t>、</w:t>
      </w:r>
      <w:r w:rsidRPr="007B3BD8">
        <w:rPr>
          <w:rFonts w:hint="eastAsia"/>
          <w:lang w:val="en-US"/>
        </w:rPr>
        <w:t>PM</w:t>
      </w:r>
      <w:r w:rsidRPr="007B3BD8">
        <w:rPr>
          <w:rFonts w:hint="eastAsia"/>
          <w:vertAlign w:val="subscript"/>
          <w:lang w:val="en-US"/>
        </w:rPr>
        <w:t>2.5</w:t>
      </w:r>
      <w:r w:rsidRPr="007B3BD8">
        <w:rPr>
          <w:rFonts w:hint="eastAsia"/>
          <w:lang w:val="en-US"/>
        </w:rPr>
        <w:t>、</w:t>
      </w:r>
      <w:r w:rsidRPr="007B3BD8">
        <w:rPr>
          <w:rFonts w:hint="eastAsia"/>
          <w:lang w:val="en-US"/>
        </w:rPr>
        <w:t>BC</w:t>
      </w:r>
      <w:r w:rsidRPr="007B3BD8">
        <w:rPr>
          <w:rFonts w:hint="eastAsia"/>
          <w:lang w:val="en-US"/>
        </w:rPr>
        <w:t>、</w:t>
      </w:r>
      <w:r w:rsidRPr="007B3BD8">
        <w:rPr>
          <w:rFonts w:hint="eastAsia"/>
          <w:lang w:val="en-US"/>
        </w:rPr>
        <w:t>OC</w:t>
      </w:r>
      <w:r w:rsidRPr="007B3BD8">
        <w:rPr>
          <w:rFonts w:hint="eastAsia"/>
          <w:lang w:val="en-US"/>
        </w:rPr>
        <w:t>、</w:t>
      </w:r>
      <w:r w:rsidRPr="007B3BD8">
        <w:rPr>
          <w:rFonts w:hint="eastAsia"/>
          <w:lang w:val="en-US"/>
        </w:rPr>
        <w:t>VOCs</w:t>
      </w:r>
      <w:r w:rsidRPr="007B3BD8">
        <w:rPr>
          <w:rFonts w:hint="eastAsia"/>
          <w:lang w:val="en-US"/>
        </w:rPr>
        <w:t>、</w:t>
      </w:r>
      <w:r w:rsidRPr="007B3BD8">
        <w:rPr>
          <w:rFonts w:hint="eastAsia"/>
          <w:lang w:val="en-US"/>
        </w:rPr>
        <w:t>NH</w:t>
      </w:r>
      <w:r w:rsidRPr="007B3BD8">
        <w:rPr>
          <w:rFonts w:hint="eastAsia"/>
          <w:vertAlign w:val="subscript"/>
          <w:lang w:val="en-US"/>
        </w:rPr>
        <w:t>3</w:t>
      </w:r>
      <w:r w:rsidRPr="007B3BD8">
        <w:rPr>
          <w:rFonts w:hint="eastAsia"/>
          <w:lang w:val="en-US"/>
        </w:rPr>
        <w:t>等</w:t>
      </w:r>
      <w:r w:rsidR="000B7CB8">
        <w:rPr>
          <w:rFonts w:hint="eastAsia"/>
          <w:lang w:val="en-US"/>
        </w:rPr>
        <w:t>9</w:t>
      </w:r>
      <w:r w:rsidRPr="007B3BD8">
        <w:rPr>
          <w:rFonts w:hint="eastAsia"/>
          <w:lang w:val="en-US"/>
        </w:rPr>
        <w:t>种大气污染物排放源清单，污染源类型包括工业源、道路移动源、非道路移动源、扬尘源、非工业溶剂使用源、存储运输源、废弃物处理源、生物质燃烧源、农业源、其他排放源（民用燃烧源和餐饮油烟）等</w:t>
      </w:r>
      <w:r w:rsidRPr="007B3BD8">
        <w:rPr>
          <w:rFonts w:hint="eastAsia"/>
          <w:lang w:val="en-US"/>
        </w:rPr>
        <w:t>10</w:t>
      </w:r>
      <w:r w:rsidRPr="007B3BD8">
        <w:rPr>
          <w:rFonts w:hint="eastAsia"/>
          <w:lang w:val="en-US"/>
        </w:rPr>
        <w:t>类污染源。各排放源的污染物排放量计算方法主要</w:t>
      </w:r>
      <w:r w:rsidRPr="007B3BD8">
        <w:rPr>
          <w:lang w:val="en-US"/>
        </w:rPr>
        <w:t>如下。</w:t>
      </w:r>
    </w:p>
    <w:p w14:paraId="416B2613" w14:textId="77777777" w:rsidR="001A11CB" w:rsidRPr="007B3BD8" w:rsidRDefault="001A11CB" w:rsidP="001A11CB">
      <w:pPr>
        <w:pStyle w:val="LZ-3"/>
      </w:pPr>
      <w:bookmarkStart w:id="149" w:name="_Toc117179399"/>
      <w:r w:rsidRPr="007B3BD8">
        <w:rPr>
          <w:rFonts w:hint="eastAsia"/>
          <w:lang w:eastAsia="zh-CN"/>
        </w:rPr>
        <w:t>工业源</w:t>
      </w:r>
      <w:bookmarkEnd w:id="149"/>
    </w:p>
    <w:p w14:paraId="46A07221" w14:textId="77777777" w:rsidR="001A11CB" w:rsidRPr="007B3BD8" w:rsidRDefault="001A11CB" w:rsidP="001A11CB">
      <w:pPr>
        <w:pStyle w:val="LZ-"/>
        <w:ind w:firstLine="480"/>
      </w:pPr>
      <w:r w:rsidRPr="007B3BD8">
        <w:rPr>
          <w:rFonts w:hint="eastAsia"/>
        </w:rPr>
        <w:t>工业源的</w:t>
      </w:r>
      <w:r w:rsidRPr="007B3BD8">
        <w:t>排放涉及</w:t>
      </w:r>
      <w:r w:rsidRPr="007B3BD8">
        <w:rPr>
          <w:rFonts w:hint="eastAsia"/>
        </w:rPr>
        <w:t>火力</w:t>
      </w:r>
      <w:r w:rsidRPr="007B3BD8">
        <w:t>发电企业、工业锅炉、工艺过程以及</w:t>
      </w:r>
      <w:r w:rsidRPr="007B3BD8">
        <w:rPr>
          <w:rFonts w:hint="eastAsia"/>
        </w:rPr>
        <w:t>工业</w:t>
      </w:r>
      <w:r w:rsidRPr="007B3BD8">
        <w:t>溶剂使用带来的污染物排放</w:t>
      </w:r>
      <w:r w:rsidRPr="007B3BD8">
        <w:rPr>
          <w:rFonts w:hint="eastAsia"/>
        </w:rPr>
        <w:t>，</w:t>
      </w:r>
      <w:r w:rsidRPr="007B3BD8">
        <w:t>主要采用</w:t>
      </w:r>
      <w:r w:rsidRPr="007B3BD8">
        <w:rPr>
          <w:rFonts w:hint="eastAsia"/>
        </w:rPr>
        <w:t>自下而上</w:t>
      </w:r>
      <w:r w:rsidRPr="007B3BD8">
        <w:t>的估算方法，均为点源。</w:t>
      </w:r>
    </w:p>
    <w:p w14:paraId="144743EB" w14:textId="77777777" w:rsidR="001A11CB" w:rsidRPr="007B3BD8" w:rsidRDefault="001A11CB" w:rsidP="001A11CB">
      <w:pPr>
        <w:pStyle w:val="LA-4NEW"/>
      </w:pPr>
      <w:r w:rsidRPr="007B3BD8">
        <w:rPr>
          <w:rFonts w:hint="eastAsia"/>
          <w:lang w:eastAsia="zh-CN"/>
        </w:rPr>
        <w:t>锅炉</w:t>
      </w:r>
    </w:p>
    <w:p w14:paraId="0D053F61" w14:textId="77777777" w:rsidR="001A11CB" w:rsidRPr="007B3BD8" w:rsidRDefault="001A11CB" w:rsidP="001A11CB">
      <w:pPr>
        <w:pStyle w:val="LZ-"/>
        <w:ind w:firstLine="480"/>
        <w:rPr>
          <w:szCs w:val="32"/>
        </w:rPr>
      </w:pPr>
      <w:r w:rsidRPr="007B3BD8">
        <w:rPr>
          <w:rFonts w:hint="eastAsia"/>
        </w:rPr>
        <w:t>锅炉</w:t>
      </w:r>
      <w:r w:rsidRPr="007B3BD8">
        <w:t>包括火力发电企业和工业</w:t>
      </w:r>
      <w:r w:rsidRPr="007B3BD8">
        <w:rPr>
          <w:rFonts w:hint="eastAsia"/>
        </w:rPr>
        <w:t>企业</w:t>
      </w:r>
      <w:r w:rsidRPr="007B3BD8">
        <w:t>锅炉</w:t>
      </w:r>
      <w:r w:rsidRPr="007B3BD8">
        <w:rPr>
          <w:rFonts w:hint="eastAsia"/>
        </w:rPr>
        <w:t>，</w:t>
      </w:r>
      <w:r w:rsidRPr="007B3BD8">
        <w:t>排放量估算主要根据</w:t>
      </w:r>
      <w:r w:rsidRPr="007B3BD8">
        <w:rPr>
          <w:rFonts w:hint="eastAsia"/>
        </w:rPr>
        <w:t>锅炉</w:t>
      </w:r>
      <w:r w:rsidRPr="007B3BD8">
        <w:t>燃烧技术类型</w:t>
      </w:r>
      <w:r w:rsidRPr="007B3BD8">
        <w:rPr>
          <w:rFonts w:hint="eastAsia"/>
        </w:rPr>
        <w:t>、锅炉大小、</w:t>
      </w:r>
      <w:r w:rsidRPr="007B3BD8">
        <w:t>燃料类型等信息，</w:t>
      </w:r>
      <w:r w:rsidRPr="007B3BD8">
        <w:rPr>
          <w:szCs w:val="32"/>
        </w:rPr>
        <w:t>基于</w:t>
      </w:r>
      <w:r w:rsidRPr="007B3BD8">
        <w:rPr>
          <w:rFonts w:hint="eastAsia"/>
          <w:szCs w:val="32"/>
        </w:rPr>
        <w:t>燃料消费量估算</w:t>
      </w:r>
      <w:r w:rsidRPr="007B3BD8">
        <w:rPr>
          <w:szCs w:val="32"/>
        </w:rPr>
        <w:t>排放量，公式如下：</w:t>
      </w:r>
    </w:p>
    <w:p w14:paraId="1D5D17C6" w14:textId="77777777" w:rsidR="001A11CB" w:rsidRPr="007B3BD8" w:rsidRDefault="001A11CB" w:rsidP="001A11CB">
      <w:pPr>
        <w:pStyle w:val="LZ-"/>
        <w:spacing w:line="240" w:lineRule="auto"/>
        <w:ind w:firstLineChars="0" w:firstLine="0"/>
        <w:jc w:val="center"/>
      </w:pPr>
      <w:r w:rsidRPr="007B3BD8">
        <w:rPr>
          <w:szCs w:val="24"/>
        </w:rPr>
        <w:t>E=</w:t>
      </w:r>
      <w:r w:rsidRPr="007B3BD8">
        <w:rPr>
          <w:rFonts w:ascii="Cambria Math" w:hAnsi="Cambria Math" w:cs="Cambria Math"/>
          <w:szCs w:val="24"/>
        </w:rPr>
        <w:t>𝐴</w:t>
      </w:r>
      <w:r w:rsidRPr="007B3BD8">
        <w:rPr>
          <w:szCs w:val="24"/>
        </w:rPr>
        <w:t>×EF×(1</w:t>
      </w:r>
      <w:r w:rsidRPr="007B3BD8">
        <w:rPr>
          <w:rFonts w:eastAsia="MS Mincho"/>
          <w:szCs w:val="24"/>
        </w:rPr>
        <w:t>−</w:t>
      </w:r>
      <w:r w:rsidRPr="007B3BD8">
        <w:rPr>
          <w:rFonts w:ascii="Cambria Math" w:hAnsi="Cambria Math" w:cs="Cambria Math"/>
          <w:szCs w:val="24"/>
        </w:rPr>
        <w:t>𝜂</w:t>
      </w:r>
      <w:r w:rsidRPr="007B3BD8">
        <w:rPr>
          <w:szCs w:val="24"/>
        </w:rPr>
        <w:t>) ×10</w:t>
      </w:r>
      <w:r w:rsidRPr="007B3BD8">
        <w:rPr>
          <w:szCs w:val="24"/>
          <w:vertAlign w:val="superscript"/>
        </w:rPr>
        <w:t>-3</w:t>
      </w:r>
    </w:p>
    <w:p w14:paraId="1765CEDD" w14:textId="77777777" w:rsidR="001A11CB" w:rsidRPr="007B3BD8" w:rsidRDefault="001A11CB" w:rsidP="001A11CB">
      <w:pPr>
        <w:pStyle w:val="LZ-"/>
        <w:ind w:firstLine="480"/>
      </w:pPr>
      <w:r w:rsidRPr="007B3BD8">
        <w:t>式中，</w:t>
      </w:r>
      <w:r w:rsidRPr="007B3BD8">
        <w:rPr>
          <w:rFonts w:hint="eastAsia"/>
        </w:rPr>
        <w:t>E</w:t>
      </w:r>
      <w:r w:rsidRPr="007B3BD8">
        <w:t>为污染物排放量</w:t>
      </w:r>
      <w:r w:rsidRPr="007B3BD8">
        <w:rPr>
          <w:rFonts w:hint="eastAsia"/>
        </w:rPr>
        <w:t>，</w:t>
      </w:r>
      <w:r w:rsidRPr="007B3BD8">
        <w:rPr>
          <w:rFonts w:hint="eastAsia"/>
        </w:rPr>
        <w:t>t</w:t>
      </w:r>
      <w:r w:rsidRPr="007B3BD8">
        <w:rPr>
          <w:rFonts w:hint="eastAsia"/>
        </w:rPr>
        <w:t>；</w:t>
      </w:r>
      <w:r w:rsidRPr="007B3BD8">
        <w:t>A</w:t>
      </w:r>
      <w:r w:rsidRPr="007B3BD8">
        <w:t>为燃料消耗量</w:t>
      </w:r>
      <w:r w:rsidRPr="007B3BD8">
        <w:rPr>
          <w:rFonts w:hint="eastAsia"/>
        </w:rPr>
        <w:t>，</w:t>
      </w:r>
      <w:r w:rsidRPr="007B3BD8">
        <w:rPr>
          <w:rFonts w:hint="eastAsia"/>
        </w:rPr>
        <w:t>t</w:t>
      </w:r>
      <w:r w:rsidRPr="007B3BD8">
        <w:rPr>
          <w:rFonts w:hint="eastAsia"/>
        </w:rPr>
        <w:t>或</w:t>
      </w:r>
      <w:r w:rsidRPr="007B3BD8">
        <w:t>m</w:t>
      </w:r>
      <w:r w:rsidRPr="007B3BD8">
        <w:rPr>
          <w:vertAlign w:val="superscript"/>
        </w:rPr>
        <w:t>3</w:t>
      </w:r>
      <w:r w:rsidRPr="007B3BD8">
        <w:t>；</w:t>
      </w:r>
      <w:r w:rsidRPr="007B3BD8">
        <w:t>EF</w:t>
      </w:r>
      <w:r w:rsidRPr="007B3BD8">
        <w:t>为污染物产生</w:t>
      </w:r>
      <w:r w:rsidRPr="007B3BD8">
        <w:lastRenderedPageBreak/>
        <w:t>系数</w:t>
      </w:r>
      <w:r w:rsidRPr="007B3BD8">
        <w:rPr>
          <w:rFonts w:hint="eastAsia"/>
        </w:rPr>
        <w:t>，</w:t>
      </w:r>
      <w:r w:rsidRPr="007B3BD8">
        <w:rPr>
          <w:rFonts w:hint="eastAsia"/>
        </w:rPr>
        <w:t>kg/t</w:t>
      </w:r>
      <w:r w:rsidRPr="007B3BD8">
        <w:t>；</w:t>
      </w:r>
      <w:r w:rsidRPr="007B3BD8">
        <w:t>η</w:t>
      </w:r>
      <w:r w:rsidRPr="007B3BD8">
        <w:t>为污染控制措施对污染物的去除效率。</w:t>
      </w:r>
    </w:p>
    <w:p w14:paraId="37BDB626" w14:textId="77777777" w:rsidR="001A11CB" w:rsidRPr="007B3BD8" w:rsidRDefault="001A11CB" w:rsidP="001A11CB">
      <w:pPr>
        <w:pStyle w:val="LZ-"/>
        <w:ind w:firstLine="480"/>
      </w:pPr>
      <w:r w:rsidRPr="007B3BD8">
        <w:rPr>
          <w:rFonts w:hint="eastAsia"/>
        </w:rPr>
        <w:t>其中</w:t>
      </w:r>
      <w:r w:rsidRPr="007B3BD8">
        <w:rPr>
          <w:rFonts w:hint="eastAsia"/>
        </w:rPr>
        <w:t>SO</w:t>
      </w:r>
      <w:r w:rsidRPr="007B3BD8">
        <w:rPr>
          <w:rFonts w:hint="eastAsia"/>
          <w:vertAlign w:val="subscript"/>
        </w:rPr>
        <w:t>2</w:t>
      </w:r>
      <w:r w:rsidRPr="007B3BD8">
        <w:rPr>
          <w:rFonts w:hint="eastAsia"/>
        </w:rPr>
        <w:t>的</w:t>
      </w:r>
      <w:r w:rsidRPr="007B3BD8">
        <w:t>产生系数</w:t>
      </w:r>
      <w:r w:rsidRPr="007B3BD8">
        <w:rPr>
          <w:rFonts w:hint="eastAsia"/>
        </w:rPr>
        <w:t>下面</w:t>
      </w:r>
      <w:r w:rsidRPr="007B3BD8">
        <w:t>公式计算得到</w:t>
      </w:r>
      <w:r w:rsidRPr="007B3BD8">
        <w:rPr>
          <w:rFonts w:hint="eastAsia"/>
        </w:rPr>
        <w:t>：</w:t>
      </w:r>
    </w:p>
    <w:p w14:paraId="04019CAF" w14:textId="77777777" w:rsidR="001A11CB" w:rsidRPr="007B3BD8" w:rsidRDefault="001A11CB" w:rsidP="001A11CB">
      <w:pPr>
        <w:pStyle w:val="LZ-"/>
        <w:spacing w:line="240" w:lineRule="auto"/>
        <w:ind w:firstLineChars="0" w:firstLine="0"/>
        <w:jc w:val="center"/>
        <w:rPr>
          <w:szCs w:val="24"/>
        </w:rPr>
      </w:pPr>
      <w:r w:rsidRPr="007B3BD8">
        <w:rPr>
          <w:szCs w:val="24"/>
        </w:rPr>
        <w:t>EF</w:t>
      </w:r>
      <w:r w:rsidRPr="007B3BD8">
        <w:rPr>
          <w:rFonts w:hint="eastAsia"/>
          <w:szCs w:val="24"/>
          <w:vertAlign w:val="subscript"/>
        </w:rPr>
        <w:t>SO2</w:t>
      </w:r>
      <w:r w:rsidRPr="007B3BD8">
        <w:rPr>
          <w:szCs w:val="24"/>
        </w:rPr>
        <w:t>=20×B×S</w:t>
      </w:r>
    </w:p>
    <w:p w14:paraId="4CE4A6FC" w14:textId="77777777" w:rsidR="001A11CB" w:rsidRPr="007B3BD8" w:rsidRDefault="001A11CB" w:rsidP="001A11CB">
      <w:pPr>
        <w:pStyle w:val="LZ-"/>
        <w:ind w:firstLine="480"/>
      </w:pPr>
      <w:r w:rsidRPr="007B3BD8">
        <w:t>式中，</w:t>
      </w:r>
      <w:r w:rsidRPr="007B3BD8">
        <w:t>EF</w:t>
      </w:r>
      <w:r w:rsidRPr="007B3BD8">
        <w:t>为</w:t>
      </w:r>
      <w:r w:rsidRPr="007B3BD8">
        <w:rPr>
          <w:rFonts w:hint="eastAsia"/>
        </w:rPr>
        <w:t>SO</w:t>
      </w:r>
      <w:r w:rsidRPr="007B3BD8">
        <w:rPr>
          <w:rFonts w:hint="eastAsia"/>
          <w:vertAlign w:val="subscript"/>
        </w:rPr>
        <w:t>2</w:t>
      </w:r>
      <w:r w:rsidRPr="007B3BD8">
        <w:rPr>
          <w:rFonts w:hint="eastAsia"/>
        </w:rPr>
        <w:t>的</w:t>
      </w:r>
      <w:r w:rsidRPr="007B3BD8">
        <w:t>污染物产生系数</w:t>
      </w:r>
      <w:r w:rsidRPr="007B3BD8">
        <w:rPr>
          <w:rFonts w:hint="eastAsia"/>
        </w:rPr>
        <w:t>，</w:t>
      </w:r>
      <w:r w:rsidRPr="007B3BD8">
        <w:rPr>
          <w:rFonts w:hint="eastAsia"/>
        </w:rPr>
        <w:t>kg/t</w:t>
      </w:r>
      <w:r w:rsidRPr="007B3BD8">
        <w:t>；</w:t>
      </w:r>
      <w:r w:rsidRPr="007B3BD8">
        <w:rPr>
          <w:rFonts w:hint="eastAsia"/>
        </w:rPr>
        <w:t>B</w:t>
      </w:r>
      <w:r w:rsidRPr="007B3BD8">
        <w:rPr>
          <w:rFonts w:hint="eastAsia"/>
        </w:rPr>
        <w:t>为</w:t>
      </w:r>
      <w:r w:rsidRPr="007B3BD8">
        <w:t>燃料</w:t>
      </w:r>
      <w:r w:rsidRPr="007B3BD8">
        <w:rPr>
          <w:rFonts w:hint="eastAsia"/>
        </w:rPr>
        <w:t>硫</w:t>
      </w:r>
      <w:r w:rsidRPr="007B3BD8">
        <w:t>转化系数，</w:t>
      </w:r>
      <w:r w:rsidRPr="007B3BD8">
        <w:rPr>
          <w:rFonts w:hint="eastAsia"/>
        </w:rPr>
        <w:t>%</w:t>
      </w:r>
      <w:r w:rsidRPr="007B3BD8">
        <w:t>；</w:t>
      </w:r>
      <w:r w:rsidRPr="007B3BD8">
        <w:t>S</w:t>
      </w:r>
      <w:r w:rsidRPr="007B3BD8">
        <w:rPr>
          <w:rFonts w:hint="eastAsia"/>
        </w:rPr>
        <w:t>为</w:t>
      </w:r>
      <w:r w:rsidRPr="007B3BD8">
        <w:t>燃料</w:t>
      </w:r>
      <w:r w:rsidRPr="007B3BD8">
        <w:rPr>
          <w:rFonts w:hint="eastAsia"/>
        </w:rPr>
        <w:t>含硫率</w:t>
      </w:r>
      <w:r w:rsidRPr="007B3BD8">
        <w:t>，</w:t>
      </w:r>
      <w:r w:rsidRPr="007B3BD8">
        <w:rPr>
          <w:rFonts w:hint="eastAsia"/>
        </w:rPr>
        <w:t>%</w:t>
      </w:r>
      <w:r w:rsidRPr="007B3BD8">
        <w:t>。</w:t>
      </w:r>
    </w:p>
    <w:p w14:paraId="0B2B40BF" w14:textId="77777777" w:rsidR="001A11CB" w:rsidRPr="007B3BD8" w:rsidRDefault="001A11CB" w:rsidP="001A11CB">
      <w:pPr>
        <w:pStyle w:val="LA-4NEW"/>
      </w:pPr>
      <w:r w:rsidRPr="007B3BD8">
        <w:rPr>
          <w:rFonts w:hint="eastAsia"/>
          <w:lang w:eastAsia="zh-CN"/>
        </w:rPr>
        <w:t>工艺</w:t>
      </w:r>
      <w:r w:rsidRPr="007B3BD8">
        <w:rPr>
          <w:lang w:eastAsia="zh-CN"/>
        </w:rPr>
        <w:t>过程</w:t>
      </w:r>
    </w:p>
    <w:p w14:paraId="155FA6A5" w14:textId="2A9585F3" w:rsidR="001A11CB" w:rsidRPr="007B3BD8" w:rsidRDefault="001A11CB" w:rsidP="001A11CB">
      <w:pPr>
        <w:pStyle w:val="LZ-"/>
        <w:ind w:firstLine="480"/>
      </w:pPr>
      <w:r w:rsidRPr="007B3BD8">
        <w:rPr>
          <w:rFonts w:hint="eastAsia"/>
        </w:rPr>
        <w:t>工艺过程源涉及面广，种类繁多，排放量大，不同的行业类别，由于原料类型和工艺技术的差异，其排放的大气污染物种类和排放强度均有所不同。根据</w:t>
      </w:r>
      <w:proofErr w:type="gramStart"/>
      <w:r>
        <w:rPr>
          <w:rFonts w:hint="eastAsia"/>
        </w:rPr>
        <w:t>萧山区</w:t>
      </w:r>
      <w:proofErr w:type="gramEnd"/>
      <w:r w:rsidRPr="007B3BD8">
        <w:rPr>
          <w:rFonts w:hint="eastAsia"/>
        </w:rPr>
        <w:t>的产业结构和行业类别，</w:t>
      </w:r>
      <w:r w:rsidRPr="00F02C1A">
        <w:rPr>
          <w:rFonts w:hint="eastAsia"/>
        </w:rPr>
        <w:t>本项目中工艺过程源包括</w:t>
      </w:r>
      <w:r w:rsidR="00F02C1A" w:rsidRPr="00F02C1A">
        <w:rPr>
          <w:rFonts w:hint="eastAsia"/>
        </w:rPr>
        <w:t>医药、化学原料和化学制品制造</w:t>
      </w:r>
      <w:r w:rsidRPr="00F02C1A">
        <w:rPr>
          <w:rFonts w:hint="eastAsia"/>
        </w:rPr>
        <w:t>、</w:t>
      </w:r>
      <w:r w:rsidR="00F02C1A" w:rsidRPr="00F02C1A">
        <w:rPr>
          <w:rFonts w:hint="eastAsia"/>
        </w:rPr>
        <w:t>化学纤维制造业、橡胶和塑料制品业、金属制品业、水泥、石灰和石膏制造、砖瓦、石材等建筑材料制造、玻璃</w:t>
      </w:r>
      <w:r w:rsidRPr="00F02C1A">
        <w:rPr>
          <w:rFonts w:hint="eastAsia"/>
        </w:rPr>
        <w:t>等。本项目在参考国内外研究工作的基础上，结合</w:t>
      </w:r>
      <w:proofErr w:type="gramStart"/>
      <w:r w:rsidRPr="00F02C1A">
        <w:rPr>
          <w:rFonts w:hint="eastAsia"/>
        </w:rPr>
        <w:t>萧山区</w:t>
      </w:r>
      <w:proofErr w:type="gramEnd"/>
      <w:r w:rsidRPr="00F02C1A">
        <w:rPr>
          <w:rFonts w:hint="eastAsia"/>
        </w:rPr>
        <w:t>的行业结构特征，综合考虑活动数据的可获取性，主要采用基于产品产量</w:t>
      </w:r>
      <w:r w:rsidRPr="00F02C1A">
        <w:rPr>
          <w:rFonts w:hint="eastAsia"/>
        </w:rPr>
        <w:t>/</w:t>
      </w:r>
      <w:r w:rsidRPr="00F02C1A">
        <w:rPr>
          <w:rFonts w:hint="eastAsia"/>
        </w:rPr>
        <w:t>采矿量</w:t>
      </w:r>
      <w:r w:rsidRPr="00F02C1A">
        <w:t>/</w:t>
      </w:r>
      <w:r w:rsidRPr="00F02C1A">
        <w:rPr>
          <w:rFonts w:hint="eastAsia"/>
        </w:rPr>
        <w:t>原辅材料</w:t>
      </w:r>
      <w:r w:rsidRPr="00F02C1A">
        <w:t>用量</w:t>
      </w:r>
      <w:r w:rsidRPr="00F02C1A">
        <w:rPr>
          <w:rFonts w:hint="eastAsia"/>
        </w:rPr>
        <w:t>的方法进行估算，估算</w:t>
      </w:r>
      <w:r w:rsidRPr="00F02C1A">
        <w:t>公式如下</w:t>
      </w:r>
      <w:r w:rsidRPr="00F02C1A">
        <w:rPr>
          <w:rFonts w:hint="eastAsia"/>
        </w:rPr>
        <w:t>：</w:t>
      </w:r>
    </w:p>
    <w:p w14:paraId="1188D7D1" w14:textId="77777777" w:rsidR="001A11CB" w:rsidRPr="007B3BD8" w:rsidRDefault="001A11CB" w:rsidP="001A11CB">
      <w:pPr>
        <w:pStyle w:val="LZ-"/>
        <w:ind w:firstLineChars="0" w:firstLine="0"/>
        <w:jc w:val="center"/>
      </w:pPr>
      <w:r w:rsidRPr="007B3BD8">
        <w:t>E=</w:t>
      </w:r>
      <w:r w:rsidRPr="007B3BD8">
        <w:rPr>
          <w:rFonts w:ascii="Cambria Math" w:hAnsi="Cambria Math" w:cs="Cambria Math"/>
        </w:rPr>
        <w:t>𝐴</w:t>
      </w:r>
      <w:r w:rsidRPr="007B3BD8">
        <w:t>×EF×(1−</w:t>
      </w:r>
      <w:r w:rsidRPr="007B3BD8">
        <w:rPr>
          <w:rFonts w:ascii="Cambria Math" w:hAnsi="Cambria Math" w:cs="Cambria Math"/>
        </w:rPr>
        <w:t>𝜂</w:t>
      </w:r>
      <w:r w:rsidRPr="007B3BD8">
        <w:t>)</w:t>
      </w:r>
      <w:r w:rsidRPr="007B3BD8">
        <w:rPr>
          <w:szCs w:val="24"/>
        </w:rPr>
        <w:t xml:space="preserve"> ×10</w:t>
      </w:r>
      <w:r w:rsidRPr="007B3BD8">
        <w:rPr>
          <w:szCs w:val="24"/>
          <w:vertAlign w:val="superscript"/>
        </w:rPr>
        <w:t>-3</w:t>
      </w:r>
    </w:p>
    <w:p w14:paraId="49CC3887" w14:textId="4817FE62" w:rsidR="001A11CB" w:rsidRDefault="001A11CB" w:rsidP="001A11CB">
      <w:pPr>
        <w:pStyle w:val="LZ-"/>
        <w:ind w:firstLine="480"/>
      </w:pPr>
      <w:r w:rsidRPr="007B3BD8">
        <w:t>式中，</w:t>
      </w:r>
      <w:r w:rsidRPr="007B3BD8">
        <w:rPr>
          <w:rFonts w:hint="eastAsia"/>
        </w:rPr>
        <w:t>E</w:t>
      </w:r>
      <w:r w:rsidRPr="007B3BD8">
        <w:t>为污染物排放量</w:t>
      </w:r>
      <w:r w:rsidRPr="007B3BD8">
        <w:rPr>
          <w:rFonts w:hint="eastAsia"/>
        </w:rPr>
        <w:t>，</w:t>
      </w:r>
      <w:r w:rsidRPr="007B3BD8">
        <w:rPr>
          <w:rFonts w:hint="eastAsia"/>
        </w:rPr>
        <w:t>t</w:t>
      </w:r>
      <w:r w:rsidRPr="007B3BD8">
        <w:rPr>
          <w:rFonts w:hint="eastAsia"/>
        </w:rPr>
        <w:t>；</w:t>
      </w:r>
      <w:r w:rsidRPr="007B3BD8">
        <w:t>A</w:t>
      </w:r>
      <w:r w:rsidRPr="007B3BD8">
        <w:t>为</w:t>
      </w:r>
      <w:r w:rsidRPr="007B3BD8">
        <w:rPr>
          <w:rFonts w:hint="eastAsia"/>
        </w:rPr>
        <w:t>产品产量</w:t>
      </w:r>
      <w:r w:rsidRPr="007B3BD8">
        <w:rPr>
          <w:rFonts w:hint="eastAsia"/>
        </w:rPr>
        <w:t>/</w:t>
      </w:r>
      <w:r w:rsidRPr="007B3BD8">
        <w:rPr>
          <w:rFonts w:hint="eastAsia"/>
        </w:rPr>
        <w:t>采矿量</w:t>
      </w:r>
      <w:r w:rsidRPr="007B3BD8">
        <w:t>/</w:t>
      </w:r>
      <w:r w:rsidRPr="007B3BD8">
        <w:rPr>
          <w:rFonts w:hint="eastAsia"/>
        </w:rPr>
        <w:t>原辅材料</w:t>
      </w:r>
      <w:r w:rsidRPr="007B3BD8">
        <w:t>用量</w:t>
      </w:r>
      <w:r w:rsidRPr="007B3BD8">
        <w:rPr>
          <w:rFonts w:hint="eastAsia"/>
        </w:rPr>
        <w:t>，</w:t>
      </w:r>
      <w:r w:rsidRPr="007B3BD8">
        <w:t>t</w:t>
      </w:r>
      <w:r w:rsidRPr="007B3BD8">
        <w:rPr>
          <w:rFonts w:hint="eastAsia"/>
        </w:rPr>
        <w:t>或产生</w:t>
      </w:r>
      <w:r w:rsidRPr="007B3BD8">
        <w:t>系数对应的单位；</w:t>
      </w:r>
      <w:r w:rsidRPr="007B3BD8">
        <w:t>EF</w:t>
      </w:r>
      <w:r w:rsidRPr="007B3BD8">
        <w:t>为污染物产生系数</w:t>
      </w:r>
      <w:r w:rsidRPr="007B3BD8">
        <w:rPr>
          <w:rFonts w:hint="eastAsia"/>
        </w:rPr>
        <w:t>，</w:t>
      </w:r>
      <w:r w:rsidRPr="007B3BD8">
        <w:rPr>
          <w:rFonts w:hint="eastAsia"/>
        </w:rPr>
        <w:t>kg/t</w:t>
      </w:r>
      <w:r w:rsidRPr="007B3BD8">
        <w:rPr>
          <w:rFonts w:hint="eastAsia"/>
        </w:rPr>
        <w:t>或</w:t>
      </w:r>
      <w:r w:rsidRPr="007B3BD8">
        <w:t>其他；</w:t>
      </w:r>
      <w:r w:rsidRPr="007B3BD8">
        <w:t>η</w:t>
      </w:r>
      <w:r w:rsidRPr="007B3BD8">
        <w:t>为污染控制措施对污染物的去除效率。</w:t>
      </w:r>
    </w:p>
    <w:p w14:paraId="3AA17773" w14:textId="77777777" w:rsidR="001A11CB" w:rsidRPr="007B3BD8" w:rsidRDefault="001A11CB" w:rsidP="001A11CB">
      <w:pPr>
        <w:pStyle w:val="LA-4NEW"/>
      </w:pPr>
      <w:r w:rsidRPr="007B3BD8">
        <w:rPr>
          <w:rFonts w:hint="eastAsia"/>
          <w:lang w:eastAsia="zh-CN"/>
        </w:rPr>
        <w:t>工业溶剂</w:t>
      </w:r>
      <w:r w:rsidRPr="007B3BD8">
        <w:rPr>
          <w:lang w:eastAsia="zh-CN"/>
        </w:rPr>
        <w:t>使用源</w:t>
      </w:r>
    </w:p>
    <w:p w14:paraId="5F703989" w14:textId="77777777" w:rsidR="001A11CB" w:rsidRPr="007B3BD8" w:rsidRDefault="001A11CB" w:rsidP="001A11CB">
      <w:pPr>
        <w:pStyle w:val="LZ-"/>
        <w:ind w:firstLine="480"/>
      </w:pPr>
      <w:r w:rsidRPr="007B3BD8">
        <w:rPr>
          <w:rFonts w:hint="eastAsia"/>
        </w:rPr>
        <w:t>工业溶剂</w:t>
      </w:r>
      <w:r w:rsidRPr="007B3BD8">
        <w:t>使用源</w:t>
      </w:r>
      <w:r w:rsidRPr="007B3BD8">
        <w:rPr>
          <w:rFonts w:hint="eastAsia"/>
        </w:rPr>
        <w:t>主要</w:t>
      </w:r>
      <w:r w:rsidRPr="007B3BD8">
        <w:t>为</w:t>
      </w:r>
      <w:r w:rsidRPr="007B3BD8">
        <w:rPr>
          <w:rFonts w:hint="eastAsia"/>
        </w:rPr>
        <w:t>VOCs</w:t>
      </w:r>
      <w:r w:rsidRPr="007B3BD8">
        <w:rPr>
          <w:rFonts w:hint="eastAsia"/>
        </w:rPr>
        <w:t>排放，</w:t>
      </w:r>
      <w:r w:rsidRPr="007B3BD8">
        <w:t>主要是指</w:t>
      </w:r>
      <w:r w:rsidRPr="007B3BD8">
        <w:rPr>
          <w:rFonts w:hint="eastAsia"/>
        </w:rPr>
        <w:t>工业企业生产</w:t>
      </w:r>
      <w:r w:rsidRPr="007B3BD8">
        <w:t>过程中</w:t>
      </w:r>
      <w:r w:rsidRPr="007B3BD8">
        <w:rPr>
          <w:rFonts w:hint="eastAsia"/>
        </w:rPr>
        <w:t>涉及</w:t>
      </w:r>
      <w:r w:rsidRPr="007B3BD8">
        <w:t>喷涂、印刷、木材加工</w:t>
      </w:r>
      <w:r w:rsidRPr="007B3BD8">
        <w:rPr>
          <w:rFonts w:hint="eastAsia"/>
        </w:rPr>
        <w:t>等</w:t>
      </w:r>
      <w:r w:rsidRPr="007B3BD8">
        <w:t>过</w:t>
      </w:r>
      <w:r w:rsidRPr="007B3BD8">
        <w:rPr>
          <w:rFonts w:hint="eastAsia"/>
        </w:rPr>
        <w:t>工艺环节使用</w:t>
      </w:r>
      <w:r w:rsidRPr="007B3BD8">
        <w:t>的涂料、油墨、</w:t>
      </w:r>
      <w:r w:rsidRPr="007B3BD8">
        <w:rPr>
          <w:rFonts w:hint="eastAsia"/>
        </w:rPr>
        <w:t>胶黏剂</w:t>
      </w:r>
      <w:r w:rsidRPr="007B3BD8">
        <w:t>、稀释剂、清洗剂等</w:t>
      </w:r>
      <w:r w:rsidRPr="007B3BD8">
        <w:rPr>
          <w:rFonts w:hint="eastAsia"/>
        </w:rPr>
        <w:t>，</w:t>
      </w:r>
      <w:r w:rsidRPr="007B3BD8">
        <w:rPr>
          <w:rFonts w:hint="eastAsia"/>
        </w:rPr>
        <w:t>VOCs</w:t>
      </w:r>
      <w:r w:rsidRPr="007B3BD8">
        <w:rPr>
          <w:rFonts w:hint="eastAsia"/>
        </w:rPr>
        <w:t>排放</w:t>
      </w:r>
      <w:r w:rsidRPr="007B3BD8">
        <w:t>估算主要</w:t>
      </w:r>
      <w:r w:rsidRPr="007B3BD8">
        <w:rPr>
          <w:rFonts w:hint="eastAsia"/>
        </w:rPr>
        <w:t>采用</w:t>
      </w:r>
      <w:r w:rsidRPr="007B3BD8">
        <w:t>排放因子法，计算公式如下：</w:t>
      </w:r>
    </w:p>
    <w:p w14:paraId="6F5C36E6" w14:textId="77777777" w:rsidR="001A11CB" w:rsidRPr="007B3BD8" w:rsidRDefault="001A11CB" w:rsidP="001A11CB">
      <w:pPr>
        <w:pStyle w:val="af6"/>
        <w:spacing w:line="360" w:lineRule="auto"/>
        <w:rPr>
          <w:sz w:val="24"/>
          <w:szCs w:val="24"/>
        </w:rPr>
      </w:pPr>
      <w:r w:rsidRPr="007B3BD8">
        <w:rPr>
          <w:sz w:val="24"/>
          <w:szCs w:val="24"/>
        </w:rPr>
        <w:t>E</w:t>
      </w:r>
      <w:r w:rsidRPr="007B3BD8">
        <w:rPr>
          <w:sz w:val="24"/>
          <w:szCs w:val="24"/>
        </w:rPr>
        <w:t>＝</w:t>
      </w:r>
      <w:r w:rsidRPr="007B3BD8">
        <w:rPr>
          <w:sz w:val="24"/>
          <w:szCs w:val="24"/>
        </w:rPr>
        <w:t>Q×EF</w:t>
      </w:r>
      <w:r w:rsidRPr="007B3BD8">
        <w:t>×(1−</w:t>
      </w:r>
      <w:r w:rsidRPr="007B3BD8">
        <w:rPr>
          <w:rFonts w:ascii="Cambria Math" w:hAnsi="Cambria Math" w:cs="Cambria Math"/>
        </w:rPr>
        <w:t>𝜂</w:t>
      </w:r>
      <w:r w:rsidRPr="007B3BD8">
        <w:t>)</w:t>
      </w:r>
      <w:r w:rsidRPr="007B3BD8">
        <w:rPr>
          <w:szCs w:val="24"/>
        </w:rPr>
        <w:t xml:space="preserve"> ×10</w:t>
      </w:r>
      <w:r w:rsidRPr="007B3BD8">
        <w:rPr>
          <w:szCs w:val="24"/>
          <w:vertAlign w:val="superscript"/>
        </w:rPr>
        <w:t>-3</w:t>
      </w:r>
    </w:p>
    <w:p w14:paraId="3FB3189B" w14:textId="77777777" w:rsidR="001A11CB" w:rsidRPr="007B3BD8" w:rsidRDefault="001A11CB" w:rsidP="001A11CB">
      <w:pPr>
        <w:pStyle w:val="LZ-"/>
        <w:ind w:firstLine="480"/>
      </w:pPr>
      <w:r w:rsidRPr="007B3BD8">
        <w:t>其中，</w:t>
      </w:r>
      <w:r w:rsidRPr="007B3BD8">
        <w:rPr>
          <w:rFonts w:hint="eastAsia"/>
        </w:rPr>
        <w:t>E</w:t>
      </w:r>
      <w:r w:rsidRPr="007B3BD8">
        <w:t>为</w:t>
      </w:r>
      <w:r w:rsidRPr="007B3BD8">
        <w:rPr>
          <w:rFonts w:hint="eastAsia"/>
        </w:rPr>
        <w:t>V</w:t>
      </w:r>
      <w:r w:rsidRPr="007B3BD8">
        <w:t>OCs</w:t>
      </w:r>
      <w:r w:rsidRPr="007B3BD8">
        <w:t>排放量</w:t>
      </w:r>
      <w:r w:rsidRPr="007B3BD8">
        <w:rPr>
          <w:rFonts w:hint="eastAsia"/>
        </w:rPr>
        <w:t>，</w:t>
      </w:r>
      <w:r w:rsidRPr="007B3BD8">
        <w:rPr>
          <w:rFonts w:hint="eastAsia"/>
        </w:rPr>
        <w:t>t</w:t>
      </w:r>
      <w:r w:rsidRPr="007B3BD8">
        <w:rPr>
          <w:rFonts w:hint="eastAsia"/>
        </w:rPr>
        <w:t>；</w:t>
      </w:r>
      <w:r w:rsidRPr="007B3BD8">
        <w:t>Q</w:t>
      </w:r>
      <w:r w:rsidRPr="007B3BD8">
        <w:t>为溶剂使用量或产品产量</w:t>
      </w:r>
      <w:r w:rsidRPr="007B3BD8">
        <w:rPr>
          <w:rFonts w:hint="eastAsia"/>
        </w:rPr>
        <w:t>，</w:t>
      </w:r>
      <w:r w:rsidRPr="007B3BD8">
        <w:t>t</w:t>
      </w:r>
      <w:r w:rsidRPr="007B3BD8">
        <w:rPr>
          <w:rFonts w:hint="eastAsia"/>
        </w:rPr>
        <w:t>或产生</w:t>
      </w:r>
      <w:r w:rsidRPr="007B3BD8">
        <w:t>系数对应的单位；</w:t>
      </w:r>
      <w:r w:rsidRPr="007B3BD8">
        <w:t>EF</w:t>
      </w:r>
      <w:r w:rsidRPr="007B3BD8">
        <w:t>为污染物产生系数</w:t>
      </w:r>
      <w:r w:rsidRPr="007B3BD8">
        <w:rPr>
          <w:rFonts w:hint="eastAsia"/>
        </w:rPr>
        <w:t>，</w:t>
      </w:r>
      <w:r w:rsidRPr="007B3BD8">
        <w:rPr>
          <w:rFonts w:hint="eastAsia"/>
        </w:rPr>
        <w:t>kg/t</w:t>
      </w:r>
      <w:r w:rsidRPr="007B3BD8">
        <w:rPr>
          <w:rFonts w:hint="eastAsia"/>
        </w:rPr>
        <w:t>或</w:t>
      </w:r>
      <w:r w:rsidRPr="007B3BD8">
        <w:t>其他；</w:t>
      </w:r>
      <w:r w:rsidRPr="007B3BD8">
        <w:t>η</w:t>
      </w:r>
      <w:r w:rsidRPr="007B3BD8">
        <w:t>为污染控制措施对污染物的去除效率</w:t>
      </w:r>
      <w:r w:rsidRPr="007B3BD8">
        <w:rPr>
          <w:rFonts w:hint="eastAsia"/>
        </w:rPr>
        <w:t>（综合</w:t>
      </w:r>
      <w:r w:rsidRPr="007B3BD8">
        <w:t>考虑收集效率</w:t>
      </w:r>
      <w:r w:rsidRPr="007B3BD8">
        <w:rPr>
          <w:rFonts w:hint="eastAsia"/>
        </w:rPr>
        <w:t>）</w:t>
      </w:r>
      <w:r w:rsidRPr="007B3BD8">
        <w:t>。</w:t>
      </w:r>
    </w:p>
    <w:p w14:paraId="54C3C04F" w14:textId="77777777" w:rsidR="001A11CB" w:rsidRPr="007B3BD8" w:rsidRDefault="001A11CB" w:rsidP="001A11CB">
      <w:pPr>
        <w:pStyle w:val="LZ-"/>
        <w:ind w:firstLine="480"/>
        <w:rPr>
          <w:lang w:val="x-none"/>
        </w:rPr>
      </w:pPr>
      <w:r w:rsidRPr="007B3BD8">
        <w:rPr>
          <w:rFonts w:hint="eastAsia"/>
        </w:rPr>
        <w:t>需要</w:t>
      </w:r>
      <w:r w:rsidRPr="007B3BD8">
        <w:t>说明的是，针对</w:t>
      </w:r>
      <w:r w:rsidRPr="007B3BD8">
        <w:rPr>
          <w:rFonts w:hint="eastAsia"/>
        </w:rPr>
        <w:t>发表</w:t>
      </w:r>
      <w:r w:rsidRPr="007B3BD8">
        <w:t>调查</w:t>
      </w:r>
      <w:r w:rsidRPr="007B3BD8">
        <w:rPr>
          <w:rFonts w:hint="eastAsia"/>
        </w:rPr>
        <w:t>和</w:t>
      </w:r>
      <w:r w:rsidRPr="007B3BD8">
        <w:t>现场调研的企业，溶剂使用</w:t>
      </w:r>
      <w:r w:rsidRPr="007B3BD8">
        <w:rPr>
          <w:rFonts w:hint="eastAsia"/>
        </w:rPr>
        <w:t>的</w:t>
      </w:r>
      <w:r w:rsidRPr="007B3BD8">
        <w:rPr>
          <w:rFonts w:hint="eastAsia"/>
        </w:rPr>
        <w:t>VO</w:t>
      </w:r>
      <w:r w:rsidRPr="007B3BD8">
        <w:t>Cs</w:t>
      </w:r>
      <w:r w:rsidRPr="007B3BD8">
        <w:rPr>
          <w:rFonts w:hint="eastAsia"/>
        </w:rPr>
        <w:t>产生</w:t>
      </w:r>
      <w:r w:rsidRPr="007B3BD8">
        <w:t>系数主要</w:t>
      </w:r>
      <w:r w:rsidRPr="007B3BD8">
        <w:rPr>
          <w:rFonts w:hint="eastAsia"/>
        </w:rPr>
        <w:t>参考化学品</w:t>
      </w:r>
      <w:r w:rsidRPr="007B3BD8">
        <w:t>安全说明书（</w:t>
      </w:r>
      <w:r w:rsidRPr="007B3BD8">
        <w:rPr>
          <w:rFonts w:hint="eastAsia"/>
        </w:rPr>
        <w:t>MSDS</w:t>
      </w:r>
      <w:r w:rsidRPr="007B3BD8">
        <w:t>）</w:t>
      </w:r>
      <w:r w:rsidRPr="007B3BD8">
        <w:rPr>
          <w:rFonts w:hint="eastAsia"/>
        </w:rPr>
        <w:t>或</w:t>
      </w:r>
      <w:r w:rsidRPr="007B3BD8">
        <w:t>调研获取的</w:t>
      </w:r>
      <w:r w:rsidRPr="007B3BD8">
        <w:rPr>
          <w:rFonts w:hint="eastAsia"/>
        </w:rPr>
        <w:t>VOCs</w:t>
      </w:r>
      <w:r w:rsidRPr="007B3BD8">
        <w:rPr>
          <w:rFonts w:hint="eastAsia"/>
        </w:rPr>
        <w:t>含量百分比</w:t>
      </w:r>
      <w:r w:rsidRPr="007B3BD8">
        <w:t>数据，其他</w:t>
      </w:r>
      <w:r w:rsidRPr="007B3BD8">
        <w:rPr>
          <w:rFonts w:hint="eastAsia"/>
        </w:rPr>
        <w:t>则</w:t>
      </w:r>
      <w:r w:rsidRPr="007B3BD8">
        <w:t>采用行业的平均水平数据。</w:t>
      </w:r>
    </w:p>
    <w:p w14:paraId="74B573E8" w14:textId="77777777" w:rsidR="001A11CB" w:rsidRPr="007B3BD8" w:rsidRDefault="001A11CB" w:rsidP="001A11CB">
      <w:pPr>
        <w:pStyle w:val="LZ-3"/>
      </w:pPr>
      <w:bookmarkStart w:id="150" w:name="_Toc117179400"/>
      <w:bookmarkStart w:id="151" w:name="OLE_LINK8"/>
      <w:r w:rsidRPr="007B3BD8">
        <w:rPr>
          <w:rFonts w:hint="eastAsia"/>
          <w:lang w:eastAsia="zh-CN"/>
        </w:rPr>
        <w:lastRenderedPageBreak/>
        <w:t>道路移动源</w:t>
      </w:r>
      <w:bookmarkEnd w:id="150"/>
    </w:p>
    <w:bookmarkEnd w:id="151"/>
    <w:p w14:paraId="702C89FB" w14:textId="59F69B98" w:rsidR="001A11CB" w:rsidRDefault="001A11CB" w:rsidP="001A11CB">
      <w:pPr>
        <w:pStyle w:val="LZ-"/>
        <w:ind w:firstLine="480"/>
      </w:pPr>
      <w:r w:rsidRPr="007B3BD8">
        <w:t>道路移动源包括交通运输设施设备在道路运输、发动机汽油蒸发逸散和轮胎、刹车装置以及路面磨损过程中排放大气污染物的行为。道路移动源的污染物排放具有明显的阶段性，且污染物的排放种类和排放强度受诸多因素影响，如燃料类型和品质、机动车车型分布行驶工况信息和控制技术等。</w:t>
      </w:r>
    </w:p>
    <w:p w14:paraId="64BBEF75" w14:textId="5E193779" w:rsidR="00ED2776" w:rsidRPr="007B3BD8" w:rsidRDefault="00ED2776" w:rsidP="001A11CB">
      <w:pPr>
        <w:pStyle w:val="LZ-"/>
        <w:ind w:firstLine="480"/>
      </w:pPr>
      <w:r w:rsidRPr="00ED2776">
        <w:rPr>
          <w:rFonts w:hint="eastAsia"/>
        </w:rPr>
        <w:t>目前，道路移动源估算方法主要包括基于机动车保有量和年均行驶里程的估算方法，以及基于实时交通流的动态估算方法。前者对于数据的要求相对来说较为简单，也是《道路机动车大气污染物排放清单编制技术指南（试行）》推荐的方法，但是无法反应外地车辆在本地使用、过境车辆的排放对本地的贡献，对于小区域范围内机动车排放计算存在较大的不确定性；而基于实时交通流的动态估算方法能够实时反应道路车流情况，但是对于数据要求高。</w:t>
      </w:r>
    </w:p>
    <w:p w14:paraId="1AE435F1" w14:textId="666255B8" w:rsidR="00ED2776" w:rsidRDefault="00ED2776" w:rsidP="001A11CB">
      <w:pPr>
        <w:pStyle w:val="LZ-"/>
        <w:ind w:firstLine="480"/>
      </w:pPr>
      <w:r>
        <w:rPr>
          <w:rFonts w:hint="eastAsia"/>
        </w:rPr>
        <w:t>本项目从调研获取的</w:t>
      </w:r>
      <w:proofErr w:type="gramStart"/>
      <w:r>
        <w:rPr>
          <w:rFonts w:hint="eastAsia"/>
        </w:rPr>
        <w:t>萧山区</w:t>
      </w:r>
      <w:proofErr w:type="gramEnd"/>
      <w:r>
        <w:rPr>
          <w:rFonts w:hint="eastAsia"/>
        </w:rPr>
        <w:t>的活动水平数据来看，选择基于机动车保有量和年均行驶里程的估算方法。但是，由于无法直接获取</w:t>
      </w:r>
      <w:proofErr w:type="gramStart"/>
      <w:r>
        <w:rPr>
          <w:rFonts w:hint="eastAsia"/>
        </w:rPr>
        <w:t>萧山区分</w:t>
      </w:r>
      <w:proofErr w:type="gramEnd"/>
      <w:r>
        <w:rPr>
          <w:rFonts w:hint="eastAsia"/>
        </w:rPr>
        <w:t>车型、分燃料和分排放标准的机动车保有量，因此，首先根据团队前期工作获取的杭州市的机动车保有量，计算得到杭州市机动车排放量，再根据</w:t>
      </w:r>
      <w:proofErr w:type="gramStart"/>
      <w:r>
        <w:rPr>
          <w:rFonts w:hint="eastAsia"/>
        </w:rPr>
        <w:t>萧山区非</w:t>
      </w:r>
      <w:proofErr w:type="gramEnd"/>
      <w:r>
        <w:rPr>
          <w:rFonts w:hint="eastAsia"/>
        </w:rPr>
        <w:t>营运汽车和私人汽车保有量占杭州市的比例，分摊估算得到</w:t>
      </w:r>
      <w:proofErr w:type="gramStart"/>
      <w:r>
        <w:rPr>
          <w:rFonts w:hint="eastAsia"/>
        </w:rPr>
        <w:t>萧山区</w:t>
      </w:r>
      <w:proofErr w:type="gramEnd"/>
      <w:r>
        <w:rPr>
          <w:rFonts w:hint="eastAsia"/>
        </w:rPr>
        <w:t>道路移动源排放清单。</w:t>
      </w:r>
    </w:p>
    <w:p w14:paraId="77B66861" w14:textId="657F521A" w:rsidR="001A11CB" w:rsidRPr="007B3BD8" w:rsidRDefault="001A11CB" w:rsidP="001A11CB">
      <w:pPr>
        <w:pStyle w:val="LZ-"/>
        <w:ind w:firstLine="480"/>
      </w:pPr>
      <w:r w:rsidRPr="007B3BD8">
        <w:t>本研究将机动车分为</w:t>
      </w:r>
      <w:r w:rsidRPr="007B3BD8">
        <w:rPr>
          <w:rFonts w:hint="eastAsia"/>
          <w:lang w:val="en-US"/>
        </w:rPr>
        <w:t>微型载客汽车、小型载客汽车、出租车、中型载客汽车、大型载客汽车、公交车、微型载货汽车、轻型载货汽车、中型载货汽车、重型载货汽车、低速货车、三轮汽车、普通摩托车、轻便摩托车，</w:t>
      </w:r>
      <w:r w:rsidRPr="007B3BD8">
        <w:t>并分燃料类型</w:t>
      </w:r>
      <w:r w:rsidRPr="007B3BD8">
        <w:rPr>
          <w:rFonts w:hint="eastAsia"/>
        </w:rPr>
        <w:t>和国标</w:t>
      </w:r>
      <w:r w:rsidRPr="007B3BD8">
        <w:t>进行估算，计算公式如下：</w:t>
      </w:r>
    </w:p>
    <w:p w14:paraId="2BCF375E" w14:textId="77777777" w:rsidR="001A11CB" w:rsidRPr="007B3BD8" w:rsidRDefault="001A11CB" w:rsidP="001A11CB">
      <w:pPr>
        <w:pStyle w:val="af6"/>
        <w:spacing w:line="360" w:lineRule="auto"/>
        <w:rPr>
          <w:sz w:val="24"/>
          <w:szCs w:val="24"/>
          <w:lang w:val="en-US"/>
        </w:rPr>
      </w:pPr>
      <w:proofErr w:type="spellStart"/>
      <w:r w:rsidRPr="007B3BD8">
        <w:rPr>
          <w:sz w:val="24"/>
          <w:szCs w:val="24"/>
          <w:lang w:val="en-US"/>
        </w:rPr>
        <w:t>E</w:t>
      </w:r>
      <w:r w:rsidRPr="007B3BD8">
        <w:rPr>
          <w:sz w:val="24"/>
          <w:szCs w:val="24"/>
          <w:vertAlign w:val="subscript"/>
          <w:lang w:val="en-US"/>
        </w:rPr>
        <w:t>i</w:t>
      </w:r>
      <w:proofErr w:type="spellEnd"/>
      <w:r w:rsidRPr="007B3BD8">
        <w:rPr>
          <w:sz w:val="24"/>
          <w:szCs w:val="24"/>
          <w:lang w:val="en-US"/>
        </w:rPr>
        <w:t>=∑P</w:t>
      </w:r>
      <w:r w:rsidRPr="007B3BD8">
        <w:rPr>
          <w:sz w:val="24"/>
          <w:szCs w:val="24"/>
          <w:vertAlign w:val="subscript"/>
          <w:lang w:val="en-US"/>
        </w:rPr>
        <w:t>j</w:t>
      </w:r>
      <w:r w:rsidRPr="007B3BD8">
        <w:rPr>
          <w:sz w:val="24"/>
          <w:szCs w:val="24"/>
          <w:lang w:val="en-US"/>
        </w:rPr>
        <w:t>×M</w:t>
      </w:r>
      <w:r w:rsidRPr="007B3BD8">
        <w:rPr>
          <w:sz w:val="24"/>
          <w:szCs w:val="24"/>
          <w:vertAlign w:val="subscript"/>
          <w:lang w:val="en-US"/>
        </w:rPr>
        <w:t>j</w:t>
      </w:r>
      <w:r w:rsidRPr="007B3BD8">
        <w:rPr>
          <w:sz w:val="24"/>
          <w:szCs w:val="24"/>
          <w:lang w:val="en-US"/>
        </w:rPr>
        <w:t>×EF</w:t>
      </w:r>
      <w:r w:rsidRPr="007B3BD8">
        <w:rPr>
          <w:sz w:val="24"/>
          <w:szCs w:val="24"/>
          <w:vertAlign w:val="subscript"/>
          <w:lang w:val="en-US"/>
        </w:rPr>
        <w:t>ij</w:t>
      </w:r>
      <w:r w:rsidRPr="007B3BD8">
        <w:rPr>
          <w:sz w:val="24"/>
          <w:szCs w:val="24"/>
          <w:lang w:val="en-US"/>
        </w:rPr>
        <w:t>×10</w:t>
      </w:r>
      <w:r w:rsidRPr="007B3BD8">
        <w:rPr>
          <w:sz w:val="24"/>
          <w:szCs w:val="24"/>
          <w:vertAlign w:val="superscript"/>
          <w:lang w:val="en-US"/>
        </w:rPr>
        <w:t>−6</w:t>
      </w:r>
    </w:p>
    <w:p w14:paraId="478BDACE" w14:textId="77777777" w:rsidR="001A11CB" w:rsidRPr="007B3BD8" w:rsidRDefault="001A11CB" w:rsidP="001A11CB">
      <w:pPr>
        <w:pStyle w:val="LZ-"/>
        <w:ind w:firstLine="480"/>
        <w:rPr>
          <w:lang w:val="en-US"/>
        </w:rPr>
      </w:pPr>
      <w:r w:rsidRPr="007B3BD8">
        <w:t>式中</w:t>
      </w:r>
      <w:r w:rsidRPr="007B3BD8">
        <w:rPr>
          <w:lang w:val="en-US"/>
        </w:rPr>
        <w:t>，</w:t>
      </w:r>
      <w:proofErr w:type="spellStart"/>
      <w:r w:rsidRPr="007B3BD8">
        <w:rPr>
          <w:lang w:val="en-US"/>
        </w:rPr>
        <w:t>E</w:t>
      </w:r>
      <w:r w:rsidRPr="007B3BD8">
        <w:rPr>
          <w:vertAlign w:val="subscript"/>
          <w:lang w:val="en-US"/>
        </w:rPr>
        <w:t>i</w:t>
      </w:r>
      <w:proofErr w:type="spellEnd"/>
      <w:r w:rsidRPr="007B3BD8">
        <w:t>为机动车</w:t>
      </w:r>
      <w:proofErr w:type="spellStart"/>
      <w:r w:rsidRPr="007B3BD8">
        <w:rPr>
          <w:lang w:val="en-US"/>
        </w:rPr>
        <w:t>i</w:t>
      </w:r>
      <w:proofErr w:type="spellEnd"/>
      <w:r w:rsidRPr="007B3BD8">
        <w:t>污染物年排放总量</w:t>
      </w:r>
      <w:r w:rsidRPr="007B3BD8">
        <w:rPr>
          <w:lang w:val="en-US"/>
        </w:rPr>
        <w:t>，</w:t>
      </w:r>
      <w:r w:rsidRPr="007B3BD8">
        <w:rPr>
          <w:lang w:val="en-US"/>
        </w:rPr>
        <w:t>t</w:t>
      </w:r>
      <w:r w:rsidRPr="007B3BD8">
        <w:rPr>
          <w:lang w:val="en-US"/>
        </w:rPr>
        <w:t>；</w:t>
      </w:r>
      <w:proofErr w:type="spellStart"/>
      <w:r w:rsidRPr="007B3BD8">
        <w:rPr>
          <w:lang w:val="en-US"/>
        </w:rPr>
        <w:t>i</w:t>
      </w:r>
      <w:proofErr w:type="spellEnd"/>
      <w:r w:rsidRPr="007B3BD8">
        <w:t>为污染物种类</w:t>
      </w:r>
      <w:r w:rsidRPr="007B3BD8">
        <w:rPr>
          <w:lang w:val="en-US"/>
        </w:rPr>
        <w:t>；</w:t>
      </w:r>
      <w:r w:rsidRPr="007B3BD8">
        <w:rPr>
          <w:lang w:val="en-US"/>
        </w:rPr>
        <w:t>j</w:t>
      </w:r>
      <w:r w:rsidRPr="007B3BD8">
        <w:t>为车型分类</w:t>
      </w:r>
      <w:r w:rsidRPr="007B3BD8">
        <w:rPr>
          <w:lang w:val="en-US"/>
        </w:rPr>
        <w:t>；</w:t>
      </w:r>
      <w:proofErr w:type="spellStart"/>
      <w:r w:rsidRPr="007B3BD8">
        <w:rPr>
          <w:lang w:val="en-US"/>
        </w:rPr>
        <w:t>P</w:t>
      </w:r>
      <w:r w:rsidRPr="007B3BD8">
        <w:rPr>
          <w:vertAlign w:val="subscript"/>
          <w:lang w:val="en-US"/>
        </w:rPr>
        <w:t>j</w:t>
      </w:r>
      <w:proofErr w:type="spellEnd"/>
      <w:r w:rsidRPr="007B3BD8">
        <w:rPr>
          <w:lang w:val="en-US"/>
        </w:rPr>
        <w:t xml:space="preserve"> </w:t>
      </w:r>
      <w:r w:rsidRPr="007B3BD8">
        <w:t>为</w:t>
      </w:r>
      <w:r w:rsidRPr="007B3BD8">
        <w:rPr>
          <w:lang w:val="en-US"/>
        </w:rPr>
        <w:t>j</w:t>
      </w:r>
      <w:r w:rsidRPr="007B3BD8">
        <w:t>车型的机动车保有量</w:t>
      </w:r>
      <w:r w:rsidRPr="007B3BD8">
        <w:rPr>
          <w:lang w:val="en-US"/>
        </w:rPr>
        <w:t>，</w:t>
      </w:r>
      <w:r w:rsidRPr="007B3BD8">
        <w:t>辆</w:t>
      </w:r>
      <w:r w:rsidRPr="007B3BD8">
        <w:rPr>
          <w:lang w:val="en-US"/>
        </w:rPr>
        <w:t>；</w:t>
      </w:r>
      <w:proofErr w:type="spellStart"/>
      <w:r w:rsidRPr="007B3BD8">
        <w:rPr>
          <w:lang w:val="en-US"/>
        </w:rPr>
        <w:t>M</w:t>
      </w:r>
      <w:r w:rsidRPr="007B3BD8">
        <w:rPr>
          <w:vertAlign w:val="subscript"/>
          <w:lang w:val="en-US"/>
        </w:rPr>
        <w:t>j</w:t>
      </w:r>
      <w:proofErr w:type="spellEnd"/>
      <w:r w:rsidRPr="007B3BD8">
        <w:t>为</w:t>
      </w:r>
      <w:r w:rsidRPr="007B3BD8">
        <w:rPr>
          <w:lang w:val="en-US"/>
        </w:rPr>
        <w:t>j</w:t>
      </w:r>
      <w:r w:rsidRPr="007B3BD8">
        <w:t>型车的年平均行驶里程</w:t>
      </w:r>
      <w:r w:rsidRPr="007B3BD8">
        <w:rPr>
          <w:lang w:val="en-US"/>
        </w:rPr>
        <w:t>(Vehicle Kilometers Traveled, VKT)</w:t>
      </w:r>
      <w:r w:rsidRPr="007B3BD8">
        <w:rPr>
          <w:lang w:val="en-US"/>
        </w:rPr>
        <w:t>，</w:t>
      </w:r>
      <w:r w:rsidRPr="007B3BD8">
        <w:rPr>
          <w:lang w:val="en-US"/>
        </w:rPr>
        <w:t>km</w:t>
      </w:r>
      <w:r w:rsidRPr="007B3BD8">
        <w:rPr>
          <w:lang w:val="en-US"/>
        </w:rPr>
        <w:t>；</w:t>
      </w:r>
      <w:proofErr w:type="spellStart"/>
      <w:r w:rsidRPr="007B3BD8">
        <w:rPr>
          <w:lang w:val="en-US"/>
        </w:rPr>
        <w:t>EF</w:t>
      </w:r>
      <w:r w:rsidRPr="007B3BD8">
        <w:rPr>
          <w:vertAlign w:val="subscript"/>
          <w:lang w:val="en-US"/>
        </w:rPr>
        <w:t>i,j</w:t>
      </w:r>
      <w:proofErr w:type="spellEnd"/>
      <w:r w:rsidRPr="007B3BD8">
        <w:t>为</w:t>
      </w:r>
      <w:r w:rsidRPr="007B3BD8">
        <w:rPr>
          <w:lang w:val="en-US"/>
        </w:rPr>
        <w:t>j</w:t>
      </w:r>
      <w:r w:rsidRPr="007B3BD8">
        <w:t>型车的第</w:t>
      </w:r>
      <w:proofErr w:type="spellStart"/>
      <w:r w:rsidRPr="007B3BD8">
        <w:rPr>
          <w:lang w:val="en-US"/>
        </w:rPr>
        <w:t>i</w:t>
      </w:r>
      <w:proofErr w:type="spellEnd"/>
      <w:r w:rsidRPr="007B3BD8">
        <w:t>类污染物的排放因子</w:t>
      </w:r>
      <w:r w:rsidRPr="007B3BD8">
        <w:rPr>
          <w:lang w:val="en-US"/>
        </w:rPr>
        <w:t>，</w:t>
      </w:r>
      <w:r w:rsidRPr="007B3BD8">
        <w:rPr>
          <w:lang w:val="en-US"/>
        </w:rPr>
        <w:t>g/(km·</w:t>
      </w:r>
      <w:r w:rsidRPr="007B3BD8">
        <w:t>辆</w:t>
      </w:r>
      <w:r w:rsidRPr="007B3BD8">
        <w:rPr>
          <w:lang w:val="en-US"/>
        </w:rPr>
        <w:t>)</w:t>
      </w:r>
      <w:r w:rsidRPr="007B3BD8">
        <w:t>。</w:t>
      </w:r>
    </w:p>
    <w:p w14:paraId="5B55D984" w14:textId="77777777" w:rsidR="001A11CB" w:rsidRPr="007B3BD8" w:rsidRDefault="001A11CB" w:rsidP="001A11CB">
      <w:pPr>
        <w:pStyle w:val="LZ-3"/>
      </w:pPr>
      <w:bookmarkStart w:id="152" w:name="_Toc117179401"/>
      <w:r w:rsidRPr="007B3BD8">
        <w:rPr>
          <w:rFonts w:hint="eastAsia"/>
          <w:lang w:eastAsia="zh-CN"/>
        </w:rPr>
        <w:t>非道路移动源</w:t>
      </w:r>
      <w:bookmarkEnd w:id="152"/>
    </w:p>
    <w:p w14:paraId="07867E24" w14:textId="43CFC5CC" w:rsidR="001A11CB" w:rsidRPr="007B3BD8" w:rsidRDefault="001A11CB" w:rsidP="001A11CB">
      <w:pPr>
        <w:pStyle w:val="LZ-"/>
        <w:ind w:firstLine="480"/>
      </w:pPr>
      <w:r w:rsidRPr="007B3BD8">
        <w:t>与道路移动源相比，非道路移动源机械以柴油和重油为主要燃料，具有技术水平低、使用年限长、耗油量高、维护率低和污染物单机排放量较大等特点。通</w:t>
      </w:r>
      <w:r w:rsidRPr="007B3BD8">
        <w:lastRenderedPageBreak/>
        <w:t>过部门调研、</w:t>
      </w:r>
      <w:proofErr w:type="gramStart"/>
      <w:r>
        <w:t>萧山区</w:t>
      </w:r>
      <w:proofErr w:type="gramEnd"/>
      <w:r w:rsidRPr="007B3BD8">
        <w:t>行业及经济发展结构分析，确定</w:t>
      </w:r>
      <w:proofErr w:type="gramStart"/>
      <w:r>
        <w:t>萧山区</w:t>
      </w:r>
      <w:proofErr w:type="gramEnd"/>
      <w:r w:rsidRPr="007B3BD8">
        <w:t>的</w:t>
      </w:r>
      <w:bookmarkStart w:id="153" w:name="OLE_LINK14"/>
      <w:r w:rsidRPr="007B3BD8">
        <w:t>非道路移动源主要包括以下类别：</w:t>
      </w:r>
      <w:r>
        <w:rPr>
          <w:rFonts w:hint="eastAsia"/>
        </w:rPr>
        <w:t>飞机、</w:t>
      </w:r>
      <w:r w:rsidRPr="007B3BD8">
        <w:t>船舶、</w:t>
      </w:r>
      <w:r w:rsidRPr="007B3BD8">
        <w:rPr>
          <w:rFonts w:hint="eastAsia"/>
        </w:rPr>
        <w:t>港口</w:t>
      </w:r>
      <w:r w:rsidRPr="007B3BD8">
        <w:t>机械、工程机械、农业机械</w:t>
      </w:r>
      <w:bookmarkEnd w:id="153"/>
      <w:r w:rsidRPr="007B3BD8">
        <w:rPr>
          <w:rFonts w:hint="eastAsia"/>
        </w:rPr>
        <w:t>，主要</w:t>
      </w:r>
      <w:r w:rsidRPr="007B3BD8">
        <w:t>采用燃油</w:t>
      </w:r>
      <w:r w:rsidRPr="007B3BD8">
        <w:rPr>
          <w:rFonts w:hint="eastAsia"/>
        </w:rPr>
        <w:t>法</w:t>
      </w:r>
      <w:r w:rsidRPr="007B3BD8">
        <w:t>进行估算，</w:t>
      </w:r>
      <w:r w:rsidR="004B3F3C">
        <w:rPr>
          <w:rFonts w:hint="eastAsia"/>
        </w:rPr>
        <w:t>其中飞机以起降</w:t>
      </w:r>
      <w:proofErr w:type="gramStart"/>
      <w:r w:rsidR="004B3F3C">
        <w:rPr>
          <w:rFonts w:hint="eastAsia"/>
        </w:rPr>
        <w:t>架次进行</w:t>
      </w:r>
      <w:proofErr w:type="gramEnd"/>
      <w:r w:rsidR="004B3F3C">
        <w:rPr>
          <w:rFonts w:hint="eastAsia"/>
        </w:rPr>
        <w:t>估算，</w:t>
      </w:r>
      <w:r w:rsidRPr="007B3BD8">
        <w:t>估算公式如下：</w:t>
      </w:r>
    </w:p>
    <w:p w14:paraId="4DA1CEBE" w14:textId="77777777" w:rsidR="001A11CB" w:rsidRPr="007B3BD8" w:rsidRDefault="001A11CB" w:rsidP="001A11CB">
      <w:pPr>
        <w:pStyle w:val="LZ-"/>
        <w:ind w:firstLine="480"/>
        <w:jc w:val="center"/>
      </w:pPr>
      <w:r w:rsidRPr="007B3BD8">
        <w:t>E=Y×EF×10</w:t>
      </w:r>
      <w:r w:rsidRPr="007B3BD8">
        <w:rPr>
          <w:vertAlign w:val="superscript"/>
        </w:rPr>
        <w:t>-3</w:t>
      </w:r>
    </w:p>
    <w:p w14:paraId="53853A8B" w14:textId="6D83472D" w:rsidR="001A11CB" w:rsidRPr="007B3BD8" w:rsidRDefault="001A11CB" w:rsidP="001A11CB">
      <w:pPr>
        <w:pStyle w:val="LZ-"/>
        <w:ind w:firstLine="480"/>
      </w:pPr>
      <w:r w:rsidRPr="007B3BD8">
        <w:t>式中，</w:t>
      </w:r>
      <w:r w:rsidRPr="007B3BD8">
        <w:t>E</w:t>
      </w:r>
      <w:r w:rsidRPr="007B3BD8">
        <w:t>为污染物排放量，</w:t>
      </w:r>
      <w:r w:rsidRPr="007B3BD8">
        <w:t>t</w:t>
      </w:r>
      <w:r w:rsidRPr="007B3BD8">
        <w:t>；</w:t>
      </w:r>
      <w:r w:rsidR="004B3F3C">
        <w:rPr>
          <w:rFonts w:hint="eastAsia"/>
        </w:rPr>
        <w:t>飞机源中</w:t>
      </w:r>
      <w:r w:rsidR="004B3F3C" w:rsidRPr="007B3BD8">
        <w:t>Y</w:t>
      </w:r>
      <w:r w:rsidR="004B3F3C">
        <w:rPr>
          <w:rFonts w:hint="eastAsia"/>
        </w:rPr>
        <w:t>为起降架次，其他排放源中</w:t>
      </w:r>
      <w:r w:rsidRPr="007B3BD8">
        <w:t>Y</w:t>
      </w:r>
      <w:r w:rsidRPr="007B3BD8">
        <w:t>为燃料油消耗量，</w:t>
      </w:r>
      <w:r w:rsidRPr="007B3BD8">
        <w:t>t</w:t>
      </w:r>
      <w:r w:rsidRPr="007B3BD8">
        <w:t>；</w:t>
      </w:r>
      <w:r w:rsidRPr="007B3BD8">
        <w:t>EF</w:t>
      </w:r>
      <w:r w:rsidRPr="007B3BD8">
        <w:t>为污染物排放系数。</w:t>
      </w:r>
    </w:p>
    <w:p w14:paraId="3923D970" w14:textId="77777777" w:rsidR="001A11CB" w:rsidRPr="007B3BD8" w:rsidRDefault="001A11CB" w:rsidP="001A11CB">
      <w:pPr>
        <w:pStyle w:val="LZ-3"/>
      </w:pPr>
      <w:bookmarkStart w:id="154" w:name="_Toc117179402"/>
      <w:r w:rsidRPr="007B3BD8">
        <w:rPr>
          <w:rFonts w:hint="eastAsia"/>
          <w:lang w:eastAsia="zh-CN"/>
        </w:rPr>
        <w:t>扬尘源</w:t>
      </w:r>
      <w:bookmarkEnd w:id="154"/>
    </w:p>
    <w:p w14:paraId="2F596997" w14:textId="77777777" w:rsidR="001A11CB" w:rsidRPr="007B3BD8" w:rsidRDefault="001A11CB" w:rsidP="001A11CB">
      <w:pPr>
        <w:pStyle w:val="LZ-"/>
        <w:ind w:firstLine="480"/>
      </w:pPr>
      <w:r w:rsidRPr="007B3BD8">
        <w:t>扬尘源是指在自然力或人力作用下各种不经过排气筒、无组织、无规则排放地表松散颗粒物质的颗粒物排放源。本研究中</w:t>
      </w:r>
      <w:r w:rsidRPr="007B3BD8">
        <w:rPr>
          <w:rFonts w:hint="eastAsia"/>
        </w:rPr>
        <w:t>，</w:t>
      </w:r>
      <w:r w:rsidRPr="007B3BD8">
        <w:t>估算的</w:t>
      </w:r>
      <w:proofErr w:type="gramStart"/>
      <w:r>
        <w:t>萧山区</w:t>
      </w:r>
      <w:proofErr w:type="gramEnd"/>
      <w:r w:rsidRPr="007B3BD8">
        <w:t>扬尘源包括道路扬尘、施工扬尘、</w:t>
      </w:r>
      <w:r w:rsidRPr="007B3BD8">
        <w:rPr>
          <w:rFonts w:hint="eastAsia"/>
        </w:rPr>
        <w:t>堆场</w:t>
      </w:r>
      <w:r w:rsidRPr="007B3BD8">
        <w:t>扬尘和土壤扬尘等</w:t>
      </w:r>
      <w:r w:rsidRPr="007B3BD8">
        <w:rPr>
          <w:rFonts w:hint="eastAsia"/>
        </w:rPr>
        <w:t>四</w:t>
      </w:r>
      <w:r w:rsidRPr="007B3BD8">
        <w:t>大类。</w:t>
      </w:r>
    </w:p>
    <w:p w14:paraId="14349FC6" w14:textId="77777777" w:rsidR="001A11CB" w:rsidRPr="007B3BD8" w:rsidRDefault="001A11CB" w:rsidP="001A11CB">
      <w:pPr>
        <w:pStyle w:val="LA-4NEW"/>
      </w:pPr>
      <w:bookmarkStart w:id="155" w:name="_Toc464026449"/>
      <w:bookmarkStart w:id="156" w:name="_Toc464062084"/>
      <w:bookmarkStart w:id="157" w:name="_Toc464115043"/>
      <w:bookmarkStart w:id="158" w:name="_Toc467074709"/>
      <w:proofErr w:type="spellStart"/>
      <w:r w:rsidRPr="007B3BD8">
        <w:t>道路扬尘</w:t>
      </w:r>
      <w:bookmarkEnd w:id="155"/>
      <w:bookmarkEnd w:id="156"/>
      <w:bookmarkEnd w:id="157"/>
      <w:bookmarkEnd w:id="158"/>
      <w:proofErr w:type="spellEnd"/>
    </w:p>
    <w:p w14:paraId="41E22135" w14:textId="77777777" w:rsidR="001A11CB" w:rsidRPr="007B3BD8" w:rsidRDefault="001A11CB" w:rsidP="001A11CB">
      <w:pPr>
        <w:pStyle w:val="LZ-"/>
        <w:ind w:firstLine="480"/>
      </w:pPr>
      <w:r w:rsidRPr="007B3BD8">
        <w:rPr>
          <w:rFonts w:hint="eastAsia"/>
          <w:lang w:val="en-US"/>
        </w:rPr>
        <w:t>道路扬尘排放主要指在车辆碾压和气流夹带等合力的作用下，沉积在路面上尘土、松散料再悬浮重新扬起进入到大气环境的过程。</w:t>
      </w:r>
      <w:r w:rsidRPr="007B3BD8">
        <w:rPr>
          <w:rFonts w:hint="eastAsia"/>
        </w:rPr>
        <w:t>本研究中，</w:t>
      </w:r>
      <w:r w:rsidRPr="007B3BD8">
        <w:t>道路扬尘主要考虑铺装道路扬尘</w:t>
      </w:r>
      <w:r w:rsidRPr="007B3BD8">
        <w:rPr>
          <w:rFonts w:hint="eastAsia"/>
        </w:rPr>
        <w:t>，</w:t>
      </w:r>
      <w:r w:rsidRPr="007B3BD8">
        <w:t>估算方法主要参考《扬尘源颗粒物排放清单编制技术指南》，分道路等级进行计算。各等级道路扬尘源排放量计算公式如下：</w:t>
      </w:r>
    </w:p>
    <w:p w14:paraId="1B20C386" w14:textId="77777777" w:rsidR="001A11CB" w:rsidRPr="007B3BD8" w:rsidRDefault="001A11CB" w:rsidP="001A11CB">
      <w:pPr>
        <w:pStyle w:val="af6"/>
        <w:spacing w:line="360" w:lineRule="auto"/>
        <w:rPr>
          <w:sz w:val="24"/>
          <w:szCs w:val="24"/>
          <w:lang w:val="en-US"/>
        </w:rPr>
      </w:pPr>
      <w:proofErr w:type="spellStart"/>
      <w:r w:rsidRPr="007B3BD8">
        <w:rPr>
          <w:sz w:val="24"/>
          <w:szCs w:val="24"/>
          <w:lang w:val="en-US"/>
        </w:rPr>
        <w:t>W</w:t>
      </w:r>
      <w:r w:rsidRPr="007B3BD8">
        <w:rPr>
          <w:sz w:val="24"/>
          <w:szCs w:val="24"/>
          <w:vertAlign w:val="subscript"/>
          <w:lang w:val="en-US"/>
        </w:rPr>
        <w:t>Ri</w:t>
      </w:r>
      <w:proofErr w:type="spellEnd"/>
      <w:r w:rsidRPr="007B3BD8">
        <w:rPr>
          <w:sz w:val="24"/>
          <w:szCs w:val="24"/>
          <w:lang w:val="en-US"/>
        </w:rPr>
        <w:t>=</w:t>
      </w:r>
      <w:proofErr w:type="spellStart"/>
      <w:r w:rsidRPr="007B3BD8">
        <w:rPr>
          <w:sz w:val="24"/>
          <w:szCs w:val="24"/>
          <w:lang w:val="en-US"/>
        </w:rPr>
        <w:t>E</w:t>
      </w:r>
      <w:r w:rsidRPr="007B3BD8">
        <w:rPr>
          <w:sz w:val="24"/>
          <w:szCs w:val="24"/>
          <w:vertAlign w:val="subscript"/>
          <w:lang w:val="en-US"/>
        </w:rPr>
        <w:t>Ri</w:t>
      </w:r>
      <w:r w:rsidRPr="007B3BD8">
        <w:rPr>
          <w:sz w:val="24"/>
          <w:szCs w:val="24"/>
          <w:lang w:val="en-US"/>
        </w:rPr>
        <w:t>×L</w:t>
      </w:r>
      <w:r w:rsidRPr="007B3BD8">
        <w:rPr>
          <w:sz w:val="24"/>
          <w:szCs w:val="24"/>
          <w:vertAlign w:val="subscript"/>
          <w:lang w:val="en-US"/>
        </w:rPr>
        <w:t>R</w:t>
      </w:r>
      <w:r w:rsidRPr="007B3BD8">
        <w:rPr>
          <w:sz w:val="24"/>
          <w:szCs w:val="24"/>
          <w:lang w:val="en-US"/>
        </w:rPr>
        <w:t>×N</w:t>
      </w:r>
      <w:r w:rsidRPr="007B3BD8">
        <w:rPr>
          <w:sz w:val="24"/>
          <w:szCs w:val="24"/>
          <w:vertAlign w:val="subscript"/>
          <w:lang w:val="en-US"/>
        </w:rPr>
        <w:t>R</w:t>
      </w:r>
      <w:proofErr w:type="spellEnd"/>
      <w:r w:rsidRPr="007B3BD8">
        <w:rPr>
          <w:sz w:val="24"/>
          <w:szCs w:val="24"/>
          <w:lang w:val="en-US"/>
        </w:rPr>
        <w:t>×(1-n</w:t>
      </w:r>
      <w:r w:rsidRPr="007B3BD8">
        <w:rPr>
          <w:sz w:val="24"/>
          <w:szCs w:val="24"/>
          <w:vertAlign w:val="subscript"/>
          <w:lang w:val="en-US"/>
        </w:rPr>
        <w:t>r</w:t>
      </w:r>
      <w:r w:rsidRPr="007B3BD8">
        <w:rPr>
          <w:sz w:val="24"/>
          <w:szCs w:val="24"/>
          <w:lang w:val="en-US"/>
        </w:rPr>
        <w:t>/</w:t>
      </w:r>
      <w:proofErr w:type="gramStart"/>
      <w:r w:rsidRPr="007B3BD8">
        <w:rPr>
          <w:sz w:val="24"/>
          <w:szCs w:val="24"/>
          <w:lang w:val="en-US"/>
        </w:rPr>
        <w:t>365)×</w:t>
      </w:r>
      <w:proofErr w:type="gramEnd"/>
      <w:r w:rsidRPr="007B3BD8">
        <w:rPr>
          <w:sz w:val="24"/>
          <w:szCs w:val="24"/>
          <w:lang w:val="en-US"/>
        </w:rPr>
        <w:t>10</w:t>
      </w:r>
      <w:r w:rsidRPr="007B3BD8">
        <w:rPr>
          <w:sz w:val="24"/>
          <w:szCs w:val="24"/>
          <w:vertAlign w:val="superscript"/>
          <w:lang w:val="en-US"/>
        </w:rPr>
        <w:t>-6</w:t>
      </w:r>
    </w:p>
    <w:p w14:paraId="3F2A6924" w14:textId="6B64D0B3" w:rsidR="00F34EAC" w:rsidRDefault="00F34EAC" w:rsidP="001A11CB">
      <w:pPr>
        <w:pStyle w:val="LZ-"/>
        <w:ind w:firstLine="480"/>
        <w:rPr>
          <w:ins w:id="159" w:author="彭 mq" w:date="2023-03-08T15:58:00Z"/>
        </w:rPr>
      </w:pPr>
      <w:ins w:id="160" w:author="彭 mq" w:date="2023-03-08T15:58:00Z">
        <w:r w:rsidRPr="006B50F2">
          <w:rPr>
            <w:rFonts w:hint="eastAsia"/>
            <w:highlight w:val="yellow"/>
            <w:rPrChange w:id="161" w:author="彭 mq" w:date="2023-03-09T10:41:00Z">
              <w:rPr>
                <w:rFonts w:hint="eastAsia"/>
              </w:rPr>
            </w:rPrChange>
          </w:rPr>
          <w:t>式中：</w:t>
        </w:r>
      </w:ins>
    </w:p>
    <w:p w14:paraId="52F9BA47" w14:textId="6D966EED" w:rsidR="001A11CB" w:rsidRPr="007B3BD8" w:rsidRDefault="001A11CB" w:rsidP="001A11CB">
      <w:pPr>
        <w:pStyle w:val="LZ-"/>
        <w:ind w:firstLine="480"/>
      </w:pPr>
      <w:r w:rsidRPr="007B3BD8">
        <w:t>1</w:t>
      </w:r>
      <w:r w:rsidRPr="007B3BD8">
        <w:t>）</w:t>
      </w:r>
      <w:r w:rsidRPr="007B3BD8">
        <w:t>W</w:t>
      </w:r>
      <w:r w:rsidRPr="007B3BD8">
        <w:rPr>
          <w:vertAlign w:val="subscript"/>
        </w:rPr>
        <w:t>Ri</w:t>
      </w:r>
      <w:r w:rsidRPr="007B3BD8">
        <w:t>为道路扬尘源中颗粒物</w:t>
      </w:r>
      <w:r w:rsidRPr="007B3BD8">
        <w:t xml:space="preserve"> PM</w:t>
      </w:r>
      <w:r w:rsidRPr="007B3BD8">
        <w:rPr>
          <w:vertAlign w:val="subscript"/>
        </w:rPr>
        <w:t>i</w:t>
      </w:r>
      <w:r w:rsidRPr="007B3BD8">
        <w:t xml:space="preserve"> </w:t>
      </w:r>
      <w:r w:rsidRPr="007B3BD8">
        <w:t>的总排放量，</w:t>
      </w:r>
      <w:r w:rsidRPr="007B3BD8">
        <w:t>t/a</w:t>
      </w:r>
      <w:r w:rsidRPr="007B3BD8">
        <w:t>。</w:t>
      </w:r>
    </w:p>
    <w:p w14:paraId="516C2463" w14:textId="77777777" w:rsidR="001A11CB" w:rsidRPr="007B3BD8" w:rsidRDefault="001A11CB" w:rsidP="001A11CB">
      <w:pPr>
        <w:pStyle w:val="LZ-"/>
        <w:ind w:firstLine="480"/>
      </w:pPr>
      <w:r w:rsidRPr="007B3BD8">
        <w:t>2</w:t>
      </w:r>
      <w:r w:rsidRPr="007B3BD8">
        <w:t>）</w:t>
      </w:r>
      <w:r w:rsidRPr="007B3BD8">
        <w:t>E</w:t>
      </w:r>
      <w:r w:rsidRPr="007B3BD8">
        <w:rPr>
          <w:vertAlign w:val="subscript"/>
        </w:rPr>
        <w:t>Ri</w:t>
      </w:r>
      <w:r w:rsidRPr="007B3BD8">
        <w:t>为道路扬尘源中</w:t>
      </w:r>
      <w:r w:rsidRPr="007B3BD8">
        <w:t>PM</w:t>
      </w:r>
      <w:r w:rsidRPr="007B3BD8">
        <w:rPr>
          <w:vertAlign w:val="subscript"/>
        </w:rPr>
        <w:t>i</w:t>
      </w:r>
      <w:r w:rsidRPr="007B3BD8">
        <w:t>平均排放系数，</w:t>
      </w:r>
      <w:r w:rsidRPr="007B3BD8">
        <w:t>g/(km•</w:t>
      </w:r>
      <w:r w:rsidRPr="007B3BD8">
        <w:t>辆</w:t>
      </w:r>
      <w:r w:rsidRPr="007B3BD8">
        <w:t>)</w:t>
      </w:r>
      <w:r w:rsidRPr="007B3BD8">
        <w:t>。</w:t>
      </w:r>
    </w:p>
    <w:p w14:paraId="3CBCC7B3" w14:textId="77777777" w:rsidR="001A11CB" w:rsidRPr="007B3BD8" w:rsidRDefault="001A11CB" w:rsidP="001A11CB">
      <w:pPr>
        <w:pStyle w:val="LZ-"/>
        <w:ind w:firstLine="480"/>
      </w:pPr>
      <w:r w:rsidRPr="007B3BD8">
        <w:t>3</w:t>
      </w:r>
      <w:r w:rsidRPr="007B3BD8">
        <w:t>）</w:t>
      </w:r>
      <w:r w:rsidRPr="007B3BD8">
        <w:t>L</w:t>
      </w:r>
      <w:r w:rsidRPr="007B3BD8">
        <w:rPr>
          <w:vertAlign w:val="subscript"/>
        </w:rPr>
        <w:t>R</w:t>
      </w:r>
      <w:r w:rsidRPr="007B3BD8">
        <w:t>为道路长度，</w:t>
      </w:r>
      <w:r w:rsidRPr="007B3BD8">
        <w:t>km</w:t>
      </w:r>
      <w:r w:rsidRPr="007B3BD8">
        <w:t>。</w:t>
      </w:r>
    </w:p>
    <w:p w14:paraId="314600C9" w14:textId="77777777" w:rsidR="001A11CB" w:rsidRPr="007B3BD8" w:rsidRDefault="001A11CB" w:rsidP="001A11CB">
      <w:pPr>
        <w:pStyle w:val="LZ-"/>
        <w:ind w:firstLine="480"/>
      </w:pPr>
      <w:r w:rsidRPr="007B3BD8">
        <w:t>4</w:t>
      </w:r>
      <w:r w:rsidRPr="007B3BD8">
        <w:t>）</w:t>
      </w:r>
      <w:r w:rsidRPr="007B3BD8">
        <w:t>N</w:t>
      </w:r>
      <w:r w:rsidRPr="007B3BD8">
        <w:rPr>
          <w:vertAlign w:val="subscript"/>
        </w:rPr>
        <w:t>R</w:t>
      </w:r>
      <w:r w:rsidRPr="007B3BD8">
        <w:t>为一定时期内车辆在该段道路上的平均车流量，辆</w:t>
      </w:r>
      <w:r w:rsidRPr="007B3BD8">
        <w:t>/a</w:t>
      </w:r>
      <w:r w:rsidRPr="007B3BD8">
        <w:t>。</w:t>
      </w:r>
    </w:p>
    <w:p w14:paraId="6598E1EE" w14:textId="77777777" w:rsidR="001A11CB" w:rsidRPr="007B3BD8" w:rsidRDefault="001A11CB" w:rsidP="001A11CB">
      <w:pPr>
        <w:pStyle w:val="LZ-"/>
        <w:ind w:firstLine="480"/>
      </w:pPr>
      <w:r w:rsidRPr="007B3BD8">
        <w:t>5</w:t>
      </w:r>
      <w:r w:rsidRPr="007B3BD8">
        <w:t>）</w:t>
      </w:r>
      <w:r w:rsidRPr="007B3BD8">
        <w:t>n</w:t>
      </w:r>
      <w:r w:rsidRPr="007B3BD8">
        <w:rPr>
          <w:vertAlign w:val="subscript"/>
        </w:rPr>
        <w:t>r</w:t>
      </w:r>
      <w:r w:rsidRPr="007B3BD8">
        <w:t>为不起</w:t>
      </w:r>
      <w:proofErr w:type="gramStart"/>
      <w:r w:rsidRPr="007B3BD8">
        <w:t>尘</w:t>
      </w:r>
      <w:proofErr w:type="gramEnd"/>
      <w:r w:rsidRPr="007B3BD8">
        <w:t>天数，可使用一年中降水量大于</w:t>
      </w:r>
      <w:r w:rsidRPr="007B3BD8">
        <w:t xml:space="preserve"> 0.25mm/d </w:t>
      </w:r>
      <w:r w:rsidRPr="007B3BD8">
        <w:t>的天数表示</w:t>
      </w:r>
      <w:r w:rsidRPr="007B3BD8">
        <w:rPr>
          <w:rFonts w:hint="eastAsia"/>
        </w:rPr>
        <w:t>。</w:t>
      </w:r>
    </w:p>
    <w:p w14:paraId="3520492B" w14:textId="77777777" w:rsidR="001A11CB" w:rsidRPr="007B3BD8" w:rsidRDefault="001A11CB" w:rsidP="001A11CB">
      <w:pPr>
        <w:pStyle w:val="LA-4NEW"/>
      </w:pPr>
      <w:bookmarkStart w:id="162" w:name="_Toc464026450"/>
      <w:bookmarkStart w:id="163" w:name="_Toc464062085"/>
      <w:bookmarkStart w:id="164" w:name="_Toc464115044"/>
      <w:bookmarkStart w:id="165" w:name="_Toc467074710"/>
      <w:proofErr w:type="spellStart"/>
      <w:r w:rsidRPr="007B3BD8">
        <w:t>施工扬尘</w:t>
      </w:r>
      <w:bookmarkEnd w:id="162"/>
      <w:bookmarkEnd w:id="163"/>
      <w:bookmarkEnd w:id="164"/>
      <w:bookmarkEnd w:id="165"/>
      <w:proofErr w:type="spellEnd"/>
    </w:p>
    <w:p w14:paraId="32A3CB11" w14:textId="77777777" w:rsidR="001A11CB" w:rsidRPr="007B3BD8" w:rsidRDefault="001A11CB" w:rsidP="001A11CB">
      <w:pPr>
        <w:pStyle w:val="LZ-"/>
        <w:ind w:firstLine="480"/>
      </w:pPr>
      <w:r w:rsidRPr="007B3BD8">
        <w:t>施工扬尘包括建筑施工扬尘和道路施工扬尘</w:t>
      </w:r>
      <w:r w:rsidRPr="007B3BD8">
        <w:rPr>
          <w:rFonts w:hint="eastAsia"/>
        </w:rPr>
        <w:t>等，</w:t>
      </w:r>
      <w:r w:rsidRPr="007B3BD8">
        <w:t>估算方法主要参照《扬尘源颗粒物排放清单编制技术指南》，计算公式如下：</w:t>
      </w:r>
    </w:p>
    <w:p w14:paraId="50B219DA" w14:textId="77777777" w:rsidR="001A11CB" w:rsidRPr="007B3BD8" w:rsidRDefault="001A11CB" w:rsidP="001A11CB">
      <w:pPr>
        <w:pStyle w:val="af6"/>
        <w:spacing w:line="360" w:lineRule="auto"/>
        <w:rPr>
          <w:sz w:val="24"/>
          <w:szCs w:val="24"/>
          <w:lang w:val="en-US"/>
        </w:rPr>
      </w:pPr>
      <w:proofErr w:type="spellStart"/>
      <w:r w:rsidRPr="007B3BD8">
        <w:rPr>
          <w:sz w:val="24"/>
          <w:szCs w:val="24"/>
          <w:lang w:val="en-US"/>
        </w:rPr>
        <w:t>W</w:t>
      </w:r>
      <w:r w:rsidRPr="007B3BD8">
        <w:rPr>
          <w:sz w:val="24"/>
          <w:szCs w:val="24"/>
          <w:vertAlign w:val="subscript"/>
          <w:lang w:val="en-US"/>
        </w:rPr>
        <w:t>Ci</w:t>
      </w:r>
      <w:proofErr w:type="spellEnd"/>
      <w:r w:rsidRPr="007B3BD8">
        <w:rPr>
          <w:sz w:val="24"/>
          <w:szCs w:val="24"/>
          <w:lang w:val="en-US"/>
        </w:rPr>
        <w:t xml:space="preserve">= </w:t>
      </w:r>
      <w:proofErr w:type="spellStart"/>
      <w:r w:rsidRPr="007B3BD8">
        <w:rPr>
          <w:sz w:val="24"/>
          <w:szCs w:val="24"/>
          <w:lang w:val="en-US"/>
        </w:rPr>
        <w:t>E</w:t>
      </w:r>
      <w:r w:rsidRPr="007B3BD8">
        <w:rPr>
          <w:sz w:val="24"/>
          <w:szCs w:val="24"/>
          <w:vertAlign w:val="subscript"/>
          <w:lang w:val="en-US"/>
        </w:rPr>
        <w:t>Ci</w:t>
      </w:r>
      <w:r w:rsidRPr="007B3BD8">
        <w:rPr>
          <w:sz w:val="24"/>
          <w:szCs w:val="24"/>
          <w:lang w:val="en-US"/>
        </w:rPr>
        <w:t>×A</w:t>
      </w:r>
      <w:r w:rsidRPr="007B3BD8">
        <w:rPr>
          <w:sz w:val="24"/>
          <w:szCs w:val="24"/>
          <w:vertAlign w:val="subscript"/>
          <w:lang w:val="en-US"/>
        </w:rPr>
        <w:t>C</w:t>
      </w:r>
      <w:r w:rsidRPr="007B3BD8">
        <w:rPr>
          <w:sz w:val="24"/>
          <w:szCs w:val="24"/>
          <w:lang w:val="en-US"/>
        </w:rPr>
        <w:t>×T</w:t>
      </w:r>
      <w:proofErr w:type="spellEnd"/>
    </w:p>
    <w:p w14:paraId="4A56CA8D" w14:textId="77777777" w:rsidR="00F34EAC" w:rsidRDefault="001A11CB">
      <w:pPr>
        <w:pStyle w:val="LZ-"/>
        <w:ind w:firstLine="480"/>
        <w:rPr>
          <w:ins w:id="166" w:author="彭 mq" w:date="2023-03-08T15:58:00Z"/>
        </w:rPr>
        <w:pPrChange w:id="167" w:author="彭 mq" w:date="2023-03-08T15:58:00Z">
          <w:pPr>
            <w:pStyle w:val="LZ-"/>
            <w:ind w:firstLineChars="0" w:firstLine="0"/>
          </w:pPr>
        </w:pPrChange>
      </w:pPr>
      <w:r w:rsidRPr="007B3BD8">
        <w:t>式中：</w:t>
      </w:r>
    </w:p>
    <w:p w14:paraId="5B968F65" w14:textId="33A48A34" w:rsidR="001A11CB" w:rsidRPr="007B3BD8" w:rsidRDefault="001A11CB">
      <w:pPr>
        <w:pStyle w:val="LZ-"/>
        <w:ind w:firstLine="480"/>
        <w:pPrChange w:id="168" w:author="彭 mq" w:date="2023-03-08T15:58:00Z">
          <w:pPr>
            <w:pStyle w:val="LZ-"/>
            <w:ind w:firstLineChars="0" w:firstLine="0"/>
          </w:pPr>
        </w:pPrChange>
      </w:pPr>
      <w:r w:rsidRPr="007B3BD8">
        <w:lastRenderedPageBreak/>
        <w:t>1</w:t>
      </w:r>
      <w:r w:rsidRPr="007B3BD8">
        <w:t>）</w:t>
      </w:r>
      <w:r w:rsidRPr="007B3BD8">
        <w:t>W</w:t>
      </w:r>
      <w:r w:rsidRPr="007B3BD8">
        <w:rPr>
          <w:vertAlign w:val="subscript"/>
        </w:rPr>
        <w:t>Ci</w:t>
      </w:r>
      <w:r w:rsidRPr="007B3BD8">
        <w:t>为施工扬尘源中</w:t>
      </w:r>
      <w:r w:rsidRPr="007B3BD8">
        <w:t>PM</w:t>
      </w:r>
      <w:r w:rsidRPr="007B3BD8">
        <w:rPr>
          <w:vertAlign w:val="subscript"/>
        </w:rPr>
        <w:t>i</w:t>
      </w:r>
      <w:r w:rsidRPr="007B3BD8">
        <w:t>总排放量，</w:t>
      </w:r>
      <w:r w:rsidRPr="007B3BD8">
        <w:t>t/a</w:t>
      </w:r>
      <w:r w:rsidRPr="007B3BD8">
        <w:t>。</w:t>
      </w:r>
    </w:p>
    <w:p w14:paraId="3A07EF4E" w14:textId="77777777" w:rsidR="001A11CB" w:rsidRPr="007B3BD8" w:rsidRDefault="001A11CB">
      <w:pPr>
        <w:pStyle w:val="LZ-"/>
        <w:ind w:firstLine="480"/>
        <w:pPrChange w:id="169" w:author="彭 mq" w:date="2023-03-08T15:58:00Z">
          <w:pPr>
            <w:pStyle w:val="LZ-"/>
            <w:ind w:firstLineChars="300" w:firstLine="720"/>
          </w:pPr>
        </w:pPrChange>
      </w:pPr>
      <w:r w:rsidRPr="007B3BD8">
        <w:t>2</w:t>
      </w:r>
      <w:r w:rsidRPr="007B3BD8">
        <w:t>）</w:t>
      </w:r>
      <w:r w:rsidRPr="007B3BD8">
        <w:t>E</w:t>
      </w:r>
      <w:r w:rsidRPr="007B3BD8">
        <w:rPr>
          <w:vertAlign w:val="subscript"/>
        </w:rPr>
        <w:t>Ci</w:t>
      </w:r>
      <w:r w:rsidRPr="007B3BD8">
        <w:t>，整个施工工地</w:t>
      </w:r>
      <w:r w:rsidRPr="007B3BD8">
        <w:t>PM</w:t>
      </w:r>
      <w:r w:rsidRPr="007B3BD8">
        <w:rPr>
          <w:vertAlign w:val="subscript"/>
        </w:rPr>
        <w:t>i</w:t>
      </w:r>
      <w:r w:rsidRPr="007B3BD8">
        <w:t>的平均排放系数，</w:t>
      </w:r>
      <w:r w:rsidRPr="007B3BD8">
        <w:t>t/</w:t>
      </w:r>
      <w:r w:rsidRPr="007B3BD8">
        <w:t>（</w:t>
      </w:r>
      <w:r w:rsidRPr="007B3BD8">
        <w:t>m</w:t>
      </w:r>
      <w:r w:rsidRPr="007B3BD8">
        <w:rPr>
          <w:vertAlign w:val="superscript"/>
        </w:rPr>
        <w:t>2</w:t>
      </w:r>
      <w:r w:rsidRPr="007B3BD8">
        <w:t>•</w:t>
      </w:r>
      <w:r w:rsidRPr="007B3BD8">
        <w:t>月）。</w:t>
      </w:r>
    </w:p>
    <w:p w14:paraId="5D746677" w14:textId="77777777" w:rsidR="001A11CB" w:rsidRPr="007B3BD8" w:rsidRDefault="001A11CB">
      <w:pPr>
        <w:pStyle w:val="LZ-"/>
        <w:ind w:firstLine="480"/>
        <w:pPrChange w:id="170" w:author="彭 mq" w:date="2023-03-08T15:58:00Z">
          <w:pPr>
            <w:pStyle w:val="LZ-"/>
            <w:ind w:firstLineChars="300" w:firstLine="720"/>
          </w:pPr>
        </w:pPrChange>
      </w:pPr>
      <w:r w:rsidRPr="007B3BD8">
        <w:t>3</w:t>
      </w:r>
      <w:r w:rsidRPr="007B3BD8">
        <w:t>）</w:t>
      </w:r>
      <w:r w:rsidRPr="007B3BD8">
        <w:t>A</w:t>
      </w:r>
      <w:r w:rsidRPr="007B3BD8">
        <w:rPr>
          <w:vertAlign w:val="subscript"/>
        </w:rPr>
        <w:t>C</w:t>
      </w:r>
      <w:r w:rsidRPr="007B3BD8">
        <w:t>为施工区域面积，</w:t>
      </w:r>
      <w:r w:rsidRPr="007B3BD8">
        <w:t>m</w:t>
      </w:r>
      <w:r w:rsidRPr="007B3BD8">
        <w:rPr>
          <w:vertAlign w:val="superscript"/>
        </w:rPr>
        <w:t>2</w:t>
      </w:r>
      <w:r w:rsidRPr="007B3BD8">
        <w:t>。</w:t>
      </w:r>
    </w:p>
    <w:p w14:paraId="558BC8FB" w14:textId="77777777" w:rsidR="001A11CB" w:rsidRPr="007B3BD8" w:rsidRDefault="001A11CB">
      <w:pPr>
        <w:pStyle w:val="LZ-"/>
        <w:ind w:firstLine="480"/>
        <w:pPrChange w:id="171" w:author="彭 mq" w:date="2023-03-08T15:58:00Z">
          <w:pPr>
            <w:pStyle w:val="LZ-"/>
            <w:ind w:firstLineChars="300" w:firstLine="720"/>
          </w:pPr>
        </w:pPrChange>
      </w:pPr>
      <w:r w:rsidRPr="007B3BD8">
        <w:t>4</w:t>
      </w:r>
      <w:r w:rsidRPr="007B3BD8">
        <w:t>）</w:t>
      </w:r>
      <w:r w:rsidRPr="007B3BD8">
        <w:t>T</w:t>
      </w:r>
      <w:r w:rsidRPr="007B3BD8">
        <w:t>为工地的施工活跃月份数，一般按施工天数</w:t>
      </w:r>
      <w:r w:rsidRPr="007B3BD8">
        <w:t>/30</w:t>
      </w:r>
      <w:r w:rsidRPr="007B3BD8">
        <w:t>计算</w:t>
      </w:r>
      <w:r w:rsidRPr="007B3BD8">
        <w:rPr>
          <w:rFonts w:hint="eastAsia"/>
        </w:rPr>
        <w:t>。</w:t>
      </w:r>
    </w:p>
    <w:p w14:paraId="6EAA38A5" w14:textId="77777777" w:rsidR="001A11CB" w:rsidRPr="007B3BD8" w:rsidRDefault="001A11CB" w:rsidP="001A11CB">
      <w:pPr>
        <w:pStyle w:val="LA-4NEW"/>
      </w:pPr>
      <w:r w:rsidRPr="007B3BD8">
        <w:rPr>
          <w:rFonts w:hint="eastAsia"/>
          <w:lang w:eastAsia="zh-CN"/>
        </w:rPr>
        <w:t>堆场</w:t>
      </w:r>
      <w:proofErr w:type="spellStart"/>
      <w:r w:rsidRPr="007B3BD8">
        <w:t>扬尘</w:t>
      </w:r>
      <w:proofErr w:type="spellEnd"/>
    </w:p>
    <w:p w14:paraId="134C0EA0" w14:textId="77777777" w:rsidR="001A11CB" w:rsidRPr="007B3BD8" w:rsidRDefault="001A11CB" w:rsidP="001A11CB">
      <w:pPr>
        <w:pStyle w:val="LZ-"/>
        <w:ind w:firstLineChars="300" w:firstLine="720"/>
        <w:rPr>
          <w:lang w:val="en-US"/>
        </w:rPr>
      </w:pPr>
      <w:r w:rsidRPr="007B3BD8">
        <w:rPr>
          <w:rFonts w:hint="eastAsia"/>
          <w:lang w:val="en-US"/>
        </w:rPr>
        <w:t>堆场的扬尘源排放量是装卸、运输引起的扬尘与堆积存放期间风蚀扬尘的加和，计算公式如下：</w:t>
      </w:r>
    </w:p>
    <w:p w14:paraId="67D9CD31" w14:textId="77777777" w:rsidR="001A11CB" w:rsidRPr="007B3BD8" w:rsidRDefault="001A11CB" w:rsidP="001A11CB">
      <w:pPr>
        <w:pStyle w:val="LZ-"/>
        <w:ind w:firstLineChars="0" w:firstLine="0"/>
        <w:jc w:val="center"/>
        <w:rPr>
          <w:lang w:val="en-US"/>
        </w:rPr>
      </w:pPr>
      <w:r w:rsidRPr="007B3BD8">
        <w:rPr>
          <w:rFonts w:cs="Times New Roman"/>
          <w:noProof/>
          <w:lang w:val="en-US"/>
        </w:rPr>
        <w:drawing>
          <wp:inline distT="0" distB="0" distL="0" distR="0" wp14:anchorId="1199DFC9" wp14:editId="572ADF62">
            <wp:extent cx="2700866" cy="451084"/>
            <wp:effectExtent l="0" t="0" r="4445" b="6350"/>
            <wp:docPr id="62" name="图片 62" descr="C:\Users\LJX\AppData\Local\Temp\ksohtml6316\wps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LJX\AppData\Local\Temp\ksohtml6316\wps11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3543" cy="458212"/>
                    </a:xfrm>
                    <a:prstGeom prst="rect">
                      <a:avLst/>
                    </a:prstGeom>
                    <a:noFill/>
                    <a:ln>
                      <a:noFill/>
                    </a:ln>
                  </pic:spPr>
                </pic:pic>
              </a:graphicData>
            </a:graphic>
          </wp:inline>
        </w:drawing>
      </w:r>
    </w:p>
    <w:p w14:paraId="29A1AC11" w14:textId="77777777" w:rsidR="001A11CB" w:rsidRPr="007B3BD8" w:rsidRDefault="001A11CB" w:rsidP="001A11CB">
      <w:pPr>
        <w:pStyle w:val="LZ-"/>
        <w:ind w:firstLineChars="300" w:firstLine="720"/>
        <w:rPr>
          <w:lang w:val="en-US"/>
        </w:rPr>
      </w:pPr>
      <w:r w:rsidRPr="007B3BD8">
        <w:rPr>
          <w:rFonts w:hint="eastAsia"/>
          <w:lang w:val="en-US"/>
        </w:rPr>
        <w:t>式中：</w:t>
      </w:r>
    </w:p>
    <w:p w14:paraId="3A52C4CB" w14:textId="77777777" w:rsidR="001A11CB" w:rsidRPr="007B3BD8" w:rsidRDefault="001A11CB" w:rsidP="001A11CB">
      <w:pPr>
        <w:pStyle w:val="LZ-"/>
        <w:ind w:firstLineChars="300" w:firstLine="720"/>
        <w:rPr>
          <w:lang w:val="en-US"/>
        </w:rPr>
      </w:pPr>
      <w:r w:rsidRPr="007B3BD8">
        <w:rPr>
          <w:rFonts w:hint="eastAsia"/>
          <w:lang w:val="en-US"/>
        </w:rPr>
        <w:t>1</w:t>
      </w:r>
      <w:r w:rsidRPr="007B3BD8">
        <w:rPr>
          <w:rFonts w:hint="eastAsia"/>
          <w:lang w:val="en-US"/>
        </w:rPr>
        <w:t>）</w:t>
      </w:r>
      <w:r w:rsidRPr="007B3BD8">
        <w:rPr>
          <w:rFonts w:hint="eastAsia"/>
          <w:lang w:val="en-US"/>
        </w:rPr>
        <w:t>E</w:t>
      </w:r>
      <w:r w:rsidRPr="007B3BD8">
        <w:rPr>
          <w:rFonts w:hint="eastAsia"/>
          <w:vertAlign w:val="subscript"/>
          <w:lang w:val="en-US"/>
        </w:rPr>
        <w:t>Y</w:t>
      </w:r>
      <w:r w:rsidRPr="007B3BD8">
        <w:rPr>
          <w:rFonts w:hint="eastAsia"/>
          <w:lang w:val="en-US"/>
        </w:rPr>
        <w:t>为堆场扬尘源中颗粒物总排放量，</w:t>
      </w:r>
      <w:r w:rsidRPr="007B3BD8">
        <w:rPr>
          <w:rFonts w:hint="eastAsia"/>
          <w:lang w:val="en-US"/>
        </w:rPr>
        <w:t>t/a</w:t>
      </w:r>
      <w:r w:rsidRPr="007B3BD8">
        <w:rPr>
          <w:rFonts w:hint="eastAsia"/>
          <w:lang w:val="en-US"/>
        </w:rPr>
        <w:t>。</w:t>
      </w:r>
    </w:p>
    <w:p w14:paraId="14547791" w14:textId="77777777" w:rsidR="001A11CB" w:rsidRPr="007B3BD8" w:rsidRDefault="001A11CB" w:rsidP="001A11CB">
      <w:pPr>
        <w:pStyle w:val="LZ-"/>
        <w:ind w:firstLineChars="300" w:firstLine="720"/>
        <w:rPr>
          <w:lang w:val="en-US"/>
        </w:rPr>
      </w:pPr>
      <w:r w:rsidRPr="007B3BD8">
        <w:rPr>
          <w:rFonts w:hint="eastAsia"/>
          <w:lang w:val="en-US"/>
        </w:rPr>
        <w:t>2</w:t>
      </w:r>
      <w:r w:rsidRPr="007B3BD8">
        <w:rPr>
          <w:rFonts w:hint="eastAsia"/>
          <w:lang w:val="en-US"/>
        </w:rPr>
        <w:t>）</w:t>
      </w:r>
      <w:proofErr w:type="spellStart"/>
      <w:r w:rsidRPr="007B3BD8">
        <w:rPr>
          <w:rFonts w:hint="eastAsia"/>
          <w:lang w:val="en-US"/>
        </w:rPr>
        <w:t>EF</w:t>
      </w:r>
      <w:r w:rsidRPr="007B3BD8">
        <w:rPr>
          <w:rFonts w:hint="eastAsia"/>
          <w:vertAlign w:val="subscript"/>
          <w:lang w:val="en-US"/>
        </w:rPr>
        <w:t>h</w:t>
      </w:r>
      <w:proofErr w:type="spellEnd"/>
      <w:r w:rsidRPr="007B3BD8">
        <w:rPr>
          <w:rFonts w:hint="eastAsia"/>
          <w:lang w:val="en-US"/>
        </w:rPr>
        <w:t>为堆场装卸运输过程的扬尘颗粒物排放系数，</w:t>
      </w:r>
      <w:r w:rsidRPr="007B3BD8">
        <w:rPr>
          <w:rFonts w:hint="eastAsia"/>
          <w:lang w:val="en-US"/>
        </w:rPr>
        <w:t>kg/t</w:t>
      </w:r>
      <w:r w:rsidRPr="007B3BD8">
        <w:rPr>
          <w:rFonts w:hint="eastAsia"/>
          <w:lang w:val="en-US"/>
        </w:rPr>
        <w:t>。</w:t>
      </w:r>
    </w:p>
    <w:p w14:paraId="077BA4A9" w14:textId="77777777" w:rsidR="001A11CB" w:rsidRPr="007B3BD8" w:rsidRDefault="001A11CB" w:rsidP="001A11CB">
      <w:pPr>
        <w:pStyle w:val="LZ-"/>
        <w:ind w:firstLineChars="300" w:firstLine="720"/>
        <w:rPr>
          <w:lang w:val="en-US"/>
        </w:rPr>
      </w:pPr>
      <w:r w:rsidRPr="007B3BD8">
        <w:rPr>
          <w:rFonts w:hint="eastAsia"/>
          <w:lang w:val="en-US"/>
        </w:rPr>
        <w:t>3</w:t>
      </w:r>
      <w:r w:rsidRPr="007B3BD8">
        <w:rPr>
          <w:rFonts w:hint="eastAsia"/>
          <w:lang w:val="en-US"/>
        </w:rPr>
        <w:t>）</w:t>
      </w:r>
      <w:r w:rsidRPr="007B3BD8">
        <w:rPr>
          <w:rFonts w:hint="eastAsia"/>
          <w:lang w:val="en-US"/>
        </w:rPr>
        <w:t>m</w:t>
      </w:r>
      <w:r w:rsidRPr="007B3BD8">
        <w:rPr>
          <w:rFonts w:hint="eastAsia"/>
          <w:lang w:val="en-US"/>
        </w:rPr>
        <w:t>为每年料堆物料装卸总次数。</w:t>
      </w:r>
    </w:p>
    <w:p w14:paraId="2D68969A" w14:textId="77777777" w:rsidR="001A11CB" w:rsidRPr="007B3BD8" w:rsidRDefault="001A11CB" w:rsidP="001A11CB">
      <w:pPr>
        <w:pStyle w:val="LZ-"/>
        <w:ind w:firstLineChars="300" w:firstLine="720"/>
        <w:rPr>
          <w:lang w:val="en-US"/>
        </w:rPr>
      </w:pPr>
      <w:r w:rsidRPr="007B3BD8">
        <w:rPr>
          <w:rFonts w:hint="eastAsia"/>
          <w:lang w:val="en-US"/>
        </w:rPr>
        <w:t>4</w:t>
      </w:r>
      <w:r w:rsidRPr="007B3BD8">
        <w:rPr>
          <w:rFonts w:hint="eastAsia"/>
          <w:lang w:val="en-US"/>
        </w:rPr>
        <w:t>）</w:t>
      </w:r>
      <w:proofErr w:type="spellStart"/>
      <w:r w:rsidRPr="007B3BD8">
        <w:rPr>
          <w:rFonts w:hint="eastAsia"/>
          <w:lang w:val="en-US"/>
        </w:rPr>
        <w:t>G</w:t>
      </w:r>
      <w:r w:rsidRPr="007B3BD8">
        <w:rPr>
          <w:rFonts w:hint="eastAsia"/>
          <w:vertAlign w:val="subscript"/>
          <w:lang w:val="en-US"/>
        </w:rPr>
        <w:t>Yi</w:t>
      </w:r>
      <w:proofErr w:type="spellEnd"/>
      <w:r w:rsidRPr="007B3BD8">
        <w:rPr>
          <w:rFonts w:hint="eastAsia"/>
          <w:lang w:val="en-US"/>
        </w:rPr>
        <w:t>为第</w:t>
      </w:r>
      <w:proofErr w:type="spellStart"/>
      <w:r w:rsidRPr="007B3BD8">
        <w:rPr>
          <w:rFonts w:hint="eastAsia"/>
          <w:lang w:val="en-US"/>
        </w:rPr>
        <w:t>i</w:t>
      </w:r>
      <w:proofErr w:type="spellEnd"/>
      <w:r w:rsidRPr="007B3BD8">
        <w:rPr>
          <w:rFonts w:hint="eastAsia"/>
          <w:lang w:val="en-US"/>
        </w:rPr>
        <w:t>次装卸过程的物料装卸量，</w:t>
      </w:r>
      <w:r w:rsidRPr="007B3BD8">
        <w:rPr>
          <w:rFonts w:hint="eastAsia"/>
          <w:lang w:val="en-US"/>
        </w:rPr>
        <w:t>t</w:t>
      </w:r>
      <w:r w:rsidRPr="007B3BD8">
        <w:rPr>
          <w:rFonts w:hint="eastAsia"/>
          <w:lang w:val="en-US"/>
        </w:rPr>
        <w:t>。</w:t>
      </w:r>
    </w:p>
    <w:p w14:paraId="2066560F" w14:textId="77777777" w:rsidR="001A11CB" w:rsidRPr="007B3BD8" w:rsidRDefault="001A11CB" w:rsidP="001A11CB">
      <w:pPr>
        <w:pStyle w:val="LZ-"/>
        <w:ind w:firstLineChars="300" w:firstLine="720"/>
        <w:rPr>
          <w:lang w:val="en-US"/>
        </w:rPr>
      </w:pPr>
      <w:r w:rsidRPr="007B3BD8">
        <w:rPr>
          <w:rFonts w:hint="eastAsia"/>
          <w:lang w:val="en-US"/>
        </w:rPr>
        <w:t>5</w:t>
      </w:r>
      <w:r w:rsidRPr="007B3BD8">
        <w:rPr>
          <w:rFonts w:hint="eastAsia"/>
          <w:lang w:val="en-US"/>
        </w:rPr>
        <w:t>）</w:t>
      </w:r>
      <w:proofErr w:type="spellStart"/>
      <w:r w:rsidRPr="007B3BD8">
        <w:rPr>
          <w:rFonts w:hint="eastAsia"/>
          <w:lang w:val="en-US"/>
        </w:rPr>
        <w:t>EF</w:t>
      </w:r>
      <w:r w:rsidRPr="007B3BD8">
        <w:rPr>
          <w:rFonts w:hint="eastAsia"/>
          <w:vertAlign w:val="subscript"/>
          <w:lang w:val="en-US"/>
        </w:rPr>
        <w:t>w</w:t>
      </w:r>
      <w:proofErr w:type="spellEnd"/>
      <w:r w:rsidRPr="007B3BD8">
        <w:rPr>
          <w:rFonts w:hint="eastAsia"/>
          <w:lang w:val="en-US"/>
        </w:rPr>
        <w:t>为料堆受到风蚀作用的颗粒物排放系数，</w:t>
      </w:r>
      <w:r w:rsidRPr="007B3BD8">
        <w:rPr>
          <w:rFonts w:hint="eastAsia"/>
          <w:lang w:val="en-US"/>
        </w:rPr>
        <w:t>kg/m</w:t>
      </w:r>
      <w:r w:rsidRPr="007B3BD8">
        <w:rPr>
          <w:rFonts w:hint="eastAsia"/>
          <w:vertAlign w:val="superscript"/>
          <w:lang w:val="en-US"/>
        </w:rPr>
        <w:t>2</w:t>
      </w:r>
      <w:r w:rsidRPr="007B3BD8">
        <w:rPr>
          <w:rFonts w:hint="eastAsia"/>
          <w:lang w:val="en-US"/>
        </w:rPr>
        <w:t>。</w:t>
      </w:r>
    </w:p>
    <w:p w14:paraId="11003533" w14:textId="77777777" w:rsidR="001A11CB" w:rsidRPr="007B3BD8" w:rsidRDefault="001A11CB" w:rsidP="001A11CB">
      <w:pPr>
        <w:pStyle w:val="LZ-"/>
        <w:ind w:firstLineChars="300" w:firstLine="720"/>
        <w:rPr>
          <w:lang w:val="en-US"/>
        </w:rPr>
      </w:pPr>
      <w:r w:rsidRPr="007B3BD8">
        <w:rPr>
          <w:rFonts w:hint="eastAsia"/>
          <w:lang w:val="en-US"/>
        </w:rPr>
        <w:t>6</w:t>
      </w:r>
      <w:r w:rsidRPr="007B3BD8">
        <w:rPr>
          <w:rFonts w:hint="eastAsia"/>
          <w:lang w:val="en-US"/>
        </w:rPr>
        <w:t>）</w:t>
      </w:r>
      <w:r w:rsidRPr="007B3BD8">
        <w:rPr>
          <w:rFonts w:hint="eastAsia"/>
          <w:lang w:val="en-US"/>
        </w:rPr>
        <w:t>A</w:t>
      </w:r>
      <w:r w:rsidRPr="007B3BD8">
        <w:rPr>
          <w:rFonts w:hint="eastAsia"/>
          <w:vertAlign w:val="subscript"/>
          <w:lang w:val="en-US"/>
        </w:rPr>
        <w:t>Y</w:t>
      </w:r>
      <w:r w:rsidRPr="007B3BD8">
        <w:rPr>
          <w:rFonts w:hint="eastAsia"/>
          <w:lang w:val="en-US"/>
        </w:rPr>
        <w:t>为料堆表面积，</w:t>
      </w:r>
      <w:r w:rsidRPr="007B3BD8">
        <w:rPr>
          <w:rFonts w:hint="eastAsia"/>
          <w:lang w:val="en-US"/>
        </w:rPr>
        <w:t>m</w:t>
      </w:r>
      <w:r w:rsidRPr="007B3BD8">
        <w:rPr>
          <w:rFonts w:hint="eastAsia"/>
          <w:vertAlign w:val="superscript"/>
          <w:lang w:val="en-US"/>
        </w:rPr>
        <w:t>2</w:t>
      </w:r>
      <w:r w:rsidRPr="007B3BD8">
        <w:rPr>
          <w:rFonts w:hint="eastAsia"/>
          <w:lang w:val="en-US"/>
        </w:rPr>
        <w:t>。</w:t>
      </w:r>
    </w:p>
    <w:p w14:paraId="50059E66" w14:textId="77777777" w:rsidR="001A11CB" w:rsidRPr="007B3BD8" w:rsidRDefault="001A11CB" w:rsidP="001A11CB">
      <w:pPr>
        <w:pStyle w:val="LA-4NEW"/>
      </w:pPr>
      <w:bookmarkStart w:id="172" w:name="_Toc464026451"/>
      <w:bookmarkStart w:id="173" w:name="_Toc464062086"/>
      <w:bookmarkStart w:id="174" w:name="_Toc464115045"/>
      <w:bookmarkStart w:id="175" w:name="_Toc467074711"/>
      <w:proofErr w:type="spellStart"/>
      <w:r w:rsidRPr="007B3BD8">
        <w:t>土壤扬尘</w:t>
      </w:r>
      <w:bookmarkEnd w:id="172"/>
      <w:bookmarkEnd w:id="173"/>
      <w:bookmarkEnd w:id="174"/>
      <w:bookmarkEnd w:id="175"/>
      <w:proofErr w:type="spellEnd"/>
    </w:p>
    <w:p w14:paraId="029A83BA" w14:textId="77777777" w:rsidR="001A11CB" w:rsidRPr="007B3BD8" w:rsidRDefault="001A11CB" w:rsidP="001A11CB">
      <w:pPr>
        <w:pStyle w:val="LZ-"/>
        <w:ind w:firstLine="480"/>
      </w:pPr>
      <w:r w:rsidRPr="007B3BD8">
        <w:rPr>
          <w:rFonts w:cs="Times New Roman"/>
        </w:rPr>
        <w:t>土壤扬尘源的第二分级为土地利用类型，包括农田、荒地、裸露山体、滩涂、干涸的河谷、未硬化或绿化的空地等六个类型；第三分级为土壤起尘因子，其影响因素包括土壤扬尘源的土壤质地、植被覆盖率、地面粗糙级别、区域内的屏蔽情况、颗粒物粒径分布，决定了土壤的起尘速率；第四分级为土壤扬尘源的控制措施，包括裸地绿化、裸地硬化、实施城郊或周边地区的绿化工程、实现山体绿化、农田林网化、河岸绿化或硬化，开展保护性耕作、喷洒生态环保型</w:t>
      </w:r>
      <w:proofErr w:type="gramStart"/>
      <w:r w:rsidRPr="007B3BD8">
        <w:rPr>
          <w:rFonts w:cs="Times New Roman"/>
        </w:rPr>
        <w:t>抑尘剂</w:t>
      </w:r>
      <w:proofErr w:type="gramEnd"/>
      <w:r w:rsidRPr="007B3BD8">
        <w:rPr>
          <w:rFonts w:cs="Times New Roman"/>
        </w:rPr>
        <w:t>等。</w:t>
      </w:r>
      <w:r w:rsidRPr="007B3BD8">
        <w:t>土壤扬尘颗粒物放量的计算公式如下：</w:t>
      </w:r>
    </w:p>
    <w:p w14:paraId="7CBC33C9" w14:textId="77777777" w:rsidR="001A11CB" w:rsidRPr="007B3BD8" w:rsidRDefault="001A11CB" w:rsidP="001A11CB">
      <w:pPr>
        <w:pStyle w:val="af6"/>
        <w:spacing w:line="360" w:lineRule="auto"/>
        <w:rPr>
          <w:sz w:val="24"/>
          <w:szCs w:val="24"/>
        </w:rPr>
      </w:pPr>
      <w:r w:rsidRPr="007B3BD8">
        <w:rPr>
          <w:sz w:val="24"/>
          <w:szCs w:val="24"/>
        </w:rPr>
        <w:t>W</w:t>
      </w:r>
      <w:r w:rsidRPr="007B3BD8">
        <w:rPr>
          <w:sz w:val="24"/>
          <w:szCs w:val="24"/>
          <w:vertAlign w:val="subscript"/>
        </w:rPr>
        <w:t>Si</w:t>
      </w:r>
      <w:r w:rsidRPr="007B3BD8">
        <w:rPr>
          <w:sz w:val="24"/>
          <w:szCs w:val="24"/>
        </w:rPr>
        <w:t xml:space="preserve"> = E</w:t>
      </w:r>
      <w:r w:rsidRPr="007B3BD8">
        <w:rPr>
          <w:sz w:val="24"/>
          <w:szCs w:val="24"/>
          <w:vertAlign w:val="subscript"/>
        </w:rPr>
        <w:t>Si</w:t>
      </w:r>
      <w:r w:rsidRPr="007B3BD8">
        <w:rPr>
          <w:sz w:val="24"/>
          <w:szCs w:val="24"/>
        </w:rPr>
        <w:t>×A</w:t>
      </w:r>
      <w:r w:rsidRPr="007B3BD8">
        <w:rPr>
          <w:sz w:val="24"/>
          <w:szCs w:val="24"/>
          <w:vertAlign w:val="subscript"/>
        </w:rPr>
        <w:t>S</w:t>
      </w:r>
    </w:p>
    <w:p w14:paraId="5B1B8F38" w14:textId="77777777" w:rsidR="001A11CB" w:rsidRPr="007B3BD8" w:rsidRDefault="001A11CB" w:rsidP="001A11CB">
      <w:pPr>
        <w:pStyle w:val="LZ-"/>
        <w:ind w:firstLine="480"/>
      </w:pPr>
      <w:r w:rsidRPr="007B3BD8">
        <w:t>式中，</w:t>
      </w:r>
      <w:r w:rsidRPr="007B3BD8">
        <w:t>W</w:t>
      </w:r>
      <w:r w:rsidRPr="007B3BD8">
        <w:rPr>
          <w:vertAlign w:val="subscript"/>
        </w:rPr>
        <w:t>Si</w:t>
      </w:r>
      <w:r w:rsidRPr="007B3BD8">
        <w:t>为土壤扬尘中</w:t>
      </w:r>
      <w:r w:rsidRPr="007B3BD8">
        <w:t>PM</w:t>
      </w:r>
      <w:r w:rsidRPr="007B3BD8">
        <w:rPr>
          <w:vertAlign w:val="subscript"/>
        </w:rPr>
        <w:t>i</w:t>
      </w:r>
      <w:r w:rsidRPr="007B3BD8">
        <w:t>总排放量，</w:t>
      </w:r>
      <w:r w:rsidRPr="007B3BD8">
        <w:t>t/a</w:t>
      </w:r>
      <w:r w:rsidRPr="007B3BD8">
        <w:t>；</w:t>
      </w:r>
      <w:r w:rsidRPr="007B3BD8">
        <w:t>E</w:t>
      </w:r>
      <w:r w:rsidRPr="007B3BD8">
        <w:rPr>
          <w:vertAlign w:val="subscript"/>
        </w:rPr>
        <w:t>Si</w:t>
      </w:r>
      <w:r w:rsidRPr="007B3BD8">
        <w:t>为土壤扬尘源的</w:t>
      </w:r>
      <w:r w:rsidRPr="007B3BD8">
        <w:t>PM</w:t>
      </w:r>
      <w:r w:rsidRPr="007B3BD8">
        <w:rPr>
          <w:vertAlign w:val="subscript"/>
        </w:rPr>
        <w:t>i</w:t>
      </w:r>
      <w:r w:rsidRPr="007B3BD8">
        <w:t>排放系数，</w:t>
      </w:r>
      <w:r w:rsidRPr="007B3BD8">
        <w:t>t/(m</w:t>
      </w:r>
      <w:r w:rsidRPr="007B3BD8">
        <w:rPr>
          <w:vertAlign w:val="superscript"/>
        </w:rPr>
        <w:t>2</w:t>
      </w:r>
      <w:r w:rsidRPr="007B3BD8">
        <w:t>•a)</w:t>
      </w:r>
      <w:r w:rsidRPr="007B3BD8">
        <w:t>；</w:t>
      </w:r>
      <w:r w:rsidRPr="007B3BD8">
        <w:t>A</w:t>
      </w:r>
      <w:r w:rsidRPr="007B3BD8">
        <w:rPr>
          <w:vertAlign w:val="subscript"/>
        </w:rPr>
        <w:t>S</w:t>
      </w:r>
      <w:r w:rsidRPr="007B3BD8">
        <w:t>为土壤扬尘源的面积，</w:t>
      </w:r>
      <w:r w:rsidRPr="007B3BD8">
        <w:t>m</w:t>
      </w:r>
      <w:r w:rsidRPr="007B3BD8">
        <w:rPr>
          <w:vertAlign w:val="superscript"/>
        </w:rPr>
        <w:t>2</w:t>
      </w:r>
      <w:r w:rsidRPr="007B3BD8">
        <w:t>。土壤扬尘源的</w:t>
      </w:r>
      <w:r w:rsidRPr="007B3BD8">
        <w:t>PM</w:t>
      </w:r>
      <w:r w:rsidRPr="007B3BD8">
        <w:rPr>
          <w:vertAlign w:val="subscript"/>
        </w:rPr>
        <w:t>10</w:t>
      </w:r>
      <w:r w:rsidRPr="007B3BD8">
        <w:t>和</w:t>
      </w:r>
      <w:r w:rsidRPr="007B3BD8">
        <w:t>PM</w:t>
      </w:r>
      <w:r w:rsidRPr="007B3BD8">
        <w:rPr>
          <w:vertAlign w:val="subscript"/>
        </w:rPr>
        <w:t>2.5</w:t>
      </w:r>
      <w:r w:rsidRPr="007B3BD8">
        <w:t>排放量可根据土壤扬尘中相关粒径分布情况估算获得。</w:t>
      </w:r>
    </w:p>
    <w:p w14:paraId="4B524929" w14:textId="77777777" w:rsidR="001A11CB" w:rsidRPr="007B3BD8" w:rsidRDefault="001A11CB" w:rsidP="001A11CB">
      <w:pPr>
        <w:pStyle w:val="LZ-3"/>
      </w:pPr>
      <w:bookmarkStart w:id="176" w:name="_Toc463691027"/>
      <w:bookmarkStart w:id="177" w:name="_Toc464026443"/>
      <w:bookmarkStart w:id="178" w:name="_Toc464062078"/>
      <w:bookmarkStart w:id="179" w:name="_Toc464115037"/>
      <w:bookmarkStart w:id="180" w:name="_Toc467074703"/>
      <w:bookmarkStart w:id="181" w:name="_Toc117179403"/>
      <w:r w:rsidRPr="007B3BD8">
        <w:rPr>
          <w:rFonts w:hint="eastAsia"/>
          <w:lang w:eastAsia="zh-CN"/>
        </w:rPr>
        <w:lastRenderedPageBreak/>
        <w:t>非工业</w:t>
      </w:r>
      <w:proofErr w:type="spellStart"/>
      <w:r w:rsidRPr="007B3BD8">
        <w:t>溶剂使用源</w:t>
      </w:r>
      <w:bookmarkEnd w:id="176"/>
      <w:bookmarkEnd w:id="177"/>
      <w:bookmarkEnd w:id="178"/>
      <w:bookmarkEnd w:id="179"/>
      <w:bookmarkEnd w:id="180"/>
      <w:bookmarkEnd w:id="181"/>
      <w:proofErr w:type="spellEnd"/>
    </w:p>
    <w:p w14:paraId="2ECD805D" w14:textId="77777777" w:rsidR="001A11CB" w:rsidRPr="007B3BD8" w:rsidRDefault="001A11CB" w:rsidP="001A11CB">
      <w:pPr>
        <w:pStyle w:val="LZ-"/>
        <w:ind w:firstLine="480"/>
      </w:pPr>
      <w:r w:rsidRPr="007B3BD8">
        <w:rPr>
          <w:rFonts w:hint="eastAsia"/>
        </w:rPr>
        <w:t>非工业</w:t>
      </w:r>
      <w:r w:rsidRPr="007B3BD8">
        <w:t>溶剂使用源的排放特征与工业溶剂使用特征类似，</w:t>
      </w:r>
      <w:r w:rsidRPr="007B3BD8">
        <w:rPr>
          <w:rFonts w:hint="eastAsia"/>
        </w:rPr>
        <w:t>主要是</w:t>
      </w:r>
      <w:r w:rsidRPr="007B3BD8">
        <w:t>非工业，如</w:t>
      </w:r>
      <w:r w:rsidRPr="007B3BD8">
        <w:rPr>
          <w:rFonts w:hint="eastAsia"/>
        </w:rPr>
        <w:t>建筑</w:t>
      </w:r>
      <w:r w:rsidRPr="007B3BD8">
        <w:t>涂料、干洗剂、农药、汽车维修喷涂等过程因涂料、</w:t>
      </w:r>
      <w:r w:rsidRPr="007B3BD8">
        <w:rPr>
          <w:rFonts w:hint="eastAsia"/>
        </w:rPr>
        <w:t>胶黏剂</w:t>
      </w:r>
      <w:r w:rsidRPr="007B3BD8">
        <w:t>等含</w:t>
      </w:r>
      <w:r w:rsidRPr="007B3BD8">
        <w:rPr>
          <w:rFonts w:hint="eastAsia"/>
        </w:rPr>
        <w:t>VOCs</w:t>
      </w:r>
      <w:r w:rsidRPr="007B3BD8">
        <w:rPr>
          <w:rFonts w:hint="eastAsia"/>
        </w:rPr>
        <w:t>的</w:t>
      </w:r>
      <w:r w:rsidRPr="007B3BD8">
        <w:t>产品使用过程的</w:t>
      </w:r>
      <w:r w:rsidRPr="007B3BD8">
        <w:rPr>
          <w:rFonts w:hint="eastAsia"/>
        </w:rPr>
        <w:t>VOCs</w:t>
      </w:r>
      <w:r w:rsidRPr="007B3BD8">
        <w:rPr>
          <w:rFonts w:hint="eastAsia"/>
        </w:rPr>
        <w:t>排放。</w:t>
      </w:r>
      <w:r w:rsidRPr="007B3BD8">
        <w:t>本项目非工业溶剂使用源包括</w:t>
      </w:r>
      <w:r w:rsidRPr="007B3BD8">
        <w:rPr>
          <w:rFonts w:hint="eastAsia"/>
        </w:rPr>
        <w:t>建筑涂料使用、家用溶剂使用、去污脱脂、干洗、农药使用、</w:t>
      </w:r>
      <w:r>
        <w:rPr>
          <w:rFonts w:hint="eastAsia"/>
        </w:rPr>
        <w:t>沥青铺路、</w:t>
      </w:r>
      <w:r w:rsidRPr="007B3BD8">
        <w:rPr>
          <w:rFonts w:hint="eastAsia"/>
        </w:rPr>
        <w:t>汽车维修等</w:t>
      </w:r>
      <w:r>
        <w:rPr>
          <w:rFonts w:hint="eastAsia"/>
        </w:rPr>
        <w:t>七</w:t>
      </w:r>
      <w:r w:rsidRPr="007B3BD8">
        <w:rPr>
          <w:rFonts w:hint="eastAsia"/>
        </w:rPr>
        <w:t>大类</w:t>
      </w:r>
      <w:r w:rsidRPr="007B3BD8">
        <w:t>。</w:t>
      </w:r>
      <w:r w:rsidRPr="007B3BD8">
        <w:rPr>
          <w:rFonts w:hint="eastAsia"/>
        </w:rPr>
        <w:t>非工业</w:t>
      </w:r>
      <w:r w:rsidRPr="007B3BD8">
        <w:t>溶剂使用的</w:t>
      </w:r>
      <w:r w:rsidRPr="007B3BD8">
        <w:rPr>
          <w:rFonts w:hint="eastAsia"/>
        </w:rPr>
        <w:t>VOCs</w:t>
      </w:r>
      <w:r w:rsidRPr="007B3BD8">
        <w:rPr>
          <w:rFonts w:hint="eastAsia"/>
        </w:rPr>
        <w:t>排放主要采用</w:t>
      </w:r>
      <w:r w:rsidRPr="007B3BD8">
        <w:t>排放</w:t>
      </w:r>
      <w:r w:rsidRPr="007B3BD8">
        <w:rPr>
          <w:rFonts w:hint="eastAsia"/>
        </w:rPr>
        <w:t>系数</w:t>
      </w:r>
      <w:r w:rsidRPr="007B3BD8">
        <w:t>法，计算公式如下：</w:t>
      </w:r>
    </w:p>
    <w:p w14:paraId="1CC23ACA" w14:textId="77777777" w:rsidR="001A11CB" w:rsidRPr="007B3BD8" w:rsidRDefault="001A11CB" w:rsidP="001A11CB">
      <w:pPr>
        <w:pStyle w:val="af6"/>
        <w:spacing w:line="360" w:lineRule="auto"/>
        <w:rPr>
          <w:sz w:val="24"/>
          <w:szCs w:val="24"/>
        </w:rPr>
      </w:pPr>
      <w:r w:rsidRPr="007B3BD8">
        <w:rPr>
          <w:sz w:val="24"/>
          <w:szCs w:val="24"/>
        </w:rPr>
        <w:t>E</w:t>
      </w:r>
      <w:r w:rsidRPr="007B3BD8">
        <w:rPr>
          <w:sz w:val="24"/>
          <w:szCs w:val="24"/>
        </w:rPr>
        <w:t>＝</w:t>
      </w:r>
      <w:r w:rsidRPr="007B3BD8">
        <w:rPr>
          <w:sz w:val="24"/>
          <w:szCs w:val="24"/>
        </w:rPr>
        <w:t>Q×EF</w:t>
      </w:r>
    </w:p>
    <w:p w14:paraId="62562A67" w14:textId="77777777" w:rsidR="001A11CB" w:rsidRPr="007B3BD8" w:rsidRDefault="001A11CB" w:rsidP="001A11CB">
      <w:pPr>
        <w:pStyle w:val="LZ-"/>
        <w:ind w:firstLine="480"/>
      </w:pPr>
      <w:r w:rsidRPr="007B3BD8">
        <w:t>其中，</w:t>
      </w:r>
      <w:r w:rsidRPr="007B3BD8">
        <w:t>Q</w:t>
      </w:r>
      <w:r w:rsidRPr="007B3BD8">
        <w:t>为溶剂使用量</w:t>
      </w:r>
      <w:r w:rsidRPr="007B3BD8">
        <w:rPr>
          <w:rFonts w:hint="eastAsia"/>
        </w:rPr>
        <w:t>、</w:t>
      </w:r>
      <w:r w:rsidRPr="007B3BD8">
        <w:t>人口</w:t>
      </w:r>
      <w:r w:rsidRPr="007B3BD8">
        <w:rPr>
          <w:rFonts w:hint="eastAsia"/>
        </w:rPr>
        <w:t>等</w:t>
      </w:r>
      <w:r w:rsidRPr="007B3BD8">
        <w:t>，</w:t>
      </w:r>
      <w:r w:rsidRPr="007B3BD8">
        <w:t>EF</w:t>
      </w:r>
      <w:r w:rsidRPr="007B3BD8">
        <w:t>为</w:t>
      </w:r>
      <w:r w:rsidRPr="007B3BD8">
        <w:t>VOCs</w:t>
      </w:r>
      <w:r w:rsidRPr="007B3BD8">
        <w:t>排放系数。</w:t>
      </w:r>
      <w:r w:rsidRPr="007B3BD8">
        <w:rPr>
          <w:rFonts w:hint="eastAsia"/>
        </w:rPr>
        <w:t>对于</w:t>
      </w:r>
      <w:r w:rsidRPr="007B3BD8">
        <w:t>建筑涂料使用，</w:t>
      </w:r>
      <w:r w:rsidRPr="007B3BD8">
        <w:rPr>
          <w:rFonts w:hint="eastAsia"/>
        </w:rPr>
        <w:t>Q</w:t>
      </w:r>
      <w:r w:rsidRPr="007B3BD8">
        <w:rPr>
          <w:rFonts w:hint="eastAsia"/>
        </w:rPr>
        <w:t>为</w:t>
      </w:r>
      <w:r w:rsidRPr="007B3BD8">
        <w:t>建筑涂料用量；对于农药使用，</w:t>
      </w:r>
      <w:r w:rsidRPr="007B3BD8">
        <w:t>Q</w:t>
      </w:r>
      <w:r w:rsidRPr="007B3BD8">
        <w:t>为农药使用量；对于</w:t>
      </w:r>
      <w:r>
        <w:rPr>
          <w:rFonts w:hint="eastAsia"/>
        </w:rPr>
        <w:t>沥青铺路</w:t>
      </w:r>
      <w:r w:rsidRPr="007B3BD8">
        <w:t>，</w:t>
      </w:r>
      <w:r w:rsidRPr="007B3BD8">
        <w:t>Q</w:t>
      </w:r>
      <w:r w:rsidRPr="007B3BD8">
        <w:t>为</w:t>
      </w:r>
      <w:r>
        <w:rPr>
          <w:rFonts w:hint="eastAsia"/>
        </w:rPr>
        <w:t>沥青</w:t>
      </w:r>
      <w:r w:rsidRPr="007B3BD8">
        <w:t>使用量；对于</w:t>
      </w:r>
      <w:r>
        <w:rPr>
          <w:rFonts w:hint="eastAsia"/>
        </w:rPr>
        <w:t>汽车维修</w:t>
      </w:r>
      <w:r w:rsidRPr="007B3BD8">
        <w:t>，</w:t>
      </w:r>
      <w:r w:rsidRPr="007B3BD8">
        <w:t>Q</w:t>
      </w:r>
      <w:r w:rsidRPr="007B3BD8">
        <w:t>为</w:t>
      </w:r>
      <w:r>
        <w:rPr>
          <w:rFonts w:hint="eastAsia"/>
        </w:rPr>
        <w:t>修补用漆量</w:t>
      </w:r>
      <w:r w:rsidRPr="007B3BD8">
        <w:t>；对于其他溶剂使用，</w:t>
      </w:r>
      <w:r w:rsidRPr="007B3BD8">
        <w:t>Q</w:t>
      </w:r>
      <w:r w:rsidRPr="007B3BD8">
        <w:t>为人口量；</w:t>
      </w:r>
      <w:r w:rsidRPr="007B3BD8">
        <w:t>EF</w:t>
      </w:r>
      <w:r w:rsidRPr="007B3BD8">
        <w:rPr>
          <w:rFonts w:hint="eastAsia"/>
        </w:rPr>
        <w:t>分别</w:t>
      </w:r>
      <w:r w:rsidRPr="007B3BD8">
        <w:t>为对应的排放系数。</w:t>
      </w:r>
    </w:p>
    <w:p w14:paraId="1EA59526" w14:textId="77777777" w:rsidR="001A11CB" w:rsidRPr="007B3BD8" w:rsidRDefault="001A11CB" w:rsidP="001A11CB">
      <w:pPr>
        <w:pStyle w:val="LZ-3"/>
      </w:pPr>
      <w:bookmarkStart w:id="182" w:name="_Toc463691031"/>
      <w:bookmarkStart w:id="183" w:name="_Toc464026452"/>
      <w:bookmarkStart w:id="184" w:name="_Toc464062087"/>
      <w:bookmarkStart w:id="185" w:name="_Toc464115046"/>
      <w:bookmarkStart w:id="186" w:name="_Toc467074712"/>
      <w:bookmarkStart w:id="187" w:name="_Toc117179404"/>
      <w:r w:rsidRPr="007B3BD8">
        <w:rPr>
          <w:rFonts w:hint="eastAsia"/>
          <w:lang w:eastAsia="zh-CN"/>
        </w:rPr>
        <w:t>存储</w:t>
      </w:r>
      <w:proofErr w:type="spellStart"/>
      <w:r w:rsidRPr="007B3BD8">
        <w:t>运输源</w:t>
      </w:r>
      <w:bookmarkEnd w:id="182"/>
      <w:bookmarkEnd w:id="183"/>
      <w:bookmarkEnd w:id="184"/>
      <w:bookmarkEnd w:id="185"/>
      <w:bookmarkEnd w:id="186"/>
      <w:bookmarkEnd w:id="187"/>
      <w:proofErr w:type="spellEnd"/>
    </w:p>
    <w:p w14:paraId="5157A394" w14:textId="77777777" w:rsidR="001A11CB" w:rsidRPr="007B3BD8" w:rsidRDefault="001A11CB" w:rsidP="001A11CB">
      <w:pPr>
        <w:pStyle w:val="LZ-"/>
        <w:ind w:firstLine="480"/>
      </w:pPr>
      <w:r>
        <w:rPr>
          <w:rFonts w:hint="eastAsia"/>
        </w:rPr>
        <w:t>存储</w:t>
      </w:r>
      <w:r w:rsidRPr="007B3BD8">
        <w:t>运输源是指原油、汽油、柴油、天然气在储存、运输和装卸过程中逸散泄露造成可挥发性有机物排放的排放源。</w:t>
      </w:r>
      <w:r>
        <w:rPr>
          <w:rFonts w:hint="eastAsia"/>
        </w:rPr>
        <w:t>存储</w:t>
      </w:r>
      <w:r w:rsidRPr="007B3BD8">
        <w:t>运输源</w:t>
      </w:r>
      <w:r w:rsidRPr="007B3BD8">
        <w:rPr>
          <w:rFonts w:hint="eastAsia"/>
        </w:rPr>
        <w:t>主要</w:t>
      </w:r>
      <w:r w:rsidRPr="007B3BD8">
        <w:t>估算</w:t>
      </w:r>
      <w:r w:rsidRPr="007B3BD8">
        <w:rPr>
          <w:rFonts w:hint="eastAsia"/>
        </w:rPr>
        <w:t>加油站</w:t>
      </w:r>
      <w:r w:rsidRPr="007B3BD8">
        <w:t>、油气运输和</w:t>
      </w:r>
      <w:r w:rsidRPr="007B3BD8">
        <w:rPr>
          <w:rFonts w:hint="eastAsia"/>
        </w:rPr>
        <w:t>油气</w:t>
      </w:r>
      <w:r w:rsidRPr="007B3BD8">
        <w:t>储存的</w:t>
      </w:r>
      <w:r w:rsidRPr="007B3BD8">
        <w:t>VOCs</w:t>
      </w:r>
      <w:r w:rsidRPr="007B3BD8">
        <w:t>排放量。参照《清单编制技术手册》，采用排放</w:t>
      </w:r>
      <w:r w:rsidRPr="007B3BD8">
        <w:rPr>
          <w:rFonts w:hint="eastAsia"/>
        </w:rPr>
        <w:t>系数</w:t>
      </w:r>
      <w:r w:rsidRPr="007B3BD8">
        <w:t>法计算，公式如下：</w:t>
      </w:r>
    </w:p>
    <w:p w14:paraId="2A2B3743" w14:textId="77777777" w:rsidR="001A11CB" w:rsidRPr="007B3BD8" w:rsidRDefault="001A11CB" w:rsidP="001A11CB">
      <w:pPr>
        <w:pStyle w:val="af6"/>
        <w:spacing w:line="360" w:lineRule="auto"/>
        <w:rPr>
          <w:sz w:val="24"/>
          <w:szCs w:val="24"/>
        </w:rPr>
      </w:pPr>
      <w:r w:rsidRPr="007B3BD8">
        <w:rPr>
          <w:sz w:val="24"/>
          <w:szCs w:val="24"/>
        </w:rPr>
        <w:t>E</w:t>
      </w:r>
      <w:r w:rsidRPr="007B3BD8">
        <w:rPr>
          <w:sz w:val="24"/>
          <w:szCs w:val="24"/>
          <w:vertAlign w:val="subscript"/>
        </w:rPr>
        <w:t>i</w:t>
      </w:r>
      <w:r w:rsidRPr="007B3BD8">
        <w:rPr>
          <w:sz w:val="24"/>
          <w:szCs w:val="24"/>
        </w:rPr>
        <w:t>=A</w:t>
      </w:r>
      <w:r w:rsidRPr="007B3BD8">
        <w:rPr>
          <w:sz w:val="24"/>
          <w:szCs w:val="24"/>
          <w:vertAlign w:val="subscript"/>
        </w:rPr>
        <w:t>i</w:t>
      </w:r>
      <w:r w:rsidRPr="007B3BD8">
        <w:rPr>
          <w:sz w:val="24"/>
          <w:szCs w:val="24"/>
        </w:rPr>
        <w:t>×EF</w:t>
      </w:r>
      <w:r w:rsidRPr="007B3BD8">
        <w:rPr>
          <w:sz w:val="24"/>
          <w:szCs w:val="24"/>
          <w:vertAlign w:val="subscript"/>
        </w:rPr>
        <w:t>i</w:t>
      </w:r>
    </w:p>
    <w:p w14:paraId="56F3DEA7" w14:textId="77777777" w:rsidR="001A11CB" w:rsidRPr="007B3BD8" w:rsidRDefault="001A11CB" w:rsidP="001A11CB">
      <w:pPr>
        <w:pStyle w:val="LZ-"/>
        <w:ind w:firstLine="480"/>
      </w:pPr>
      <w:r w:rsidRPr="007B3BD8">
        <w:t>式中，</w:t>
      </w:r>
      <w:r w:rsidRPr="007B3BD8">
        <w:t>i</w:t>
      </w:r>
      <w:r w:rsidRPr="007B3BD8">
        <w:t>为油气类型（原油、汽油、柴油、天然气）；</w:t>
      </w:r>
      <w:r w:rsidRPr="007B3BD8">
        <w:t>A</w:t>
      </w:r>
      <w:r w:rsidRPr="007B3BD8">
        <w:t>为活动数据，对于</w:t>
      </w:r>
      <w:r w:rsidRPr="007B3BD8">
        <w:rPr>
          <w:rFonts w:hint="eastAsia"/>
        </w:rPr>
        <w:t>油气</w:t>
      </w:r>
      <w:r w:rsidRPr="007B3BD8">
        <w:t>储存，</w:t>
      </w:r>
      <w:r w:rsidRPr="007B3BD8">
        <w:t>A</w:t>
      </w:r>
      <w:r w:rsidRPr="007B3BD8">
        <w:t>为油品储存量</w:t>
      </w:r>
      <w:r w:rsidRPr="007B3BD8">
        <w:rPr>
          <w:rFonts w:hint="eastAsia"/>
        </w:rPr>
        <w:t>，</w:t>
      </w:r>
      <w:r w:rsidRPr="007B3BD8">
        <w:t>对于油品运输和加油站，</w:t>
      </w:r>
      <w:r w:rsidRPr="007B3BD8">
        <w:t>A</w:t>
      </w:r>
      <w:r w:rsidRPr="007B3BD8">
        <w:t>为液体燃料销售量；</w:t>
      </w:r>
      <w:r w:rsidRPr="007B3BD8">
        <w:t>EF</w:t>
      </w:r>
      <w:r w:rsidRPr="007B3BD8">
        <w:rPr>
          <w:vertAlign w:val="subscript"/>
        </w:rPr>
        <w:t>i</w:t>
      </w:r>
      <w:r w:rsidRPr="007B3BD8">
        <w:t>为</w:t>
      </w:r>
      <w:r w:rsidRPr="007B3BD8">
        <w:rPr>
          <w:rFonts w:hint="eastAsia"/>
        </w:rPr>
        <w:t>V</w:t>
      </w:r>
      <w:r w:rsidRPr="007B3BD8">
        <w:t>OCs</w:t>
      </w:r>
      <w:r w:rsidRPr="007B3BD8">
        <w:t>排放系数。</w:t>
      </w:r>
    </w:p>
    <w:p w14:paraId="64B19A49" w14:textId="77777777" w:rsidR="001A11CB" w:rsidRPr="007B3BD8" w:rsidRDefault="001A11CB" w:rsidP="001A11CB">
      <w:pPr>
        <w:pStyle w:val="LZ-3"/>
      </w:pPr>
      <w:bookmarkStart w:id="188" w:name="_Toc463691033"/>
      <w:bookmarkStart w:id="189" w:name="_Toc464026454"/>
      <w:bookmarkStart w:id="190" w:name="_Toc464062089"/>
      <w:bookmarkStart w:id="191" w:name="_Toc464115048"/>
      <w:bookmarkStart w:id="192" w:name="_Toc467074714"/>
      <w:bookmarkStart w:id="193" w:name="_Toc117179405"/>
      <w:proofErr w:type="spellStart"/>
      <w:r w:rsidRPr="007B3BD8">
        <w:t>废弃物处理源</w:t>
      </w:r>
      <w:bookmarkEnd w:id="188"/>
      <w:bookmarkEnd w:id="189"/>
      <w:bookmarkEnd w:id="190"/>
      <w:bookmarkEnd w:id="191"/>
      <w:bookmarkEnd w:id="192"/>
      <w:bookmarkEnd w:id="193"/>
      <w:proofErr w:type="spellEnd"/>
    </w:p>
    <w:p w14:paraId="0C78D8C3" w14:textId="77777777" w:rsidR="001A11CB" w:rsidRPr="007B3BD8" w:rsidRDefault="001A11CB" w:rsidP="001A11CB">
      <w:pPr>
        <w:pStyle w:val="LZ-"/>
        <w:ind w:firstLine="480"/>
      </w:pPr>
      <w:r w:rsidRPr="007B3BD8">
        <w:t>废弃物处理源是指由工业和生活部门产生、进入集中处理处置设施内的废水、固体废弃物</w:t>
      </w:r>
      <w:r w:rsidRPr="007B3BD8">
        <w:rPr>
          <w:rFonts w:hint="eastAsia"/>
        </w:rPr>
        <w:t>处理</w:t>
      </w:r>
      <w:r w:rsidRPr="007B3BD8">
        <w:t>过程</w:t>
      </w:r>
      <w:r w:rsidRPr="007B3BD8">
        <w:rPr>
          <w:rFonts w:hint="eastAsia"/>
        </w:rPr>
        <w:t>的</w:t>
      </w:r>
      <w:r w:rsidRPr="007B3BD8">
        <w:t>副产物。废弃物处理源</w:t>
      </w:r>
      <w:r w:rsidRPr="007B3BD8">
        <w:rPr>
          <w:rFonts w:hint="eastAsia"/>
        </w:rPr>
        <w:t>的排放估算主要</w:t>
      </w:r>
      <w:r w:rsidRPr="007B3BD8">
        <w:t>采用排放</w:t>
      </w:r>
      <w:r w:rsidRPr="007B3BD8">
        <w:rPr>
          <w:rFonts w:hint="eastAsia"/>
        </w:rPr>
        <w:t>系数</w:t>
      </w:r>
      <w:r w:rsidRPr="007B3BD8">
        <w:t>法计算，公式如下：</w:t>
      </w:r>
    </w:p>
    <w:p w14:paraId="13205615" w14:textId="77777777" w:rsidR="001A11CB" w:rsidRPr="007B3BD8" w:rsidRDefault="001A11CB" w:rsidP="001A11CB">
      <w:pPr>
        <w:pStyle w:val="af6"/>
        <w:spacing w:line="360" w:lineRule="auto"/>
        <w:rPr>
          <w:sz w:val="24"/>
          <w:szCs w:val="24"/>
        </w:rPr>
      </w:pPr>
      <w:r w:rsidRPr="007B3BD8">
        <w:rPr>
          <w:sz w:val="24"/>
          <w:szCs w:val="24"/>
        </w:rPr>
        <w:t>E = A×EF</w:t>
      </w:r>
    </w:p>
    <w:p w14:paraId="5A9321AB" w14:textId="77777777" w:rsidR="001A11CB" w:rsidRPr="007B3BD8" w:rsidRDefault="001A11CB" w:rsidP="001A11CB">
      <w:pPr>
        <w:pStyle w:val="LZ-"/>
        <w:ind w:firstLine="480"/>
      </w:pPr>
      <w:r w:rsidRPr="007B3BD8">
        <w:lastRenderedPageBreak/>
        <w:t>式中，</w:t>
      </w:r>
      <w:r w:rsidRPr="007B3BD8">
        <w:rPr>
          <w:rFonts w:hint="eastAsia"/>
        </w:rPr>
        <w:t>E</w:t>
      </w:r>
      <w:r w:rsidRPr="007B3BD8">
        <w:rPr>
          <w:rFonts w:hint="eastAsia"/>
        </w:rPr>
        <w:t>为</w:t>
      </w:r>
      <w:r w:rsidRPr="007B3BD8">
        <w:t>污染物排放量；</w:t>
      </w:r>
      <w:r w:rsidRPr="007B3BD8">
        <w:t>A</w:t>
      </w:r>
      <w:r w:rsidRPr="007B3BD8">
        <w:t>为活动水平数据</w:t>
      </w:r>
      <w:r w:rsidRPr="007B3BD8">
        <w:rPr>
          <w:rFonts w:hint="eastAsia"/>
        </w:rPr>
        <w:t>，</w:t>
      </w:r>
      <w:r w:rsidRPr="007B3BD8">
        <w:t>主要</w:t>
      </w:r>
      <w:r w:rsidRPr="007B3BD8">
        <w:rPr>
          <w:rFonts w:hint="eastAsia"/>
        </w:rPr>
        <w:t>为</w:t>
      </w:r>
      <w:r w:rsidRPr="007B3BD8">
        <w:t>废水处理量</w:t>
      </w:r>
      <w:r w:rsidRPr="007B3BD8">
        <w:rPr>
          <w:rFonts w:hint="eastAsia"/>
        </w:rPr>
        <w:t>或</w:t>
      </w:r>
      <w:r w:rsidRPr="007B3BD8">
        <w:t>垃圾处理量；</w:t>
      </w:r>
      <w:r w:rsidRPr="007B3BD8">
        <w:t>EF</w:t>
      </w:r>
      <w:r w:rsidRPr="007B3BD8">
        <w:t>为污染物排放</w:t>
      </w:r>
      <w:r w:rsidRPr="007B3BD8">
        <w:rPr>
          <w:rFonts w:hint="eastAsia"/>
        </w:rPr>
        <w:t>系数</w:t>
      </w:r>
      <w:r w:rsidRPr="007B3BD8">
        <w:t>。</w:t>
      </w:r>
    </w:p>
    <w:p w14:paraId="597F863F" w14:textId="77777777" w:rsidR="001A11CB" w:rsidRPr="007B3BD8" w:rsidRDefault="001A11CB" w:rsidP="001A11CB">
      <w:pPr>
        <w:pStyle w:val="LZ-3"/>
      </w:pPr>
      <w:bookmarkStart w:id="194" w:name="_Toc463691032"/>
      <w:bookmarkStart w:id="195" w:name="_Toc464026453"/>
      <w:bookmarkStart w:id="196" w:name="_Toc464062088"/>
      <w:bookmarkStart w:id="197" w:name="_Toc464115047"/>
      <w:bookmarkStart w:id="198" w:name="_Toc467074713"/>
      <w:bookmarkStart w:id="199" w:name="_Toc117179406"/>
      <w:proofErr w:type="spellStart"/>
      <w:r w:rsidRPr="007B3BD8">
        <w:t>生物质燃烧</w:t>
      </w:r>
      <w:bookmarkEnd w:id="194"/>
      <w:bookmarkEnd w:id="195"/>
      <w:bookmarkEnd w:id="196"/>
      <w:bookmarkEnd w:id="197"/>
      <w:bookmarkEnd w:id="198"/>
      <w:r w:rsidRPr="007B3BD8">
        <w:rPr>
          <w:rFonts w:hint="eastAsia"/>
          <w:lang w:eastAsia="zh-CN"/>
        </w:rPr>
        <w:t>源</w:t>
      </w:r>
      <w:bookmarkEnd w:id="199"/>
      <w:proofErr w:type="spellEnd"/>
    </w:p>
    <w:p w14:paraId="0C4DF2A9" w14:textId="77777777" w:rsidR="001A11CB" w:rsidRPr="007B3BD8" w:rsidRDefault="001A11CB" w:rsidP="001A11CB">
      <w:pPr>
        <w:pStyle w:val="LZ-"/>
        <w:ind w:firstLine="480"/>
      </w:pPr>
      <w:r w:rsidRPr="007B3BD8">
        <w:t>生物质燃烧源是指炉具使用未经过改性加工的生物质材料燃烧过程以及森林火灾、草原火灾、秸秆露天焚烧等，主要包括户用生物质炉灶、秸秆露天焚烧和森林火灾。</w:t>
      </w:r>
    </w:p>
    <w:p w14:paraId="2562F3B8" w14:textId="77777777" w:rsidR="001A11CB" w:rsidRPr="007B3BD8" w:rsidRDefault="001A11CB" w:rsidP="001A11CB">
      <w:pPr>
        <w:pStyle w:val="LZ-"/>
        <w:ind w:firstLine="482"/>
      </w:pPr>
      <w:r w:rsidRPr="007B3BD8">
        <w:rPr>
          <w:b/>
        </w:rPr>
        <w:t>生物质炉灶</w:t>
      </w:r>
      <w:r>
        <w:rPr>
          <w:rFonts w:hint="eastAsia"/>
          <w:b/>
        </w:rPr>
        <w:t>（家用</w:t>
      </w:r>
      <w:r>
        <w:rPr>
          <w:b/>
        </w:rPr>
        <w:t>秸秆薪柴</w:t>
      </w:r>
      <w:r>
        <w:rPr>
          <w:rFonts w:hint="eastAsia"/>
          <w:b/>
        </w:rPr>
        <w:t>）</w:t>
      </w:r>
      <w:r w:rsidRPr="007B3BD8">
        <w:t>排放量计算公式如下：</w:t>
      </w:r>
    </w:p>
    <w:p w14:paraId="602CA7C4" w14:textId="77777777" w:rsidR="001A11CB" w:rsidRPr="007B3BD8" w:rsidRDefault="001A11CB" w:rsidP="001A11CB">
      <w:pPr>
        <w:pStyle w:val="af6"/>
        <w:spacing w:line="360" w:lineRule="auto"/>
        <w:rPr>
          <w:sz w:val="24"/>
          <w:szCs w:val="24"/>
        </w:rPr>
      </w:pPr>
      <w:r w:rsidRPr="007B3BD8">
        <w:rPr>
          <w:sz w:val="24"/>
          <w:szCs w:val="24"/>
        </w:rPr>
        <w:t>E = A×EF</w:t>
      </w:r>
    </w:p>
    <w:p w14:paraId="2C2D06CF" w14:textId="77777777" w:rsidR="001A11CB" w:rsidRPr="007B3BD8" w:rsidRDefault="001A11CB" w:rsidP="001A11CB">
      <w:pPr>
        <w:pStyle w:val="LZ-"/>
        <w:ind w:firstLine="480"/>
      </w:pPr>
      <w:r w:rsidRPr="007B3BD8">
        <w:t>式中，</w:t>
      </w:r>
      <w:r w:rsidRPr="007B3BD8">
        <w:t>A</w:t>
      </w:r>
      <w:r w:rsidRPr="007B3BD8">
        <w:t>为生物质炉灶燃料消耗量；</w:t>
      </w:r>
      <w:r w:rsidRPr="007B3BD8">
        <w:t>EF</w:t>
      </w:r>
      <w:r w:rsidRPr="007B3BD8">
        <w:t>为排放系数。</w:t>
      </w:r>
    </w:p>
    <w:p w14:paraId="566B0FA9" w14:textId="77777777" w:rsidR="001A11CB" w:rsidRPr="007B3BD8" w:rsidRDefault="001A11CB" w:rsidP="001A11CB">
      <w:pPr>
        <w:pStyle w:val="LZ-"/>
        <w:ind w:firstLine="482"/>
      </w:pPr>
      <w:r w:rsidRPr="007B3BD8">
        <w:rPr>
          <w:b/>
        </w:rPr>
        <w:t>秸秆露天焚烧</w:t>
      </w:r>
      <w:r w:rsidRPr="007B3BD8">
        <w:t>排放量计算公式如下：</w:t>
      </w:r>
    </w:p>
    <w:p w14:paraId="6444A5C7" w14:textId="77777777" w:rsidR="001A11CB" w:rsidRPr="007B3BD8" w:rsidRDefault="001A11CB" w:rsidP="001A11CB">
      <w:pPr>
        <w:pStyle w:val="af6"/>
        <w:spacing w:line="360" w:lineRule="auto"/>
        <w:rPr>
          <w:sz w:val="24"/>
          <w:szCs w:val="24"/>
          <w:lang w:val="en-US"/>
        </w:rPr>
      </w:pPr>
      <w:r w:rsidRPr="007B3BD8">
        <w:rPr>
          <w:sz w:val="24"/>
          <w:szCs w:val="24"/>
          <w:lang w:val="en-US"/>
        </w:rPr>
        <w:t>E = P×N×R×</w:t>
      </w:r>
      <w:r w:rsidRPr="007B3BD8">
        <w:rPr>
          <w:sz w:val="24"/>
          <w:szCs w:val="24"/>
        </w:rPr>
        <w:t>η</w:t>
      </w:r>
      <w:r w:rsidRPr="007B3BD8">
        <w:rPr>
          <w:sz w:val="24"/>
          <w:szCs w:val="24"/>
          <w:lang w:val="en-US"/>
        </w:rPr>
        <w:t>×EF</w:t>
      </w:r>
    </w:p>
    <w:p w14:paraId="3898A5E6" w14:textId="77777777" w:rsidR="001A11CB" w:rsidRPr="007B3BD8" w:rsidRDefault="001A11CB" w:rsidP="001A11CB">
      <w:pPr>
        <w:pStyle w:val="LZ-"/>
        <w:ind w:firstLine="480"/>
      </w:pPr>
      <w:r w:rsidRPr="007B3BD8">
        <w:t>式中，</w:t>
      </w:r>
      <w:r w:rsidRPr="007B3BD8">
        <w:t>P</w:t>
      </w:r>
      <w:r w:rsidRPr="007B3BD8">
        <w:t>为农作物产量；</w:t>
      </w:r>
      <w:r w:rsidRPr="007B3BD8">
        <w:t>N</w:t>
      </w:r>
      <w:r w:rsidRPr="007B3BD8">
        <w:t>为</w:t>
      </w:r>
      <w:proofErr w:type="gramStart"/>
      <w:r w:rsidRPr="007B3BD8">
        <w:t>草谷比</w:t>
      </w:r>
      <w:proofErr w:type="gramEnd"/>
      <w:r w:rsidRPr="007B3BD8">
        <w:t>（秸秆干物质量与作物产量比值）；</w:t>
      </w:r>
      <w:r w:rsidRPr="007B3BD8">
        <w:t>R</w:t>
      </w:r>
      <w:r w:rsidRPr="007B3BD8">
        <w:t>为秸秆露天焚烧比例；</w:t>
      </w:r>
      <w:r w:rsidRPr="007B3BD8">
        <w:t>η</w:t>
      </w:r>
      <w:r w:rsidRPr="007B3BD8">
        <w:t>为燃烧率；</w:t>
      </w:r>
      <w:r w:rsidRPr="007B3BD8">
        <w:t>EF</w:t>
      </w:r>
      <w:r w:rsidRPr="007B3BD8">
        <w:t>为排放系数。</w:t>
      </w:r>
    </w:p>
    <w:p w14:paraId="532143E4" w14:textId="77777777" w:rsidR="001A11CB" w:rsidRPr="007B3BD8" w:rsidRDefault="001A11CB" w:rsidP="001A11CB">
      <w:pPr>
        <w:pStyle w:val="LZ-"/>
        <w:ind w:firstLine="482"/>
      </w:pPr>
      <w:r w:rsidRPr="007B3BD8">
        <w:rPr>
          <w:b/>
        </w:rPr>
        <w:t>森林火灾</w:t>
      </w:r>
      <w:r w:rsidRPr="007B3BD8">
        <w:t>排放量计算公式如下：</w:t>
      </w:r>
    </w:p>
    <w:p w14:paraId="3E366BC7" w14:textId="77777777" w:rsidR="001A11CB" w:rsidRPr="007B3BD8" w:rsidRDefault="001A11CB" w:rsidP="001A11CB">
      <w:pPr>
        <w:pStyle w:val="af6"/>
        <w:spacing w:line="360" w:lineRule="auto"/>
        <w:rPr>
          <w:sz w:val="24"/>
          <w:szCs w:val="24"/>
        </w:rPr>
      </w:pPr>
      <w:r w:rsidRPr="007B3BD8">
        <w:rPr>
          <w:sz w:val="24"/>
          <w:szCs w:val="24"/>
        </w:rPr>
        <w:t>E = A×B×η×EF</w:t>
      </w:r>
    </w:p>
    <w:p w14:paraId="48D184FD" w14:textId="77777777" w:rsidR="001A11CB" w:rsidRPr="007B3BD8" w:rsidRDefault="001A11CB" w:rsidP="001A11CB">
      <w:pPr>
        <w:pStyle w:val="LZ-"/>
        <w:ind w:firstLine="480"/>
      </w:pPr>
      <w:r w:rsidRPr="007B3BD8">
        <w:t>式中，</w:t>
      </w:r>
      <w:r w:rsidRPr="007B3BD8">
        <w:t>A</w:t>
      </w:r>
      <w:r w:rsidRPr="007B3BD8">
        <w:t>为森林火灾面积；</w:t>
      </w:r>
      <w:r w:rsidRPr="007B3BD8">
        <w:t>B</w:t>
      </w:r>
      <w:r w:rsidRPr="007B3BD8">
        <w:t>为单位面积生物量；</w:t>
      </w:r>
      <w:r w:rsidRPr="007B3BD8">
        <w:t>η</w:t>
      </w:r>
      <w:r w:rsidRPr="007B3BD8">
        <w:t>为燃烧率；</w:t>
      </w:r>
      <w:r w:rsidRPr="007B3BD8">
        <w:t>EF</w:t>
      </w:r>
      <w:r w:rsidRPr="007B3BD8">
        <w:t>为排放系数。</w:t>
      </w:r>
    </w:p>
    <w:p w14:paraId="28E7B3A1" w14:textId="77777777" w:rsidR="001A11CB" w:rsidRPr="007B3BD8" w:rsidRDefault="001A11CB" w:rsidP="001A11CB">
      <w:pPr>
        <w:pStyle w:val="LZ-3"/>
      </w:pPr>
      <w:bookmarkStart w:id="200" w:name="_Toc463691029"/>
      <w:bookmarkStart w:id="201" w:name="_Toc464026447"/>
      <w:bookmarkStart w:id="202" w:name="_Toc464062082"/>
      <w:bookmarkStart w:id="203" w:name="_Toc464115041"/>
      <w:bookmarkStart w:id="204" w:name="_Toc467074707"/>
      <w:bookmarkStart w:id="205" w:name="_Toc117179407"/>
      <w:proofErr w:type="spellStart"/>
      <w:r w:rsidRPr="007B3BD8">
        <w:t>农业源</w:t>
      </w:r>
      <w:bookmarkEnd w:id="200"/>
      <w:bookmarkEnd w:id="201"/>
      <w:bookmarkEnd w:id="202"/>
      <w:bookmarkEnd w:id="203"/>
      <w:bookmarkEnd w:id="204"/>
      <w:bookmarkEnd w:id="205"/>
      <w:proofErr w:type="spellEnd"/>
    </w:p>
    <w:p w14:paraId="5BE2F989" w14:textId="77777777" w:rsidR="001A11CB" w:rsidRPr="007B3BD8" w:rsidRDefault="001A11CB" w:rsidP="001A11CB">
      <w:pPr>
        <w:pStyle w:val="LZ-"/>
        <w:ind w:firstLine="480"/>
      </w:pPr>
      <w:r w:rsidRPr="007B3BD8">
        <w:t>农业源是</w:t>
      </w:r>
      <w:r w:rsidRPr="007B3BD8">
        <w:t>NH</w:t>
      </w:r>
      <w:r w:rsidRPr="007B3BD8">
        <w:rPr>
          <w:vertAlign w:val="subscript"/>
        </w:rPr>
        <w:t>3</w:t>
      </w:r>
      <w:r w:rsidRPr="007B3BD8">
        <w:t>排放的主要来源，其排放过程与农业、畜牧业的生产活动息息相关</w:t>
      </w:r>
      <w:r w:rsidRPr="007B3BD8">
        <w:rPr>
          <w:rFonts w:hint="eastAsia"/>
        </w:rPr>
        <w:t>，</w:t>
      </w:r>
      <w:r w:rsidRPr="007B3BD8">
        <w:t>主要排放源包括畜禽养殖</w:t>
      </w:r>
      <w:r w:rsidRPr="007B3BD8">
        <w:rPr>
          <w:rFonts w:hint="eastAsia"/>
        </w:rPr>
        <w:t>、</w:t>
      </w:r>
      <w:r w:rsidRPr="007B3BD8">
        <w:t>氮肥施用</w:t>
      </w:r>
      <w:r w:rsidRPr="007B3BD8">
        <w:rPr>
          <w:rFonts w:hint="eastAsia"/>
        </w:rPr>
        <w:t>、土壤本底、固氮植物、秸秆堆肥、人体粪便等六</w:t>
      </w:r>
      <w:r w:rsidRPr="007B3BD8">
        <w:t>类</w:t>
      </w:r>
      <w:r w:rsidRPr="007B3BD8">
        <w:rPr>
          <w:rFonts w:hint="eastAsia"/>
        </w:rPr>
        <w:t>。</w:t>
      </w:r>
    </w:p>
    <w:p w14:paraId="2D8BD2A4" w14:textId="77777777" w:rsidR="001A11CB" w:rsidRPr="007B3BD8" w:rsidRDefault="001A11CB" w:rsidP="001A11CB">
      <w:pPr>
        <w:pStyle w:val="LZ-"/>
        <w:ind w:firstLine="482"/>
      </w:pPr>
      <w:r w:rsidRPr="007B3BD8">
        <w:rPr>
          <w:b/>
        </w:rPr>
        <w:t>畜禽养殖</w:t>
      </w:r>
      <w:r w:rsidRPr="007B3BD8">
        <w:t>中，氨排放主要来源于动物排泄物释放。粪便包括室内和户外两部分，室内粪便在圈舍中停留一段时间后，会汇集进行存储腐熟处理，最后进行施肥。禽畜粪便管理包括户外、圈舍内、粪便存储处理和后续施肥四个阶段。后</w:t>
      </w:r>
      <w:r w:rsidRPr="007B3BD8">
        <w:t>3</w:t>
      </w:r>
      <w:r w:rsidRPr="007B3BD8">
        <w:t>种根据</w:t>
      </w:r>
      <w:proofErr w:type="gramStart"/>
      <w:r>
        <w:t>萧山区</w:t>
      </w:r>
      <w:proofErr w:type="gramEnd"/>
      <w:r w:rsidRPr="007B3BD8">
        <w:t>养殖业的实际情况将畜禽分为奶牛、肉牛、母猪、肉猪、山羊、马、蛋鸡、蛋鸭、肉鸡、肉鸭和肉鹅这</w:t>
      </w:r>
      <w:r w:rsidRPr="007B3BD8">
        <w:t>11</w:t>
      </w:r>
      <w:r w:rsidRPr="007B3BD8">
        <w:t>类，基于各类畜禽存栏数或出栏数，采用</w:t>
      </w:r>
      <w:r w:rsidRPr="007B3BD8">
        <w:lastRenderedPageBreak/>
        <w:t>排放</w:t>
      </w:r>
      <w:r w:rsidRPr="007B3BD8">
        <w:rPr>
          <w:rFonts w:hint="eastAsia"/>
        </w:rPr>
        <w:t>系数</w:t>
      </w:r>
      <w:r w:rsidRPr="007B3BD8">
        <w:t>法进行估算。公式如下：</w:t>
      </w:r>
    </w:p>
    <w:p w14:paraId="681C9732" w14:textId="77777777" w:rsidR="001A11CB" w:rsidRPr="007B3BD8" w:rsidRDefault="001A11CB" w:rsidP="001A11CB">
      <w:pPr>
        <w:pStyle w:val="af6"/>
        <w:spacing w:line="360" w:lineRule="auto"/>
        <w:rPr>
          <w:sz w:val="24"/>
          <w:szCs w:val="24"/>
        </w:rPr>
      </w:pPr>
      <w:r w:rsidRPr="007B3BD8">
        <w:rPr>
          <w:sz w:val="24"/>
          <w:szCs w:val="24"/>
        </w:rPr>
        <w:t>E</w:t>
      </w:r>
      <w:r w:rsidRPr="007B3BD8">
        <w:rPr>
          <w:sz w:val="24"/>
          <w:szCs w:val="24"/>
          <w:vertAlign w:val="subscript"/>
        </w:rPr>
        <w:t>i</w:t>
      </w:r>
      <w:r w:rsidRPr="007B3BD8">
        <w:rPr>
          <w:sz w:val="24"/>
          <w:szCs w:val="24"/>
        </w:rPr>
        <w:t>=∑(γ×A</w:t>
      </w:r>
      <w:r w:rsidRPr="007B3BD8">
        <w:rPr>
          <w:sz w:val="24"/>
          <w:szCs w:val="24"/>
          <w:vertAlign w:val="subscript"/>
        </w:rPr>
        <w:t>i</w:t>
      </w:r>
      <w:r w:rsidRPr="007B3BD8">
        <w:rPr>
          <w:sz w:val="24"/>
          <w:szCs w:val="24"/>
        </w:rPr>
        <w:t>×EF</w:t>
      </w:r>
      <w:r w:rsidRPr="007B3BD8">
        <w:rPr>
          <w:sz w:val="24"/>
          <w:szCs w:val="24"/>
          <w:vertAlign w:val="subscript"/>
        </w:rPr>
        <w:t>i</w:t>
      </w:r>
      <w:r w:rsidRPr="007B3BD8">
        <w:rPr>
          <w:sz w:val="24"/>
          <w:szCs w:val="24"/>
        </w:rPr>
        <w:t>)</w:t>
      </w:r>
    </w:p>
    <w:p w14:paraId="2BE14D28" w14:textId="77777777" w:rsidR="001A11CB" w:rsidRPr="007B3BD8" w:rsidRDefault="001A11CB" w:rsidP="001A11CB">
      <w:pPr>
        <w:pStyle w:val="LZ-"/>
        <w:ind w:firstLine="480"/>
      </w:pPr>
      <w:r w:rsidRPr="007B3BD8">
        <w:t>其中，</w:t>
      </w:r>
      <w:r w:rsidRPr="007B3BD8">
        <w:t>i</w:t>
      </w:r>
      <w:r w:rsidRPr="007B3BD8">
        <w:t>为畜禽粪便类型，分为户外、圈舍</w:t>
      </w:r>
      <w:r w:rsidRPr="007B3BD8">
        <w:t>-</w:t>
      </w:r>
      <w:r w:rsidRPr="007B3BD8">
        <w:t>液态、圈舍</w:t>
      </w:r>
      <w:r w:rsidRPr="007B3BD8">
        <w:t>-</w:t>
      </w:r>
      <w:r w:rsidRPr="007B3BD8">
        <w:t>固态、存储</w:t>
      </w:r>
      <w:r w:rsidRPr="007B3BD8">
        <w:t>-</w:t>
      </w:r>
      <w:r w:rsidRPr="007B3BD8">
        <w:t>液态、存储</w:t>
      </w:r>
      <w:r w:rsidRPr="007B3BD8">
        <w:t>-</w:t>
      </w:r>
      <w:r w:rsidRPr="007B3BD8">
        <w:t>固态、施肥</w:t>
      </w:r>
      <w:r w:rsidRPr="007B3BD8">
        <w:t>-</w:t>
      </w:r>
      <w:r w:rsidRPr="007B3BD8">
        <w:t>液态、施肥</w:t>
      </w:r>
      <w:r w:rsidRPr="007B3BD8">
        <w:t>-</w:t>
      </w:r>
      <w:r w:rsidRPr="007B3BD8">
        <w:t>固态；</w:t>
      </w:r>
      <w:r w:rsidRPr="007B3BD8">
        <w:t>A</w:t>
      </w:r>
      <w:r w:rsidRPr="007B3BD8">
        <w:t>为活动水平，指畜禽排泄物在不同管理阶段、粪便不同形态中含有的总铵态氮量；</w:t>
      </w:r>
      <w:r w:rsidRPr="007B3BD8">
        <w:t>EF</w:t>
      </w:r>
      <w:r w:rsidRPr="007B3BD8">
        <w:t>为氨排放系数；</w:t>
      </w:r>
      <w:r w:rsidRPr="007B3BD8">
        <w:t>γ</w:t>
      </w:r>
      <w:r w:rsidRPr="007B3BD8">
        <w:t>为氮</w:t>
      </w:r>
      <w:r w:rsidRPr="007B3BD8">
        <w:t>-</w:t>
      </w:r>
      <w:r w:rsidRPr="007B3BD8">
        <w:t>大气氨转换系数，取</w:t>
      </w:r>
      <w:r w:rsidRPr="007B3BD8">
        <w:t>1.214</w:t>
      </w:r>
      <w:r w:rsidRPr="007B3BD8">
        <w:t>。</w:t>
      </w:r>
    </w:p>
    <w:p w14:paraId="7D59B1E6" w14:textId="77777777" w:rsidR="001A11CB" w:rsidRPr="007B3BD8" w:rsidRDefault="001A11CB" w:rsidP="001A11CB">
      <w:pPr>
        <w:pStyle w:val="LZ-"/>
        <w:ind w:firstLine="482"/>
      </w:pPr>
      <w:r w:rsidRPr="007B3BD8">
        <w:rPr>
          <w:b/>
        </w:rPr>
        <w:t>施用氮肥</w:t>
      </w:r>
      <w:r w:rsidRPr="007B3BD8">
        <w:t>造成的氨排放，采用排放</w:t>
      </w:r>
      <w:r w:rsidRPr="007B3BD8">
        <w:rPr>
          <w:rFonts w:hint="eastAsia"/>
        </w:rPr>
        <w:t>系数</w:t>
      </w:r>
      <w:r w:rsidRPr="007B3BD8">
        <w:t>法进行估算，计算公式如下：</w:t>
      </w:r>
    </w:p>
    <w:p w14:paraId="750AB17F" w14:textId="77777777" w:rsidR="001A11CB" w:rsidRPr="007B3BD8" w:rsidRDefault="001A11CB" w:rsidP="001A11CB">
      <w:pPr>
        <w:pStyle w:val="af6"/>
        <w:spacing w:line="360" w:lineRule="auto"/>
        <w:rPr>
          <w:sz w:val="24"/>
          <w:szCs w:val="24"/>
        </w:rPr>
      </w:pPr>
      <w:r w:rsidRPr="007B3BD8">
        <w:rPr>
          <w:sz w:val="24"/>
          <w:szCs w:val="24"/>
        </w:rPr>
        <w:t>E</w:t>
      </w:r>
      <w:r w:rsidRPr="007B3BD8">
        <w:rPr>
          <w:sz w:val="24"/>
          <w:szCs w:val="24"/>
          <w:vertAlign w:val="subscript"/>
        </w:rPr>
        <w:t>i</w:t>
      </w:r>
      <w:r w:rsidRPr="007B3BD8">
        <w:rPr>
          <w:sz w:val="24"/>
          <w:szCs w:val="24"/>
        </w:rPr>
        <w:t>=∑(A</w:t>
      </w:r>
      <w:r w:rsidRPr="007B3BD8">
        <w:rPr>
          <w:sz w:val="24"/>
          <w:szCs w:val="24"/>
          <w:vertAlign w:val="subscript"/>
        </w:rPr>
        <w:t>i</w:t>
      </w:r>
      <w:r w:rsidRPr="007B3BD8">
        <w:rPr>
          <w:sz w:val="24"/>
          <w:szCs w:val="24"/>
        </w:rPr>
        <w:t>×EF</w:t>
      </w:r>
      <w:r w:rsidRPr="007B3BD8">
        <w:rPr>
          <w:sz w:val="24"/>
          <w:szCs w:val="24"/>
          <w:vertAlign w:val="subscript"/>
        </w:rPr>
        <w:t>i</w:t>
      </w:r>
      <w:r w:rsidRPr="007B3BD8">
        <w:rPr>
          <w:sz w:val="24"/>
          <w:szCs w:val="24"/>
        </w:rPr>
        <w:t>)</w:t>
      </w:r>
    </w:p>
    <w:p w14:paraId="36485989" w14:textId="32E4E88D" w:rsidR="001A11CB" w:rsidRPr="007B3BD8" w:rsidRDefault="001A11CB" w:rsidP="001A11CB">
      <w:pPr>
        <w:pStyle w:val="LZ-"/>
        <w:ind w:firstLine="480"/>
      </w:pPr>
      <w:r w:rsidRPr="007B3BD8">
        <w:t>式中：</w:t>
      </w:r>
      <w:r w:rsidRPr="007B3BD8">
        <w:t>i</w:t>
      </w:r>
      <w:r w:rsidRPr="007B3BD8">
        <w:t>为化肥种类（包括尿素、碳酸铵、硝酸铵、</w:t>
      </w:r>
      <w:r w:rsidRPr="006B50F2">
        <w:rPr>
          <w:highlight w:val="yellow"/>
          <w:rPrChange w:id="206" w:author="彭 mq" w:date="2023-03-09T10:42:00Z">
            <w:rPr/>
          </w:rPrChange>
        </w:rPr>
        <w:t>硫酸</w:t>
      </w:r>
      <w:ins w:id="207" w:author="彭 mq" w:date="2023-03-08T16:08:00Z">
        <w:r w:rsidR="00094284" w:rsidRPr="006B50F2">
          <w:rPr>
            <w:rFonts w:hint="eastAsia"/>
            <w:highlight w:val="yellow"/>
            <w:rPrChange w:id="208" w:author="彭 mq" w:date="2023-03-09T10:42:00Z">
              <w:rPr>
                <w:rFonts w:hint="eastAsia"/>
              </w:rPr>
            </w:rPrChange>
          </w:rPr>
          <w:t>铵</w:t>
        </w:r>
      </w:ins>
      <w:del w:id="209" w:author="彭 mq" w:date="2023-03-08T16:08:00Z">
        <w:r w:rsidRPr="006B50F2" w:rsidDel="00094284">
          <w:rPr>
            <w:highlight w:val="yellow"/>
            <w:rPrChange w:id="210" w:author="彭 mq" w:date="2023-03-09T10:42:00Z">
              <w:rPr/>
            </w:rPrChange>
          </w:rPr>
          <w:delText>胺</w:delText>
        </w:r>
      </w:del>
      <w:r w:rsidRPr="007B3BD8">
        <w:t>、复合肥）；</w:t>
      </w:r>
      <w:r w:rsidRPr="007B3BD8">
        <w:t>A</w:t>
      </w:r>
      <w:r w:rsidRPr="007B3BD8">
        <w:t>为活动水平，即各种氮肥施用量；</w:t>
      </w:r>
      <w:r w:rsidRPr="007B3BD8">
        <w:t>EF</w:t>
      </w:r>
      <w:r w:rsidRPr="007B3BD8">
        <w:t>为氨排放系数。</w:t>
      </w:r>
    </w:p>
    <w:p w14:paraId="109FB51D" w14:textId="77777777" w:rsidR="001A11CB" w:rsidRPr="007B3BD8" w:rsidRDefault="001A11CB" w:rsidP="001A11CB">
      <w:pPr>
        <w:pStyle w:val="LZ-"/>
        <w:ind w:firstLine="482"/>
      </w:pPr>
      <w:bookmarkStart w:id="211" w:name="OLE_LINK22"/>
      <w:r w:rsidRPr="007B3BD8">
        <w:rPr>
          <w:b/>
        </w:rPr>
        <w:t>土壤</w:t>
      </w:r>
      <w:proofErr w:type="gramStart"/>
      <w:r w:rsidRPr="007B3BD8">
        <w:rPr>
          <w:b/>
        </w:rPr>
        <w:t>本底</w:t>
      </w:r>
      <w:r w:rsidRPr="007B3BD8">
        <w:t>按面源</w:t>
      </w:r>
      <w:proofErr w:type="gramEnd"/>
      <w:r w:rsidRPr="007B3BD8">
        <w:t>处理，根据耕地面积用排放因子法计算氨排放，公式如下：</w:t>
      </w:r>
    </w:p>
    <w:p w14:paraId="59F3D2EE" w14:textId="77777777" w:rsidR="001A11CB" w:rsidRPr="007B3BD8" w:rsidRDefault="001A11CB" w:rsidP="001A11CB">
      <w:pPr>
        <w:pStyle w:val="af6"/>
        <w:spacing w:line="360" w:lineRule="auto"/>
        <w:rPr>
          <w:sz w:val="24"/>
          <w:szCs w:val="24"/>
          <w:lang w:val="en-US"/>
        </w:rPr>
      </w:pPr>
      <w:r w:rsidRPr="007B3BD8">
        <w:rPr>
          <w:sz w:val="24"/>
          <w:szCs w:val="24"/>
          <w:lang w:val="en-US"/>
        </w:rPr>
        <w:t>E=A×EF</w:t>
      </w:r>
    </w:p>
    <w:p w14:paraId="79EFD38B" w14:textId="77777777" w:rsidR="001A11CB" w:rsidRPr="007B3BD8" w:rsidRDefault="001A11CB" w:rsidP="001A11CB">
      <w:pPr>
        <w:pStyle w:val="LZ-"/>
        <w:ind w:firstLine="480"/>
      </w:pPr>
      <w:r w:rsidRPr="007B3BD8">
        <w:t>式中，</w:t>
      </w:r>
      <w:r w:rsidRPr="007B3BD8">
        <w:t>A</w:t>
      </w:r>
      <w:r w:rsidRPr="007B3BD8">
        <w:t>为耕地面积，</w:t>
      </w:r>
      <w:r w:rsidRPr="007B3BD8">
        <w:t>EF</w:t>
      </w:r>
      <w:r w:rsidRPr="007B3BD8">
        <w:t>为每亩耕地每年向大气排放氨的量。</w:t>
      </w:r>
    </w:p>
    <w:bookmarkEnd w:id="211"/>
    <w:p w14:paraId="00936899" w14:textId="77777777" w:rsidR="001A11CB" w:rsidRPr="007B3BD8" w:rsidRDefault="001A11CB" w:rsidP="001A11CB">
      <w:pPr>
        <w:pStyle w:val="LZ-"/>
        <w:ind w:firstLine="482"/>
      </w:pPr>
      <w:r w:rsidRPr="007B3BD8">
        <w:rPr>
          <w:b/>
        </w:rPr>
        <w:t>固氮植物</w:t>
      </w:r>
      <w:proofErr w:type="gramStart"/>
      <w:r w:rsidRPr="007B3BD8">
        <w:t>采用面</w:t>
      </w:r>
      <w:proofErr w:type="gramEnd"/>
      <w:r w:rsidRPr="007B3BD8">
        <w:t>源处理，我国固氮植物主要包括大豆、花生、绿肥，依据《清单编制技术手册》，采用排放因子法计算，公式如下：</w:t>
      </w:r>
    </w:p>
    <w:p w14:paraId="322054AE" w14:textId="77777777" w:rsidR="001A11CB" w:rsidRPr="007B3BD8" w:rsidRDefault="001A11CB" w:rsidP="001A11CB">
      <w:pPr>
        <w:pStyle w:val="af6"/>
        <w:spacing w:line="360" w:lineRule="auto"/>
        <w:rPr>
          <w:sz w:val="24"/>
          <w:szCs w:val="24"/>
        </w:rPr>
      </w:pPr>
      <w:r w:rsidRPr="007B3BD8">
        <w:rPr>
          <w:sz w:val="24"/>
          <w:szCs w:val="24"/>
        </w:rPr>
        <w:t>E</w:t>
      </w:r>
      <w:r w:rsidRPr="007B3BD8">
        <w:rPr>
          <w:sz w:val="24"/>
          <w:szCs w:val="24"/>
          <w:vertAlign w:val="subscript"/>
        </w:rPr>
        <w:t>i</w:t>
      </w:r>
      <w:r w:rsidRPr="007B3BD8">
        <w:rPr>
          <w:sz w:val="24"/>
          <w:szCs w:val="24"/>
        </w:rPr>
        <w:t>=∑(A</w:t>
      </w:r>
      <w:r w:rsidRPr="007B3BD8">
        <w:rPr>
          <w:sz w:val="24"/>
          <w:szCs w:val="24"/>
          <w:vertAlign w:val="subscript"/>
        </w:rPr>
        <w:t>i</w:t>
      </w:r>
      <w:r w:rsidRPr="007B3BD8">
        <w:rPr>
          <w:sz w:val="24"/>
          <w:szCs w:val="24"/>
        </w:rPr>
        <w:t>×EF</w:t>
      </w:r>
      <w:r w:rsidRPr="007B3BD8">
        <w:rPr>
          <w:sz w:val="24"/>
          <w:szCs w:val="24"/>
          <w:vertAlign w:val="subscript"/>
        </w:rPr>
        <w:t>i</w:t>
      </w:r>
      <w:r w:rsidRPr="007B3BD8">
        <w:rPr>
          <w:sz w:val="24"/>
          <w:szCs w:val="24"/>
        </w:rPr>
        <w:t>)</w:t>
      </w:r>
    </w:p>
    <w:p w14:paraId="1D5D594D" w14:textId="77777777" w:rsidR="001A11CB" w:rsidRPr="007B3BD8" w:rsidRDefault="001A11CB" w:rsidP="001A11CB">
      <w:pPr>
        <w:pStyle w:val="LZ-"/>
        <w:ind w:firstLine="480"/>
      </w:pPr>
      <w:r w:rsidRPr="007B3BD8">
        <w:t>式中，</w:t>
      </w:r>
      <w:r w:rsidRPr="007B3BD8">
        <w:t>i</w:t>
      </w:r>
      <w:r w:rsidRPr="007B3BD8">
        <w:t>为固氮植物种类（包括大豆、花生、绿肥），</w:t>
      </w:r>
      <w:r w:rsidRPr="007B3BD8">
        <w:t>A</w:t>
      </w:r>
      <w:r w:rsidRPr="007B3BD8">
        <w:t>为固氮植物种植面积，</w:t>
      </w:r>
      <w:r w:rsidRPr="007B3BD8">
        <w:t>EF</w:t>
      </w:r>
      <w:r w:rsidRPr="007B3BD8">
        <w:t>为每亩固氮植物每年向大气排放氨的量。</w:t>
      </w:r>
    </w:p>
    <w:p w14:paraId="2137A5E5" w14:textId="77777777" w:rsidR="001A11CB" w:rsidRPr="007B3BD8" w:rsidRDefault="001A11CB" w:rsidP="001A11CB">
      <w:pPr>
        <w:pStyle w:val="LZ-"/>
        <w:ind w:firstLine="482"/>
      </w:pPr>
      <w:r w:rsidRPr="007B3BD8">
        <w:rPr>
          <w:rFonts w:hint="eastAsia"/>
          <w:b/>
        </w:rPr>
        <w:t>秸秆</w:t>
      </w:r>
      <w:proofErr w:type="gramStart"/>
      <w:r w:rsidRPr="007B3BD8">
        <w:rPr>
          <w:rFonts w:hint="eastAsia"/>
          <w:b/>
        </w:rPr>
        <w:t>堆肥</w:t>
      </w:r>
      <w:r w:rsidRPr="007B3BD8">
        <w:t>按面源</w:t>
      </w:r>
      <w:proofErr w:type="gramEnd"/>
      <w:r w:rsidRPr="007B3BD8">
        <w:t>处理，根据</w:t>
      </w:r>
      <w:r w:rsidRPr="007B3BD8">
        <w:rPr>
          <w:rFonts w:hint="eastAsia"/>
        </w:rPr>
        <w:t>秸秆堆肥量</w:t>
      </w:r>
      <w:r w:rsidRPr="007B3BD8">
        <w:t>用排放因子法计算氨排放，公式如下：</w:t>
      </w:r>
    </w:p>
    <w:p w14:paraId="6EE405E3" w14:textId="77777777" w:rsidR="001A11CB" w:rsidRPr="007B3BD8" w:rsidRDefault="001A11CB" w:rsidP="001A11CB">
      <w:pPr>
        <w:pStyle w:val="af6"/>
        <w:spacing w:line="360" w:lineRule="auto"/>
        <w:rPr>
          <w:sz w:val="24"/>
          <w:szCs w:val="24"/>
          <w:lang w:val="en-US"/>
        </w:rPr>
      </w:pPr>
      <w:r w:rsidRPr="007B3BD8">
        <w:rPr>
          <w:sz w:val="24"/>
          <w:szCs w:val="24"/>
          <w:lang w:val="en-US"/>
        </w:rPr>
        <w:t>E=A×EF</w:t>
      </w:r>
    </w:p>
    <w:p w14:paraId="3CC2C6CB" w14:textId="77777777" w:rsidR="001A11CB" w:rsidRPr="007B3BD8" w:rsidRDefault="001A11CB" w:rsidP="001A11CB">
      <w:pPr>
        <w:pStyle w:val="LZ-"/>
        <w:ind w:firstLine="480"/>
      </w:pPr>
      <w:r w:rsidRPr="007B3BD8">
        <w:t>式中，</w:t>
      </w:r>
      <w:r w:rsidRPr="007B3BD8">
        <w:t>A</w:t>
      </w:r>
      <w:r w:rsidRPr="007B3BD8">
        <w:t>为</w:t>
      </w:r>
      <w:r w:rsidRPr="007B3BD8">
        <w:rPr>
          <w:rFonts w:hint="eastAsia"/>
        </w:rPr>
        <w:t>秸秆</w:t>
      </w:r>
      <w:r w:rsidRPr="007B3BD8">
        <w:t>堆肥量，</w:t>
      </w:r>
      <w:r w:rsidRPr="007B3BD8">
        <w:t>EF</w:t>
      </w:r>
      <w:r w:rsidRPr="007B3BD8">
        <w:t>为</w:t>
      </w:r>
      <w:r w:rsidRPr="007B3BD8">
        <w:rPr>
          <w:rFonts w:hint="eastAsia"/>
        </w:rPr>
        <w:t>单位质量秸秆堆肥过程中释放大气氨的量</w:t>
      </w:r>
      <w:r w:rsidRPr="007B3BD8">
        <w:t>。</w:t>
      </w:r>
    </w:p>
    <w:p w14:paraId="17513C94" w14:textId="77777777" w:rsidR="001A11CB" w:rsidRPr="007B3BD8" w:rsidRDefault="001A11CB" w:rsidP="001A11CB">
      <w:pPr>
        <w:pStyle w:val="LZ-"/>
        <w:ind w:firstLine="482"/>
      </w:pPr>
      <w:r w:rsidRPr="007B3BD8">
        <w:rPr>
          <w:b/>
        </w:rPr>
        <w:t>人体</w:t>
      </w:r>
      <w:proofErr w:type="gramStart"/>
      <w:r w:rsidRPr="007B3BD8">
        <w:rPr>
          <w:b/>
        </w:rPr>
        <w:t>粪便</w:t>
      </w:r>
      <w:r w:rsidRPr="007B3BD8">
        <w:t>按面源</w:t>
      </w:r>
      <w:proofErr w:type="gramEnd"/>
      <w:r w:rsidRPr="007B3BD8">
        <w:t>处理，采用排放因子法进行估算，公式如下：</w:t>
      </w:r>
    </w:p>
    <w:p w14:paraId="228DC3A6" w14:textId="77777777" w:rsidR="001A11CB" w:rsidRPr="007B3BD8" w:rsidRDefault="001A11CB" w:rsidP="001A11CB">
      <w:pPr>
        <w:pStyle w:val="af6"/>
        <w:spacing w:line="360" w:lineRule="auto"/>
        <w:rPr>
          <w:sz w:val="24"/>
          <w:szCs w:val="24"/>
          <w:lang w:val="en-US"/>
        </w:rPr>
      </w:pPr>
      <w:r w:rsidRPr="007B3BD8">
        <w:rPr>
          <w:sz w:val="24"/>
          <w:szCs w:val="24"/>
          <w:lang w:val="en-US"/>
        </w:rPr>
        <w:t>E=A×EF</w:t>
      </w:r>
    </w:p>
    <w:p w14:paraId="33976E87" w14:textId="77777777" w:rsidR="001A11CB" w:rsidRPr="007B3BD8" w:rsidRDefault="001A11CB" w:rsidP="001A11CB">
      <w:pPr>
        <w:pStyle w:val="LZ-"/>
        <w:ind w:firstLine="480"/>
      </w:pPr>
      <w:r w:rsidRPr="007B3BD8">
        <w:t>式中，</w:t>
      </w:r>
      <w:r w:rsidRPr="007B3BD8">
        <w:t>A</w:t>
      </w:r>
      <w:r w:rsidRPr="007B3BD8">
        <w:t>为</w:t>
      </w:r>
      <w:proofErr w:type="gramStart"/>
      <w:r>
        <w:t>萧山区</w:t>
      </w:r>
      <w:proofErr w:type="gramEnd"/>
      <w:r w:rsidRPr="007B3BD8">
        <w:t>农村人口数，</w:t>
      </w:r>
      <w:r w:rsidRPr="007B3BD8">
        <w:t>EF</w:t>
      </w:r>
      <w:r w:rsidRPr="007B3BD8">
        <w:t>为每人每年向大气排放氨量。</w:t>
      </w:r>
    </w:p>
    <w:p w14:paraId="537805DC" w14:textId="77777777" w:rsidR="001A11CB" w:rsidRPr="007B3BD8" w:rsidRDefault="001A11CB" w:rsidP="001A11CB">
      <w:pPr>
        <w:pStyle w:val="LZ-3"/>
      </w:pPr>
      <w:bookmarkStart w:id="212" w:name="_Toc463691034"/>
      <w:bookmarkStart w:id="213" w:name="_Toc464026455"/>
      <w:bookmarkStart w:id="214" w:name="_Toc464062090"/>
      <w:bookmarkStart w:id="215" w:name="_Toc464115049"/>
      <w:bookmarkStart w:id="216" w:name="_Toc467074715"/>
      <w:bookmarkStart w:id="217" w:name="_Toc117179408"/>
      <w:proofErr w:type="spellStart"/>
      <w:r w:rsidRPr="007B3BD8">
        <w:t>其他排放源</w:t>
      </w:r>
      <w:bookmarkEnd w:id="212"/>
      <w:bookmarkEnd w:id="213"/>
      <w:bookmarkEnd w:id="214"/>
      <w:bookmarkEnd w:id="215"/>
      <w:bookmarkEnd w:id="216"/>
      <w:bookmarkEnd w:id="217"/>
      <w:proofErr w:type="spellEnd"/>
    </w:p>
    <w:p w14:paraId="3E85BA70" w14:textId="77777777" w:rsidR="001A11CB" w:rsidRPr="007B3BD8" w:rsidRDefault="001A11CB" w:rsidP="001A11CB">
      <w:pPr>
        <w:pStyle w:val="LZ-"/>
        <w:ind w:firstLine="480"/>
        <w:rPr>
          <w:lang w:val="en-US"/>
        </w:rPr>
      </w:pPr>
      <w:r w:rsidRPr="007B3BD8">
        <w:rPr>
          <w:rFonts w:hint="eastAsia"/>
          <w:lang w:val="en-US"/>
        </w:rPr>
        <w:t>其他</w:t>
      </w:r>
      <w:r w:rsidRPr="007B3BD8">
        <w:rPr>
          <w:lang w:val="en-US"/>
        </w:rPr>
        <w:t>排放包括民用燃烧源和餐饮油烟。</w:t>
      </w:r>
    </w:p>
    <w:p w14:paraId="2B4E3BA5" w14:textId="77777777" w:rsidR="001A11CB" w:rsidRPr="007B3BD8" w:rsidRDefault="001A11CB" w:rsidP="001A11CB">
      <w:pPr>
        <w:pStyle w:val="LZ-"/>
        <w:ind w:firstLine="482"/>
      </w:pPr>
      <w:r w:rsidRPr="007B3BD8">
        <w:rPr>
          <w:b/>
        </w:rPr>
        <w:t>民用燃烧</w:t>
      </w:r>
      <w:proofErr w:type="gramStart"/>
      <w:r w:rsidRPr="007B3BD8">
        <w:rPr>
          <w:b/>
        </w:rPr>
        <w:t>源</w:t>
      </w:r>
      <w:r w:rsidRPr="007B3BD8">
        <w:t>采用面</w:t>
      </w:r>
      <w:proofErr w:type="gramEnd"/>
      <w:r w:rsidRPr="007B3BD8">
        <w:t>源处理，</w:t>
      </w:r>
      <w:r w:rsidRPr="007B3BD8">
        <w:rPr>
          <w:rFonts w:hint="eastAsia"/>
        </w:rPr>
        <w:t>根据各类</w:t>
      </w:r>
      <w:r w:rsidRPr="007B3BD8">
        <w:t>民用燃料消费量，</w:t>
      </w:r>
      <w:r w:rsidRPr="007B3BD8">
        <w:rPr>
          <w:rFonts w:hint="eastAsia"/>
        </w:rPr>
        <w:t>结合</w:t>
      </w:r>
      <w:r w:rsidRPr="007B3BD8">
        <w:rPr>
          <w:szCs w:val="24"/>
        </w:rPr>
        <w:t>《清单编制技术</w:t>
      </w:r>
      <w:r w:rsidRPr="007B3BD8">
        <w:rPr>
          <w:szCs w:val="24"/>
        </w:rPr>
        <w:lastRenderedPageBreak/>
        <w:t>手册》提供的</w:t>
      </w:r>
      <w:r w:rsidRPr="007B3BD8">
        <w:t>排放系数，采用排放</w:t>
      </w:r>
      <w:r w:rsidRPr="007B3BD8">
        <w:rPr>
          <w:rFonts w:hint="eastAsia"/>
        </w:rPr>
        <w:t>系数</w:t>
      </w:r>
      <w:r w:rsidRPr="007B3BD8">
        <w:t>法计算</w:t>
      </w:r>
      <w:r w:rsidRPr="007B3BD8">
        <w:rPr>
          <w:rFonts w:hint="eastAsia"/>
        </w:rPr>
        <w:t>各类</w:t>
      </w:r>
      <w:r w:rsidRPr="007B3BD8">
        <w:t>污染物排放量，其计算公式如下：</w:t>
      </w:r>
    </w:p>
    <w:p w14:paraId="7353046D" w14:textId="77777777" w:rsidR="001A11CB" w:rsidRPr="007B3BD8" w:rsidRDefault="001A11CB" w:rsidP="001A11CB">
      <w:pPr>
        <w:pStyle w:val="af6"/>
        <w:spacing w:after="0" w:line="360" w:lineRule="auto"/>
        <w:rPr>
          <w:sz w:val="24"/>
        </w:rPr>
      </w:pPr>
      <w:r w:rsidRPr="007B3BD8">
        <w:rPr>
          <w:sz w:val="24"/>
        </w:rPr>
        <w:t>E</w:t>
      </w:r>
      <w:r w:rsidRPr="007B3BD8">
        <w:rPr>
          <w:sz w:val="24"/>
          <w:vertAlign w:val="subscript"/>
        </w:rPr>
        <w:t>i</w:t>
      </w:r>
      <w:r w:rsidRPr="007B3BD8">
        <w:rPr>
          <w:sz w:val="24"/>
        </w:rPr>
        <w:t>=</w:t>
      </w:r>
      <w:r w:rsidRPr="00094284">
        <w:rPr>
          <w:rFonts w:ascii="Cambria Math" w:hAnsi="Cambria Math" w:cs="Cambria Math"/>
          <w:sz w:val="24"/>
        </w:rPr>
        <w:t>𝐴</w:t>
      </w:r>
      <w:r w:rsidRPr="007B3BD8">
        <w:rPr>
          <w:sz w:val="24"/>
        </w:rPr>
        <w:t>×EF</w:t>
      </w:r>
      <w:r w:rsidRPr="007B3BD8">
        <w:rPr>
          <w:sz w:val="24"/>
          <w:vertAlign w:val="subscript"/>
        </w:rPr>
        <w:t>i</w:t>
      </w:r>
      <w:r w:rsidRPr="007B3BD8">
        <w:rPr>
          <w:sz w:val="24"/>
        </w:rPr>
        <w:t>×10</w:t>
      </w:r>
      <w:r w:rsidRPr="007B3BD8">
        <w:rPr>
          <w:sz w:val="24"/>
          <w:vertAlign w:val="superscript"/>
        </w:rPr>
        <w:t>-6</w:t>
      </w:r>
    </w:p>
    <w:p w14:paraId="52DDC17B" w14:textId="77777777" w:rsidR="001A11CB" w:rsidRPr="007B3BD8" w:rsidRDefault="001A11CB" w:rsidP="001A11CB">
      <w:pPr>
        <w:pStyle w:val="LZ-"/>
        <w:ind w:firstLine="480"/>
      </w:pPr>
      <w:r w:rsidRPr="007B3BD8">
        <w:t>式中，</w:t>
      </w:r>
      <w:r w:rsidRPr="007B3BD8">
        <w:t>E</w:t>
      </w:r>
      <w:r w:rsidRPr="007B3BD8">
        <w:rPr>
          <w:vertAlign w:val="subscript"/>
        </w:rPr>
        <w:t>i</w:t>
      </w:r>
      <w:r w:rsidRPr="007B3BD8">
        <w:t>表示民用燃烧面源</w:t>
      </w:r>
      <w:r w:rsidRPr="007B3BD8">
        <w:t>i</w:t>
      </w:r>
      <w:r w:rsidRPr="007B3BD8">
        <w:t>污染物的排放量，</w:t>
      </w:r>
      <w:r w:rsidRPr="007B3BD8">
        <w:t>t</w:t>
      </w:r>
      <w:r w:rsidRPr="007B3BD8">
        <w:t>；</w:t>
      </w:r>
      <w:r w:rsidRPr="007B3BD8">
        <w:t>A</w:t>
      </w:r>
      <w:r w:rsidRPr="007B3BD8">
        <w:t>表示民用燃烧面源的能源消耗量，</w:t>
      </w:r>
      <w:r w:rsidRPr="007B3BD8">
        <w:t>t</w:t>
      </w:r>
      <w:r w:rsidRPr="007B3BD8">
        <w:rPr>
          <w:rFonts w:hint="eastAsia"/>
        </w:rPr>
        <w:t>或</w:t>
      </w:r>
      <w:r w:rsidRPr="007B3BD8">
        <w:t>m</w:t>
      </w:r>
      <w:r w:rsidRPr="007B3BD8">
        <w:rPr>
          <w:vertAlign w:val="superscript"/>
        </w:rPr>
        <w:t>3</w:t>
      </w:r>
      <w:r w:rsidRPr="007B3BD8">
        <w:t>；</w:t>
      </w:r>
      <w:r w:rsidRPr="007B3BD8">
        <w:t>EF</w:t>
      </w:r>
      <w:r w:rsidRPr="007B3BD8">
        <w:rPr>
          <w:vertAlign w:val="subscript"/>
        </w:rPr>
        <w:t>i</w:t>
      </w:r>
      <w:r w:rsidRPr="007B3BD8">
        <w:t>为民用燃烧面源</w:t>
      </w:r>
      <w:r w:rsidRPr="007B3BD8">
        <w:t>i</w:t>
      </w:r>
      <w:r w:rsidRPr="007B3BD8">
        <w:t>污染物的排放系数，</w:t>
      </w:r>
      <w:r w:rsidRPr="007B3BD8">
        <w:rPr>
          <w:rFonts w:hint="eastAsia"/>
        </w:rPr>
        <w:t>k</w:t>
      </w:r>
      <w:r w:rsidRPr="007B3BD8">
        <w:t>g/t</w:t>
      </w:r>
      <w:r w:rsidRPr="007B3BD8">
        <w:rPr>
          <w:rFonts w:hint="eastAsia"/>
        </w:rPr>
        <w:t>或</w:t>
      </w:r>
      <w:r w:rsidRPr="007B3BD8">
        <w:rPr>
          <w:rFonts w:hint="eastAsia"/>
        </w:rPr>
        <w:t>k</w:t>
      </w:r>
      <w:r w:rsidRPr="007B3BD8">
        <w:t>g/</w:t>
      </w:r>
      <w:r w:rsidRPr="007B3BD8">
        <w:rPr>
          <w:rFonts w:hint="eastAsia"/>
        </w:rPr>
        <w:t>m</w:t>
      </w:r>
      <w:r w:rsidRPr="007B3BD8">
        <w:rPr>
          <w:rFonts w:hint="eastAsia"/>
          <w:vertAlign w:val="superscript"/>
        </w:rPr>
        <w:t>3</w:t>
      </w:r>
      <w:r w:rsidRPr="007B3BD8">
        <w:t>。</w:t>
      </w:r>
    </w:p>
    <w:p w14:paraId="20547D80" w14:textId="77777777" w:rsidR="001A11CB" w:rsidRPr="007B3BD8" w:rsidRDefault="001A11CB" w:rsidP="001A11CB">
      <w:pPr>
        <w:pStyle w:val="LZ-"/>
        <w:ind w:firstLine="482"/>
      </w:pPr>
      <w:r w:rsidRPr="007B3BD8">
        <w:rPr>
          <w:rFonts w:hint="eastAsia"/>
          <w:b/>
        </w:rPr>
        <w:t>餐饮</w:t>
      </w:r>
      <w:r w:rsidRPr="007B3BD8">
        <w:rPr>
          <w:b/>
        </w:rPr>
        <w:t>油烟</w:t>
      </w:r>
      <w:r w:rsidRPr="007B3BD8">
        <w:t>估算包括餐饮企业排放和家庭厨房排放，依据《清单编制技术手册》，计算公式如下：</w:t>
      </w:r>
    </w:p>
    <w:p w14:paraId="645F6DF7" w14:textId="77777777" w:rsidR="001A11CB" w:rsidRPr="007B3BD8" w:rsidRDefault="001A11CB" w:rsidP="001A11CB">
      <w:pPr>
        <w:pStyle w:val="af6"/>
        <w:spacing w:line="360" w:lineRule="auto"/>
        <w:rPr>
          <w:sz w:val="24"/>
          <w:szCs w:val="24"/>
          <w:lang w:val="en-US"/>
        </w:rPr>
      </w:pPr>
      <w:r w:rsidRPr="007B3BD8">
        <w:rPr>
          <w:sz w:val="24"/>
          <w:szCs w:val="24"/>
          <w:lang w:val="en-US"/>
        </w:rPr>
        <w:t>E=A×EF</w:t>
      </w:r>
    </w:p>
    <w:p w14:paraId="3C0A8E19" w14:textId="77777777" w:rsidR="001A11CB" w:rsidRPr="007B3BD8" w:rsidRDefault="001A11CB" w:rsidP="001A11CB">
      <w:pPr>
        <w:pStyle w:val="LZ-"/>
        <w:ind w:firstLine="480"/>
      </w:pPr>
      <w:r w:rsidRPr="007B3BD8">
        <w:t>式中，</w:t>
      </w:r>
      <w:r w:rsidRPr="007B3BD8">
        <w:rPr>
          <w:rFonts w:hint="eastAsia"/>
        </w:rPr>
        <w:t>E</w:t>
      </w:r>
      <w:r w:rsidRPr="007B3BD8">
        <w:rPr>
          <w:rFonts w:hint="eastAsia"/>
        </w:rPr>
        <w:t>为</w:t>
      </w:r>
      <w:r w:rsidRPr="007B3BD8">
        <w:t>排放量</w:t>
      </w:r>
      <w:r w:rsidRPr="007B3BD8">
        <w:rPr>
          <w:rFonts w:hint="eastAsia"/>
        </w:rPr>
        <w:t>；</w:t>
      </w:r>
      <w:r w:rsidRPr="007B3BD8">
        <w:t>A</w:t>
      </w:r>
      <w:r w:rsidRPr="007B3BD8">
        <w:t>为</w:t>
      </w:r>
      <w:proofErr w:type="gramStart"/>
      <w:r>
        <w:t>萧山区</w:t>
      </w:r>
      <w:proofErr w:type="gramEnd"/>
      <w:r w:rsidRPr="007B3BD8">
        <w:rPr>
          <w:rFonts w:hint="eastAsia"/>
        </w:rPr>
        <w:t>人口数</w:t>
      </w:r>
      <w:r w:rsidRPr="007B3BD8">
        <w:t>，</w:t>
      </w:r>
      <w:r w:rsidRPr="007B3BD8">
        <w:t>EF</w:t>
      </w:r>
      <w:r w:rsidRPr="007B3BD8">
        <w:t>为</w:t>
      </w:r>
      <w:r w:rsidRPr="007B3BD8">
        <w:rPr>
          <w:rFonts w:hint="eastAsia"/>
        </w:rPr>
        <w:t>排放系数</w:t>
      </w:r>
      <w:r w:rsidRPr="007B3BD8">
        <w:t>。</w:t>
      </w:r>
    </w:p>
    <w:p w14:paraId="5336A1D3" w14:textId="77777777" w:rsidR="001A11CB" w:rsidRPr="005376AD" w:rsidRDefault="001A11CB" w:rsidP="001A11CB">
      <w:pPr>
        <w:pStyle w:val="LZ-2"/>
      </w:pPr>
      <w:bookmarkStart w:id="218" w:name="_Toc117179409"/>
      <w:proofErr w:type="spellStart"/>
      <w:r w:rsidRPr="007B3BD8">
        <w:t>排放清单</w:t>
      </w:r>
      <w:r>
        <w:rPr>
          <w:rFonts w:hint="eastAsia"/>
          <w:lang w:eastAsia="zh-CN"/>
        </w:rPr>
        <w:t>编制质</w:t>
      </w:r>
      <w:proofErr w:type="gramStart"/>
      <w:r>
        <w:rPr>
          <w:rFonts w:hint="eastAsia"/>
          <w:lang w:eastAsia="zh-CN"/>
        </w:rPr>
        <w:t>控质保方法</w:t>
      </w:r>
      <w:proofErr w:type="gramEnd"/>
      <w:r>
        <w:rPr>
          <w:rFonts w:hint="eastAsia"/>
          <w:lang w:eastAsia="zh-CN"/>
        </w:rPr>
        <w:t>与措施</w:t>
      </w:r>
      <w:bookmarkEnd w:id="218"/>
      <w:proofErr w:type="spellEnd"/>
    </w:p>
    <w:p w14:paraId="71EB09DE" w14:textId="1D492776" w:rsidR="001A11CB" w:rsidRPr="00064F8A" w:rsidRDefault="001A11CB" w:rsidP="001A11CB">
      <w:pPr>
        <w:pStyle w:val="LZ-"/>
        <w:ind w:firstLine="480"/>
        <w:rPr>
          <w:szCs w:val="24"/>
          <w:highlight w:val="yellow"/>
        </w:rPr>
      </w:pPr>
      <w:r w:rsidRPr="00064F8A">
        <w:rPr>
          <w:szCs w:val="24"/>
          <w:lang w:val="en-US"/>
        </w:rPr>
        <w:t>排放清单编制的</w:t>
      </w:r>
      <w:proofErr w:type="gramStart"/>
      <w:r w:rsidRPr="00064F8A">
        <w:rPr>
          <w:szCs w:val="24"/>
          <w:lang w:val="en-US"/>
        </w:rPr>
        <w:t>质控质保</w:t>
      </w:r>
      <w:proofErr w:type="gramEnd"/>
      <w:r w:rsidRPr="00064F8A">
        <w:rPr>
          <w:szCs w:val="24"/>
          <w:lang w:val="en-US"/>
        </w:rPr>
        <w:t>是排放清单编制的重要组成部分</w:t>
      </w:r>
      <w:r w:rsidRPr="00064F8A">
        <w:rPr>
          <w:rFonts w:hint="eastAsia"/>
          <w:szCs w:val="24"/>
          <w:lang w:val="en-US"/>
        </w:rPr>
        <w:t>，</w:t>
      </w:r>
      <w:proofErr w:type="gramStart"/>
      <w:r w:rsidR="003129E2">
        <w:rPr>
          <w:rFonts w:hint="eastAsia"/>
          <w:szCs w:val="24"/>
        </w:rPr>
        <w:t>萧山区</w:t>
      </w:r>
      <w:proofErr w:type="gramEnd"/>
      <w:r w:rsidRPr="00064F8A">
        <w:rPr>
          <w:szCs w:val="24"/>
        </w:rPr>
        <w:t>20</w:t>
      </w:r>
      <w:r w:rsidR="003129E2">
        <w:rPr>
          <w:szCs w:val="24"/>
        </w:rPr>
        <w:t>20</w:t>
      </w:r>
      <w:r w:rsidRPr="00064F8A">
        <w:rPr>
          <w:szCs w:val="24"/>
        </w:rPr>
        <w:t>年排放清单编制采取的质量保证（</w:t>
      </w:r>
      <w:r w:rsidRPr="00064F8A">
        <w:rPr>
          <w:szCs w:val="24"/>
        </w:rPr>
        <w:t>QA</w:t>
      </w:r>
      <w:r w:rsidRPr="00064F8A">
        <w:rPr>
          <w:szCs w:val="24"/>
        </w:rPr>
        <w:t>）和质量控制（</w:t>
      </w:r>
      <w:r w:rsidRPr="00064F8A">
        <w:rPr>
          <w:szCs w:val="24"/>
        </w:rPr>
        <w:t>QC</w:t>
      </w:r>
      <w:r w:rsidRPr="00064F8A">
        <w:rPr>
          <w:szCs w:val="24"/>
        </w:rPr>
        <w:t>）程序主要包括对数据收集和处理过程、相关计算过程、清单完整性等进行的一般性质量检查，</w:t>
      </w:r>
      <w:r w:rsidRPr="00064F8A">
        <w:rPr>
          <w:szCs w:val="24"/>
        </w:rPr>
        <w:t>QA/QC</w:t>
      </w:r>
      <w:r w:rsidRPr="00064F8A">
        <w:rPr>
          <w:szCs w:val="24"/>
        </w:rPr>
        <w:t>程序贯穿于清单编制的整个过程，本研究清单编制严格按照排放源清单的</w:t>
      </w:r>
      <w:r w:rsidRPr="00064F8A">
        <w:rPr>
          <w:szCs w:val="24"/>
        </w:rPr>
        <w:t>QA/QC</w:t>
      </w:r>
      <w:r w:rsidRPr="00064F8A">
        <w:rPr>
          <w:szCs w:val="24"/>
        </w:rPr>
        <w:t>程序与验证体系，对清单编制过程进行审核，包括过程审核、结果审核、输出审核三大过程，具体</w:t>
      </w:r>
      <w:r w:rsidRPr="00064F8A">
        <w:rPr>
          <w:rFonts w:hint="eastAsia"/>
          <w:szCs w:val="24"/>
        </w:rPr>
        <w:t>流程见表</w:t>
      </w:r>
      <w:r w:rsidR="00FD0EC5">
        <w:rPr>
          <w:szCs w:val="24"/>
        </w:rPr>
        <w:t>2</w:t>
      </w:r>
      <w:r w:rsidRPr="00064F8A">
        <w:rPr>
          <w:szCs w:val="24"/>
        </w:rPr>
        <w:t>-</w:t>
      </w:r>
      <w:r>
        <w:rPr>
          <w:szCs w:val="24"/>
        </w:rPr>
        <w:t>2</w:t>
      </w:r>
      <w:r w:rsidRPr="00064F8A">
        <w:rPr>
          <w:rFonts w:hint="eastAsia"/>
          <w:szCs w:val="24"/>
        </w:rPr>
        <w:t>。</w:t>
      </w:r>
    </w:p>
    <w:p w14:paraId="60E69144" w14:textId="644BA224" w:rsidR="001A11CB" w:rsidRPr="000B7CB8" w:rsidRDefault="000B7CB8" w:rsidP="001A11CB">
      <w:pPr>
        <w:pStyle w:val="LZ-0"/>
      </w:pPr>
      <w:bookmarkStart w:id="219" w:name="_Ref464142421"/>
      <w:r w:rsidRPr="000B7CB8">
        <w:rPr>
          <w:rFonts w:hint="eastAsia"/>
        </w:rPr>
        <w:t>表</w:t>
      </w:r>
      <w:r w:rsidRPr="000B7CB8">
        <w:t>2</w:t>
      </w:r>
      <w:r w:rsidRPr="000B7CB8">
        <w:rPr>
          <w:rFonts w:hint="eastAsia"/>
        </w:rPr>
        <w:t>-</w:t>
      </w:r>
      <w:r w:rsidRPr="000B7CB8">
        <w:fldChar w:fldCharType="begin"/>
      </w:r>
      <w:r w:rsidRPr="000B7CB8">
        <w:rPr>
          <w:rFonts w:hint="eastAsia"/>
        </w:rPr>
        <w:instrText xml:space="preserve">SEQ </w:instrText>
      </w:r>
      <w:r w:rsidRPr="000B7CB8">
        <w:rPr>
          <w:rFonts w:hint="eastAsia"/>
        </w:rPr>
        <w:instrText>表</w:instrText>
      </w:r>
      <w:r w:rsidRPr="000B7CB8">
        <w:rPr>
          <w:rFonts w:hint="eastAsia"/>
        </w:rPr>
        <w:instrText>3- \* ARABIC</w:instrText>
      </w:r>
      <w:r w:rsidRPr="000B7CB8">
        <w:fldChar w:fldCharType="separate"/>
      </w:r>
      <w:r w:rsidR="000E3AA8">
        <w:rPr>
          <w:noProof/>
        </w:rPr>
        <w:t>2</w:t>
      </w:r>
      <w:r w:rsidRPr="000B7CB8">
        <w:fldChar w:fldCharType="end"/>
      </w:r>
      <w:bookmarkEnd w:id="219"/>
      <w:r>
        <w:rPr>
          <w:rFonts w:hint="eastAsia"/>
        </w:rPr>
        <w:t xml:space="preserve"> </w:t>
      </w:r>
      <w:r w:rsidR="001A11CB" w:rsidRPr="000B7CB8">
        <w:t>排放源清单编制审核流程</w:t>
      </w:r>
    </w:p>
    <w:tbl>
      <w:tblPr>
        <w:tblW w:w="8908"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2"/>
        <w:gridCol w:w="1290"/>
        <w:gridCol w:w="4428"/>
        <w:gridCol w:w="1928"/>
      </w:tblGrid>
      <w:tr w:rsidR="001A11CB" w:rsidRPr="00064F8A" w14:paraId="78FF3A4C" w14:textId="77777777" w:rsidTr="00E43DD9">
        <w:trPr>
          <w:trHeight w:val="406"/>
          <w:tblHeader/>
        </w:trPr>
        <w:tc>
          <w:tcPr>
            <w:tcW w:w="1262" w:type="dxa"/>
            <w:shd w:val="clear" w:color="auto" w:fill="auto"/>
            <w:vAlign w:val="center"/>
          </w:tcPr>
          <w:p w14:paraId="085FD538" w14:textId="77777777" w:rsidR="001A11CB" w:rsidRPr="00064F8A" w:rsidRDefault="001A11CB" w:rsidP="00E43DD9">
            <w:pPr>
              <w:pStyle w:val="LZ-4"/>
              <w:snapToGrid w:val="0"/>
              <w:rPr>
                <w:b/>
              </w:rPr>
            </w:pPr>
            <w:r w:rsidRPr="00064F8A">
              <w:rPr>
                <w:b/>
              </w:rPr>
              <w:t>审核流程</w:t>
            </w:r>
          </w:p>
        </w:tc>
        <w:tc>
          <w:tcPr>
            <w:tcW w:w="1290" w:type="dxa"/>
            <w:shd w:val="clear" w:color="auto" w:fill="auto"/>
            <w:vAlign w:val="center"/>
          </w:tcPr>
          <w:p w14:paraId="5F836DF4" w14:textId="77777777" w:rsidR="001A11CB" w:rsidRPr="00064F8A" w:rsidRDefault="001A11CB" w:rsidP="00E43DD9">
            <w:pPr>
              <w:pStyle w:val="LZ-4"/>
              <w:snapToGrid w:val="0"/>
              <w:rPr>
                <w:b/>
              </w:rPr>
            </w:pPr>
            <w:r w:rsidRPr="00064F8A">
              <w:rPr>
                <w:b/>
              </w:rPr>
              <w:t>审核程序</w:t>
            </w:r>
          </w:p>
        </w:tc>
        <w:tc>
          <w:tcPr>
            <w:tcW w:w="4428" w:type="dxa"/>
            <w:shd w:val="clear" w:color="auto" w:fill="auto"/>
            <w:vAlign w:val="center"/>
          </w:tcPr>
          <w:p w14:paraId="501E14B6" w14:textId="77777777" w:rsidR="001A11CB" w:rsidRPr="00064F8A" w:rsidRDefault="001A11CB" w:rsidP="00E43DD9">
            <w:pPr>
              <w:pStyle w:val="LZ-4"/>
              <w:snapToGrid w:val="0"/>
              <w:rPr>
                <w:b/>
              </w:rPr>
            </w:pPr>
            <w:r w:rsidRPr="00064F8A">
              <w:rPr>
                <w:b/>
              </w:rPr>
              <w:t>审核内容</w:t>
            </w:r>
          </w:p>
        </w:tc>
        <w:tc>
          <w:tcPr>
            <w:tcW w:w="1928" w:type="dxa"/>
            <w:shd w:val="clear" w:color="auto" w:fill="auto"/>
            <w:vAlign w:val="center"/>
          </w:tcPr>
          <w:p w14:paraId="2D0D799D" w14:textId="77777777" w:rsidR="001A11CB" w:rsidRPr="00064F8A" w:rsidRDefault="001A11CB" w:rsidP="00E43DD9">
            <w:pPr>
              <w:pStyle w:val="LZ-4"/>
              <w:snapToGrid w:val="0"/>
              <w:rPr>
                <w:b/>
              </w:rPr>
            </w:pPr>
            <w:r w:rsidRPr="00064F8A">
              <w:rPr>
                <w:b/>
              </w:rPr>
              <w:t>审核人员</w:t>
            </w:r>
          </w:p>
        </w:tc>
      </w:tr>
      <w:tr w:rsidR="001A11CB" w:rsidRPr="00064F8A" w14:paraId="04EDD21C" w14:textId="77777777" w:rsidTr="00E43DD9">
        <w:trPr>
          <w:trHeight w:val="442"/>
        </w:trPr>
        <w:tc>
          <w:tcPr>
            <w:tcW w:w="1262" w:type="dxa"/>
            <w:shd w:val="clear" w:color="auto" w:fill="auto"/>
            <w:vAlign w:val="center"/>
          </w:tcPr>
          <w:p w14:paraId="726C73A3" w14:textId="77777777" w:rsidR="001A11CB" w:rsidRPr="00064F8A" w:rsidRDefault="001A11CB" w:rsidP="00E43DD9">
            <w:pPr>
              <w:pStyle w:val="LZ-4"/>
              <w:snapToGrid w:val="0"/>
            </w:pPr>
            <w:r w:rsidRPr="00064F8A">
              <w:t>过程审核</w:t>
            </w:r>
          </w:p>
        </w:tc>
        <w:tc>
          <w:tcPr>
            <w:tcW w:w="1290" w:type="dxa"/>
            <w:shd w:val="clear" w:color="auto" w:fill="auto"/>
            <w:vAlign w:val="center"/>
          </w:tcPr>
          <w:p w14:paraId="459D2222" w14:textId="77777777" w:rsidR="001A11CB" w:rsidRPr="00064F8A" w:rsidRDefault="001A11CB" w:rsidP="00E43DD9">
            <w:pPr>
              <w:pStyle w:val="LZ-4"/>
              <w:snapToGrid w:val="0"/>
            </w:pPr>
            <w:r w:rsidRPr="00064F8A">
              <w:t>校核</w:t>
            </w:r>
          </w:p>
        </w:tc>
        <w:tc>
          <w:tcPr>
            <w:tcW w:w="4428" w:type="dxa"/>
            <w:shd w:val="clear" w:color="auto" w:fill="auto"/>
            <w:vAlign w:val="center"/>
          </w:tcPr>
          <w:p w14:paraId="38335E2D" w14:textId="77777777" w:rsidR="001A11CB" w:rsidRPr="00064F8A" w:rsidRDefault="001A11CB" w:rsidP="00E43DD9">
            <w:pPr>
              <w:pStyle w:val="LZ-4"/>
              <w:snapToGrid w:val="0"/>
            </w:pPr>
            <w:r w:rsidRPr="00064F8A">
              <w:t>校验各排放源清单估算过程、清单结果贡献分析及横向对比</w:t>
            </w:r>
          </w:p>
        </w:tc>
        <w:tc>
          <w:tcPr>
            <w:tcW w:w="1928" w:type="dxa"/>
            <w:shd w:val="clear" w:color="auto" w:fill="auto"/>
            <w:vAlign w:val="center"/>
          </w:tcPr>
          <w:p w14:paraId="25B0A670" w14:textId="77777777" w:rsidR="001A11CB" w:rsidRPr="00064F8A" w:rsidRDefault="001A11CB" w:rsidP="00E43DD9">
            <w:pPr>
              <w:pStyle w:val="LZ-4"/>
              <w:snapToGrid w:val="0"/>
            </w:pPr>
            <w:proofErr w:type="gramStart"/>
            <w:r w:rsidRPr="00064F8A">
              <w:t>各源清单</w:t>
            </w:r>
            <w:proofErr w:type="gramEnd"/>
            <w:r w:rsidRPr="00064F8A">
              <w:t>负责人</w:t>
            </w:r>
          </w:p>
        </w:tc>
      </w:tr>
      <w:tr w:rsidR="001A11CB" w:rsidRPr="00064F8A" w14:paraId="1ADAA9F9" w14:textId="77777777" w:rsidTr="00E43DD9">
        <w:trPr>
          <w:trHeight w:val="451"/>
        </w:trPr>
        <w:tc>
          <w:tcPr>
            <w:tcW w:w="1262" w:type="dxa"/>
            <w:vMerge w:val="restart"/>
            <w:shd w:val="clear" w:color="auto" w:fill="auto"/>
            <w:vAlign w:val="center"/>
          </w:tcPr>
          <w:p w14:paraId="32A23139" w14:textId="77777777" w:rsidR="001A11CB" w:rsidRPr="00064F8A" w:rsidRDefault="001A11CB" w:rsidP="00E43DD9">
            <w:pPr>
              <w:pStyle w:val="LZ-4"/>
              <w:snapToGrid w:val="0"/>
            </w:pPr>
            <w:r w:rsidRPr="00064F8A">
              <w:t>结果审核</w:t>
            </w:r>
          </w:p>
        </w:tc>
        <w:tc>
          <w:tcPr>
            <w:tcW w:w="1290" w:type="dxa"/>
            <w:shd w:val="clear" w:color="auto" w:fill="auto"/>
            <w:vAlign w:val="center"/>
          </w:tcPr>
          <w:p w14:paraId="13472244" w14:textId="77777777" w:rsidR="001A11CB" w:rsidRPr="00064F8A" w:rsidRDefault="001A11CB" w:rsidP="00E43DD9">
            <w:pPr>
              <w:pStyle w:val="LZ-4"/>
              <w:snapToGrid w:val="0"/>
            </w:pPr>
            <w:r w:rsidRPr="00064F8A">
              <w:t>初审</w:t>
            </w:r>
          </w:p>
        </w:tc>
        <w:tc>
          <w:tcPr>
            <w:tcW w:w="4428" w:type="dxa"/>
            <w:shd w:val="clear" w:color="auto" w:fill="auto"/>
            <w:vAlign w:val="center"/>
          </w:tcPr>
          <w:p w14:paraId="2AFA33EA" w14:textId="77777777" w:rsidR="001A11CB" w:rsidRPr="00064F8A" w:rsidRDefault="001A11CB" w:rsidP="00E43DD9">
            <w:pPr>
              <w:pStyle w:val="LZ-4"/>
              <w:snapToGrid w:val="0"/>
            </w:pPr>
            <w:r w:rsidRPr="00064F8A">
              <w:t>审核各排放</w:t>
            </w:r>
            <w:proofErr w:type="gramStart"/>
            <w:r w:rsidRPr="00064F8A">
              <w:t>源活动</w:t>
            </w:r>
            <w:proofErr w:type="gramEnd"/>
            <w:r w:rsidRPr="00064F8A">
              <w:t>数据、排放因子、估算方法等输入和编制过程</w:t>
            </w:r>
          </w:p>
        </w:tc>
        <w:tc>
          <w:tcPr>
            <w:tcW w:w="1928" w:type="dxa"/>
            <w:shd w:val="clear" w:color="auto" w:fill="auto"/>
            <w:vAlign w:val="center"/>
          </w:tcPr>
          <w:p w14:paraId="5BA66E19" w14:textId="77777777" w:rsidR="001A11CB" w:rsidRPr="00064F8A" w:rsidRDefault="001A11CB" w:rsidP="00E43DD9">
            <w:pPr>
              <w:pStyle w:val="LZ-4"/>
              <w:snapToGrid w:val="0"/>
            </w:pPr>
            <w:proofErr w:type="gramStart"/>
            <w:r w:rsidRPr="00064F8A">
              <w:t>各源清单</w:t>
            </w:r>
            <w:proofErr w:type="gramEnd"/>
            <w:r w:rsidRPr="00064F8A">
              <w:t>负责人</w:t>
            </w:r>
          </w:p>
        </w:tc>
      </w:tr>
      <w:tr w:rsidR="001A11CB" w:rsidRPr="00064F8A" w14:paraId="6343EEB6" w14:textId="77777777" w:rsidTr="00E43DD9">
        <w:trPr>
          <w:trHeight w:val="451"/>
        </w:trPr>
        <w:tc>
          <w:tcPr>
            <w:tcW w:w="1262" w:type="dxa"/>
            <w:vMerge/>
            <w:shd w:val="clear" w:color="auto" w:fill="auto"/>
            <w:vAlign w:val="center"/>
          </w:tcPr>
          <w:p w14:paraId="51B776B8" w14:textId="77777777" w:rsidR="001A11CB" w:rsidRPr="00064F8A" w:rsidRDefault="001A11CB" w:rsidP="00E43DD9">
            <w:pPr>
              <w:pStyle w:val="LZ-4"/>
              <w:snapToGrid w:val="0"/>
            </w:pPr>
          </w:p>
        </w:tc>
        <w:tc>
          <w:tcPr>
            <w:tcW w:w="1290" w:type="dxa"/>
            <w:shd w:val="clear" w:color="auto" w:fill="auto"/>
            <w:vAlign w:val="center"/>
          </w:tcPr>
          <w:p w14:paraId="065252B4" w14:textId="77777777" w:rsidR="001A11CB" w:rsidRPr="00064F8A" w:rsidRDefault="001A11CB" w:rsidP="00E43DD9">
            <w:pPr>
              <w:pStyle w:val="LZ-4"/>
              <w:snapToGrid w:val="0"/>
            </w:pPr>
            <w:r w:rsidRPr="00064F8A">
              <w:t>二审</w:t>
            </w:r>
          </w:p>
        </w:tc>
        <w:tc>
          <w:tcPr>
            <w:tcW w:w="4428" w:type="dxa"/>
            <w:shd w:val="clear" w:color="auto" w:fill="auto"/>
            <w:vAlign w:val="center"/>
          </w:tcPr>
          <w:p w14:paraId="1F3B7F69" w14:textId="387742AB" w:rsidR="001A11CB" w:rsidRPr="00064F8A" w:rsidRDefault="001A11CB" w:rsidP="00E43DD9">
            <w:pPr>
              <w:pStyle w:val="LZ-4"/>
              <w:snapToGrid w:val="0"/>
            </w:pPr>
            <w:r w:rsidRPr="00064F8A">
              <w:t>源清单负责人进行交叉检查，审核报告中数据来源、清单结果等</w:t>
            </w:r>
          </w:p>
        </w:tc>
        <w:tc>
          <w:tcPr>
            <w:tcW w:w="1928" w:type="dxa"/>
            <w:shd w:val="clear" w:color="auto" w:fill="auto"/>
            <w:vAlign w:val="center"/>
          </w:tcPr>
          <w:p w14:paraId="4893A594" w14:textId="77777777" w:rsidR="001A11CB" w:rsidRPr="00064F8A" w:rsidRDefault="001A11CB" w:rsidP="00E43DD9">
            <w:pPr>
              <w:pStyle w:val="LZ-4"/>
              <w:snapToGrid w:val="0"/>
            </w:pPr>
            <w:r w:rsidRPr="00064F8A">
              <w:t>清单小组成员</w:t>
            </w:r>
          </w:p>
        </w:tc>
      </w:tr>
      <w:tr w:rsidR="001A11CB" w:rsidRPr="00064F8A" w14:paraId="2D7A70DA" w14:textId="77777777" w:rsidTr="00E43DD9">
        <w:trPr>
          <w:trHeight w:val="451"/>
        </w:trPr>
        <w:tc>
          <w:tcPr>
            <w:tcW w:w="1262" w:type="dxa"/>
            <w:vMerge/>
            <w:shd w:val="clear" w:color="auto" w:fill="auto"/>
            <w:vAlign w:val="center"/>
          </w:tcPr>
          <w:p w14:paraId="4029B50D" w14:textId="77777777" w:rsidR="001A11CB" w:rsidRPr="00064F8A" w:rsidRDefault="001A11CB" w:rsidP="00E43DD9">
            <w:pPr>
              <w:pStyle w:val="LZ-4"/>
              <w:snapToGrid w:val="0"/>
            </w:pPr>
          </w:p>
        </w:tc>
        <w:tc>
          <w:tcPr>
            <w:tcW w:w="1290" w:type="dxa"/>
            <w:shd w:val="clear" w:color="auto" w:fill="auto"/>
            <w:vAlign w:val="center"/>
          </w:tcPr>
          <w:p w14:paraId="1B139402" w14:textId="77777777" w:rsidR="001A11CB" w:rsidRPr="00064F8A" w:rsidRDefault="001A11CB" w:rsidP="00E43DD9">
            <w:pPr>
              <w:pStyle w:val="LZ-4"/>
              <w:snapToGrid w:val="0"/>
            </w:pPr>
            <w:r w:rsidRPr="00064F8A">
              <w:t>再审</w:t>
            </w:r>
          </w:p>
        </w:tc>
        <w:tc>
          <w:tcPr>
            <w:tcW w:w="4428" w:type="dxa"/>
            <w:shd w:val="clear" w:color="auto" w:fill="auto"/>
            <w:vAlign w:val="center"/>
          </w:tcPr>
          <w:p w14:paraId="5921D3DC" w14:textId="77777777" w:rsidR="001A11CB" w:rsidRPr="00064F8A" w:rsidRDefault="001A11CB" w:rsidP="00E43DD9">
            <w:pPr>
              <w:pStyle w:val="LZ-4"/>
              <w:snapToGrid w:val="0"/>
            </w:pPr>
            <w:r w:rsidRPr="00064F8A">
              <w:t>审核整体清单结果、确保估算方法、因子选取和排放量结果的合理性</w:t>
            </w:r>
          </w:p>
        </w:tc>
        <w:tc>
          <w:tcPr>
            <w:tcW w:w="1928" w:type="dxa"/>
            <w:shd w:val="clear" w:color="auto" w:fill="auto"/>
            <w:vAlign w:val="center"/>
          </w:tcPr>
          <w:p w14:paraId="01C9958A" w14:textId="77777777" w:rsidR="001A11CB" w:rsidRPr="00064F8A" w:rsidRDefault="001A11CB" w:rsidP="00E43DD9">
            <w:pPr>
              <w:pStyle w:val="LZ-4"/>
              <w:snapToGrid w:val="0"/>
            </w:pPr>
            <w:r w:rsidRPr="00064F8A">
              <w:t>清单编制领导小组</w:t>
            </w:r>
          </w:p>
        </w:tc>
      </w:tr>
      <w:tr w:rsidR="001A11CB" w:rsidRPr="00064F8A" w14:paraId="3F91ACDA" w14:textId="77777777" w:rsidTr="00E43DD9">
        <w:trPr>
          <w:trHeight w:val="451"/>
        </w:trPr>
        <w:tc>
          <w:tcPr>
            <w:tcW w:w="1262" w:type="dxa"/>
            <w:vMerge/>
            <w:shd w:val="clear" w:color="auto" w:fill="auto"/>
            <w:vAlign w:val="center"/>
          </w:tcPr>
          <w:p w14:paraId="4D482AFF" w14:textId="77777777" w:rsidR="001A11CB" w:rsidRPr="00064F8A" w:rsidRDefault="001A11CB" w:rsidP="00E43DD9">
            <w:pPr>
              <w:pStyle w:val="LZ-4"/>
              <w:snapToGrid w:val="0"/>
            </w:pPr>
          </w:p>
        </w:tc>
        <w:tc>
          <w:tcPr>
            <w:tcW w:w="1290" w:type="dxa"/>
            <w:shd w:val="clear" w:color="auto" w:fill="auto"/>
            <w:vAlign w:val="center"/>
          </w:tcPr>
          <w:p w14:paraId="64A65446" w14:textId="77777777" w:rsidR="001A11CB" w:rsidRPr="00064F8A" w:rsidRDefault="001A11CB" w:rsidP="00E43DD9">
            <w:pPr>
              <w:pStyle w:val="LZ-4"/>
              <w:snapToGrid w:val="0"/>
            </w:pPr>
            <w:r w:rsidRPr="00064F8A">
              <w:t>终审</w:t>
            </w:r>
          </w:p>
        </w:tc>
        <w:tc>
          <w:tcPr>
            <w:tcW w:w="4428" w:type="dxa"/>
            <w:shd w:val="clear" w:color="auto" w:fill="auto"/>
            <w:vAlign w:val="center"/>
          </w:tcPr>
          <w:p w14:paraId="5BFBE0E3" w14:textId="77777777" w:rsidR="001A11CB" w:rsidRPr="00064F8A" w:rsidRDefault="001A11CB" w:rsidP="00E43DD9">
            <w:pPr>
              <w:pStyle w:val="LZ-4"/>
              <w:snapToGrid w:val="0"/>
            </w:pPr>
            <w:r w:rsidRPr="00064F8A">
              <w:t>综合分析清单结果及清单编制过程中的问题，提出意见和建议</w:t>
            </w:r>
          </w:p>
        </w:tc>
        <w:tc>
          <w:tcPr>
            <w:tcW w:w="1928" w:type="dxa"/>
            <w:shd w:val="clear" w:color="auto" w:fill="auto"/>
            <w:vAlign w:val="center"/>
          </w:tcPr>
          <w:p w14:paraId="68EF4E09" w14:textId="77777777" w:rsidR="001A11CB" w:rsidRPr="00064F8A" w:rsidRDefault="001A11CB" w:rsidP="00E43DD9">
            <w:pPr>
              <w:pStyle w:val="LZ-4"/>
              <w:snapToGrid w:val="0"/>
            </w:pPr>
            <w:r w:rsidRPr="00064F8A">
              <w:t>清单编制专家</w:t>
            </w:r>
          </w:p>
        </w:tc>
      </w:tr>
      <w:tr w:rsidR="001A11CB" w:rsidRPr="00064F8A" w14:paraId="4B5B354D" w14:textId="77777777" w:rsidTr="00E43DD9">
        <w:trPr>
          <w:trHeight w:val="505"/>
        </w:trPr>
        <w:tc>
          <w:tcPr>
            <w:tcW w:w="1262" w:type="dxa"/>
            <w:shd w:val="clear" w:color="auto" w:fill="auto"/>
            <w:vAlign w:val="center"/>
          </w:tcPr>
          <w:p w14:paraId="52A0EB28" w14:textId="77777777" w:rsidR="001A11CB" w:rsidRPr="00064F8A" w:rsidRDefault="001A11CB" w:rsidP="00E43DD9">
            <w:pPr>
              <w:pStyle w:val="LZ-4"/>
              <w:snapToGrid w:val="0"/>
            </w:pPr>
            <w:r w:rsidRPr="00064F8A">
              <w:t>输出审核</w:t>
            </w:r>
          </w:p>
        </w:tc>
        <w:tc>
          <w:tcPr>
            <w:tcW w:w="1290" w:type="dxa"/>
            <w:shd w:val="clear" w:color="auto" w:fill="auto"/>
            <w:vAlign w:val="center"/>
          </w:tcPr>
          <w:p w14:paraId="026A2DB5" w14:textId="77777777" w:rsidR="001A11CB" w:rsidRPr="00064F8A" w:rsidRDefault="001A11CB" w:rsidP="00E43DD9">
            <w:pPr>
              <w:pStyle w:val="LZ-4"/>
              <w:snapToGrid w:val="0"/>
            </w:pPr>
            <w:r w:rsidRPr="00064F8A">
              <w:t>报告输出</w:t>
            </w:r>
          </w:p>
        </w:tc>
        <w:tc>
          <w:tcPr>
            <w:tcW w:w="4428" w:type="dxa"/>
            <w:shd w:val="clear" w:color="auto" w:fill="auto"/>
            <w:vAlign w:val="center"/>
          </w:tcPr>
          <w:p w14:paraId="3E6839DE" w14:textId="77777777" w:rsidR="001A11CB" w:rsidRPr="00064F8A" w:rsidRDefault="001A11CB" w:rsidP="00E43DD9">
            <w:pPr>
              <w:pStyle w:val="LZ-4"/>
              <w:snapToGrid w:val="0"/>
            </w:pPr>
            <w:r w:rsidRPr="00064F8A">
              <w:t>检查整个报告中文字描述、图文图表、报告格式，确保无错误</w:t>
            </w:r>
          </w:p>
        </w:tc>
        <w:tc>
          <w:tcPr>
            <w:tcW w:w="1928" w:type="dxa"/>
            <w:shd w:val="clear" w:color="auto" w:fill="auto"/>
            <w:vAlign w:val="center"/>
          </w:tcPr>
          <w:p w14:paraId="3F80CD92" w14:textId="77777777" w:rsidR="001A11CB" w:rsidRPr="00064F8A" w:rsidRDefault="001A11CB" w:rsidP="00E43DD9">
            <w:pPr>
              <w:pStyle w:val="LZ-4"/>
              <w:snapToGrid w:val="0"/>
            </w:pPr>
            <w:r w:rsidRPr="00064F8A">
              <w:t>非清单编制人员</w:t>
            </w:r>
          </w:p>
        </w:tc>
      </w:tr>
    </w:tbl>
    <w:p w14:paraId="0518ADF5" w14:textId="77777777" w:rsidR="001A11CB" w:rsidRPr="00064F8A" w:rsidRDefault="001A11CB" w:rsidP="001A11CB">
      <w:pPr>
        <w:pStyle w:val="LZ-3"/>
        <w:rPr>
          <w:szCs w:val="24"/>
        </w:rPr>
      </w:pPr>
      <w:bookmarkStart w:id="220" w:name="_Toc467074717"/>
      <w:bookmarkStart w:id="221" w:name="_Toc60758106"/>
      <w:bookmarkStart w:id="222" w:name="_Toc117179410"/>
      <w:proofErr w:type="spellStart"/>
      <w:r w:rsidRPr="00064F8A">
        <w:rPr>
          <w:szCs w:val="24"/>
        </w:rPr>
        <w:lastRenderedPageBreak/>
        <w:t>质量控制程序</w:t>
      </w:r>
      <w:bookmarkEnd w:id="220"/>
      <w:bookmarkEnd w:id="221"/>
      <w:bookmarkEnd w:id="222"/>
      <w:proofErr w:type="spellEnd"/>
    </w:p>
    <w:p w14:paraId="1ED64175" w14:textId="77777777" w:rsidR="001A11CB" w:rsidRPr="00064F8A" w:rsidRDefault="001A11CB" w:rsidP="001A11CB">
      <w:pPr>
        <w:pStyle w:val="LZ-"/>
        <w:ind w:firstLine="480"/>
        <w:rPr>
          <w:szCs w:val="24"/>
        </w:rPr>
      </w:pPr>
      <w:r w:rsidRPr="00064F8A">
        <w:rPr>
          <w:szCs w:val="24"/>
        </w:rPr>
        <w:t>质量控制（</w:t>
      </w:r>
      <w:r w:rsidRPr="00064F8A">
        <w:rPr>
          <w:szCs w:val="24"/>
        </w:rPr>
        <w:t>QC</w:t>
      </w:r>
      <w:r w:rsidRPr="00064F8A">
        <w:rPr>
          <w:szCs w:val="24"/>
        </w:rPr>
        <w:t>）程序包括对数据的收集和处理过程、相关计算过程、清单完整性以及文档编制等进行一般性质量检查，质量控制程序贯穿清单编制所有过程，包括数据筛选，数据录入和处理，清单建立过程、不确定性分析过程和记录存档的检查。</w:t>
      </w:r>
    </w:p>
    <w:p w14:paraId="1C99FADA" w14:textId="77777777" w:rsidR="001A11CB" w:rsidRPr="00064F8A" w:rsidRDefault="001A11CB" w:rsidP="001A11CB">
      <w:pPr>
        <w:pStyle w:val="LZ-5"/>
        <w:snapToGrid w:val="0"/>
        <w:spacing w:before="0" w:after="0"/>
        <w:rPr>
          <w:szCs w:val="24"/>
        </w:rPr>
      </w:pPr>
      <w:r w:rsidRPr="00064F8A">
        <w:rPr>
          <w:rFonts w:hint="eastAsia"/>
          <w:szCs w:val="24"/>
        </w:rPr>
        <w:t>（</w:t>
      </w:r>
      <w:r w:rsidRPr="00064F8A">
        <w:rPr>
          <w:rFonts w:hint="eastAsia"/>
          <w:szCs w:val="24"/>
        </w:rPr>
        <w:t>1</w:t>
      </w:r>
      <w:r w:rsidRPr="00064F8A">
        <w:rPr>
          <w:rFonts w:hint="eastAsia"/>
          <w:szCs w:val="24"/>
        </w:rPr>
        <w:t>）</w:t>
      </w:r>
      <w:r w:rsidRPr="00064F8A">
        <w:rPr>
          <w:szCs w:val="24"/>
        </w:rPr>
        <w:t>数据筛选</w:t>
      </w:r>
    </w:p>
    <w:p w14:paraId="5A392C66" w14:textId="2E0E9A5F" w:rsidR="001A11CB" w:rsidRPr="00064F8A" w:rsidRDefault="00FD0EC5" w:rsidP="001A11CB">
      <w:pPr>
        <w:pStyle w:val="LZ-"/>
        <w:snapToGrid w:val="0"/>
        <w:ind w:firstLine="480"/>
        <w:rPr>
          <w:szCs w:val="24"/>
        </w:rPr>
      </w:pPr>
      <w:proofErr w:type="gramStart"/>
      <w:r>
        <w:rPr>
          <w:rFonts w:hint="eastAsia"/>
          <w:szCs w:val="24"/>
        </w:rPr>
        <w:t>萧山区</w:t>
      </w:r>
      <w:proofErr w:type="gramEnd"/>
      <w:r w:rsidR="001A11CB" w:rsidRPr="00064F8A">
        <w:rPr>
          <w:szCs w:val="24"/>
        </w:rPr>
        <w:t>20</w:t>
      </w:r>
      <w:r>
        <w:rPr>
          <w:szCs w:val="24"/>
        </w:rPr>
        <w:t>20</w:t>
      </w:r>
      <w:r w:rsidR="001A11CB" w:rsidRPr="00064F8A">
        <w:rPr>
          <w:szCs w:val="24"/>
        </w:rPr>
        <w:t>年清单计算过程中所用到的活动水平数据尽量从</w:t>
      </w:r>
      <w:proofErr w:type="gramStart"/>
      <w:r>
        <w:rPr>
          <w:rFonts w:hint="eastAsia"/>
          <w:szCs w:val="24"/>
        </w:rPr>
        <w:t>萧山区</w:t>
      </w:r>
      <w:proofErr w:type="gramEnd"/>
      <w:r w:rsidR="001A11CB" w:rsidRPr="00064F8A">
        <w:rPr>
          <w:szCs w:val="24"/>
        </w:rPr>
        <w:t>多个来源获取，并对多个来源获取的数据进行比对，对于数据相差较大的数据进行校核取舍，优先考虑环境统计数据及各部门统计数据等公开数据。同时，通过重点行业的补充调研，对已获取的活动水平数据进行校核验证，并获取在统计数据中无法获取的部分参数。</w:t>
      </w:r>
    </w:p>
    <w:p w14:paraId="5E692F87" w14:textId="77777777" w:rsidR="001A11CB" w:rsidRPr="00064F8A" w:rsidRDefault="001A11CB" w:rsidP="001A11CB">
      <w:pPr>
        <w:pStyle w:val="LZ-5"/>
        <w:snapToGrid w:val="0"/>
        <w:spacing w:before="0" w:after="0"/>
        <w:rPr>
          <w:szCs w:val="24"/>
        </w:rPr>
      </w:pPr>
      <w:r w:rsidRPr="00064F8A">
        <w:rPr>
          <w:rFonts w:hint="eastAsia"/>
          <w:szCs w:val="24"/>
        </w:rPr>
        <w:t>（</w:t>
      </w:r>
      <w:r w:rsidRPr="00064F8A">
        <w:rPr>
          <w:rFonts w:hint="eastAsia"/>
          <w:szCs w:val="24"/>
        </w:rPr>
        <w:t>2</w:t>
      </w:r>
      <w:r w:rsidRPr="00064F8A">
        <w:rPr>
          <w:rFonts w:hint="eastAsia"/>
          <w:szCs w:val="24"/>
        </w:rPr>
        <w:t>）</w:t>
      </w:r>
      <w:r w:rsidRPr="00064F8A">
        <w:rPr>
          <w:szCs w:val="24"/>
        </w:rPr>
        <w:t>数据录入和处理</w:t>
      </w:r>
    </w:p>
    <w:p w14:paraId="04512C28" w14:textId="77777777" w:rsidR="001A11CB" w:rsidRPr="00064F8A" w:rsidRDefault="001A11CB" w:rsidP="001A11CB">
      <w:pPr>
        <w:pStyle w:val="LZ-"/>
        <w:snapToGrid w:val="0"/>
        <w:ind w:firstLine="480"/>
        <w:rPr>
          <w:szCs w:val="24"/>
        </w:rPr>
      </w:pPr>
      <w:r w:rsidRPr="00064F8A">
        <w:rPr>
          <w:szCs w:val="24"/>
        </w:rPr>
        <w:t>在数据录入时，对数据来源和对应的参考文献做好标记，对于部分无法直接获取的参数，选取替代数据时同时保留了选取依据。在完成初次的数据录入后，安排专人对数据反复核查。</w:t>
      </w:r>
    </w:p>
    <w:p w14:paraId="3917B367" w14:textId="77777777" w:rsidR="001A11CB" w:rsidRPr="00064F8A" w:rsidRDefault="001A11CB" w:rsidP="001A11CB">
      <w:pPr>
        <w:pStyle w:val="LZ-5"/>
        <w:snapToGrid w:val="0"/>
        <w:spacing w:before="0" w:after="0"/>
        <w:rPr>
          <w:szCs w:val="24"/>
        </w:rPr>
      </w:pPr>
      <w:r w:rsidRPr="00064F8A">
        <w:rPr>
          <w:rFonts w:hint="eastAsia"/>
          <w:szCs w:val="24"/>
        </w:rPr>
        <w:t>（</w:t>
      </w:r>
      <w:r w:rsidRPr="00064F8A">
        <w:rPr>
          <w:rFonts w:hint="eastAsia"/>
          <w:szCs w:val="24"/>
        </w:rPr>
        <w:t>3</w:t>
      </w:r>
      <w:r w:rsidRPr="00064F8A">
        <w:rPr>
          <w:rFonts w:hint="eastAsia"/>
          <w:szCs w:val="24"/>
        </w:rPr>
        <w:t>）</w:t>
      </w:r>
      <w:r w:rsidRPr="00064F8A">
        <w:rPr>
          <w:szCs w:val="24"/>
        </w:rPr>
        <w:t>清单建立过程检查</w:t>
      </w:r>
    </w:p>
    <w:p w14:paraId="5D4A4B16" w14:textId="77777777" w:rsidR="001A11CB" w:rsidRPr="00064F8A" w:rsidRDefault="001A11CB" w:rsidP="001A11CB">
      <w:pPr>
        <w:pStyle w:val="LZ-"/>
        <w:snapToGrid w:val="0"/>
        <w:ind w:firstLine="480"/>
        <w:rPr>
          <w:szCs w:val="24"/>
        </w:rPr>
      </w:pPr>
      <w:r w:rsidRPr="00064F8A">
        <w:rPr>
          <w:szCs w:val="24"/>
        </w:rPr>
        <w:t>清单建立过程中，由于数据量庞大、参数复杂等因素，极易出现操作失误，在此过程中，清单编制组对数据进行了反复的检查和确认，主要是确定计算公式与估算方法是否对应，活动数据与选取的排放因子是否具有一致性，计算过程是否存在人为错误等。对于清单估算结果汇总、数据拷贝和汇总求和过程进行了反复仔细检查，避免数据移动和加和过程的人为操作失误。</w:t>
      </w:r>
    </w:p>
    <w:p w14:paraId="062F6E93" w14:textId="77777777" w:rsidR="001A11CB" w:rsidRPr="00064F8A" w:rsidRDefault="001A11CB" w:rsidP="001A11CB">
      <w:pPr>
        <w:pStyle w:val="LZ-5"/>
        <w:snapToGrid w:val="0"/>
        <w:spacing w:before="0" w:after="0"/>
        <w:rPr>
          <w:szCs w:val="24"/>
        </w:rPr>
      </w:pPr>
      <w:r w:rsidRPr="00064F8A">
        <w:rPr>
          <w:rFonts w:hint="eastAsia"/>
          <w:szCs w:val="24"/>
        </w:rPr>
        <w:t>（</w:t>
      </w:r>
      <w:r w:rsidRPr="00064F8A">
        <w:rPr>
          <w:rFonts w:hint="eastAsia"/>
          <w:szCs w:val="24"/>
        </w:rPr>
        <w:t>4</w:t>
      </w:r>
      <w:r w:rsidRPr="00064F8A">
        <w:rPr>
          <w:rFonts w:hint="eastAsia"/>
          <w:szCs w:val="24"/>
        </w:rPr>
        <w:t>）</w:t>
      </w:r>
      <w:r w:rsidRPr="00064F8A">
        <w:rPr>
          <w:szCs w:val="24"/>
        </w:rPr>
        <w:t>不确定性分析过程检查</w:t>
      </w:r>
    </w:p>
    <w:p w14:paraId="64B1C03D" w14:textId="77777777" w:rsidR="001A11CB" w:rsidRPr="00064F8A" w:rsidRDefault="001A11CB" w:rsidP="001A11CB">
      <w:pPr>
        <w:pStyle w:val="LZ-"/>
        <w:snapToGrid w:val="0"/>
        <w:ind w:firstLine="480"/>
        <w:rPr>
          <w:szCs w:val="24"/>
        </w:rPr>
      </w:pPr>
      <w:r w:rsidRPr="00064F8A">
        <w:rPr>
          <w:szCs w:val="24"/>
        </w:rPr>
        <w:t>对清单编制过程中的各个环节可能出现的不确定性做定性分析，验证各类数据假设、推算、替代和估算过程以及专家判断是否合理和可靠。</w:t>
      </w:r>
    </w:p>
    <w:p w14:paraId="1228BEE7" w14:textId="77777777" w:rsidR="001A11CB" w:rsidRPr="00064F8A" w:rsidRDefault="001A11CB" w:rsidP="001A11CB">
      <w:pPr>
        <w:pStyle w:val="LZ-5"/>
        <w:snapToGrid w:val="0"/>
        <w:spacing w:before="0" w:after="0"/>
        <w:rPr>
          <w:szCs w:val="24"/>
        </w:rPr>
      </w:pPr>
      <w:r w:rsidRPr="00064F8A">
        <w:rPr>
          <w:rFonts w:hint="eastAsia"/>
          <w:szCs w:val="24"/>
        </w:rPr>
        <w:t>（</w:t>
      </w:r>
      <w:r w:rsidRPr="00064F8A">
        <w:rPr>
          <w:rFonts w:hint="eastAsia"/>
          <w:szCs w:val="24"/>
        </w:rPr>
        <w:t>5</w:t>
      </w:r>
      <w:r w:rsidRPr="00064F8A">
        <w:rPr>
          <w:rFonts w:hint="eastAsia"/>
          <w:szCs w:val="24"/>
        </w:rPr>
        <w:t>）</w:t>
      </w:r>
      <w:r w:rsidRPr="00064F8A">
        <w:rPr>
          <w:szCs w:val="24"/>
        </w:rPr>
        <w:t>记录存档的检查</w:t>
      </w:r>
    </w:p>
    <w:p w14:paraId="4030561F" w14:textId="77777777" w:rsidR="001A11CB" w:rsidRPr="00064F8A" w:rsidRDefault="001A11CB" w:rsidP="001A11CB">
      <w:pPr>
        <w:pStyle w:val="LZ-"/>
        <w:snapToGrid w:val="0"/>
        <w:ind w:firstLine="480"/>
        <w:rPr>
          <w:szCs w:val="24"/>
        </w:rPr>
      </w:pPr>
      <w:r w:rsidRPr="00064F8A">
        <w:rPr>
          <w:szCs w:val="24"/>
        </w:rPr>
        <w:t>检查针对清单估算过程所做的文档记录，如数据来源、数据处理等部分的记录是否详细、完整，针对记录的文档内容与实际的清单估算过程是否一致等。</w:t>
      </w:r>
    </w:p>
    <w:p w14:paraId="1964B191" w14:textId="77777777" w:rsidR="001A11CB" w:rsidRPr="00064F8A" w:rsidRDefault="001A11CB" w:rsidP="001A11CB">
      <w:pPr>
        <w:pStyle w:val="LZ-3"/>
        <w:rPr>
          <w:szCs w:val="24"/>
        </w:rPr>
      </w:pPr>
      <w:bookmarkStart w:id="223" w:name="_Toc467074718"/>
      <w:bookmarkStart w:id="224" w:name="_Toc60758107"/>
      <w:bookmarkStart w:id="225" w:name="_Toc117179411"/>
      <w:proofErr w:type="spellStart"/>
      <w:r w:rsidRPr="00064F8A">
        <w:rPr>
          <w:szCs w:val="24"/>
        </w:rPr>
        <w:lastRenderedPageBreak/>
        <w:t>质量保证程序</w:t>
      </w:r>
      <w:bookmarkEnd w:id="223"/>
      <w:bookmarkEnd w:id="224"/>
      <w:bookmarkEnd w:id="225"/>
      <w:proofErr w:type="spellEnd"/>
    </w:p>
    <w:p w14:paraId="46FCB409" w14:textId="77777777" w:rsidR="001A11CB" w:rsidRPr="00064F8A" w:rsidRDefault="001A11CB" w:rsidP="001A11CB">
      <w:pPr>
        <w:pStyle w:val="LZ-"/>
        <w:ind w:firstLine="480"/>
        <w:rPr>
          <w:szCs w:val="24"/>
        </w:rPr>
      </w:pPr>
      <w:r w:rsidRPr="00064F8A">
        <w:rPr>
          <w:szCs w:val="24"/>
        </w:rPr>
        <w:t>为了评估清单编制过程中是否遵循应有的规范流程，指出清单结果的不足和需要改进的地方，保证清单编制的质量，需要在清单编制完成后，由未直接参与清单编制过程的人员根据预先编制的清单质量评审规则对清单整体结果进行评审。</w:t>
      </w:r>
    </w:p>
    <w:p w14:paraId="67938520" w14:textId="1D9D9784" w:rsidR="001A11CB" w:rsidRPr="00FA5689" w:rsidRDefault="00FD0EC5" w:rsidP="001A11CB">
      <w:pPr>
        <w:pStyle w:val="LZ-"/>
        <w:ind w:firstLine="480"/>
        <w:rPr>
          <w:szCs w:val="24"/>
        </w:rPr>
      </w:pPr>
      <w:proofErr w:type="gramStart"/>
      <w:r>
        <w:rPr>
          <w:rFonts w:hint="eastAsia"/>
          <w:szCs w:val="24"/>
        </w:rPr>
        <w:t>萧山区</w:t>
      </w:r>
      <w:proofErr w:type="gramEnd"/>
      <w:r w:rsidR="001A11CB" w:rsidRPr="00064F8A">
        <w:rPr>
          <w:szCs w:val="24"/>
        </w:rPr>
        <w:t>清单编制在过程中和结束后，针对清单编制中所采取的数据的准确性和可靠性做出判断，对清单编制过程中的估算和假设环节进行评审，从而全面评估清单结果的合理性和可靠性。</w:t>
      </w:r>
    </w:p>
    <w:p w14:paraId="2166FDE2" w14:textId="77777777" w:rsidR="001A11CB" w:rsidRPr="005376AD" w:rsidRDefault="001A11CB" w:rsidP="001A11CB">
      <w:pPr>
        <w:pStyle w:val="LZ-2"/>
      </w:pPr>
      <w:bookmarkStart w:id="226" w:name="_Toc117179412"/>
      <w:proofErr w:type="spellStart"/>
      <w:r w:rsidRPr="007B3BD8">
        <w:t>排放源清单空间分配方法</w:t>
      </w:r>
      <w:bookmarkEnd w:id="226"/>
      <w:proofErr w:type="spellEnd"/>
    </w:p>
    <w:p w14:paraId="606F43D7" w14:textId="24E517F9" w:rsidR="001A11CB" w:rsidRPr="007B3BD8" w:rsidRDefault="001A11CB" w:rsidP="001A11CB">
      <w:pPr>
        <w:pStyle w:val="LZ-"/>
        <w:ind w:firstLine="480"/>
        <w:rPr>
          <w:lang w:val="en-US"/>
        </w:rPr>
      </w:pPr>
      <w:r w:rsidRPr="007B3BD8">
        <w:rPr>
          <w:rFonts w:hint="eastAsia"/>
          <w:lang w:val="en-US"/>
        </w:rPr>
        <w:t>本研究各</w:t>
      </w:r>
      <w:proofErr w:type="gramStart"/>
      <w:r w:rsidRPr="007B3BD8">
        <w:rPr>
          <w:rFonts w:hint="eastAsia"/>
          <w:lang w:val="en-US"/>
        </w:rPr>
        <w:t>类</w:t>
      </w:r>
      <w:r w:rsidRPr="007B3BD8">
        <w:rPr>
          <w:lang w:val="en-US"/>
        </w:rPr>
        <w:t>源采用</w:t>
      </w:r>
      <w:proofErr w:type="gramEnd"/>
      <w:r w:rsidRPr="007B3BD8">
        <w:rPr>
          <w:lang w:val="en-US"/>
        </w:rPr>
        <w:t>的</w:t>
      </w:r>
      <w:r w:rsidRPr="007B3BD8">
        <w:rPr>
          <w:rFonts w:hint="eastAsia"/>
          <w:lang w:val="en-US"/>
        </w:rPr>
        <w:t>经纬度</w:t>
      </w:r>
      <w:r w:rsidRPr="007B3BD8">
        <w:rPr>
          <w:lang w:val="en-US"/>
        </w:rPr>
        <w:t>、路网、人口、土地利用类型等相结合的方法进行</w:t>
      </w:r>
      <w:proofErr w:type="gramStart"/>
      <w:r>
        <w:rPr>
          <w:lang w:val="en-US"/>
        </w:rPr>
        <w:t>萧山区</w:t>
      </w:r>
      <w:proofErr w:type="gramEnd"/>
      <w:r w:rsidRPr="007B3BD8">
        <w:rPr>
          <w:lang w:val="en-US"/>
        </w:rPr>
        <w:t>排放源清单的网格化分配，</w:t>
      </w:r>
      <w:proofErr w:type="gramStart"/>
      <w:r w:rsidRPr="007B3BD8">
        <w:rPr>
          <w:lang w:val="en-US"/>
        </w:rPr>
        <w:t>各类源的</w:t>
      </w:r>
      <w:proofErr w:type="gramEnd"/>
      <w:r w:rsidRPr="007B3BD8">
        <w:rPr>
          <w:lang w:val="en-US"/>
        </w:rPr>
        <w:t>空间分配方法</w:t>
      </w:r>
      <w:r w:rsidRPr="007B3BD8">
        <w:rPr>
          <w:rFonts w:hint="eastAsia"/>
          <w:lang w:val="en-US"/>
        </w:rPr>
        <w:t>详见</w:t>
      </w:r>
      <w:r w:rsidRPr="007B3BD8">
        <w:rPr>
          <w:lang w:val="en-US"/>
        </w:rPr>
        <w:t>表</w:t>
      </w:r>
      <w:r w:rsidR="002F6E7E">
        <w:rPr>
          <w:lang w:val="en-US"/>
        </w:rPr>
        <w:t>2</w:t>
      </w:r>
      <w:r w:rsidRPr="007B3BD8">
        <w:rPr>
          <w:lang w:val="en-US"/>
        </w:rPr>
        <w:t>-</w:t>
      </w:r>
      <w:r w:rsidR="002F6E7E">
        <w:rPr>
          <w:lang w:val="en-US"/>
        </w:rPr>
        <w:t>3</w:t>
      </w:r>
      <w:r w:rsidRPr="007B3BD8">
        <w:rPr>
          <w:rFonts w:hint="eastAsia"/>
          <w:lang w:val="en-US"/>
        </w:rPr>
        <w:t>。</w:t>
      </w:r>
    </w:p>
    <w:p w14:paraId="278A886B" w14:textId="72BC2DE9" w:rsidR="001A11CB" w:rsidRPr="007B3BD8" w:rsidRDefault="000B7CB8" w:rsidP="001A11CB">
      <w:pPr>
        <w:pStyle w:val="LZ-0"/>
      </w:pPr>
      <w:r w:rsidRPr="000B7CB8">
        <w:rPr>
          <w:rFonts w:hint="eastAsia"/>
        </w:rPr>
        <w:t>表</w:t>
      </w:r>
      <w:r w:rsidRPr="000B7CB8">
        <w:t>2</w:t>
      </w:r>
      <w:r w:rsidRPr="000B7CB8">
        <w:rPr>
          <w:rFonts w:hint="eastAsia"/>
        </w:rPr>
        <w:t>-</w:t>
      </w:r>
      <w:r w:rsidRPr="000B7CB8">
        <w:fldChar w:fldCharType="begin"/>
      </w:r>
      <w:r w:rsidRPr="000B7CB8">
        <w:rPr>
          <w:rFonts w:hint="eastAsia"/>
        </w:rPr>
        <w:instrText xml:space="preserve">SEQ </w:instrText>
      </w:r>
      <w:r w:rsidRPr="000B7CB8">
        <w:rPr>
          <w:rFonts w:hint="eastAsia"/>
        </w:rPr>
        <w:instrText>表</w:instrText>
      </w:r>
      <w:r w:rsidRPr="000B7CB8">
        <w:rPr>
          <w:rFonts w:hint="eastAsia"/>
        </w:rPr>
        <w:instrText>3- \* ARABIC</w:instrText>
      </w:r>
      <w:r w:rsidRPr="000B7CB8">
        <w:fldChar w:fldCharType="separate"/>
      </w:r>
      <w:r w:rsidR="000E3AA8">
        <w:rPr>
          <w:noProof/>
        </w:rPr>
        <w:t>3</w:t>
      </w:r>
      <w:r w:rsidRPr="000B7CB8">
        <w:fldChar w:fldCharType="end"/>
      </w:r>
      <w:r>
        <w:t xml:space="preserve"> </w:t>
      </w:r>
      <w:proofErr w:type="gramStart"/>
      <w:r w:rsidR="001A11CB">
        <w:rPr>
          <w:rFonts w:hint="eastAsia"/>
        </w:rPr>
        <w:t>萧山区</w:t>
      </w:r>
      <w:proofErr w:type="gramEnd"/>
      <w:r w:rsidR="001A11CB" w:rsidRPr="007B3BD8">
        <w:rPr>
          <w:rFonts w:hint="eastAsia"/>
        </w:rPr>
        <w:t>各类排放</w:t>
      </w:r>
      <w:proofErr w:type="gramStart"/>
      <w:r w:rsidR="001A11CB" w:rsidRPr="007B3BD8">
        <w:rPr>
          <w:rFonts w:hint="eastAsia"/>
        </w:rPr>
        <w:t>源空间</w:t>
      </w:r>
      <w:proofErr w:type="gramEnd"/>
      <w:r w:rsidR="001A11CB" w:rsidRPr="007B3BD8">
        <w:t>分配方案</w:t>
      </w:r>
    </w:p>
    <w:tbl>
      <w:tblPr>
        <w:tblW w:w="56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1909"/>
        <w:gridCol w:w="2060"/>
      </w:tblGrid>
      <w:tr w:rsidR="001A11CB" w:rsidRPr="007B3BD8" w14:paraId="3FAEB140" w14:textId="77777777" w:rsidTr="002F6E7E">
        <w:trPr>
          <w:trHeight w:val="302"/>
          <w:tblHeader/>
          <w:jc w:val="center"/>
        </w:trPr>
        <w:tc>
          <w:tcPr>
            <w:tcW w:w="1696" w:type="dxa"/>
            <w:shd w:val="clear" w:color="auto" w:fill="auto"/>
            <w:vAlign w:val="center"/>
            <w:hideMark/>
          </w:tcPr>
          <w:p w14:paraId="08A02746" w14:textId="77777777" w:rsidR="001A11CB" w:rsidRPr="007B3BD8" w:rsidRDefault="001A11CB" w:rsidP="00E43DD9">
            <w:pPr>
              <w:pStyle w:val="LZ-4"/>
              <w:rPr>
                <w:b/>
              </w:rPr>
            </w:pPr>
            <w:r w:rsidRPr="007B3BD8">
              <w:rPr>
                <w:b/>
              </w:rPr>
              <w:t>一级</w:t>
            </w:r>
          </w:p>
        </w:tc>
        <w:tc>
          <w:tcPr>
            <w:tcW w:w="1909" w:type="dxa"/>
            <w:shd w:val="clear" w:color="auto" w:fill="auto"/>
            <w:vAlign w:val="center"/>
            <w:hideMark/>
          </w:tcPr>
          <w:p w14:paraId="030F56F7" w14:textId="77777777" w:rsidR="001A11CB" w:rsidRPr="007B3BD8" w:rsidRDefault="001A11CB" w:rsidP="00E43DD9">
            <w:pPr>
              <w:pStyle w:val="LZ-4"/>
              <w:rPr>
                <w:b/>
              </w:rPr>
            </w:pPr>
            <w:r w:rsidRPr="007B3BD8">
              <w:rPr>
                <w:b/>
              </w:rPr>
              <w:t>二级</w:t>
            </w:r>
          </w:p>
        </w:tc>
        <w:tc>
          <w:tcPr>
            <w:tcW w:w="2060" w:type="dxa"/>
            <w:shd w:val="clear" w:color="auto" w:fill="auto"/>
            <w:vAlign w:val="center"/>
            <w:hideMark/>
          </w:tcPr>
          <w:p w14:paraId="7E87ED7C" w14:textId="77777777" w:rsidR="001A11CB" w:rsidRPr="007B3BD8" w:rsidRDefault="001A11CB" w:rsidP="00E43DD9">
            <w:pPr>
              <w:pStyle w:val="LZ-4"/>
              <w:rPr>
                <w:b/>
              </w:rPr>
            </w:pPr>
            <w:r w:rsidRPr="007B3BD8">
              <w:rPr>
                <w:rFonts w:hint="eastAsia"/>
                <w:b/>
              </w:rPr>
              <w:t>分配</w:t>
            </w:r>
            <w:r w:rsidRPr="007B3BD8">
              <w:rPr>
                <w:b/>
              </w:rPr>
              <w:t>依据</w:t>
            </w:r>
          </w:p>
        </w:tc>
      </w:tr>
      <w:tr w:rsidR="001A11CB" w:rsidRPr="007B3BD8" w14:paraId="6DD62764" w14:textId="77777777" w:rsidTr="00E43DD9">
        <w:trPr>
          <w:trHeight w:val="302"/>
          <w:jc w:val="center"/>
        </w:trPr>
        <w:tc>
          <w:tcPr>
            <w:tcW w:w="3605" w:type="dxa"/>
            <w:gridSpan w:val="2"/>
            <w:shd w:val="clear" w:color="auto" w:fill="auto"/>
            <w:noWrap/>
            <w:vAlign w:val="center"/>
            <w:hideMark/>
          </w:tcPr>
          <w:p w14:paraId="2BD2B0C1" w14:textId="77777777" w:rsidR="001A11CB" w:rsidRPr="007B3BD8" w:rsidRDefault="001A11CB" w:rsidP="00E43DD9">
            <w:pPr>
              <w:pStyle w:val="LZ-4"/>
            </w:pPr>
            <w:r w:rsidRPr="007B3BD8">
              <w:rPr>
                <w:rFonts w:ascii="宋体" w:hAnsi="宋体" w:hint="eastAsia"/>
              </w:rPr>
              <w:t>工业源</w:t>
            </w:r>
          </w:p>
        </w:tc>
        <w:tc>
          <w:tcPr>
            <w:tcW w:w="2060" w:type="dxa"/>
            <w:shd w:val="clear" w:color="auto" w:fill="auto"/>
            <w:vAlign w:val="center"/>
          </w:tcPr>
          <w:p w14:paraId="4CD3A10C" w14:textId="77777777" w:rsidR="001A11CB" w:rsidRPr="007B3BD8" w:rsidRDefault="001A11CB" w:rsidP="00E43DD9">
            <w:pPr>
              <w:pStyle w:val="LZ-4"/>
            </w:pPr>
            <w:r w:rsidRPr="007B3BD8">
              <w:rPr>
                <w:rFonts w:hint="eastAsia"/>
              </w:rPr>
              <w:t>经纬度</w:t>
            </w:r>
          </w:p>
        </w:tc>
      </w:tr>
      <w:tr w:rsidR="001A11CB" w:rsidRPr="007B3BD8" w14:paraId="669C0EB1" w14:textId="77777777" w:rsidTr="00E43DD9">
        <w:trPr>
          <w:trHeight w:val="302"/>
          <w:jc w:val="center"/>
        </w:trPr>
        <w:tc>
          <w:tcPr>
            <w:tcW w:w="3605" w:type="dxa"/>
            <w:gridSpan w:val="2"/>
            <w:shd w:val="clear" w:color="auto" w:fill="auto"/>
            <w:noWrap/>
            <w:vAlign w:val="center"/>
            <w:hideMark/>
          </w:tcPr>
          <w:p w14:paraId="4BB225F5" w14:textId="77777777" w:rsidR="001A11CB" w:rsidRPr="007B3BD8" w:rsidRDefault="001A11CB" w:rsidP="00E43DD9">
            <w:pPr>
              <w:pStyle w:val="LZ-4"/>
            </w:pPr>
            <w:r w:rsidRPr="007B3BD8">
              <w:rPr>
                <w:rFonts w:ascii="宋体" w:hAnsi="宋体" w:hint="eastAsia"/>
              </w:rPr>
              <w:t>道路移动源</w:t>
            </w:r>
          </w:p>
        </w:tc>
        <w:tc>
          <w:tcPr>
            <w:tcW w:w="2060" w:type="dxa"/>
            <w:shd w:val="clear" w:color="auto" w:fill="auto"/>
            <w:vAlign w:val="center"/>
          </w:tcPr>
          <w:p w14:paraId="0C6700F2" w14:textId="77777777" w:rsidR="001A11CB" w:rsidRPr="007B3BD8" w:rsidRDefault="001A11CB" w:rsidP="00E43DD9">
            <w:pPr>
              <w:pStyle w:val="LZ-4"/>
            </w:pPr>
            <w:r w:rsidRPr="007B3BD8">
              <w:rPr>
                <w:rFonts w:hint="eastAsia"/>
              </w:rPr>
              <w:t>路网</w:t>
            </w:r>
          </w:p>
        </w:tc>
      </w:tr>
      <w:tr w:rsidR="002F6E7E" w:rsidRPr="007B3BD8" w14:paraId="05C114EF" w14:textId="77777777" w:rsidTr="002F6E7E">
        <w:trPr>
          <w:trHeight w:val="302"/>
          <w:jc w:val="center"/>
        </w:trPr>
        <w:tc>
          <w:tcPr>
            <w:tcW w:w="1696" w:type="dxa"/>
            <w:vMerge w:val="restart"/>
            <w:shd w:val="clear" w:color="auto" w:fill="auto"/>
            <w:noWrap/>
            <w:vAlign w:val="center"/>
          </w:tcPr>
          <w:p w14:paraId="43D63BBE" w14:textId="730D7A16" w:rsidR="002F6E7E" w:rsidRPr="007B3BD8" w:rsidRDefault="002F6E7E" w:rsidP="00E43DD9">
            <w:pPr>
              <w:pStyle w:val="LZ-4"/>
              <w:rPr>
                <w:rFonts w:ascii="宋体" w:hAnsi="宋体"/>
              </w:rPr>
            </w:pPr>
            <w:r w:rsidRPr="007B3BD8">
              <w:rPr>
                <w:rFonts w:ascii="宋体" w:hAnsi="宋体" w:hint="eastAsia"/>
              </w:rPr>
              <w:t>非道路移动源</w:t>
            </w:r>
          </w:p>
        </w:tc>
        <w:tc>
          <w:tcPr>
            <w:tcW w:w="1909" w:type="dxa"/>
            <w:shd w:val="clear" w:color="auto" w:fill="auto"/>
            <w:vAlign w:val="center"/>
          </w:tcPr>
          <w:p w14:paraId="53138CB5" w14:textId="277EF20D" w:rsidR="002F6E7E" w:rsidRPr="007B3BD8" w:rsidRDefault="002F6E7E" w:rsidP="00E43DD9">
            <w:pPr>
              <w:pStyle w:val="LZ-4"/>
              <w:rPr>
                <w:rFonts w:ascii="宋体" w:hAnsi="宋体"/>
              </w:rPr>
            </w:pPr>
            <w:r>
              <w:rPr>
                <w:rFonts w:ascii="宋体" w:hAnsi="宋体" w:hint="eastAsia"/>
              </w:rPr>
              <w:t>飞机</w:t>
            </w:r>
          </w:p>
        </w:tc>
        <w:tc>
          <w:tcPr>
            <w:tcW w:w="2060" w:type="dxa"/>
            <w:shd w:val="clear" w:color="auto" w:fill="auto"/>
            <w:vAlign w:val="center"/>
          </w:tcPr>
          <w:p w14:paraId="3009DF1C" w14:textId="692F3A5B" w:rsidR="002F6E7E" w:rsidRPr="007B3BD8" w:rsidRDefault="002F6E7E" w:rsidP="00E43DD9">
            <w:pPr>
              <w:pStyle w:val="LZ-4"/>
            </w:pPr>
            <w:r w:rsidRPr="007B3BD8">
              <w:rPr>
                <w:rFonts w:hint="eastAsia"/>
              </w:rPr>
              <w:t>经纬度</w:t>
            </w:r>
          </w:p>
        </w:tc>
      </w:tr>
      <w:tr w:rsidR="002F6E7E" w:rsidRPr="007B3BD8" w14:paraId="32182719" w14:textId="77777777" w:rsidTr="002F6E7E">
        <w:trPr>
          <w:trHeight w:val="302"/>
          <w:jc w:val="center"/>
        </w:trPr>
        <w:tc>
          <w:tcPr>
            <w:tcW w:w="1696" w:type="dxa"/>
            <w:vMerge/>
            <w:shd w:val="clear" w:color="auto" w:fill="auto"/>
            <w:noWrap/>
            <w:vAlign w:val="center"/>
            <w:hideMark/>
          </w:tcPr>
          <w:p w14:paraId="0BEC80C8" w14:textId="057EF86F" w:rsidR="002F6E7E" w:rsidRPr="007B3BD8" w:rsidRDefault="002F6E7E" w:rsidP="00E43DD9">
            <w:pPr>
              <w:pStyle w:val="LZ-4"/>
            </w:pPr>
          </w:p>
        </w:tc>
        <w:tc>
          <w:tcPr>
            <w:tcW w:w="1909" w:type="dxa"/>
            <w:shd w:val="clear" w:color="auto" w:fill="auto"/>
            <w:vAlign w:val="center"/>
            <w:hideMark/>
          </w:tcPr>
          <w:p w14:paraId="0B154264" w14:textId="77777777" w:rsidR="002F6E7E" w:rsidRPr="007B3BD8" w:rsidRDefault="002F6E7E" w:rsidP="00E43DD9">
            <w:pPr>
              <w:pStyle w:val="LZ-4"/>
            </w:pPr>
            <w:r w:rsidRPr="007B3BD8">
              <w:t>船舶</w:t>
            </w:r>
          </w:p>
        </w:tc>
        <w:tc>
          <w:tcPr>
            <w:tcW w:w="2060" w:type="dxa"/>
            <w:shd w:val="clear" w:color="auto" w:fill="auto"/>
            <w:vAlign w:val="center"/>
          </w:tcPr>
          <w:p w14:paraId="49A09F9D" w14:textId="77777777" w:rsidR="002F6E7E" w:rsidRPr="007B3BD8" w:rsidRDefault="002F6E7E" w:rsidP="00E43DD9">
            <w:pPr>
              <w:pStyle w:val="LZ-4"/>
            </w:pPr>
            <w:r w:rsidRPr="007B3BD8">
              <w:rPr>
                <w:rFonts w:hint="eastAsia"/>
              </w:rPr>
              <w:t>航道</w:t>
            </w:r>
          </w:p>
        </w:tc>
      </w:tr>
      <w:tr w:rsidR="002F6E7E" w:rsidRPr="007B3BD8" w14:paraId="457CE571" w14:textId="77777777" w:rsidTr="002F6E7E">
        <w:trPr>
          <w:trHeight w:val="302"/>
          <w:jc w:val="center"/>
        </w:trPr>
        <w:tc>
          <w:tcPr>
            <w:tcW w:w="1696" w:type="dxa"/>
            <w:vMerge/>
            <w:vAlign w:val="center"/>
            <w:hideMark/>
          </w:tcPr>
          <w:p w14:paraId="63A0B47C" w14:textId="77777777" w:rsidR="002F6E7E" w:rsidRPr="007B3BD8" w:rsidRDefault="002F6E7E" w:rsidP="00E43DD9">
            <w:pPr>
              <w:pStyle w:val="LZ-4"/>
            </w:pPr>
          </w:p>
        </w:tc>
        <w:tc>
          <w:tcPr>
            <w:tcW w:w="1909" w:type="dxa"/>
            <w:shd w:val="clear" w:color="auto" w:fill="auto"/>
            <w:noWrap/>
            <w:vAlign w:val="center"/>
            <w:hideMark/>
          </w:tcPr>
          <w:p w14:paraId="2738E10D" w14:textId="77777777" w:rsidR="002F6E7E" w:rsidRPr="007B3BD8" w:rsidRDefault="002F6E7E" w:rsidP="00E43DD9">
            <w:pPr>
              <w:pStyle w:val="LZ-4"/>
            </w:pPr>
            <w:r w:rsidRPr="007B3BD8">
              <w:rPr>
                <w:rFonts w:ascii="宋体" w:hAnsi="宋体" w:hint="eastAsia"/>
              </w:rPr>
              <w:t>港口机械</w:t>
            </w:r>
          </w:p>
        </w:tc>
        <w:tc>
          <w:tcPr>
            <w:tcW w:w="2060" w:type="dxa"/>
            <w:shd w:val="clear" w:color="auto" w:fill="auto"/>
            <w:noWrap/>
            <w:vAlign w:val="center"/>
          </w:tcPr>
          <w:p w14:paraId="4C1E67B2" w14:textId="77777777" w:rsidR="002F6E7E" w:rsidRPr="007B3BD8" w:rsidRDefault="002F6E7E" w:rsidP="00E43DD9">
            <w:pPr>
              <w:pStyle w:val="LZ-4"/>
            </w:pPr>
            <w:r w:rsidRPr="007B3BD8">
              <w:rPr>
                <w:rFonts w:hint="eastAsia"/>
              </w:rPr>
              <w:t>航道</w:t>
            </w:r>
          </w:p>
        </w:tc>
      </w:tr>
      <w:tr w:rsidR="002F6E7E" w:rsidRPr="007B3BD8" w14:paraId="7DF8EDAD" w14:textId="77777777" w:rsidTr="002F6E7E">
        <w:trPr>
          <w:trHeight w:val="302"/>
          <w:jc w:val="center"/>
        </w:trPr>
        <w:tc>
          <w:tcPr>
            <w:tcW w:w="1696" w:type="dxa"/>
            <w:vMerge/>
            <w:vAlign w:val="center"/>
            <w:hideMark/>
          </w:tcPr>
          <w:p w14:paraId="637AE85B" w14:textId="77777777" w:rsidR="002F6E7E" w:rsidRPr="007B3BD8" w:rsidRDefault="002F6E7E" w:rsidP="00E43DD9">
            <w:pPr>
              <w:pStyle w:val="LZ-4"/>
            </w:pPr>
          </w:p>
        </w:tc>
        <w:tc>
          <w:tcPr>
            <w:tcW w:w="1909" w:type="dxa"/>
            <w:shd w:val="clear" w:color="auto" w:fill="auto"/>
            <w:noWrap/>
            <w:vAlign w:val="center"/>
            <w:hideMark/>
          </w:tcPr>
          <w:p w14:paraId="7D30CFC2" w14:textId="77777777" w:rsidR="002F6E7E" w:rsidRPr="007B3BD8" w:rsidRDefault="002F6E7E" w:rsidP="00E43DD9">
            <w:pPr>
              <w:pStyle w:val="LZ-4"/>
            </w:pPr>
            <w:r w:rsidRPr="007B3BD8">
              <w:rPr>
                <w:rFonts w:ascii="宋体" w:hAnsi="宋体" w:hint="eastAsia"/>
              </w:rPr>
              <w:t>工程机械</w:t>
            </w:r>
          </w:p>
        </w:tc>
        <w:tc>
          <w:tcPr>
            <w:tcW w:w="2060" w:type="dxa"/>
            <w:shd w:val="clear" w:color="auto" w:fill="auto"/>
            <w:noWrap/>
            <w:vAlign w:val="center"/>
          </w:tcPr>
          <w:p w14:paraId="549F4A79" w14:textId="77777777" w:rsidR="002F6E7E" w:rsidRPr="007B3BD8" w:rsidRDefault="002F6E7E" w:rsidP="00E43DD9">
            <w:pPr>
              <w:pStyle w:val="LZ-4"/>
            </w:pPr>
            <w:r w:rsidRPr="007B3BD8">
              <w:rPr>
                <w:rFonts w:hint="eastAsia"/>
              </w:rPr>
              <w:t>土地</w:t>
            </w:r>
            <w:r w:rsidRPr="007B3BD8">
              <w:t>利用类型</w:t>
            </w:r>
          </w:p>
        </w:tc>
      </w:tr>
      <w:tr w:rsidR="002F6E7E" w:rsidRPr="007B3BD8" w14:paraId="32FDA441" w14:textId="77777777" w:rsidTr="002F6E7E">
        <w:trPr>
          <w:trHeight w:val="302"/>
          <w:jc w:val="center"/>
        </w:trPr>
        <w:tc>
          <w:tcPr>
            <w:tcW w:w="1696" w:type="dxa"/>
            <w:vMerge/>
            <w:vAlign w:val="center"/>
            <w:hideMark/>
          </w:tcPr>
          <w:p w14:paraId="51C3115D" w14:textId="77777777" w:rsidR="002F6E7E" w:rsidRPr="007B3BD8" w:rsidRDefault="002F6E7E" w:rsidP="00E43DD9">
            <w:pPr>
              <w:pStyle w:val="LZ-4"/>
            </w:pPr>
          </w:p>
        </w:tc>
        <w:tc>
          <w:tcPr>
            <w:tcW w:w="1909" w:type="dxa"/>
            <w:shd w:val="clear" w:color="auto" w:fill="auto"/>
            <w:noWrap/>
            <w:vAlign w:val="center"/>
            <w:hideMark/>
          </w:tcPr>
          <w:p w14:paraId="437DFF04" w14:textId="77777777" w:rsidR="002F6E7E" w:rsidRPr="007B3BD8" w:rsidRDefault="002F6E7E" w:rsidP="00E43DD9">
            <w:pPr>
              <w:pStyle w:val="LZ-4"/>
            </w:pPr>
            <w:r w:rsidRPr="007B3BD8">
              <w:rPr>
                <w:rFonts w:ascii="宋体" w:hAnsi="宋体" w:hint="eastAsia"/>
              </w:rPr>
              <w:t>农业机械</w:t>
            </w:r>
          </w:p>
        </w:tc>
        <w:tc>
          <w:tcPr>
            <w:tcW w:w="2060" w:type="dxa"/>
            <w:shd w:val="clear" w:color="auto" w:fill="auto"/>
            <w:noWrap/>
            <w:vAlign w:val="center"/>
          </w:tcPr>
          <w:p w14:paraId="53AD1B50" w14:textId="77777777" w:rsidR="002F6E7E" w:rsidRPr="007B3BD8" w:rsidRDefault="002F6E7E" w:rsidP="00E43DD9">
            <w:pPr>
              <w:pStyle w:val="LZ-4"/>
            </w:pPr>
            <w:r w:rsidRPr="007B3BD8">
              <w:rPr>
                <w:rFonts w:hint="eastAsia"/>
              </w:rPr>
              <w:t>土地</w:t>
            </w:r>
            <w:r w:rsidRPr="007B3BD8">
              <w:t>利用类型</w:t>
            </w:r>
          </w:p>
        </w:tc>
      </w:tr>
      <w:tr w:rsidR="001A11CB" w:rsidRPr="007B3BD8" w14:paraId="15B62F53" w14:textId="77777777" w:rsidTr="002F6E7E">
        <w:trPr>
          <w:trHeight w:val="302"/>
          <w:jc w:val="center"/>
        </w:trPr>
        <w:tc>
          <w:tcPr>
            <w:tcW w:w="1696" w:type="dxa"/>
            <w:vMerge w:val="restart"/>
            <w:shd w:val="clear" w:color="auto" w:fill="auto"/>
            <w:noWrap/>
            <w:vAlign w:val="center"/>
            <w:hideMark/>
          </w:tcPr>
          <w:p w14:paraId="4793236F" w14:textId="77777777" w:rsidR="001A11CB" w:rsidRPr="007B3BD8" w:rsidRDefault="001A11CB" w:rsidP="00E43DD9">
            <w:pPr>
              <w:pStyle w:val="LZ-4"/>
            </w:pPr>
            <w:r w:rsidRPr="007B3BD8">
              <w:rPr>
                <w:rFonts w:ascii="宋体" w:hAnsi="宋体" w:hint="eastAsia"/>
              </w:rPr>
              <w:t>扬尘源</w:t>
            </w:r>
          </w:p>
        </w:tc>
        <w:tc>
          <w:tcPr>
            <w:tcW w:w="1909" w:type="dxa"/>
            <w:shd w:val="clear" w:color="auto" w:fill="auto"/>
            <w:vAlign w:val="center"/>
            <w:hideMark/>
          </w:tcPr>
          <w:p w14:paraId="72C340A6" w14:textId="77777777" w:rsidR="001A11CB" w:rsidRPr="007B3BD8" w:rsidRDefault="001A11CB" w:rsidP="00E43DD9">
            <w:pPr>
              <w:pStyle w:val="LZ-4"/>
            </w:pPr>
            <w:r w:rsidRPr="007B3BD8">
              <w:rPr>
                <w:rFonts w:ascii="宋体" w:hAnsi="宋体" w:hint="eastAsia"/>
              </w:rPr>
              <w:t>道路扬尘</w:t>
            </w:r>
          </w:p>
        </w:tc>
        <w:tc>
          <w:tcPr>
            <w:tcW w:w="2060" w:type="dxa"/>
            <w:shd w:val="clear" w:color="auto" w:fill="auto"/>
            <w:vAlign w:val="center"/>
          </w:tcPr>
          <w:p w14:paraId="47940CA7" w14:textId="77777777" w:rsidR="001A11CB" w:rsidRPr="007B3BD8" w:rsidRDefault="001A11CB" w:rsidP="00E43DD9">
            <w:pPr>
              <w:pStyle w:val="LZ-4"/>
            </w:pPr>
            <w:r w:rsidRPr="007B3BD8">
              <w:rPr>
                <w:rFonts w:hint="eastAsia"/>
              </w:rPr>
              <w:t>路网</w:t>
            </w:r>
          </w:p>
        </w:tc>
      </w:tr>
      <w:tr w:rsidR="001A11CB" w:rsidRPr="007B3BD8" w14:paraId="1F1FF1E4" w14:textId="77777777" w:rsidTr="002F6E7E">
        <w:trPr>
          <w:trHeight w:val="302"/>
          <w:jc w:val="center"/>
        </w:trPr>
        <w:tc>
          <w:tcPr>
            <w:tcW w:w="1696" w:type="dxa"/>
            <w:vMerge/>
            <w:vAlign w:val="center"/>
            <w:hideMark/>
          </w:tcPr>
          <w:p w14:paraId="09422FAA" w14:textId="77777777" w:rsidR="001A11CB" w:rsidRPr="007B3BD8" w:rsidRDefault="001A11CB" w:rsidP="00E43DD9">
            <w:pPr>
              <w:pStyle w:val="LZ-4"/>
            </w:pPr>
          </w:p>
        </w:tc>
        <w:tc>
          <w:tcPr>
            <w:tcW w:w="1909" w:type="dxa"/>
            <w:shd w:val="clear" w:color="auto" w:fill="auto"/>
            <w:noWrap/>
            <w:vAlign w:val="center"/>
            <w:hideMark/>
          </w:tcPr>
          <w:p w14:paraId="4B2B3C30" w14:textId="77777777" w:rsidR="001A11CB" w:rsidRPr="007B3BD8" w:rsidRDefault="001A11CB" w:rsidP="00E43DD9">
            <w:pPr>
              <w:pStyle w:val="LZ-4"/>
            </w:pPr>
            <w:r w:rsidRPr="007B3BD8">
              <w:rPr>
                <w:rFonts w:ascii="宋体" w:hAnsi="宋体" w:hint="eastAsia"/>
              </w:rPr>
              <w:t>施工扬尘</w:t>
            </w:r>
          </w:p>
        </w:tc>
        <w:tc>
          <w:tcPr>
            <w:tcW w:w="2060" w:type="dxa"/>
            <w:shd w:val="clear" w:color="auto" w:fill="auto"/>
            <w:noWrap/>
            <w:vAlign w:val="center"/>
          </w:tcPr>
          <w:p w14:paraId="54B0D674" w14:textId="77777777" w:rsidR="001A11CB" w:rsidRPr="007B3BD8" w:rsidRDefault="001A11CB" w:rsidP="00E43DD9">
            <w:pPr>
              <w:pStyle w:val="LZ-4"/>
            </w:pPr>
            <w:r w:rsidRPr="007B3BD8">
              <w:rPr>
                <w:rFonts w:hint="eastAsia"/>
              </w:rPr>
              <w:t>土地</w:t>
            </w:r>
            <w:r w:rsidRPr="007B3BD8">
              <w:t>利用类型</w:t>
            </w:r>
          </w:p>
        </w:tc>
      </w:tr>
      <w:tr w:rsidR="001A11CB" w:rsidRPr="007B3BD8" w14:paraId="600885C3" w14:textId="77777777" w:rsidTr="002F6E7E">
        <w:trPr>
          <w:trHeight w:val="302"/>
          <w:jc w:val="center"/>
        </w:trPr>
        <w:tc>
          <w:tcPr>
            <w:tcW w:w="1696" w:type="dxa"/>
            <w:vMerge/>
            <w:vAlign w:val="center"/>
            <w:hideMark/>
          </w:tcPr>
          <w:p w14:paraId="278F71D3" w14:textId="77777777" w:rsidR="001A11CB" w:rsidRPr="007B3BD8" w:rsidRDefault="001A11CB" w:rsidP="00E43DD9">
            <w:pPr>
              <w:pStyle w:val="LZ-4"/>
            </w:pPr>
          </w:p>
        </w:tc>
        <w:tc>
          <w:tcPr>
            <w:tcW w:w="1909" w:type="dxa"/>
            <w:shd w:val="clear" w:color="auto" w:fill="auto"/>
            <w:noWrap/>
            <w:vAlign w:val="center"/>
            <w:hideMark/>
          </w:tcPr>
          <w:p w14:paraId="450E75C2" w14:textId="77777777" w:rsidR="001A11CB" w:rsidRPr="007B3BD8" w:rsidRDefault="001A11CB" w:rsidP="00E43DD9">
            <w:pPr>
              <w:pStyle w:val="LZ-4"/>
            </w:pPr>
            <w:r w:rsidRPr="007B3BD8">
              <w:rPr>
                <w:rFonts w:ascii="宋体" w:hAnsi="宋体" w:hint="eastAsia"/>
              </w:rPr>
              <w:t>堆场扬尘</w:t>
            </w:r>
          </w:p>
        </w:tc>
        <w:tc>
          <w:tcPr>
            <w:tcW w:w="2060" w:type="dxa"/>
            <w:shd w:val="clear" w:color="auto" w:fill="auto"/>
            <w:noWrap/>
            <w:vAlign w:val="center"/>
          </w:tcPr>
          <w:p w14:paraId="56C85F9A" w14:textId="77777777" w:rsidR="001A11CB" w:rsidRPr="007B3BD8" w:rsidRDefault="001A11CB" w:rsidP="00E43DD9">
            <w:pPr>
              <w:pStyle w:val="LZ-4"/>
            </w:pPr>
            <w:r w:rsidRPr="007B3BD8">
              <w:rPr>
                <w:rFonts w:hint="eastAsia"/>
              </w:rPr>
              <w:t>经纬度</w:t>
            </w:r>
          </w:p>
        </w:tc>
      </w:tr>
      <w:tr w:rsidR="001A11CB" w:rsidRPr="007B3BD8" w14:paraId="0224D11E" w14:textId="77777777" w:rsidTr="002F6E7E">
        <w:trPr>
          <w:trHeight w:val="302"/>
          <w:jc w:val="center"/>
        </w:trPr>
        <w:tc>
          <w:tcPr>
            <w:tcW w:w="1696" w:type="dxa"/>
            <w:vMerge/>
            <w:vAlign w:val="center"/>
            <w:hideMark/>
          </w:tcPr>
          <w:p w14:paraId="42007C7B" w14:textId="77777777" w:rsidR="001A11CB" w:rsidRPr="007B3BD8" w:rsidRDefault="001A11CB" w:rsidP="00E43DD9">
            <w:pPr>
              <w:pStyle w:val="LZ-4"/>
            </w:pPr>
          </w:p>
        </w:tc>
        <w:tc>
          <w:tcPr>
            <w:tcW w:w="1909" w:type="dxa"/>
            <w:shd w:val="clear" w:color="auto" w:fill="auto"/>
            <w:noWrap/>
            <w:vAlign w:val="center"/>
            <w:hideMark/>
          </w:tcPr>
          <w:p w14:paraId="27B45114" w14:textId="77777777" w:rsidR="001A11CB" w:rsidRPr="007B3BD8" w:rsidRDefault="001A11CB" w:rsidP="00E43DD9">
            <w:pPr>
              <w:pStyle w:val="LZ-4"/>
            </w:pPr>
            <w:r w:rsidRPr="007B3BD8">
              <w:rPr>
                <w:rFonts w:ascii="宋体" w:hAnsi="宋体" w:hint="eastAsia"/>
              </w:rPr>
              <w:t>土壤扬尘</w:t>
            </w:r>
          </w:p>
        </w:tc>
        <w:tc>
          <w:tcPr>
            <w:tcW w:w="2060" w:type="dxa"/>
            <w:shd w:val="clear" w:color="auto" w:fill="auto"/>
            <w:noWrap/>
            <w:vAlign w:val="center"/>
          </w:tcPr>
          <w:p w14:paraId="4B97304D" w14:textId="77777777" w:rsidR="001A11CB" w:rsidRPr="007B3BD8" w:rsidRDefault="001A11CB" w:rsidP="00E43DD9">
            <w:pPr>
              <w:pStyle w:val="LZ-4"/>
            </w:pPr>
            <w:r w:rsidRPr="007B3BD8">
              <w:rPr>
                <w:rFonts w:hint="eastAsia"/>
              </w:rPr>
              <w:t>土地</w:t>
            </w:r>
            <w:r w:rsidRPr="007B3BD8">
              <w:t>利用类型</w:t>
            </w:r>
          </w:p>
        </w:tc>
      </w:tr>
      <w:tr w:rsidR="001A11CB" w:rsidRPr="007B3BD8" w14:paraId="0414AE5F" w14:textId="77777777" w:rsidTr="00E43DD9">
        <w:trPr>
          <w:trHeight w:val="302"/>
          <w:jc w:val="center"/>
        </w:trPr>
        <w:tc>
          <w:tcPr>
            <w:tcW w:w="3605" w:type="dxa"/>
            <w:gridSpan w:val="2"/>
            <w:shd w:val="clear" w:color="auto" w:fill="auto"/>
            <w:noWrap/>
            <w:vAlign w:val="center"/>
            <w:hideMark/>
          </w:tcPr>
          <w:p w14:paraId="597728E4" w14:textId="77777777" w:rsidR="001A11CB" w:rsidRPr="007B3BD8" w:rsidRDefault="001A11CB" w:rsidP="00E43DD9">
            <w:pPr>
              <w:pStyle w:val="LZ-4"/>
            </w:pPr>
            <w:r w:rsidRPr="007B3BD8">
              <w:rPr>
                <w:rFonts w:ascii="宋体" w:hAnsi="宋体" w:hint="eastAsia"/>
              </w:rPr>
              <w:t>非工业溶剂使用</w:t>
            </w:r>
          </w:p>
        </w:tc>
        <w:tc>
          <w:tcPr>
            <w:tcW w:w="2060" w:type="dxa"/>
            <w:shd w:val="clear" w:color="auto" w:fill="auto"/>
            <w:vAlign w:val="center"/>
          </w:tcPr>
          <w:p w14:paraId="4B688720" w14:textId="77777777" w:rsidR="001A11CB" w:rsidRPr="007B3BD8" w:rsidRDefault="001A11CB" w:rsidP="00E43DD9">
            <w:pPr>
              <w:pStyle w:val="LZ-4"/>
            </w:pPr>
            <w:r w:rsidRPr="007B3BD8">
              <w:rPr>
                <w:rFonts w:hint="eastAsia"/>
              </w:rPr>
              <w:t>人口</w:t>
            </w:r>
            <w:r w:rsidRPr="007B3BD8">
              <w:rPr>
                <w:rFonts w:hint="eastAsia"/>
              </w:rPr>
              <w:t>/</w:t>
            </w:r>
            <w:r w:rsidRPr="007B3BD8">
              <w:rPr>
                <w:rFonts w:hint="eastAsia"/>
              </w:rPr>
              <w:t>土地</w:t>
            </w:r>
            <w:r w:rsidRPr="007B3BD8">
              <w:t>利用类型</w:t>
            </w:r>
          </w:p>
        </w:tc>
      </w:tr>
      <w:tr w:rsidR="001A11CB" w:rsidRPr="007B3BD8" w14:paraId="3E2DE03F" w14:textId="77777777" w:rsidTr="00E43DD9">
        <w:trPr>
          <w:trHeight w:val="302"/>
          <w:jc w:val="center"/>
        </w:trPr>
        <w:tc>
          <w:tcPr>
            <w:tcW w:w="3605" w:type="dxa"/>
            <w:gridSpan w:val="2"/>
            <w:shd w:val="clear" w:color="auto" w:fill="auto"/>
            <w:noWrap/>
            <w:vAlign w:val="center"/>
            <w:hideMark/>
          </w:tcPr>
          <w:p w14:paraId="28721A86" w14:textId="77777777" w:rsidR="001A11CB" w:rsidRPr="007B3BD8" w:rsidRDefault="001A11CB" w:rsidP="00E43DD9">
            <w:pPr>
              <w:pStyle w:val="LZ-4"/>
            </w:pPr>
            <w:r w:rsidRPr="007B3BD8">
              <w:rPr>
                <w:rFonts w:ascii="宋体" w:hAnsi="宋体" w:hint="eastAsia"/>
              </w:rPr>
              <w:t>存储运输源</w:t>
            </w:r>
          </w:p>
        </w:tc>
        <w:tc>
          <w:tcPr>
            <w:tcW w:w="2060" w:type="dxa"/>
            <w:shd w:val="clear" w:color="auto" w:fill="auto"/>
            <w:vAlign w:val="center"/>
          </w:tcPr>
          <w:p w14:paraId="3C70605F" w14:textId="77777777" w:rsidR="001A11CB" w:rsidRPr="007B3BD8" w:rsidRDefault="001A11CB" w:rsidP="00E43DD9">
            <w:pPr>
              <w:pStyle w:val="LZ-4"/>
            </w:pPr>
            <w:r w:rsidRPr="007B3BD8">
              <w:rPr>
                <w:rFonts w:hint="eastAsia"/>
              </w:rPr>
              <w:t>经纬度</w:t>
            </w:r>
          </w:p>
        </w:tc>
      </w:tr>
      <w:tr w:rsidR="001A11CB" w:rsidRPr="007B3BD8" w14:paraId="6CC6EF8A" w14:textId="77777777" w:rsidTr="00E43DD9">
        <w:trPr>
          <w:trHeight w:val="302"/>
          <w:jc w:val="center"/>
        </w:trPr>
        <w:tc>
          <w:tcPr>
            <w:tcW w:w="3605" w:type="dxa"/>
            <w:gridSpan w:val="2"/>
            <w:shd w:val="clear" w:color="auto" w:fill="auto"/>
            <w:noWrap/>
            <w:vAlign w:val="center"/>
            <w:hideMark/>
          </w:tcPr>
          <w:p w14:paraId="0100B286" w14:textId="77777777" w:rsidR="001A11CB" w:rsidRPr="007B3BD8" w:rsidRDefault="001A11CB" w:rsidP="00E43DD9">
            <w:pPr>
              <w:pStyle w:val="LZ-4"/>
            </w:pPr>
            <w:r w:rsidRPr="007B3BD8">
              <w:rPr>
                <w:rFonts w:ascii="宋体" w:hAnsi="宋体" w:hint="eastAsia"/>
              </w:rPr>
              <w:t>废弃物处理源</w:t>
            </w:r>
          </w:p>
        </w:tc>
        <w:tc>
          <w:tcPr>
            <w:tcW w:w="2060" w:type="dxa"/>
            <w:shd w:val="clear" w:color="auto" w:fill="auto"/>
            <w:vAlign w:val="center"/>
          </w:tcPr>
          <w:p w14:paraId="12CD65CC" w14:textId="77777777" w:rsidR="001A11CB" w:rsidRPr="007B3BD8" w:rsidRDefault="001A11CB" w:rsidP="00E43DD9">
            <w:pPr>
              <w:pStyle w:val="LZ-4"/>
            </w:pPr>
            <w:r w:rsidRPr="007B3BD8">
              <w:rPr>
                <w:rFonts w:hint="eastAsia"/>
              </w:rPr>
              <w:t>经纬度</w:t>
            </w:r>
          </w:p>
        </w:tc>
      </w:tr>
      <w:tr w:rsidR="001A11CB" w:rsidRPr="007B3BD8" w14:paraId="2C10308B" w14:textId="77777777" w:rsidTr="002F6E7E">
        <w:trPr>
          <w:trHeight w:val="302"/>
          <w:jc w:val="center"/>
        </w:trPr>
        <w:tc>
          <w:tcPr>
            <w:tcW w:w="1696" w:type="dxa"/>
            <w:vMerge w:val="restart"/>
            <w:shd w:val="clear" w:color="auto" w:fill="auto"/>
            <w:noWrap/>
            <w:vAlign w:val="center"/>
            <w:hideMark/>
          </w:tcPr>
          <w:p w14:paraId="26E081D3" w14:textId="77777777" w:rsidR="001A11CB" w:rsidRPr="007B3BD8" w:rsidRDefault="001A11CB" w:rsidP="00E43DD9">
            <w:pPr>
              <w:pStyle w:val="LZ-4"/>
            </w:pPr>
            <w:r w:rsidRPr="007B3BD8">
              <w:rPr>
                <w:rFonts w:ascii="宋体" w:hAnsi="宋体" w:hint="eastAsia"/>
              </w:rPr>
              <w:t>生物质燃烧源</w:t>
            </w:r>
          </w:p>
        </w:tc>
        <w:tc>
          <w:tcPr>
            <w:tcW w:w="1909" w:type="dxa"/>
            <w:shd w:val="clear" w:color="auto" w:fill="auto"/>
            <w:vAlign w:val="center"/>
            <w:hideMark/>
          </w:tcPr>
          <w:p w14:paraId="0DE1411D" w14:textId="77777777" w:rsidR="001A11CB" w:rsidRPr="007B3BD8" w:rsidRDefault="001A11CB" w:rsidP="00E43DD9">
            <w:pPr>
              <w:pStyle w:val="LZ-4"/>
            </w:pPr>
            <w:r w:rsidRPr="007B3BD8">
              <w:rPr>
                <w:rFonts w:ascii="宋体" w:hAnsi="宋体" w:hint="eastAsia"/>
              </w:rPr>
              <w:t>秸秆露天焚烧</w:t>
            </w:r>
          </w:p>
        </w:tc>
        <w:tc>
          <w:tcPr>
            <w:tcW w:w="2060" w:type="dxa"/>
            <w:shd w:val="clear" w:color="auto" w:fill="auto"/>
            <w:vAlign w:val="center"/>
          </w:tcPr>
          <w:p w14:paraId="158BB7A0" w14:textId="77777777" w:rsidR="001A11CB" w:rsidRPr="007B3BD8" w:rsidRDefault="001A11CB" w:rsidP="00E43DD9">
            <w:pPr>
              <w:pStyle w:val="LZ-4"/>
            </w:pPr>
            <w:r w:rsidRPr="007B3BD8">
              <w:rPr>
                <w:rFonts w:hint="eastAsia"/>
              </w:rPr>
              <w:t>土地</w:t>
            </w:r>
            <w:r w:rsidRPr="007B3BD8">
              <w:t>利用类型</w:t>
            </w:r>
          </w:p>
        </w:tc>
      </w:tr>
      <w:tr w:rsidR="001A11CB" w:rsidRPr="007B3BD8" w14:paraId="28B4978A" w14:textId="77777777" w:rsidTr="002F6E7E">
        <w:trPr>
          <w:trHeight w:val="302"/>
          <w:jc w:val="center"/>
        </w:trPr>
        <w:tc>
          <w:tcPr>
            <w:tcW w:w="1696" w:type="dxa"/>
            <w:vMerge/>
            <w:vAlign w:val="center"/>
            <w:hideMark/>
          </w:tcPr>
          <w:p w14:paraId="04231FEA" w14:textId="77777777" w:rsidR="001A11CB" w:rsidRPr="007B3BD8" w:rsidRDefault="001A11CB" w:rsidP="00E43DD9">
            <w:pPr>
              <w:pStyle w:val="LZ-4"/>
            </w:pPr>
          </w:p>
        </w:tc>
        <w:tc>
          <w:tcPr>
            <w:tcW w:w="1909" w:type="dxa"/>
            <w:shd w:val="clear" w:color="auto" w:fill="auto"/>
            <w:noWrap/>
            <w:vAlign w:val="center"/>
            <w:hideMark/>
          </w:tcPr>
          <w:p w14:paraId="528BF833" w14:textId="77777777" w:rsidR="001A11CB" w:rsidRPr="007B3BD8" w:rsidRDefault="001A11CB" w:rsidP="00E43DD9">
            <w:pPr>
              <w:pStyle w:val="LZ-4"/>
            </w:pPr>
            <w:r w:rsidRPr="007B3BD8">
              <w:t>森林火灾</w:t>
            </w:r>
          </w:p>
        </w:tc>
        <w:tc>
          <w:tcPr>
            <w:tcW w:w="2060" w:type="dxa"/>
            <w:shd w:val="clear" w:color="auto" w:fill="auto"/>
            <w:noWrap/>
            <w:vAlign w:val="center"/>
          </w:tcPr>
          <w:p w14:paraId="5EBD8C1A" w14:textId="77777777" w:rsidR="001A11CB" w:rsidRPr="007B3BD8" w:rsidRDefault="001A11CB" w:rsidP="00E43DD9">
            <w:pPr>
              <w:pStyle w:val="LZ-4"/>
            </w:pPr>
            <w:r w:rsidRPr="007B3BD8">
              <w:rPr>
                <w:rFonts w:hint="eastAsia"/>
              </w:rPr>
              <w:t>经纬度</w:t>
            </w:r>
          </w:p>
        </w:tc>
      </w:tr>
      <w:tr w:rsidR="001A11CB" w:rsidRPr="007B3BD8" w14:paraId="207763D9" w14:textId="77777777" w:rsidTr="002F6E7E">
        <w:trPr>
          <w:trHeight w:val="302"/>
          <w:jc w:val="center"/>
        </w:trPr>
        <w:tc>
          <w:tcPr>
            <w:tcW w:w="1696" w:type="dxa"/>
            <w:vMerge w:val="restart"/>
            <w:shd w:val="clear" w:color="auto" w:fill="auto"/>
            <w:noWrap/>
            <w:vAlign w:val="center"/>
            <w:hideMark/>
          </w:tcPr>
          <w:p w14:paraId="332657A9" w14:textId="77777777" w:rsidR="001A11CB" w:rsidRPr="007B3BD8" w:rsidRDefault="001A11CB" w:rsidP="00E43DD9">
            <w:pPr>
              <w:pStyle w:val="LZ-4"/>
            </w:pPr>
            <w:r w:rsidRPr="007B3BD8">
              <w:rPr>
                <w:rFonts w:ascii="宋体" w:hAnsi="宋体" w:hint="eastAsia"/>
              </w:rPr>
              <w:t>农业源</w:t>
            </w:r>
          </w:p>
        </w:tc>
        <w:tc>
          <w:tcPr>
            <w:tcW w:w="1909" w:type="dxa"/>
            <w:shd w:val="clear" w:color="auto" w:fill="auto"/>
            <w:vAlign w:val="center"/>
            <w:hideMark/>
          </w:tcPr>
          <w:p w14:paraId="60FDAFA8" w14:textId="77777777" w:rsidR="001A11CB" w:rsidRPr="007B3BD8" w:rsidRDefault="001A11CB" w:rsidP="00E43DD9">
            <w:pPr>
              <w:pStyle w:val="LZ-4"/>
            </w:pPr>
            <w:r w:rsidRPr="007B3BD8">
              <w:rPr>
                <w:rFonts w:ascii="宋体" w:hAnsi="宋体" w:hint="eastAsia"/>
              </w:rPr>
              <w:t>畜禽养殖</w:t>
            </w:r>
          </w:p>
        </w:tc>
        <w:tc>
          <w:tcPr>
            <w:tcW w:w="2060" w:type="dxa"/>
            <w:shd w:val="clear" w:color="auto" w:fill="auto"/>
            <w:vAlign w:val="center"/>
          </w:tcPr>
          <w:p w14:paraId="7F48A1E2" w14:textId="77777777" w:rsidR="001A11CB" w:rsidRPr="007B3BD8" w:rsidRDefault="001A11CB" w:rsidP="00E43DD9">
            <w:pPr>
              <w:pStyle w:val="LZ-4"/>
            </w:pPr>
            <w:r w:rsidRPr="007B3BD8">
              <w:rPr>
                <w:rFonts w:hint="eastAsia"/>
              </w:rPr>
              <w:t>经纬度</w:t>
            </w:r>
            <w:r w:rsidRPr="007B3BD8">
              <w:rPr>
                <w:rFonts w:hint="eastAsia"/>
              </w:rPr>
              <w:t>/</w:t>
            </w:r>
            <w:r w:rsidRPr="007B3BD8">
              <w:rPr>
                <w:rFonts w:hint="eastAsia"/>
              </w:rPr>
              <w:t>土地</w:t>
            </w:r>
            <w:r w:rsidRPr="007B3BD8">
              <w:t>利用类型</w:t>
            </w:r>
          </w:p>
        </w:tc>
      </w:tr>
      <w:tr w:rsidR="001A11CB" w:rsidRPr="007B3BD8" w14:paraId="7F2E73A4" w14:textId="77777777" w:rsidTr="002F6E7E">
        <w:trPr>
          <w:trHeight w:val="302"/>
          <w:jc w:val="center"/>
        </w:trPr>
        <w:tc>
          <w:tcPr>
            <w:tcW w:w="1696" w:type="dxa"/>
            <w:vMerge/>
            <w:vAlign w:val="center"/>
            <w:hideMark/>
          </w:tcPr>
          <w:p w14:paraId="1F3E4258" w14:textId="77777777" w:rsidR="001A11CB" w:rsidRPr="007B3BD8" w:rsidRDefault="001A11CB" w:rsidP="00E43DD9">
            <w:pPr>
              <w:pStyle w:val="LZ-4"/>
            </w:pPr>
          </w:p>
        </w:tc>
        <w:tc>
          <w:tcPr>
            <w:tcW w:w="1909" w:type="dxa"/>
            <w:shd w:val="clear" w:color="auto" w:fill="auto"/>
            <w:noWrap/>
            <w:vAlign w:val="center"/>
            <w:hideMark/>
          </w:tcPr>
          <w:p w14:paraId="3283DA86" w14:textId="77777777" w:rsidR="001A11CB" w:rsidRPr="007B3BD8" w:rsidRDefault="001A11CB" w:rsidP="00E43DD9">
            <w:pPr>
              <w:pStyle w:val="LZ-4"/>
            </w:pPr>
            <w:r w:rsidRPr="007B3BD8">
              <w:rPr>
                <w:rFonts w:ascii="宋体" w:hAnsi="宋体" w:hint="eastAsia"/>
              </w:rPr>
              <w:t>氮肥施用</w:t>
            </w:r>
          </w:p>
        </w:tc>
        <w:tc>
          <w:tcPr>
            <w:tcW w:w="2060" w:type="dxa"/>
            <w:shd w:val="clear" w:color="auto" w:fill="auto"/>
            <w:noWrap/>
            <w:vAlign w:val="center"/>
          </w:tcPr>
          <w:p w14:paraId="07631522" w14:textId="77777777" w:rsidR="001A11CB" w:rsidRPr="007B3BD8" w:rsidRDefault="001A11CB" w:rsidP="00E43DD9">
            <w:pPr>
              <w:pStyle w:val="LZ-4"/>
            </w:pPr>
            <w:r w:rsidRPr="007B3BD8">
              <w:rPr>
                <w:rFonts w:hint="eastAsia"/>
              </w:rPr>
              <w:t>土地</w:t>
            </w:r>
            <w:r w:rsidRPr="007B3BD8">
              <w:t>利用类型</w:t>
            </w:r>
          </w:p>
        </w:tc>
      </w:tr>
      <w:tr w:rsidR="001A11CB" w:rsidRPr="007B3BD8" w14:paraId="50F76C3F" w14:textId="77777777" w:rsidTr="002F6E7E">
        <w:trPr>
          <w:trHeight w:val="302"/>
          <w:jc w:val="center"/>
        </w:trPr>
        <w:tc>
          <w:tcPr>
            <w:tcW w:w="1696" w:type="dxa"/>
            <w:vMerge/>
            <w:vAlign w:val="center"/>
            <w:hideMark/>
          </w:tcPr>
          <w:p w14:paraId="341766EB" w14:textId="77777777" w:rsidR="001A11CB" w:rsidRPr="007B3BD8" w:rsidRDefault="001A11CB" w:rsidP="00E43DD9">
            <w:pPr>
              <w:pStyle w:val="LZ-4"/>
            </w:pPr>
          </w:p>
        </w:tc>
        <w:tc>
          <w:tcPr>
            <w:tcW w:w="1909" w:type="dxa"/>
            <w:shd w:val="clear" w:color="auto" w:fill="auto"/>
            <w:noWrap/>
            <w:vAlign w:val="center"/>
            <w:hideMark/>
          </w:tcPr>
          <w:p w14:paraId="00D42775" w14:textId="77777777" w:rsidR="001A11CB" w:rsidRPr="007B3BD8" w:rsidRDefault="001A11CB" w:rsidP="00E43DD9">
            <w:pPr>
              <w:pStyle w:val="LZ-4"/>
            </w:pPr>
            <w:r w:rsidRPr="007B3BD8">
              <w:rPr>
                <w:rFonts w:ascii="宋体" w:hAnsi="宋体" w:hint="eastAsia"/>
              </w:rPr>
              <w:t>土壤本底</w:t>
            </w:r>
          </w:p>
        </w:tc>
        <w:tc>
          <w:tcPr>
            <w:tcW w:w="2060" w:type="dxa"/>
            <w:shd w:val="clear" w:color="auto" w:fill="auto"/>
            <w:noWrap/>
            <w:vAlign w:val="center"/>
          </w:tcPr>
          <w:p w14:paraId="65FA5E10" w14:textId="77777777" w:rsidR="001A11CB" w:rsidRPr="007B3BD8" w:rsidRDefault="001A11CB" w:rsidP="00E43DD9">
            <w:pPr>
              <w:pStyle w:val="LZ-4"/>
            </w:pPr>
            <w:r w:rsidRPr="007B3BD8">
              <w:rPr>
                <w:rFonts w:hint="eastAsia"/>
              </w:rPr>
              <w:t>土地</w:t>
            </w:r>
            <w:r w:rsidRPr="007B3BD8">
              <w:t>利用类型</w:t>
            </w:r>
          </w:p>
        </w:tc>
      </w:tr>
      <w:tr w:rsidR="001A11CB" w:rsidRPr="007B3BD8" w14:paraId="347A7489" w14:textId="77777777" w:rsidTr="002F6E7E">
        <w:trPr>
          <w:trHeight w:val="302"/>
          <w:jc w:val="center"/>
        </w:trPr>
        <w:tc>
          <w:tcPr>
            <w:tcW w:w="1696" w:type="dxa"/>
            <w:vMerge/>
            <w:vAlign w:val="center"/>
            <w:hideMark/>
          </w:tcPr>
          <w:p w14:paraId="3F00896C" w14:textId="77777777" w:rsidR="001A11CB" w:rsidRPr="007B3BD8" w:rsidRDefault="001A11CB" w:rsidP="00E43DD9">
            <w:pPr>
              <w:pStyle w:val="LZ-4"/>
            </w:pPr>
          </w:p>
        </w:tc>
        <w:tc>
          <w:tcPr>
            <w:tcW w:w="1909" w:type="dxa"/>
            <w:shd w:val="clear" w:color="auto" w:fill="auto"/>
            <w:noWrap/>
            <w:vAlign w:val="center"/>
            <w:hideMark/>
          </w:tcPr>
          <w:p w14:paraId="12A4DA97" w14:textId="77777777" w:rsidR="001A11CB" w:rsidRPr="007B3BD8" w:rsidRDefault="001A11CB" w:rsidP="00E43DD9">
            <w:pPr>
              <w:pStyle w:val="LZ-4"/>
            </w:pPr>
            <w:r w:rsidRPr="007B3BD8">
              <w:rPr>
                <w:rFonts w:ascii="宋体" w:hAnsi="宋体" w:hint="eastAsia"/>
              </w:rPr>
              <w:t>固氮植物</w:t>
            </w:r>
          </w:p>
        </w:tc>
        <w:tc>
          <w:tcPr>
            <w:tcW w:w="2060" w:type="dxa"/>
            <w:shd w:val="clear" w:color="auto" w:fill="auto"/>
            <w:noWrap/>
            <w:vAlign w:val="center"/>
          </w:tcPr>
          <w:p w14:paraId="59628AFA" w14:textId="77777777" w:rsidR="001A11CB" w:rsidRPr="007B3BD8" w:rsidRDefault="001A11CB" w:rsidP="00E43DD9">
            <w:pPr>
              <w:pStyle w:val="LZ-4"/>
            </w:pPr>
            <w:r w:rsidRPr="007B3BD8">
              <w:rPr>
                <w:rFonts w:hint="eastAsia"/>
              </w:rPr>
              <w:t>土地</w:t>
            </w:r>
            <w:r w:rsidRPr="007B3BD8">
              <w:t>利用类型</w:t>
            </w:r>
          </w:p>
        </w:tc>
      </w:tr>
      <w:tr w:rsidR="001A11CB" w:rsidRPr="007B3BD8" w14:paraId="63C2F1E5" w14:textId="77777777" w:rsidTr="002F6E7E">
        <w:trPr>
          <w:trHeight w:val="302"/>
          <w:jc w:val="center"/>
        </w:trPr>
        <w:tc>
          <w:tcPr>
            <w:tcW w:w="1696" w:type="dxa"/>
            <w:vMerge/>
            <w:vAlign w:val="center"/>
            <w:hideMark/>
          </w:tcPr>
          <w:p w14:paraId="58D56BD5" w14:textId="77777777" w:rsidR="001A11CB" w:rsidRPr="007B3BD8" w:rsidRDefault="001A11CB" w:rsidP="00E43DD9">
            <w:pPr>
              <w:pStyle w:val="LZ-4"/>
            </w:pPr>
          </w:p>
        </w:tc>
        <w:tc>
          <w:tcPr>
            <w:tcW w:w="1909" w:type="dxa"/>
            <w:shd w:val="clear" w:color="auto" w:fill="auto"/>
            <w:noWrap/>
            <w:vAlign w:val="center"/>
            <w:hideMark/>
          </w:tcPr>
          <w:p w14:paraId="0E96AFD6" w14:textId="77777777" w:rsidR="001A11CB" w:rsidRPr="007B3BD8" w:rsidRDefault="001A11CB" w:rsidP="00E43DD9">
            <w:pPr>
              <w:pStyle w:val="LZ-4"/>
            </w:pPr>
            <w:r w:rsidRPr="007B3BD8">
              <w:rPr>
                <w:rFonts w:ascii="宋体" w:hAnsi="宋体" w:hint="eastAsia"/>
              </w:rPr>
              <w:t>秸秆堆肥</w:t>
            </w:r>
          </w:p>
        </w:tc>
        <w:tc>
          <w:tcPr>
            <w:tcW w:w="2060" w:type="dxa"/>
            <w:shd w:val="clear" w:color="auto" w:fill="auto"/>
            <w:noWrap/>
            <w:vAlign w:val="center"/>
          </w:tcPr>
          <w:p w14:paraId="45E455F8" w14:textId="77777777" w:rsidR="001A11CB" w:rsidRPr="007B3BD8" w:rsidRDefault="001A11CB" w:rsidP="00E43DD9">
            <w:pPr>
              <w:pStyle w:val="LZ-4"/>
            </w:pPr>
            <w:r w:rsidRPr="007B3BD8">
              <w:rPr>
                <w:rFonts w:hint="eastAsia"/>
              </w:rPr>
              <w:t>土地</w:t>
            </w:r>
            <w:r w:rsidRPr="007B3BD8">
              <w:t>利用类型</w:t>
            </w:r>
          </w:p>
        </w:tc>
      </w:tr>
      <w:tr w:rsidR="001A11CB" w:rsidRPr="007B3BD8" w14:paraId="749EE9A7" w14:textId="77777777" w:rsidTr="002F6E7E">
        <w:trPr>
          <w:trHeight w:val="302"/>
          <w:jc w:val="center"/>
        </w:trPr>
        <w:tc>
          <w:tcPr>
            <w:tcW w:w="1696" w:type="dxa"/>
            <w:vMerge/>
            <w:vAlign w:val="center"/>
            <w:hideMark/>
          </w:tcPr>
          <w:p w14:paraId="48C6C01F" w14:textId="77777777" w:rsidR="001A11CB" w:rsidRPr="007B3BD8" w:rsidRDefault="001A11CB" w:rsidP="00E43DD9">
            <w:pPr>
              <w:pStyle w:val="LZ-4"/>
            </w:pPr>
          </w:p>
        </w:tc>
        <w:tc>
          <w:tcPr>
            <w:tcW w:w="1909" w:type="dxa"/>
            <w:shd w:val="clear" w:color="auto" w:fill="auto"/>
            <w:noWrap/>
            <w:vAlign w:val="center"/>
            <w:hideMark/>
          </w:tcPr>
          <w:p w14:paraId="0BC54E9D" w14:textId="77777777" w:rsidR="001A11CB" w:rsidRPr="007B3BD8" w:rsidRDefault="001A11CB" w:rsidP="00E43DD9">
            <w:pPr>
              <w:pStyle w:val="LZ-4"/>
            </w:pPr>
            <w:r w:rsidRPr="007B3BD8">
              <w:rPr>
                <w:rFonts w:ascii="宋体" w:hAnsi="宋体" w:hint="eastAsia"/>
              </w:rPr>
              <w:t>人体粪便</w:t>
            </w:r>
          </w:p>
        </w:tc>
        <w:tc>
          <w:tcPr>
            <w:tcW w:w="2060" w:type="dxa"/>
            <w:shd w:val="clear" w:color="auto" w:fill="auto"/>
            <w:noWrap/>
            <w:vAlign w:val="center"/>
          </w:tcPr>
          <w:p w14:paraId="2B659F59" w14:textId="77777777" w:rsidR="001A11CB" w:rsidRPr="007B3BD8" w:rsidRDefault="001A11CB" w:rsidP="00E43DD9">
            <w:pPr>
              <w:pStyle w:val="LZ-4"/>
            </w:pPr>
            <w:r w:rsidRPr="007B3BD8">
              <w:t>人口</w:t>
            </w:r>
          </w:p>
        </w:tc>
      </w:tr>
      <w:tr w:rsidR="001A11CB" w:rsidRPr="007B3BD8" w14:paraId="09EB1BA7" w14:textId="77777777" w:rsidTr="002F6E7E">
        <w:trPr>
          <w:trHeight w:val="302"/>
          <w:jc w:val="center"/>
        </w:trPr>
        <w:tc>
          <w:tcPr>
            <w:tcW w:w="1696" w:type="dxa"/>
            <w:vMerge w:val="restart"/>
            <w:shd w:val="clear" w:color="auto" w:fill="auto"/>
            <w:noWrap/>
            <w:vAlign w:val="center"/>
            <w:hideMark/>
          </w:tcPr>
          <w:p w14:paraId="0F76A115" w14:textId="77777777" w:rsidR="001A11CB" w:rsidRPr="007B3BD8" w:rsidRDefault="001A11CB" w:rsidP="00E43DD9">
            <w:pPr>
              <w:pStyle w:val="LZ-4"/>
            </w:pPr>
            <w:r w:rsidRPr="007B3BD8">
              <w:rPr>
                <w:rFonts w:ascii="宋体" w:hAnsi="宋体" w:hint="eastAsia"/>
              </w:rPr>
              <w:t>其他排放源</w:t>
            </w:r>
          </w:p>
        </w:tc>
        <w:tc>
          <w:tcPr>
            <w:tcW w:w="1909" w:type="dxa"/>
            <w:shd w:val="clear" w:color="auto" w:fill="auto"/>
            <w:vAlign w:val="center"/>
            <w:hideMark/>
          </w:tcPr>
          <w:p w14:paraId="550E6E61" w14:textId="77777777" w:rsidR="001A11CB" w:rsidRPr="007B3BD8" w:rsidRDefault="001A11CB" w:rsidP="00E43DD9">
            <w:pPr>
              <w:pStyle w:val="LZ-4"/>
            </w:pPr>
            <w:r w:rsidRPr="007B3BD8">
              <w:rPr>
                <w:rFonts w:ascii="宋体" w:hAnsi="宋体" w:hint="eastAsia"/>
              </w:rPr>
              <w:t>餐饮油烟</w:t>
            </w:r>
          </w:p>
        </w:tc>
        <w:tc>
          <w:tcPr>
            <w:tcW w:w="2060" w:type="dxa"/>
            <w:shd w:val="clear" w:color="auto" w:fill="auto"/>
            <w:vAlign w:val="center"/>
          </w:tcPr>
          <w:p w14:paraId="25AD7195" w14:textId="77777777" w:rsidR="001A11CB" w:rsidRPr="007B3BD8" w:rsidRDefault="001A11CB" w:rsidP="00E43DD9">
            <w:pPr>
              <w:pStyle w:val="LZ-4"/>
            </w:pPr>
            <w:r w:rsidRPr="007B3BD8">
              <w:rPr>
                <w:rFonts w:hint="eastAsia"/>
              </w:rPr>
              <w:t>人口</w:t>
            </w:r>
          </w:p>
        </w:tc>
      </w:tr>
      <w:tr w:rsidR="001A11CB" w:rsidRPr="007B3BD8" w14:paraId="267992EE" w14:textId="77777777" w:rsidTr="002F6E7E">
        <w:trPr>
          <w:trHeight w:val="302"/>
          <w:jc w:val="center"/>
        </w:trPr>
        <w:tc>
          <w:tcPr>
            <w:tcW w:w="1696" w:type="dxa"/>
            <w:vMerge/>
            <w:shd w:val="clear" w:color="auto" w:fill="auto"/>
            <w:noWrap/>
            <w:vAlign w:val="center"/>
          </w:tcPr>
          <w:p w14:paraId="1B9083D4" w14:textId="77777777" w:rsidR="001A11CB" w:rsidRPr="007B3BD8" w:rsidRDefault="001A11CB" w:rsidP="00E43DD9">
            <w:pPr>
              <w:pStyle w:val="LZ-4"/>
              <w:rPr>
                <w:rFonts w:ascii="宋体" w:hAnsi="宋体"/>
              </w:rPr>
            </w:pPr>
          </w:p>
        </w:tc>
        <w:tc>
          <w:tcPr>
            <w:tcW w:w="1909" w:type="dxa"/>
            <w:shd w:val="clear" w:color="auto" w:fill="auto"/>
            <w:vAlign w:val="center"/>
          </w:tcPr>
          <w:p w14:paraId="121E0B4C" w14:textId="77777777" w:rsidR="001A11CB" w:rsidRPr="007B3BD8" w:rsidRDefault="001A11CB" w:rsidP="00E43DD9">
            <w:pPr>
              <w:pStyle w:val="LZ-4"/>
            </w:pPr>
            <w:r w:rsidRPr="007B3BD8">
              <w:rPr>
                <w:rFonts w:ascii="宋体" w:hAnsi="宋体" w:hint="eastAsia"/>
              </w:rPr>
              <w:t>民用燃烧源</w:t>
            </w:r>
          </w:p>
        </w:tc>
        <w:tc>
          <w:tcPr>
            <w:tcW w:w="2060" w:type="dxa"/>
            <w:shd w:val="clear" w:color="auto" w:fill="auto"/>
            <w:vAlign w:val="center"/>
          </w:tcPr>
          <w:p w14:paraId="25A42DB1" w14:textId="77777777" w:rsidR="001A11CB" w:rsidRPr="007B3BD8" w:rsidRDefault="001A11CB" w:rsidP="00E43DD9">
            <w:pPr>
              <w:pStyle w:val="LZ-4"/>
            </w:pPr>
            <w:r w:rsidRPr="007B3BD8">
              <w:rPr>
                <w:rFonts w:hint="eastAsia"/>
              </w:rPr>
              <w:t>人口</w:t>
            </w:r>
          </w:p>
        </w:tc>
      </w:tr>
    </w:tbl>
    <w:p w14:paraId="21066DB5" w14:textId="77777777" w:rsidR="001A11CB" w:rsidRDefault="001A11CB" w:rsidP="001A11CB">
      <w:pPr>
        <w:pStyle w:val="LZ-2"/>
        <w:rPr>
          <w:lang w:eastAsia="zh-CN"/>
        </w:rPr>
      </w:pPr>
      <w:bookmarkStart w:id="227" w:name="_Toc117179413"/>
      <w:r>
        <w:rPr>
          <w:rFonts w:hint="eastAsia"/>
          <w:lang w:eastAsia="zh-CN"/>
        </w:rPr>
        <w:t>不确定性分析方法</w:t>
      </w:r>
      <w:bookmarkEnd w:id="227"/>
    </w:p>
    <w:p w14:paraId="0EAB89E8" w14:textId="77777777" w:rsidR="001A11CB" w:rsidRPr="007B3BD8" w:rsidRDefault="001A11CB" w:rsidP="001A11CB">
      <w:pPr>
        <w:pStyle w:val="LZ-"/>
        <w:ind w:firstLine="480"/>
        <w:rPr>
          <w:lang w:val="x-none"/>
        </w:rPr>
      </w:pPr>
      <w:r w:rsidRPr="007B3BD8">
        <w:rPr>
          <w:rFonts w:hint="eastAsia"/>
          <w:lang w:val="x-none"/>
        </w:rPr>
        <w:t>大气污染源排放清单是空气质量管理、大气环境保护政策制定、环保政策评估、污染物排放趋势分析的重要依据，同时也是空气质量模拟研究、空气污染预警预报系统建立的重要基础。排放源清单在定量估算过程中，由于关键数据缺失、数据来源缺乏代表性、测量误差、随机误差等影响因素，排放源清单估算不可避免地存在着一定的不确定性。识别和分析排放源清单不确定性有助于清单的改进，提供评估清单可靠性的依据。因此，在排放源清单的编制过程中，通过对各种不确定性来源进行定性或定量分析、确定排放源清单的不确定性大小或可能范围、并识别导致清单不确定性的关键不确定性来源，是指导排放源清单改进与提高的手段和过程，也是排放源清单开发的重要组成部分。对于排放清单的不确定性分析方法包括定性分析、半定量分析和定量分析，本项目综合应用定性与定量分析方法。</w:t>
      </w:r>
    </w:p>
    <w:p w14:paraId="65D631E4" w14:textId="77777777" w:rsidR="001A11CB" w:rsidRPr="007B3BD8" w:rsidRDefault="001A11CB" w:rsidP="001A11CB">
      <w:pPr>
        <w:pStyle w:val="LZ-"/>
        <w:ind w:firstLine="482"/>
        <w:rPr>
          <w:b/>
          <w:lang w:val="x-none"/>
        </w:rPr>
      </w:pPr>
      <w:r w:rsidRPr="007B3BD8">
        <w:rPr>
          <w:rFonts w:hint="eastAsia"/>
          <w:b/>
          <w:lang w:val="x-none"/>
        </w:rPr>
        <w:t>（</w:t>
      </w:r>
      <w:r w:rsidRPr="007B3BD8">
        <w:rPr>
          <w:rFonts w:hint="eastAsia"/>
          <w:b/>
          <w:lang w:val="x-none"/>
        </w:rPr>
        <w:t>1</w:t>
      </w:r>
      <w:r w:rsidRPr="007B3BD8">
        <w:rPr>
          <w:rFonts w:hint="eastAsia"/>
          <w:b/>
          <w:lang w:val="x-none"/>
        </w:rPr>
        <w:t>）定性分析法</w:t>
      </w:r>
    </w:p>
    <w:p w14:paraId="6544E2E6" w14:textId="77777777" w:rsidR="001A11CB" w:rsidRPr="007B3BD8" w:rsidRDefault="001A11CB" w:rsidP="001A11CB">
      <w:pPr>
        <w:pStyle w:val="LZ-"/>
        <w:ind w:firstLine="480"/>
        <w:rPr>
          <w:lang w:val="x-none"/>
        </w:rPr>
      </w:pPr>
      <w:r w:rsidRPr="007B3BD8">
        <w:rPr>
          <w:rFonts w:hint="eastAsia"/>
          <w:lang w:val="x-none"/>
        </w:rPr>
        <w:t>通过对排放源清单编制过程中影响估算结果的可能因素进行识别，定性评价排放清单不确定性大小。如设定“高”、“中”和“低”等基本来定性评定排放清单的不确定性大小，主要由编制人员在清单编制过程中根据对某类源或污染物的了解和认知程度来判定。例如，数据质量评价方法是其中一种定性分析方法，如采用</w:t>
      </w:r>
      <w:proofErr w:type="spellStart"/>
      <w:r w:rsidRPr="007B3BD8">
        <w:rPr>
          <w:rFonts w:hint="eastAsia"/>
          <w:lang w:val="x-none"/>
        </w:rPr>
        <w:t>A</w:t>
      </w:r>
      <w:r w:rsidRPr="007B3BD8">
        <w:rPr>
          <w:rFonts w:hint="eastAsia"/>
          <w:lang w:val="x-none"/>
        </w:rPr>
        <w:t>到</w:t>
      </w:r>
      <w:proofErr w:type="spellEnd"/>
      <w:r w:rsidRPr="007B3BD8">
        <w:rPr>
          <w:rFonts w:hint="eastAsia"/>
          <w:lang w:val="x-none"/>
        </w:rPr>
        <w:t>E</w:t>
      </w:r>
      <w:r w:rsidRPr="007B3BD8">
        <w:rPr>
          <w:rFonts w:hint="eastAsia"/>
          <w:lang w:val="x-none"/>
        </w:rPr>
        <w:t>五个级别对排放系数或其他参数的不确定性进行评价分析。其缺点是，定性分析依赖于分析人员对排放源清单编制过程中不确定性的判断与分析，具有一定的主观性。</w:t>
      </w:r>
    </w:p>
    <w:p w14:paraId="1EC1810D" w14:textId="77777777" w:rsidR="001A11CB" w:rsidRPr="007B3BD8" w:rsidRDefault="001A11CB" w:rsidP="001A11CB">
      <w:pPr>
        <w:pStyle w:val="LZ-"/>
        <w:ind w:firstLine="482"/>
        <w:rPr>
          <w:b/>
          <w:lang w:val="x-none"/>
        </w:rPr>
      </w:pPr>
      <w:r w:rsidRPr="007B3BD8">
        <w:rPr>
          <w:rFonts w:hint="eastAsia"/>
          <w:b/>
          <w:lang w:val="x-none"/>
        </w:rPr>
        <w:t>（</w:t>
      </w:r>
      <w:r w:rsidRPr="007B3BD8">
        <w:rPr>
          <w:rFonts w:hint="eastAsia"/>
          <w:b/>
          <w:lang w:val="x-none"/>
        </w:rPr>
        <w:t>2</w:t>
      </w:r>
      <w:r w:rsidRPr="007B3BD8">
        <w:rPr>
          <w:rFonts w:hint="eastAsia"/>
          <w:b/>
          <w:lang w:val="x-none"/>
        </w:rPr>
        <w:t>）定量分析法</w:t>
      </w:r>
    </w:p>
    <w:p w14:paraId="00808DFE" w14:textId="77777777" w:rsidR="001A11CB" w:rsidRPr="007B3BD8" w:rsidRDefault="001A11CB" w:rsidP="001A11CB">
      <w:pPr>
        <w:pStyle w:val="LZ-"/>
        <w:ind w:firstLine="480"/>
        <w:rPr>
          <w:lang w:val="x-none"/>
        </w:rPr>
      </w:pPr>
      <w:r w:rsidRPr="007B3BD8">
        <w:rPr>
          <w:rFonts w:hint="eastAsia"/>
          <w:lang w:val="x-none"/>
        </w:rPr>
        <w:t>为获得总的排放源清单的不确定性信息，首先必须获得清单模型输入的信息。而基于经验数据的数值模拟方法应用条件则相对宽松，对于输入变量（排放系数、活动水平数据或其他参数等）的不确定性的定量分析可用统计分析法或专家判断法。由于基于概率统计分析的自展模拟具有灵活性较强的优点，在实践中广泛应</w:t>
      </w:r>
      <w:r w:rsidRPr="007B3BD8">
        <w:rPr>
          <w:rFonts w:hint="eastAsia"/>
          <w:lang w:val="x-none"/>
        </w:rPr>
        <w:lastRenderedPageBreak/>
        <w:t>用。自展模拟方法的基本思想是：通过对描述样本数据的拟合概率分布模型进行随机自展抽样，得到样本容量为</w:t>
      </w:r>
      <w:r w:rsidRPr="007B3BD8">
        <w:rPr>
          <w:rFonts w:hint="eastAsia"/>
          <w:lang w:val="x-none"/>
        </w:rPr>
        <w:t>n</w:t>
      </w:r>
      <w:r w:rsidRPr="007B3BD8">
        <w:rPr>
          <w:rFonts w:hint="eastAsia"/>
          <w:lang w:val="x-none"/>
        </w:rPr>
        <w:t>（一般为样本数据的个数）的抽样样本，称为自展样本；对该自展样本进行统计分析，可以获得均值、标准差、中位数等统计量，这些统计量称为自展复制值。通过重复自展抽样，产生</w:t>
      </w:r>
      <w:r w:rsidRPr="007B3BD8">
        <w:rPr>
          <w:rFonts w:hint="eastAsia"/>
          <w:lang w:val="x-none"/>
        </w:rPr>
        <w:t>B</w:t>
      </w:r>
      <w:r w:rsidRPr="007B3BD8">
        <w:rPr>
          <w:rFonts w:hint="eastAsia"/>
          <w:lang w:val="x-none"/>
        </w:rPr>
        <w:t>（推荐至少</w:t>
      </w:r>
      <w:r w:rsidRPr="007B3BD8">
        <w:rPr>
          <w:rFonts w:hint="eastAsia"/>
          <w:lang w:val="x-none"/>
        </w:rPr>
        <w:t>200</w:t>
      </w:r>
      <w:r w:rsidRPr="007B3BD8">
        <w:rPr>
          <w:rFonts w:hint="eastAsia"/>
          <w:lang w:val="x-none"/>
        </w:rPr>
        <w:t>组）组自展抽样样本，从而获取</w:t>
      </w:r>
      <w:proofErr w:type="spellStart"/>
      <w:r w:rsidRPr="007B3BD8">
        <w:rPr>
          <w:rFonts w:hint="eastAsia"/>
          <w:lang w:val="x-none"/>
        </w:rPr>
        <w:t>B</w:t>
      </w:r>
      <w:proofErr w:type="gramStart"/>
      <w:r w:rsidRPr="007B3BD8">
        <w:rPr>
          <w:rFonts w:hint="eastAsia"/>
          <w:lang w:val="x-none"/>
        </w:rPr>
        <w:t>组相关</w:t>
      </w:r>
      <w:proofErr w:type="gramEnd"/>
      <w:r w:rsidRPr="007B3BD8">
        <w:rPr>
          <w:rFonts w:hint="eastAsia"/>
          <w:lang w:val="x-none"/>
        </w:rPr>
        <w:t>统计量的自展复制值，对这些自展复制值进行统计分析，以量化由于随机误差而引起的该模型输入变量的相关统计量不确定性</w:t>
      </w:r>
      <w:proofErr w:type="spellEnd"/>
      <w:r w:rsidRPr="007B3BD8">
        <w:rPr>
          <w:rFonts w:hint="eastAsia"/>
          <w:lang w:val="x-none"/>
        </w:rPr>
        <w:t>。</w:t>
      </w:r>
    </w:p>
    <w:p w14:paraId="5ED3FA93" w14:textId="77777777" w:rsidR="001A11CB" w:rsidRPr="007B3BD8" w:rsidRDefault="001A11CB" w:rsidP="001A11CB">
      <w:pPr>
        <w:pStyle w:val="LZ-"/>
        <w:ind w:firstLine="480"/>
        <w:rPr>
          <w:lang w:val="x-none"/>
        </w:rPr>
      </w:pPr>
      <w:r w:rsidRPr="007B3BD8">
        <w:rPr>
          <w:rFonts w:hint="eastAsia"/>
          <w:lang w:val="x-none"/>
        </w:rPr>
        <w:t>定量分析</w:t>
      </w:r>
      <w:r w:rsidRPr="007B3BD8">
        <w:rPr>
          <w:lang w:val="x-none"/>
        </w:rPr>
        <w:t>方法主要为：</w:t>
      </w:r>
      <w:r w:rsidRPr="007B3BD8">
        <w:rPr>
          <w:rFonts w:hint="eastAsia"/>
          <w:lang w:val="x-none"/>
        </w:rPr>
        <w:t>首先利用自展模拟分析清单各污染物估算时各变量由于随机误差引起的不确定性，然后采用蒙特卡洛模拟方法传递各变量的不确定性，最终获得清单总排放各污染物的不确定性范围。</w:t>
      </w:r>
    </w:p>
    <w:p w14:paraId="0540C72D" w14:textId="77777777" w:rsidR="001A11CB" w:rsidRPr="007B3BD8" w:rsidRDefault="001A11CB" w:rsidP="001A11CB">
      <w:pPr>
        <w:pStyle w:val="LZ-"/>
        <w:ind w:firstLine="480"/>
        <w:rPr>
          <w:lang w:val="x-none"/>
        </w:rPr>
      </w:pPr>
      <w:r w:rsidRPr="007B3BD8">
        <w:rPr>
          <w:rFonts w:hint="eastAsia"/>
          <w:lang w:val="x-none"/>
        </w:rPr>
        <w:t>（</w:t>
      </w:r>
      <w:r w:rsidRPr="007B3BD8">
        <w:rPr>
          <w:rFonts w:hint="eastAsia"/>
          <w:lang w:val="x-none"/>
        </w:rPr>
        <w:t>1</w:t>
      </w:r>
      <w:r w:rsidRPr="007B3BD8">
        <w:rPr>
          <w:rFonts w:hint="eastAsia"/>
          <w:lang w:val="x-none"/>
        </w:rPr>
        <w:t>）自展模拟</w:t>
      </w:r>
    </w:p>
    <w:p w14:paraId="2125CC43" w14:textId="77777777" w:rsidR="001A11CB" w:rsidRPr="007B3BD8" w:rsidRDefault="001A11CB" w:rsidP="001A11CB">
      <w:pPr>
        <w:pStyle w:val="LZ-"/>
        <w:ind w:firstLine="480"/>
        <w:rPr>
          <w:lang w:val="x-none"/>
        </w:rPr>
      </w:pPr>
      <w:r w:rsidRPr="007B3BD8">
        <w:rPr>
          <w:rFonts w:hint="eastAsia"/>
          <w:lang w:val="x-none"/>
        </w:rPr>
        <w:t>基于自展模拟的不确定性定量分析主要分为以下三个步骤：</w:t>
      </w:r>
    </w:p>
    <w:p w14:paraId="4219E1AF" w14:textId="77777777" w:rsidR="001A11CB" w:rsidRPr="007B3BD8" w:rsidRDefault="001A11CB" w:rsidP="001A11CB">
      <w:pPr>
        <w:pStyle w:val="LZ-"/>
        <w:ind w:firstLine="480"/>
        <w:rPr>
          <w:lang w:val="x-none"/>
        </w:rPr>
      </w:pPr>
      <w:r w:rsidRPr="007B3BD8">
        <w:rPr>
          <w:rFonts w:hint="eastAsia"/>
          <w:lang w:val="x-none"/>
        </w:rPr>
        <w:t>步骤</w:t>
      </w:r>
      <w:proofErr w:type="gramStart"/>
      <w:r w:rsidRPr="007B3BD8">
        <w:rPr>
          <w:rFonts w:hint="eastAsia"/>
          <w:lang w:val="x-none"/>
        </w:rPr>
        <w:t>一</w:t>
      </w:r>
      <w:proofErr w:type="gramEnd"/>
      <w:r w:rsidRPr="007B3BD8">
        <w:rPr>
          <w:rFonts w:hint="eastAsia"/>
          <w:lang w:val="x-none"/>
        </w:rPr>
        <w:t>：样本数据的概率分布拟合：确定代表样本数据的概率分布模型；</w:t>
      </w:r>
    </w:p>
    <w:p w14:paraId="75F3CB04" w14:textId="77777777" w:rsidR="001A11CB" w:rsidRPr="007B3BD8" w:rsidRDefault="001A11CB" w:rsidP="001A11CB">
      <w:pPr>
        <w:pStyle w:val="LZ-"/>
        <w:ind w:firstLine="480"/>
        <w:rPr>
          <w:lang w:val="x-none"/>
        </w:rPr>
      </w:pPr>
      <w:r w:rsidRPr="007B3BD8">
        <w:rPr>
          <w:rFonts w:hint="eastAsia"/>
          <w:lang w:val="x-none"/>
        </w:rPr>
        <w:t>步骤二：进行自展模拟：量化由于随机误差引起的统计量的不确定性；</w:t>
      </w:r>
    </w:p>
    <w:p w14:paraId="24C04D7E" w14:textId="77777777" w:rsidR="001A11CB" w:rsidRPr="007B3BD8" w:rsidRDefault="001A11CB" w:rsidP="001A11CB">
      <w:pPr>
        <w:pStyle w:val="LZ-"/>
        <w:ind w:firstLine="480"/>
        <w:rPr>
          <w:lang w:val="x-none"/>
        </w:rPr>
      </w:pPr>
      <w:r w:rsidRPr="007B3BD8">
        <w:rPr>
          <w:rFonts w:hint="eastAsia"/>
          <w:lang w:val="x-none"/>
        </w:rPr>
        <w:t>步骤三：模型输入不确定性的定量描述。</w:t>
      </w:r>
    </w:p>
    <w:p w14:paraId="0069AA20" w14:textId="77777777" w:rsidR="001A11CB" w:rsidRPr="007B3BD8" w:rsidRDefault="001A11CB" w:rsidP="001A11CB">
      <w:pPr>
        <w:pStyle w:val="LZ-"/>
        <w:ind w:firstLine="480"/>
        <w:rPr>
          <w:lang w:val="x-none"/>
        </w:rPr>
      </w:pPr>
      <w:r w:rsidRPr="007B3BD8">
        <w:rPr>
          <w:rFonts w:hint="eastAsia"/>
          <w:lang w:val="x-none"/>
        </w:rPr>
        <w:t>数据的分布一般代表代表了该污染源某一种污染物的排放范围，可用概率分布模型来描述，常用的分布模型有正态分布、对数正态分布、伽玛（</w:t>
      </w:r>
      <w:r w:rsidRPr="007B3BD8">
        <w:rPr>
          <w:rFonts w:hint="eastAsia"/>
          <w:lang w:val="x-none"/>
        </w:rPr>
        <w:t>Gamma</w:t>
      </w:r>
      <w:r w:rsidRPr="007B3BD8">
        <w:rPr>
          <w:rFonts w:hint="eastAsia"/>
          <w:lang w:val="x-none"/>
        </w:rPr>
        <w:t>）分布、韦伯（</w:t>
      </w:r>
      <w:r w:rsidRPr="007B3BD8">
        <w:rPr>
          <w:rFonts w:hint="eastAsia"/>
          <w:lang w:val="x-none"/>
        </w:rPr>
        <w:t>Weibull</w:t>
      </w:r>
      <w:r w:rsidRPr="007B3BD8">
        <w:rPr>
          <w:rFonts w:hint="eastAsia"/>
          <w:lang w:val="x-none"/>
        </w:rPr>
        <w:t>）分布、贝塔（</w:t>
      </w:r>
      <w:r w:rsidRPr="007B3BD8">
        <w:rPr>
          <w:rFonts w:hint="eastAsia"/>
          <w:lang w:val="x-none"/>
        </w:rPr>
        <w:t>Beta</w:t>
      </w:r>
      <w:r w:rsidRPr="007B3BD8">
        <w:rPr>
          <w:rFonts w:hint="eastAsia"/>
          <w:lang w:val="x-none"/>
        </w:rPr>
        <w:t>）分布、均匀（</w:t>
      </w:r>
      <w:r w:rsidRPr="007B3BD8">
        <w:rPr>
          <w:rFonts w:hint="eastAsia"/>
          <w:lang w:val="x-none"/>
        </w:rPr>
        <w:t>uniform</w:t>
      </w:r>
      <w:r w:rsidRPr="007B3BD8">
        <w:rPr>
          <w:rFonts w:hint="eastAsia"/>
          <w:lang w:val="x-none"/>
        </w:rPr>
        <w:t>）分布、对称三角（</w:t>
      </w:r>
      <w:r w:rsidRPr="007B3BD8">
        <w:rPr>
          <w:rFonts w:hint="eastAsia"/>
          <w:lang w:val="x-none"/>
        </w:rPr>
        <w:t>triangle</w:t>
      </w:r>
      <w:r w:rsidRPr="007B3BD8">
        <w:rPr>
          <w:rFonts w:hint="eastAsia"/>
          <w:lang w:val="x-none"/>
        </w:rPr>
        <w:t>）分布等。概率分布拟合是确定代表模型输入观测数据特征的概率分布模型或经验分布的过程，通常包含参数估算、拟合优度的检验等过程。</w:t>
      </w:r>
    </w:p>
    <w:p w14:paraId="70B04ECF" w14:textId="77777777" w:rsidR="001A11CB" w:rsidRPr="007B3BD8" w:rsidRDefault="001A11CB" w:rsidP="001A11CB">
      <w:pPr>
        <w:pStyle w:val="LZ-"/>
        <w:ind w:firstLine="480"/>
        <w:rPr>
          <w:lang w:val="x-none"/>
        </w:rPr>
      </w:pPr>
      <w:r w:rsidRPr="007B3BD8">
        <w:rPr>
          <w:rFonts w:hint="eastAsia"/>
          <w:lang w:val="x-none"/>
        </w:rPr>
        <w:t>参数估算方法包括</w:t>
      </w:r>
      <w:proofErr w:type="gramStart"/>
      <w:r w:rsidRPr="007B3BD8">
        <w:rPr>
          <w:rFonts w:hint="eastAsia"/>
          <w:lang w:val="x-none"/>
        </w:rPr>
        <w:t>矩</w:t>
      </w:r>
      <w:proofErr w:type="gramEnd"/>
      <w:r w:rsidRPr="007B3BD8">
        <w:rPr>
          <w:rFonts w:hint="eastAsia"/>
          <w:lang w:val="x-none"/>
        </w:rPr>
        <w:t>匹配法（</w:t>
      </w:r>
      <w:proofErr w:type="spellStart"/>
      <w:r w:rsidRPr="007B3BD8">
        <w:rPr>
          <w:rFonts w:hint="eastAsia"/>
          <w:lang w:val="x-none"/>
        </w:rPr>
        <w:t>MoMM</w:t>
      </w:r>
      <w:proofErr w:type="spellEnd"/>
      <w:r w:rsidRPr="007B3BD8">
        <w:rPr>
          <w:rFonts w:hint="eastAsia"/>
          <w:lang w:val="x-none"/>
        </w:rPr>
        <w:t>）和最大似然估算法（</w:t>
      </w:r>
      <w:r w:rsidRPr="007B3BD8">
        <w:rPr>
          <w:rFonts w:hint="eastAsia"/>
          <w:lang w:val="x-none"/>
        </w:rPr>
        <w:t>MLE</w:t>
      </w:r>
      <w:r w:rsidRPr="007B3BD8">
        <w:rPr>
          <w:rFonts w:hint="eastAsia"/>
          <w:lang w:val="x-none"/>
        </w:rPr>
        <w:t>），本研究应用</w:t>
      </w:r>
      <w:proofErr w:type="gramStart"/>
      <w:r w:rsidRPr="007B3BD8">
        <w:rPr>
          <w:rFonts w:hint="eastAsia"/>
          <w:lang w:val="x-none"/>
        </w:rPr>
        <w:t>矩</w:t>
      </w:r>
      <w:proofErr w:type="gramEnd"/>
      <w:r w:rsidRPr="007B3BD8">
        <w:rPr>
          <w:rFonts w:hint="eastAsia"/>
          <w:lang w:val="x-none"/>
        </w:rPr>
        <w:t>匹配法（</w:t>
      </w:r>
      <w:proofErr w:type="spellStart"/>
      <w:r w:rsidRPr="007B3BD8">
        <w:rPr>
          <w:rFonts w:hint="eastAsia"/>
          <w:lang w:val="x-none"/>
        </w:rPr>
        <w:t>MoMM</w:t>
      </w:r>
      <w:proofErr w:type="spellEnd"/>
      <w:r w:rsidRPr="007B3BD8">
        <w:rPr>
          <w:rFonts w:hint="eastAsia"/>
          <w:lang w:val="x-none"/>
        </w:rPr>
        <w:t>）。对于选定的概率分布模型是否符合样本数据的分布特征，拟合优度的检验是重要依据。常用的统计检验方法有</w:t>
      </w:r>
      <w:r w:rsidRPr="007B3BD8">
        <w:rPr>
          <w:rFonts w:hint="eastAsia"/>
          <w:lang w:val="x-none"/>
        </w:rPr>
        <w:t>Kolmogorov-</w:t>
      </w:r>
      <w:proofErr w:type="spellStart"/>
      <w:r w:rsidRPr="007B3BD8">
        <w:rPr>
          <w:rFonts w:hint="eastAsia"/>
          <w:lang w:val="x-none"/>
        </w:rPr>
        <w:t>Smirnov</w:t>
      </w:r>
      <w:r w:rsidRPr="007B3BD8">
        <w:rPr>
          <w:rFonts w:hint="eastAsia"/>
          <w:lang w:val="x-none"/>
        </w:rPr>
        <w:t>检验</w:t>
      </w:r>
      <w:proofErr w:type="spellEnd"/>
      <w:r w:rsidRPr="007B3BD8">
        <w:rPr>
          <w:rFonts w:hint="eastAsia"/>
          <w:lang w:val="x-none"/>
        </w:rPr>
        <w:t>（</w:t>
      </w:r>
      <w:r w:rsidRPr="007B3BD8">
        <w:rPr>
          <w:rFonts w:hint="eastAsia"/>
          <w:lang w:val="x-none"/>
        </w:rPr>
        <w:t>K-</w:t>
      </w:r>
      <w:proofErr w:type="spellStart"/>
      <w:r w:rsidRPr="007B3BD8">
        <w:rPr>
          <w:rFonts w:hint="eastAsia"/>
          <w:lang w:val="x-none"/>
        </w:rPr>
        <w:t>S</w:t>
      </w:r>
      <w:r w:rsidRPr="007B3BD8">
        <w:rPr>
          <w:rFonts w:hint="eastAsia"/>
          <w:lang w:val="x-none"/>
        </w:rPr>
        <w:t>检验</w:t>
      </w:r>
      <w:proofErr w:type="spellEnd"/>
      <w:r w:rsidRPr="007B3BD8">
        <w:rPr>
          <w:rFonts w:hint="eastAsia"/>
          <w:lang w:val="x-none"/>
        </w:rPr>
        <w:t>）和</w:t>
      </w:r>
      <w:r w:rsidRPr="007B3BD8">
        <w:rPr>
          <w:rFonts w:hint="eastAsia"/>
          <w:lang w:val="x-none"/>
        </w:rPr>
        <w:t>Anderson-</w:t>
      </w:r>
      <w:proofErr w:type="spellStart"/>
      <w:r w:rsidRPr="007B3BD8">
        <w:rPr>
          <w:rFonts w:hint="eastAsia"/>
          <w:lang w:val="x-none"/>
        </w:rPr>
        <w:t>Darling</w:t>
      </w:r>
      <w:r w:rsidRPr="007B3BD8">
        <w:rPr>
          <w:rFonts w:hint="eastAsia"/>
          <w:lang w:val="x-none"/>
        </w:rPr>
        <w:t>检验</w:t>
      </w:r>
      <w:proofErr w:type="spellEnd"/>
      <w:r w:rsidRPr="007B3BD8">
        <w:rPr>
          <w:rFonts w:hint="eastAsia"/>
          <w:lang w:val="x-none"/>
        </w:rPr>
        <w:t>（</w:t>
      </w:r>
      <w:r w:rsidRPr="007B3BD8">
        <w:rPr>
          <w:rFonts w:hint="eastAsia"/>
          <w:lang w:val="x-none"/>
        </w:rPr>
        <w:t>A-</w:t>
      </w:r>
      <w:proofErr w:type="spellStart"/>
      <w:r w:rsidRPr="007B3BD8">
        <w:rPr>
          <w:rFonts w:hint="eastAsia"/>
          <w:lang w:val="x-none"/>
        </w:rPr>
        <w:t>D</w:t>
      </w:r>
      <w:r w:rsidRPr="007B3BD8">
        <w:rPr>
          <w:rFonts w:hint="eastAsia"/>
          <w:lang w:val="x-none"/>
        </w:rPr>
        <w:t>检验</w:t>
      </w:r>
      <w:proofErr w:type="spellEnd"/>
      <w:r w:rsidRPr="007B3BD8">
        <w:rPr>
          <w:rFonts w:hint="eastAsia"/>
          <w:lang w:val="x-none"/>
        </w:rPr>
        <w:t>）。本研究采用</w:t>
      </w:r>
      <w:proofErr w:type="spellStart"/>
      <w:r w:rsidRPr="007B3BD8">
        <w:rPr>
          <w:rFonts w:hint="eastAsia"/>
          <w:lang w:val="x-none"/>
        </w:rPr>
        <w:t>K-S</w:t>
      </w:r>
      <w:r w:rsidRPr="007B3BD8">
        <w:rPr>
          <w:rFonts w:hint="eastAsia"/>
          <w:lang w:val="x-none"/>
        </w:rPr>
        <w:t>检验，一般情况下，该值越小，证明选择的分布模型越符合样本数据的总体分布特征</w:t>
      </w:r>
      <w:proofErr w:type="spellEnd"/>
      <w:r w:rsidRPr="007B3BD8">
        <w:rPr>
          <w:rFonts w:hint="eastAsia"/>
          <w:lang w:val="x-none"/>
        </w:rPr>
        <w:t>。</w:t>
      </w:r>
    </w:p>
    <w:p w14:paraId="36CC5C74" w14:textId="77777777" w:rsidR="001A11CB" w:rsidRPr="007B3BD8" w:rsidRDefault="001A11CB" w:rsidP="001A11CB">
      <w:pPr>
        <w:pStyle w:val="LZ-"/>
        <w:ind w:firstLine="480"/>
        <w:rPr>
          <w:lang w:val="x-none"/>
        </w:rPr>
      </w:pPr>
      <w:r w:rsidRPr="007B3BD8">
        <w:rPr>
          <w:rFonts w:hint="eastAsia"/>
          <w:lang w:val="x-none"/>
        </w:rPr>
        <w:t>确定样本数据的概率分布模型后，通过自展模拟的方法思路得到的不确定性，常用</w:t>
      </w:r>
      <w:r w:rsidRPr="007B3BD8">
        <w:rPr>
          <w:rFonts w:hint="eastAsia"/>
          <w:lang w:val="x-none"/>
        </w:rPr>
        <w:t>95%</w:t>
      </w:r>
      <w:r w:rsidRPr="007B3BD8">
        <w:rPr>
          <w:rFonts w:hint="eastAsia"/>
          <w:lang w:val="x-none"/>
        </w:rPr>
        <w:t>置信区间来描述量化。通过建立相关统计量的累积概率分布函数，利用</w:t>
      </w:r>
      <w:proofErr w:type="spellStart"/>
      <w:r w:rsidRPr="007B3BD8">
        <w:rPr>
          <w:rFonts w:hint="eastAsia"/>
          <w:lang w:val="x-none"/>
        </w:rPr>
        <w:t>Hazen</w:t>
      </w:r>
      <w:r w:rsidRPr="007B3BD8">
        <w:rPr>
          <w:rFonts w:hint="eastAsia"/>
          <w:lang w:val="x-none"/>
        </w:rPr>
        <w:t>方法求出第</w:t>
      </w:r>
      <w:proofErr w:type="spellEnd"/>
      <w:r w:rsidRPr="007B3BD8">
        <w:rPr>
          <w:rFonts w:hint="eastAsia"/>
          <w:lang w:val="x-none"/>
        </w:rPr>
        <w:t>2.5</w:t>
      </w:r>
      <w:r w:rsidRPr="007B3BD8">
        <w:rPr>
          <w:rFonts w:hint="eastAsia"/>
          <w:lang w:val="x-none"/>
        </w:rPr>
        <w:t>和</w:t>
      </w:r>
      <w:r w:rsidRPr="007B3BD8">
        <w:rPr>
          <w:rFonts w:hint="eastAsia"/>
          <w:lang w:val="x-none"/>
        </w:rPr>
        <w:t>97.5</w:t>
      </w:r>
      <w:r w:rsidRPr="007B3BD8">
        <w:rPr>
          <w:rFonts w:hint="eastAsia"/>
          <w:lang w:val="x-none"/>
        </w:rPr>
        <w:t>个分位点对应的值，即可以确定该统计量的不确定性范围。通常，使用均值的不确定性来描述模型输入变量的不确定性。</w:t>
      </w:r>
    </w:p>
    <w:p w14:paraId="59039CBD" w14:textId="77777777" w:rsidR="001A11CB" w:rsidRPr="007B3BD8" w:rsidRDefault="001A11CB" w:rsidP="001A11CB">
      <w:pPr>
        <w:pStyle w:val="LZ-"/>
        <w:ind w:firstLine="480"/>
        <w:rPr>
          <w:lang w:val="x-none"/>
        </w:rPr>
      </w:pPr>
      <w:r w:rsidRPr="007B3BD8">
        <w:rPr>
          <w:rFonts w:hint="eastAsia"/>
          <w:lang w:val="x-none"/>
        </w:rPr>
        <w:lastRenderedPageBreak/>
        <w:t>（</w:t>
      </w:r>
      <w:r w:rsidRPr="007B3BD8">
        <w:rPr>
          <w:rFonts w:hint="eastAsia"/>
          <w:lang w:val="x-none"/>
        </w:rPr>
        <w:t>2</w:t>
      </w:r>
      <w:r w:rsidRPr="007B3BD8">
        <w:rPr>
          <w:rFonts w:hint="eastAsia"/>
          <w:lang w:val="x-none"/>
        </w:rPr>
        <w:t>）蒙特卡洛模拟</w:t>
      </w:r>
    </w:p>
    <w:p w14:paraId="7AA0ED40" w14:textId="77777777" w:rsidR="001A11CB" w:rsidRPr="007B3BD8" w:rsidRDefault="001A11CB" w:rsidP="001A11CB">
      <w:pPr>
        <w:pStyle w:val="LZ-"/>
        <w:ind w:firstLine="480"/>
        <w:rPr>
          <w:lang w:val="x-none"/>
        </w:rPr>
      </w:pPr>
      <w:r w:rsidRPr="007B3BD8">
        <w:rPr>
          <w:rFonts w:hint="eastAsia"/>
          <w:lang w:val="x-none"/>
        </w:rPr>
        <w:t>通过自展模拟得到的各相关统计量的不确定性，一般通过基于数值分析的蒙特卡洛模拟方法进行传递。其思路是通过对模型输入参数的随机重复抽样，从而将模型输入的不确定性传递到模型输出，以量化模型输出的不确定性。</w:t>
      </w:r>
    </w:p>
    <w:p w14:paraId="0ABAB45A" w14:textId="77777777" w:rsidR="001A11CB" w:rsidRPr="00FA5689" w:rsidRDefault="001A11CB" w:rsidP="001A11CB">
      <w:pPr>
        <w:pStyle w:val="LZ-"/>
        <w:ind w:firstLine="480"/>
        <w:rPr>
          <w:lang w:val="x-none"/>
        </w:rPr>
      </w:pPr>
      <w:r w:rsidRPr="007B3BD8">
        <w:rPr>
          <w:rFonts w:hint="eastAsia"/>
          <w:lang w:val="x-none"/>
        </w:rPr>
        <w:t>本研究</w:t>
      </w:r>
      <w:r w:rsidRPr="007B3BD8">
        <w:rPr>
          <w:lang w:val="x-none"/>
        </w:rPr>
        <w:t>中，由于受</w:t>
      </w:r>
      <w:r w:rsidRPr="007B3BD8">
        <w:rPr>
          <w:rFonts w:hint="eastAsia"/>
          <w:lang w:val="x-none"/>
        </w:rPr>
        <w:t>获取</w:t>
      </w:r>
      <w:r w:rsidRPr="007B3BD8">
        <w:rPr>
          <w:lang w:val="x-none"/>
        </w:rPr>
        <w:t>数据条件的限制，不确定分析主要为定性不确定性分析。</w:t>
      </w:r>
    </w:p>
    <w:p w14:paraId="37A59D2A" w14:textId="77777777" w:rsidR="001A11CB" w:rsidRPr="00FA5689" w:rsidRDefault="001A11CB" w:rsidP="001A11CB">
      <w:pPr>
        <w:pStyle w:val="LZ-2"/>
        <w:rPr>
          <w:lang w:eastAsia="zh-CN"/>
        </w:rPr>
      </w:pPr>
      <w:bookmarkStart w:id="228" w:name="_Toc117179414"/>
      <w:r w:rsidRPr="007B3BD8">
        <w:rPr>
          <w:rFonts w:hint="eastAsia"/>
          <w:lang w:eastAsia="zh-CN"/>
        </w:rPr>
        <w:t>小结</w:t>
      </w:r>
      <w:bookmarkEnd w:id="228"/>
    </w:p>
    <w:p w14:paraId="678B1E23" w14:textId="4A162672" w:rsidR="001A11CB" w:rsidRPr="007B3BD8" w:rsidRDefault="001A11CB" w:rsidP="001A11CB">
      <w:pPr>
        <w:pStyle w:val="LZ-"/>
        <w:ind w:firstLine="480"/>
      </w:pPr>
      <w:r w:rsidRPr="007B3BD8">
        <w:rPr>
          <w:rFonts w:hint="eastAsia"/>
        </w:rPr>
        <w:t>本章详细</w:t>
      </w:r>
      <w:r w:rsidRPr="007B3BD8">
        <w:t>介绍了</w:t>
      </w:r>
      <w:r>
        <w:t>2020</w:t>
      </w:r>
      <w:r>
        <w:rPr>
          <w:rFonts w:hint="eastAsia"/>
        </w:rPr>
        <w:t>年</w:t>
      </w:r>
      <w:proofErr w:type="gramStart"/>
      <w:r>
        <w:rPr>
          <w:rFonts w:hint="eastAsia"/>
        </w:rPr>
        <w:t>萧山区</w:t>
      </w:r>
      <w:proofErr w:type="gramEnd"/>
      <w:r w:rsidRPr="007B3BD8">
        <w:t>大气排放源清单编制</w:t>
      </w:r>
      <w:r>
        <w:rPr>
          <w:rFonts w:hint="eastAsia"/>
        </w:rPr>
        <w:t>的</w:t>
      </w:r>
      <w:r w:rsidR="0023163C">
        <w:rPr>
          <w:rFonts w:hint="eastAsia"/>
        </w:rPr>
        <w:t>污染源识别分类、</w:t>
      </w:r>
      <w:r>
        <w:t>方法体系、</w:t>
      </w:r>
      <w:r w:rsidRPr="007B3BD8">
        <w:t>编制过程的</w:t>
      </w:r>
      <w:proofErr w:type="gramStart"/>
      <w:r w:rsidRPr="007B3BD8">
        <w:t>质控质保</w:t>
      </w:r>
      <w:proofErr w:type="gramEnd"/>
      <w:r w:rsidRPr="007B3BD8">
        <w:t>体系</w:t>
      </w:r>
      <w:r w:rsidRPr="007B3BD8">
        <w:rPr>
          <w:rFonts w:hint="eastAsia"/>
        </w:rPr>
        <w:t>、</w:t>
      </w:r>
      <w:r w:rsidRPr="007B3BD8">
        <w:t>空间分配方法以及不确定性</w:t>
      </w:r>
      <w:r w:rsidRPr="007B3BD8">
        <w:rPr>
          <w:rFonts w:hint="eastAsia"/>
        </w:rPr>
        <w:t>分析</w:t>
      </w:r>
      <w:r w:rsidRPr="007B3BD8">
        <w:t>方法</w:t>
      </w:r>
      <w:r w:rsidRPr="007B3BD8">
        <w:rPr>
          <w:rFonts w:hint="eastAsia"/>
        </w:rPr>
        <w:t>。</w:t>
      </w:r>
    </w:p>
    <w:p w14:paraId="5F10024C" w14:textId="7709050A" w:rsidR="001A11CB" w:rsidRPr="007B3BD8" w:rsidRDefault="001A11CB" w:rsidP="001A11CB">
      <w:pPr>
        <w:pStyle w:val="LZ-"/>
        <w:ind w:firstLine="480"/>
      </w:pPr>
      <w:r w:rsidRPr="007B3BD8">
        <w:rPr>
          <w:rFonts w:hint="eastAsia"/>
          <w:lang w:val="en-US"/>
        </w:rPr>
        <w:t>（</w:t>
      </w:r>
      <w:r w:rsidRPr="007B3BD8">
        <w:rPr>
          <w:rFonts w:hint="eastAsia"/>
          <w:lang w:val="en-US"/>
        </w:rPr>
        <w:t>1</w:t>
      </w:r>
      <w:r w:rsidRPr="007B3BD8">
        <w:rPr>
          <w:rFonts w:hint="eastAsia"/>
          <w:lang w:val="en-US"/>
        </w:rPr>
        <w:t>）排放</w:t>
      </w:r>
      <w:r w:rsidRPr="007B3BD8">
        <w:rPr>
          <w:lang w:val="en-US"/>
        </w:rPr>
        <w:t>源分类体系建立：</w:t>
      </w:r>
      <w:r w:rsidRPr="007B3BD8">
        <w:t>根据</w:t>
      </w:r>
      <w:r w:rsidR="0006646E">
        <w:rPr>
          <w:rFonts w:hint="eastAsia"/>
        </w:rPr>
        <w:t>国家</w:t>
      </w:r>
      <w:r>
        <w:t>发布的清单编制技术手册，</w:t>
      </w:r>
      <w:r w:rsidRPr="007B3BD8">
        <w:t>结合</w:t>
      </w:r>
      <w:proofErr w:type="gramStart"/>
      <w:r>
        <w:rPr>
          <w:rFonts w:hint="eastAsia"/>
        </w:rPr>
        <w:t>萧山区</w:t>
      </w:r>
      <w:proofErr w:type="gramEnd"/>
      <w:r w:rsidRPr="007B3BD8">
        <w:t>产业结构及大气排放源特征，</w:t>
      </w:r>
      <w:r>
        <w:rPr>
          <w:rFonts w:hint="eastAsia"/>
        </w:rPr>
        <w:t>建立</w:t>
      </w:r>
      <w:proofErr w:type="gramStart"/>
      <w:r>
        <w:rPr>
          <w:rFonts w:hint="eastAsia"/>
        </w:rPr>
        <w:t>萧山区</w:t>
      </w:r>
      <w:proofErr w:type="gramEnd"/>
      <w:r w:rsidRPr="007B3BD8">
        <w:t>本地化排放源分类体系。</w:t>
      </w:r>
    </w:p>
    <w:p w14:paraId="043518CC" w14:textId="77777777" w:rsidR="001A11CB" w:rsidRPr="007B3BD8" w:rsidRDefault="001A11CB" w:rsidP="001A11CB">
      <w:pPr>
        <w:pStyle w:val="LZ-"/>
        <w:ind w:firstLine="480"/>
        <w:rPr>
          <w:lang w:val="en-US"/>
        </w:rPr>
      </w:pPr>
      <w:r w:rsidRPr="007B3BD8">
        <w:rPr>
          <w:rFonts w:hint="eastAsia"/>
          <w:lang w:val="en-US"/>
        </w:rPr>
        <w:t>（</w:t>
      </w:r>
      <w:r>
        <w:rPr>
          <w:lang w:val="en-US"/>
        </w:rPr>
        <w:t>2</w:t>
      </w:r>
      <w:r w:rsidRPr="007B3BD8">
        <w:rPr>
          <w:rFonts w:hint="eastAsia"/>
          <w:lang w:val="en-US"/>
        </w:rPr>
        <w:t>）编制</w:t>
      </w:r>
      <w:r w:rsidRPr="007B3BD8">
        <w:rPr>
          <w:lang w:val="en-US"/>
        </w:rPr>
        <w:t>方法：</w:t>
      </w:r>
      <w:r w:rsidRPr="007B3BD8">
        <w:rPr>
          <w:rFonts w:hint="eastAsia"/>
          <w:lang w:val="en-US"/>
        </w:rPr>
        <w:t>本项目工业源的</w:t>
      </w:r>
      <w:r w:rsidRPr="007B3BD8">
        <w:rPr>
          <w:lang w:val="en-US"/>
        </w:rPr>
        <w:t>大气污染物排放量主要以</w:t>
      </w:r>
      <w:r>
        <w:rPr>
          <w:rFonts w:hint="eastAsia"/>
          <w:lang w:val="en-US"/>
        </w:rPr>
        <w:t>物料衡算法</w:t>
      </w:r>
      <w:r w:rsidRPr="007B3BD8">
        <w:rPr>
          <w:lang w:val="en-US"/>
        </w:rPr>
        <w:t>和排放系数法</w:t>
      </w:r>
      <w:r w:rsidRPr="007B3BD8">
        <w:rPr>
          <w:rFonts w:hint="eastAsia"/>
          <w:lang w:val="en-US"/>
        </w:rPr>
        <w:t>估算</w:t>
      </w:r>
      <w:r w:rsidRPr="007B3BD8">
        <w:rPr>
          <w:lang w:val="en-US"/>
        </w:rPr>
        <w:t>为主。</w:t>
      </w:r>
    </w:p>
    <w:p w14:paraId="5FF85313" w14:textId="44FC42A2" w:rsidR="001A11CB" w:rsidRPr="007B3BD8" w:rsidRDefault="001A11CB" w:rsidP="001A11CB">
      <w:pPr>
        <w:pStyle w:val="LZ-"/>
        <w:ind w:firstLine="480"/>
        <w:rPr>
          <w:lang w:val="en-US"/>
        </w:rPr>
      </w:pPr>
      <w:r w:rsidRPr="007B3BD8">
        <w:rPr>
          <w:rFonts w:hint="eastAsia"/>
          <w:lang w:val="en-US"/>
        </w:rPr>
        <w:t>（</w:t>
      </w:r>
      <w:r w:rsidR="0023163C">
        <w:rPr>
          <w:lang w:val="en-US"/>
        </w:rPr>
        <w:t>3</w:t>
      </w:r>
      <w:r w:rsidRPr="007B3BD8">
        <w:rPr>
          <w:rFonts w:hint="eastAsia"/>
          <w:lang w:val="en-US"/>
        </w:rPr>
        <w:t>）</w:t>
      </w:r>
      <w:proofErr w:type="gramStart"/>
      <w:r>
        <w:rPr>
          <w:rFonts w:hint="eastAsia"/>
          <w:lang w:val="en-US"/>
        </w:rPr>
        <w:t>萧山区</w:t>
      </w:r>
      <w:proofErr w:type="gramEnd"/>
      <w:r w:rsidRPr="007B3BD8">
        <w:rPr>
          <w:lang w:val="en-US"/>
        </w:rPr>
        <w:t>大气</w:t>
      </w:r>
      <w:r w:rsidRPr="007B3BD8">
        <w:rPr>
          <w:rFonts w:hint="eastAsia"/>
          <w:lang w:val="en-US"/>
        </w:rPr>
        <w:t>排放源</w:t>
      </w:r>
      <w:r w:rsidRPr="007B3BD8">
        <w:rPr>
          <w:lang w:val="en-US"/>
        </w:rPr>
        <w:t>清单编制</w:t>
      </w:r>
      <w:r w:rsidRPr="007B3BD8">
        <w:rPr>
          <w:rFonts w:hint="eastAsia"/>
          <w:lang w:val="en-US"/>
        </w:rPr>
        <w:t>执行严格</w:t>
      </w:r>
      <w:r w:rsidRPr="007B3BD8">
        <w:rPr>
          <w:lang w:val="en-US"/>
        </w:rPr>
        <w:t>的质量控制和质量保证体系，确保</w:t>
      </w:r>
      <w:r w:rsidRPr="007B3BD8">
        <w:rPr>
          <w:rFonts w:hint="eastAsia"/>
          <w:lang w:val="en-US"/>
        </w:rPr>
        <w:t>清单</w:t>
      </w:r>
      <w:r w:rsidRPr="007B3BD8">
        <w:rPr>
          <w:lang w:val="en-US"/>
        </w:rPr>
        <w:t>编制的</w:t>
      </w:r>
      <w:r w:rsidRPr="007B3BD8">
        <w:rPr>
          <w:rFonts w:hint="eastAsia"/>
          <w:lang w:val="en-US"/>
        </w:rPr>
        <w:t>高</w:t>
      </w:r>
      <w:r w:rsidRPr="007B3BD8">
        <w:rPr>
          <w:lang w:val="en-US"/>
        </w:rPr>
        <w:t>质量</w:t>
      </w:r>
      <w:r w:rsidRPr="007B3BD8">
        <w:rPr>
          <w:rFonts w:hint="eastAsia"/>
          <w:lang w:val="en-US"/>
        </w:rPr>
        <w:t>。</w:t>
      </w:r>
    </w:p>
    <w:p w14:paraId="5497F7C9" w14:textId="62D1B8F6" w:rsidR="001A11CB" w:rsidRPr="007B3BD8" w:rsidRDefault="001A11CB" w:rsidP="001A11CB">
      <w:pPr>
        <w:pStyle w:val="LZ-"/>
        <w:ind w:firstLine="480"/>
        <w:rPr>
          <w:lang w:val="en-US"/>
        </w:rPr>
      </w:pPr>
      <w:r w:rsidRPr="007B3BD8">
        <w:rPr>
          <w:rFonts w:hint="eastAsia"/>
          <w:lang w:val="en-US"/>
        </w:rPr>
        <w:t>（</w:t>
      </w:r>
      <w:r w:rsidR="0023163C">
        <w:rPr>
          <w:lang w:val="en-US"/>
        </w:rPr>
        <w:t>4</w:t>
      </w:r>
      <w:r w:rsidRPr="007B3BD8">
        <w:rPr>
          <w:rFonts w:hint="eastAsia"/>
          <w:lang w:val="en-US"/>
        </w:rPr>
        <w:t>）本项目</w:t>
      </w:r>
      <w:r w:rsidRPr="007B3BD8">
        <w:rPr>
          <w:lang w:val="en-US"/>
        </w:rPr>
        <w:t>主要采用</w:t>
      </w:r>
      <w:r w:rsidRPr="007B3BD8">
        <w:rPr>
          <w:rFonts w:hint="eastAsia"/>
          <w:lang w:val="en-US"/>
        </w:rPr>
        <w:t>基于</w:t>
      </w:r>
      <w:r>
        <w:rPr>
          <w:rFonts w:hint="eastAsia"/>
          <w:lang w:val="en-US"/>
        </w:rPr>
        <w:t>点源</w:t>
      </w:r>
      <w:r w:rsidRPr="007B3BD8">
        <w:rPr>
          <w:rFonts w:hint="eastAsia"/>
          <w:lang w:val="en-US"/>
        </w:rPr>
        <w:t>经纬度</w:t>
      </w:r>
      <w:r w:rsidRPr="007B3BD8">
        <w:rPr>
          <w:lang w:val="en-US"/>
        </w:rPr>
        <w:t>、路网、人口、土地利用类型等相结合的方法进行</w:t>
      </w:r>
      <w:proofErr w:type="gramStart"/>
      <w:r w:rsidR="0023163C">
        <w:rPr>
          <w:rFonts w:hint="eastAsia"/>
          <w:lang w:val="en-US"/>
        </w:rPr>
        <w:t>萧山区</w:t>
      </w:r>
      <w:proofErr w:type="gramEnd"/>
      <w:r w:rsidRPr="007B3BD8">
        <w:rPr>
          <w:lang w:val="en-US"/>
        </w:rPr>
        <w:t>排放源清单的网格化分配</w:t>
      </w:r>
      <w:r w:rsidRPr="007B3BD8">
        <w:rPr>
          <w:rFonts w:hint="eastAsia"/>
          <w:lang w:val="en-US"/>
        </w:rPr>
        <w:t>。</w:t>
      </w:r>
    </w:p>
    <w:p w14:paraId="6509CBD5" w14:textId="6C08FDAA" w:rsidR="001A11CB" w:rsidRPr="00FA5689" w:rsidRDefault="001A11CB" w:rsidP="001A11CB">
      <w:pPr>
        <w:pStyle w:val="LZ-"/>
        <w:ind w:firstLine="480"/>
        <w:rPr>
          <w:szCs w:val="24"/>
        </w:rPr>
      </w:pPr>
      <w:r w:rsidRPr="007B3BD8">
        <w:rPr>
          <w:rFonts w:hint="eastAsia"/>
          <w:lang w:val="en-US"/>
        </w:rPr>
        <w:t>（</w:t>
      </w:r>
      <w:r w:rsidR="0023163C">
        <w:rPr>
          <w:lang w:val="en-US"/>
        </w:rPr>
        <w:t>5</w:t>
      </w:r>
      <w:r w:rsidRPr="007B3BD8">
        <w:rPr>
          <w:rFonts w:hint="eastAsia"/>
          <w:lang w:val="en-US"/>
        </w:rPr>
        <w:t>）本项目</w:t>
      </w:r>
      <w:r w:rsidRPr="007B3BD8">
        <w:rPr>
          <w:lang w:val="en-US"/>
        </w:rPr>
        <w:t>中清单估算结果的不确定性分析主要采用</w:t>
      </w:r>
      <w:r w:rsidRPr="007B3BD8">
        <w:rPr>
          <w:rFonts w:hint="eastAsia"/>
          <w:lang w:val="en-US"/>
        </w:rPr>
        <w:t>定性</w:t>
      </w:r>
      <w:r w:rsidRPr="007B3BD8">
        <w:rPr>
          <w:lang w:val="en-US"/>
        </w:rPr>
        <w:t>不确定性分析方法。</w:t>
      </w:r>
    </w:p>
    <w:p w14:paraId="43DDA736" w14:textId="77777777" w:rsidR="001A11CB" w:rsidRPr="007B3BD8" w:rsidRDefault="001A11CB" w:rsidP="001A11CB">
      <w:pPr>
        <w:pStyle w:val="LZ-"/>
        <w:ind w:firstLine="480"/>
      </w:pPr>
    </w:p>
    <w:p w14:paraId="29648D9F" w14:textId="77777777" w:rsidR="001A11CB" w:rsidRPr="007B3BD8" w:rsidRDefault="001A11CB" w:rsidP="001A11CB">
      <w:pPr>
        <w:pStyle w:val="LZ-"/>
        <w:ind w:firstLineChars="83" w:firstLine="199"/>
        <w:sectPr w:rsidR="001A11CB" w:rsidRPr="007B3BD8" w:rsidSect="005D18AD">
          <w:pgSz w:w="11906" w:h="16838"/>
          <w:pgMar w:top="1440" w:right="1800" w:bottom="1440" w:left="1800" w:header="851" w:footer="992" w:gutter="0"/>
          <w:cols w:space="425"/>
          <w:docGrid w:type="lines" w:linePitch="312"/>
        </w:sectPr>
      </w:pPr>
    </w:p>
    <w:p w14:paraId="50CF2DBB" w14:textId="1658EC85" w:rsidR="00282296" w:rsidRDefault="00282296" w:rsidP="001A11CB">
      <w:pPr>
        <w:pStyle w:val="LZ-1"/>
        <w:rPr>
          <w:lang w:eastAsia="zh-CN"/>
        </w:rPr>
      </w:pPr>
      <w:r>
        <w:rPr>
          <w:rFonts w:hint="eastAsia"/>
          <w:lang w:eastAsia="zh-CN"/>
        </w:rPr>
        <w:lastRenderedPageBreak/>
        <w:t xml:space="preserve"> </w:t>
      </w:r>
      <w:bookmarkStart w:id="229" w:name="_Toc117179415"/>
      <w:r>
        <w:rPr>
          <w:rFonts w:hint="eastAsia"/>
          <w:lang w:eastAsia="zh-CN"/>
        </w:rPr>
        <w:t>大气</w:t>
      </w:r>
      <w:r w:rsidR="00F1730B">
        <w:rPr>
          <w:rFonts w:hint="eastAsia"/>
          <w:lang w:eastAsia="zh-CN"/>
        </w:rPr>
        <w:t>污染</w:t>
      </w:r>
      <w:r>
        <w:rPr>
          <w:rFonts w:hint="eastAsia"/>
          <w:lang w:eastAsia="zh-CN"/>
        </w:rPr>
        <w:t>源</w:t>
      </w:r>
      <w:r w:rsidR="00F1730B">
        <w:rPr>
          <w:rFonts w:hint="eastAsia"/>
          <w:lang w:eastAsia="zh-CN"/>
        </w:rPr>
        <w:t>排放清单</w:t>
      </w:r>
      <w:r w:rsidR="001A11CB">
        <w:rPr>
          <w:rFonts w:hint="eastAsia"/>
          <w:lang w:eastAsia="zh-CN"/>
        </w:rPr>
        <w:t>编制</w:t>
      </w:r>
      <w:r>
        <w:rPr>
          <w:rFonts w:hint="eastAsia"/>
          <w:lang w:eastAsia="zh-CN"/>
        </w:rPr>
        <w:t>数据</w:t>
      </w:r>
      <w:r w:rsidR="001A11CB">
        <w:rPr>
          <w:rFonts w:hint="eastAsia"/>
          <w:lang w:eastAsia="zh-CN"/>
        </w:rPr>
        <w:t>来源</w:t>
      </w:r>
      <w:bookmarkEnd w:id="229"/>
    </w:p>
    <w:p w14:paraId="0071CE49" w14:textId="46FB7451" w:rsidR="00282296" w:rsidRPr="00282296" w:rsidRDefault="00282296" w:rsidP="00282296">
      <w:pPr>
        <w:pStyle w:val="LZ-"/>
        <w:ind w:firstLine="480"/>
        <w:rPr>
          <w:lang w:val="x-none"/>
        </w:rPr>
      </w:pPr>
      <w:r w:rsidRPr="007B3BD8">
        <w:rPr>
          <w:rFonts w:hint="eastAsia"/>
          <w:lang w:val="en-US"/>
        </w:rPr>
        <w:t>为全面了解</w:t>
      </w:r>
      <w:proofErr w:type="gramStart"/>
      <w:r>
        <w:rPr>
          <w:rFonts w:hint="eastAsia"/>
          <w:lang w:val="en-US"/>
        </w:rPr>
        <w:t>萧山区</w:t>
      </w:r>
      <w:proofErr w:type="gramEnd"/>
      <w:r w:rsidRPr="007B3BD8">
        <w:rPr>
          <w:rFonts w:hint="eastAsia"/>
          <w:lang w:val="en-US"/>
        </w:rPr>
        <w:t>大气环境和大气污染源排放现状，开发和建立基准</w:t>
      </w:r>
      <w:proofErr w:type="gramStart"/>
      <w:r w:rsidRPr="007B3BD8">
        <w:rPr>
          <w:rFonts w:hint="eastAsia"/>
          <w:lang w:val="en-US"/>
        </w:rPr>
        <w:t>年</w:t>
      </w:r>
      <w:r>
        <w:rPr>
          <w:rFonts w:hint="eastAsia"/>
          <w:lang w:val="en-US"/>
        </w:rPr>
        <w:t>萧山区</w:t>
      </w:r>
      <w:proofErr w:type="gramEnd"/>
      <w:r w:rsidRPr="007B3BD8">
        <w:rPr>
          <w:rFonts w:hint="eastAsia"/>
          <w:lang w:val="en-US"/>
        </w:rPr>
        <w:t>高分辨率大气污染源主要污染物（</w:t>
      </w:r>
      <w:r w:rsidRPr="007B3BD8">
        <w:rPr>
          <w:rFonts w:hint="eastAsia"/>
          <w:lang w:val="en-US"/>
        </w:rPr>
        <w:t>SO</w:t>
      </w:r>
      <w:r w:rsidRPr="007B3BD8">
        <w:rPr>
          <w:rFonts w:hint="eastAsia"/>
          <w:vertAlign w:val="subscript"/>
          <w:lang w:val="en-US"/>
        </w:rPr>
        <w:t>2</w:t>
      </w:r>
      <w:r w:rsidRPr="007B3BD8">
        <w:rPr>
          <w:rFonts w:hint="eastAsia"/>
          <w:lang w:val="en-US"/>
        </w:rPr>
        <w:t>、</w:t>
      </w:r>
      <w:r w:rsidRPr="007B3BD8">
        <w:rPr>
          <w:rFonts w:hint="eastAsia"/>
          <w:lang w:val="en-US"/>
        </w:rPr>
        <w:t>NO</w:t>
      </w:r>
      <w:r w:rsidRPr="007B3BD8">
        <w:rPr>
          <w:lang w:val="en-US"/>
        </w:rPr>
        <w:t>x</w:t>
      </w:r>
      <w:r w:rsidRPr="007B3BD8">
        <w:rPr>
          <w:rFonts w:hint="eastAsia"/>
          <w:lang w:val="en-US"/>
        </w:rPr>
        <w:t>、</w:t>
      </w:r>
      <w:r w:rsidRPr="007B3BD8">
        <w:rPr>
          <w:rFonts w:hint="eastAsia"/>
          <w:lang w:val="en-US"/>
        </w:rPr>
        <w:t>CO</w:t>
      </w:r>
      <w:r w:rsidRPr="007B3BD8">
        <w:rPr>
          <w:rFonts w:hint="eastAsia"/>
          <w:lang w:val="en-US"/>
        </w:rPr>
        <w:t>、</w:t>
      </w:r>
      <w:r w:rsidRPr="007B3BD8">
        <w:rPr>
          <w:rFonts w:hint="eastAsia"/>
          <w:lang w:val="en-US"/>
        </w:rPr>
        <w:t>PM</w:t>
      </w:r>
      <w:r w:rsidRPr="007B3BD8">
        <w:rPr>
          <w:rFonts w:hint="eastAsia"/>
          <w:vertAlign w:val="subscript"/>
          <w:lang w:val="en-US"/>
        </w:rPr>
        <w:t>10</w:t>
      </w:r>
      <w:r w:rsidRPr="007B3BD8">
        <w:rPr>
          <w:rFonts w:hint="eastAsia"/>
          <w:lang w:val="en-US"/>
        </w:rPr>
        <w:t>、</w:t>
      </w:r>
      <w:r w:rsidRPr="007B3BD8">
        <w:rPr>
          <w:rFonts w:hint="eastAsia"/>
          <w:lang w:val="en-US"/>
        </w:rPr>
        <w:t>PM</w:t>
      </w:r>
      <w:r w:rsidRPr="007B3BD8">
        <w:rPr>
          <w:rFonts w:hint="eastAsia"/>
          <w:vertAlign w:val="subscript"/>
          <w:lang w:val="en-US"/>
        </w:rPr>
        <w:t>2.5</w:t>
      </w:r>
      <w:r w:rsidRPr="007B3BD8">
        <w:rPr>
          <w:rFonts w:hint="eastAsia"/>
          <w:lang w:val="en-US"/>
        </w:rPr>
        <w:t>、</w:t>
      </w:r>
      <w:r w:rsidRPr="007B3BD8">
        <w:rPr>
          <w:rFonts w:hint="eastAsia"/>
          <w:lang w:val="en-US"/>
        </w:rPr>
        <w:t>VOCs</w:t>
      </w:r>
      <w:r w:rsidRPr="007B3BD8">
        <w:rPr>
          <w:rFonts w:hint="eastAsia"/>
          <w:lang w:val="en-US"/>
        </w:rPr>
        <w:t>、</w:t>
      </w:r>
      <w:r w:rsidRPr="007B3BD8">
        <w:rPr>
          <w:rFonts w:hint="eastAsia"/>
          <w:lang w:val="en-US"/>
        </w:rPr>
        <w:t>BC</w:t>
      </w:r>
      <w:r w:rsidRPr="007B3BD8">
        <w:rPr>
          <w:rFonts w:hint="eastAsia"/>
          <w:lang w:val="en-US"/>
        </w:rPr>
        <w:t>、</w:t>
      </w:r>
      <w:r w:rsidRPr="007B3BD8">
        <w:rPr>
          <w:rFonts w:hint="eastAsia"/>
          <w:lang w:val="en-US"/>
        </w:rPr>
        <w:t>OC</w:t>
      </w:r>
      <w:r w:rsidRPr="007B3BD8">
        <w:rPr>
          <w:rFonts w:hint="eastAsia"/>
          <w:lang w:val="en-US"/>
        </w:rPr>
        <w:t>和</w:t>
      </w:r>
      <w:r w:rsidRPr="007B3BD8">
        <w:rPr>
          <w:rFonts w:hint="eastAsia"/>
          <w:lang w:val="en-US"/>
        </w:rPr>
        <w:t>NH</w:t>
      </w:r>
      <w:r w:rsidRPr="007B3BD8">
        <w:rPr>
          <w:rFonts w:hint="eastAsia"/>
          <w:vertAlign w:val="subscript"/>
          <w:lang w:val="en-US"/>
        </w:rPr>
        <w:t>3</w:t>
      </w:r>
      <w:r w:rsidRPr="007B3BD8">
        <w:rPr>
          <w:rFonts w:hint="eastAsia"/>
          <w:lang w:val="en-US"/>
        </w:rPr>
        <w:t>）排放源清单，结合</w:t>
      </w:r>
      <w:proofErr w:type="gramStart"/>
      <w:r>
        <w:rPr>
          <w:lang w:val="en-US"/>
        </w:rPr>
        <w:t>萧山区</w:t>
      </w:r>
      <w:proofErr w:type="gramEnd"/>
      <w:r w:rsidRPr="007B3BD8">
        <w:rPr>
          <w:lang w:val="en-US"/>
        </w:rPr>
        <w:t>大气污染源分类体系</w:t>
      </w:r>
      <w:r w:rsidRPr="007B3BD8">
        <w:rPr>
          <w:rFonts w:hint="eastAsia"/>
          <w:lang w:val="en-US"/>
        </w:rPr>
        <w:t>、</w:t>
      </w:r>
      <w:proofErr w:type="gramStart"/>
      <w:r>
        <w:rPr>
          <w:rFonts w:hint="eastAsia"/>
          <w:lang w:val="en-US"/>
        </w:rPr>
        <w:t>萧山区</w:t>
      </w:r>
      <w:proofErr w:type="gramEnd"/>
      <w:r w:rsidRPr="007B3BD8">
        <w:rPr>
          <w:rFonts w:hint="eastAsia"/>
          <w:lang w:val="en-US"/>
        </w:rPr>
        <w:t>实际情况以及不同排放源的清单估算和空间分配方法，制定以下</w:t>
      </w:r>
      <w:proofErr w:type="gramStart"/>
      <w:r>
        <w:rPr>
          <w:rFonts w:hint="eastAsia"/>
          <w:lang w:val="en-US"/>
        </w:rPr>
        <w:t>萧山区</w:t>
      </w:r>
      <w:proofErr w:type="gramEnd"/>
      <w:r w:rsidRPr="007B3BD8">
        <w:rPr>
          <w:rFonts w:hint="eastAsia"/>
          <w:lang w:val="en-US"/>
        </w:rPr>
        <w:t>大气污染源</w:t>
      </w:r>
      <w:r w:rsidR="001A11CB">
        <w:rPr>
          <w:rFonts w:hint="eastAsia"/>
          <w:lang w:val="en-US"/>
        </w:rPr>
        <w:t>活动水平数据</w:t>
      </w:r>
      <w:r w:rsidRPr="007B3BD8">
        <w:rPr>
          <w:rFonts w:hint="eastAsia"/>
          <w:lang w:val="en-US"/>
        </w:rPr>
        <w:t>调研方案，并列出具体的数据需求和可能的数据来源，</w:t>
      </w:r>
      <w:r w:rsidR="0023163C">
        <w:rPr>
          <w:rFonts w:hint="eastAsia"/>
          <w:lang w:val="en-US"/>
        </w:rPr>
        <w:t>并详细介绍</w:t>
      </w:r>
      <w:proofErr w:type="gramStart"/>
      <w:r w:rsidR="0023163C">
        <w:rPr>
          <w:rFonts w:hint="eastAsia"/>
          <w:lang w:val="en-US"/>
        </w:rPr>
        <w:t>萧山区</w:t>
      </w:r>
      <w:proofErr w:type="gramEnd"/>
      <w:r w:rsidR="0023163C">
        <w:rPr>
          <w:rFonts w:hint="eastAsia"/>
          <w:lang w:val="en-US"/>
        </w:rPr>
        <w:t>大气排放源清单编制中所采用的排放系数及相关参数的确定情况。</w:t>
      </w:r>
    </w:p>
    <w:p w14:paraId="6D738D20" w14:textId="3A03D062" w:rsidR="001A11CB" w:rsidRDefault="00F1730B" w:rsidP="001A11CB">
      <w:pPr>
        <w:pStyle w:val="LZ-2"/>
      </w:pPr>
      <w:bookmarkStart w:id="230" w:name="_Toc117179416"/>
      <w:bookmarkEnd w:id="145"/>
      <w:r>
        <w:rPr>
          <w:rFonts w:hint="eastAsia"/>
          <w:lang w:eastAsia="zh-CN"/>
        </w:rPr>
        <w:t>调研方案</w:t>
      </w:r>
      <w:bookmarkEnd w:id="230"/>
    </w:p>
    <w:p w14:paraId="04FA0907" w14:textId="37AA350C" w:rsidR="001A11CB" w:rsidRPr="007B3BD8" w:rsidRDefault="001A11CB" w:rsidP="001A11CB">
      <w:pPr>
        <w:pStyle w:val="LZ-"/>
        <w:ind w:firstLine="480"/>
      </w:pPr>
      <w:r>
        <w:rPr>
          <w:rFonts w:hint="eastAsia"/>
          <w:lang w:val="x-none"/>
        </w:rPr>
        <w:t>根据</w:t>
      </w:r>
      <w:r>
        <w:rPr>
          <w:lang w:val="x-none"/>
        </w:rPr>
        <w:t>上述估算方法及估算参数，本</w:t>
      </w:r>
      <w:r>
        <w:rPr>
          <w:rFonts w:hint="eastAsia"/>
          <w:lang w:val="x-none"/>
        </w:rPr>
        <w:t>项目</w:t>
      </w:r>
      <w:r>
        <w:rPr>
          <w:lang w:val="x-none"/>
        </w:rPr>
        <w:t>活动水平数据的</w:t>
      </w:r>
      <w:r>
        <w:rPr>
          <w:rFonts w:hint="eastAsia"/>
          <w:lang w:val="x-none"/>
        </w:rPr>
        <w:t>获取</w:t>
      </w:r>
      <w:r>
        <w:rPr>
          <w:lang w:val="x-none"/>
        </w:rPr>
        <w:t>主要通过</w:t>
      </w:r>
      <w:r w:rsidRPr="007B3BD8">
        <w:t>部门调研</w:t>
      </w:r>
      <w:r w:rsidR="006F1B80">
        <w:rPr>
          <w:rFonts w:hint="eastAsia"/>
        </w:rPr>
        <w:t>、</w:t>
      </w:r>
      <w:r w:rsidRPr="007B3BD8">
        <w:t>资料调研</w:t>
      </w:r>
      <w:r w:rsidR="006F1B80">
        <w:rPr>
          <w:rFonts w:hint="eastAsia"/>
        </w:rPr>
        <w:t>和企业发表调研</w:t>
      </w:r>
      <w:r>
        <w:t>获取</w:t>
      </w:r>
      <w:r>
        <w:rPr>
          <w:rFonts w:hint="eastAsia"/>
        </w:rPr>
        <w:t>：</w:t>
      </w:r>
    </w:p>
    <w:p w14:paraId="07390386" w14:textId="76B96132" w:rsidR="001A11CB" w:rsidRPr="007B3BD8" w:rsidRDefault="001A11CB" w:rsidP="001A11CB">
      <w:pPr>
        <w:pStyle w:val="LZ-"/>
        <w:ind w:firstLine="482"/>
      </w:pPr>
      <w:r w:rsidRPr="00F1730B">
        <w:rPr>
          <w:rFonts w:hint="eastAsia"/>
          <w:b/>
        </w:rPr>
        <w:t>（</w:t>
      </w:r>
      <w:r w:rsidRPr="00F1730B">
        <w:rPr>
          <w:b/>
        </w:rPr>
        <w:t>1</w:t>
      </w:r>
      <w:r w:rsidRPr="00F1730B">
        <w:rPr>
          <w:rFonts w:hint="eastAsia"/>
          <w:b/>
        </w:rPr>
        <w:t>）部门</w:t>
      </w:r>
      <w:r w:rsidRPr="00F1730B">
        <w:rPr>
          <w:b/>
        </w:rPr>
        <w:t>调研：</w:t>
      </w:r>
      <w:r w:rsidRPr="007B3BD8">
        <w:t>在</w:t>
      </w:r>
      <w:del w:id="231" w:author="彭 mq" w:date="2023-03-08T16:32:00Z">
        <w:r w:rsidRPr="006B50F2" w:rsidDel="000D4A2F">
          <w:rPr>
            <w:rFonts w:hint="eastAsia"/>
            <w:highlight w:val="yellow"/>
            <w:rPrChange w:id="232" w:author="彭 mq" w:date="2023-03-09T10:42:00Z">
              <w:rPr>
                <w:rFonts w:hint="eastAsia"/>
              </w:rPr>
            </w:rPrChange>
          </w:rPr>
          <w:delText>区</w:delText>
        </w:r>
      </w:del>
      <w:r w:rsidRPr="006B50F2">
        <w:rPr>
          <w:highlight w:val="yellow"/>
          <w:rPrChange w:id="233" w:author="彭 mq" w:date="2023-03-09T10:42:00Z">
            <w:rPr/>
          </w:rPrChange>
        </w:rPr>
        <w:t>生态环境</w:t>
      </w:r>
      <w:ins w:id="234" w:author="彭 mq" w:date="2023-03-08T16:32:00Z">
        <w:r w:rsidR="000D4A2F" w:rsidRPr="006B50F2">
          <w:rPr>
            <w:rFonts w:hint="eastAsia"/>
            <w:highlight w:val="yellow"/>
            <w:rPrChange w:id="235" w:author="彭 mq" w:date="2023-03-09T10:42:00Z">
              <w:rPr>
                <w:rFonts w:hint="eastAsia"/>
              </w:rPr>
            </w:rPrChange>
          </w:rPr>
          <w:t>萧山分</w:t>
        </w:r>
      </w:ins>
      <w:r w:rsidRPr="006B50F2">
        <w:rPr>
          <w:highlight w:val="yellow"/>
          <w:rPrChange w:id="236" w:author="彭 mq" w:date="2023-03-09T10:42:00Z">
            <w:rPr/>
          </w:rPrChange>
        </w:rPr>
        <w:t>局</w:t>
      </w:r>
      <w:r w:rsidRPr="007B3BD8">
        <w:t>的协助下，以派发调研表格的形式，对主要政府部门进行调研，进一步收集详细的</w:t>
      </w:r>
      <w:proofErr w:type="gramStart"/>
      <w:r>
        <w:rPr>
          <w:rFonts w:hint="eastAsia"/>
        </w:rPr>
        <w:t>萧山区</w:t>
      </w:r>
      <w:proofErr w:type="gramEnd"/>
      <w:r w:rsidRPr="007B3BD8">
        <w:t>大气排放源本地数据；</w:t>
      </w:r>
    </w:p>
    <w:p w14:paraId="3148E513" w14:textId="43EB04C5" w:rsidR="001A11CB" w:rsidRDefault="001A11CB" w:rsidP="001A11CB">
      <w:pPr>
        <w:pStyle w:val="LZ-"/>
        <w:ind w:firstLine="482"/>
      </w:pPr>
      <w:r w:rsidRPr="00F1730B">
        <w:rPr>
          <w:rFonts w:hint="eastAsia"/>
          <w:b/>
        </w:rPr>
        <w:t>（</w:t>
      </w:r>
      <w:r w:rsidRPr="00F1730B">
        <w:rPr>
          <w:b/>
        </w:rPr>
        <w:t>2</w:t>
      </w:r>
      <w:r w:rsidRPr="00F1730B">
        <w:rPr>
          <w:rFonts w:hint="eastAsia"/>
          <w:b/>
        </w:rPr>
        <w:t>）</w:t>
      </w:r>
      <w:r w:rsidRPr="00F1730B">
        <w:rPr>
          <w:b/>
        </w:rPr>
        <w:t>资料调研</w:t>
      </w:r>
      <w:r w:rsidR="00F1730B" w:rsidRPr="00F1730B">
        <w:rPr>
          <w:rFonts w:hint="eastAsia"/>
          <w:b/>
        </w:rPr>
        <w:t>：</w:t>
      </w:r>
      <w:r w:rsidRPr="007B3BD8">
        <w:rPr>
          <w:rFonts w:hint="eastAsia"/>
        </w:rPr>
        <w:t>基于查询公开统计资料、已出版统计年鉴和有关文献、数据库等途径，全面摸清</w:t>
      </w:r>
      <w:proofErr w:type="gramStart"/>
      <w:r>
        <w:rPr>
          <w:rFonts w:hint="eastAsia"/>
        </w:rPr>
        <w:t>萧山区</w:t>
      </w:r>
      <w:proofErr w:type="gramEnd"/>
      <w:r w:rsidRPr="007B3BD8">
        <w:rPr>
          <w:rFonts w:hint="eastAsia"/>
        </w:rPr>
        <w:t>大气排放源现状，采集包括活动水平、时间和空间表征等数据，以及各排放源的现有研究成果（包括基本信息、排放系数等）</w:t>
      </w:r>
      <w:r w:rsidR="006F1B80">
        <w:rPr>
          <w:rFonts w:hint="eastAsia"/>
        </w:rPr>
        <w:t>；</w:t>
      </w:r>
    </w:p>
    <w:p w14:paraId="00B2BE0D" w14:textId="02F8004E" w:rsidR="006F1B80" w:rsidRPr="007B3BD8" w:rsidRDefault="006F1B80" w:rsidP="006F1B80">
      <w:pPr>
        <w:pStyle w:val="LZ-"/>
        <w:ind w:firstLine="482"/>
      </w:pPr>
      <w:r w:rsidRPr="00F1730B">
        <w:rPr>
          <w:rFonts w:hint="eastAsia"/>
          <w:b/>
        </w:rPr>
        <w:t>（</w:t>
      </w:r>
      <w:r w:rsidRPr="00F1730B">
        <w:rPr>
          <w:b/>
        </w:rPr>
        <w:t>3</w:t>
      </w:r>
      <w:r w:rsidRPr="00F1730B">
        <w:rPr>
          <w:rFonts w:hint="eastAsia"/>
          <w:b/>
        </w:rPr>
        <w:t>）发</w:t>
      </w:r>
      <w:r w:rsidRPr="00F1730B">
        <w:rPr>
          <w:b/>
        </w:rPr>
        <w:t>表调查：</w:t>
      </w:r>
      <w:r>
        <w:rPr>
          <w:rFonts w:hint="eastAsia"/>
        </w:rPr>
        <w:t>根据上述部门调研和资料调研获取的数据建立的工业源排放源清单，经杭州市生态环境局萧山分局及各企业主体核实后，针对排放量存在质疑、遗漏企业等，梳理出企业名单，</w:t>
      </w:r>
      <w:r w:rsidRPr="007B3BD8">
        <w:rPr>
          <w:rFonts w:hint="eastAsia"/>
        </w:rPr>
        <w:t>在</w:t>
      </w:r>
      <w:r>
        <w:rPr>
          <w:rFonts w:hint="eastAsia"/>
        </w:rPr>
        <w:t>杭州市生态环境局萧山分局及驻点团队</w:t>
      </w:r>
      <w:r w:rsidRPr="007B3BD8">
        <w:t>的协助下，</w:t>
      </w:r>
      <w:r w:rsidRPr="007B3BD8">
        <w:rPr>
          <w:rFonts w:hint="eastAsia"/>
        </w:rPr>
        <w:t>通过</w:t>
      </w:r>
      <w:r w:rsidRPr="007B3BD8">
        <w:t>发放调查表的方式获取所需</w:t>
      </w:r>
      <w:r>
        <w:rPr>
          <w:rFonts w:hint="eastAsia"/>
        </w:rPr>
        <w:t>企业活动水平</w:t>
      </w:r>
      <w:r w:rsidRPr="007B3BD8">
        <w:rPr>
          <w:rFonts w:hint="eastAsia"/>
        </w:rPr>
        <w:t>数据</w:t>
      </w:r>
      <w:r>
        <w:rPr>
          <w:rFonts w:hint="eastAsia"/>
        </w:rPr>
        <w:t>。</w:t>
      </w:r>
    </w:p>
    <w:p w14:paraId="5488E8FC" w14:textId="5308491C" w:rsidR="001A11CB" w:rsidRPr="007B3BD8" w:rsidRDefault="001A11CB" w:rsidP="001A11CB">
      <w:pPr>
        <w:pStyle w:val="LZ-"/>
        <w:ind w:firstLine="480"/>
      </w:pPr>
      <w:r w:rsidRPr="007B3BD8">
        <w:rPr>
          <w:rFonts w:hint="eastAsia"/>
        </w:rPr>
        <w:t>调查涉及的部门主要</w:t>
      </w:r>
      <w:proofErr w:type="gramStart"/>
      <w:r w:rsidRPr="007B3BD8">
        <w:rPr>
          <w:rFonts w:hint="eastAsia"/>
        </w:rPr>
        <w:t>包括</w:t>
      </w:r>
      <w:r>
        <w:rPr>
          <w:rFonts w:hint="eastAsia"/>
        </w:rPr>
        <w:t>发改部门</w:t>
      </w:r>
      <w:proofErr w:type="gramEnd"/>
      <w:r>
        <w:rPr>
          <w:rFonts w:hint="eastAsia"/>
        </w:rPr>
        <w:t>、公安部门、自然资源和规划部门</w:t>
      </w:r>
      <w:r w:rsidRPr="007B3BD8">
        <w:rPr>
          <w:rFonts w:hint="eastAsia"/>
        </w:rPr>
        <w:t>、住房和城乡建设</w:t>
      </w:r>
      <w:r>
        <w:rPr>
          <w:rFonts w:hint="eastAsia"/>
        </w:rPr>
        <w:t>部门、交通运输部门、农业农村部门、水利部门、商务部门、市场监督管理部门、统计部门、林业部门、城市管理行政执法部门、</w:t>
      </w:r>
      <w:r>
        <w:t>气象部门等</w:t>
      </w:r>
      <w:r>
        <w:rPr>
          <w:rFonts w:hint="eastAsia"/>
        </w:rPr>
        <w:t>。</w:t>
      </w:r>
      <w:r w:rsidRPr="007B3BD8">
        <w:rPr>
          <w:rFonts w:hint="eastAsia"/>
        </w:rPr>
        <w:t>调查数据及调查部门具体如下：</w:t>
      </w:r>
    </w:p>
    <w:p w14:paraId="235EF8A5" w14:textId="67FE0C4F" w:rsidR="001A11CB" w:rsidRPr="007B3BD8" w:rsidRDefault="001A11CB" w:rsidP="001A11CB">
      <w:pPr>
        <w:pStyle w:val="LZ-5"/>
      </w:pPr>
      <w:r w:rsidRPr="007744BF">
        <w:rPr>
          <w:rFonts w:hint="eastAsia"/>
          <w:lang w:eastAsia="zh-CN"/>
        </w:rPr>
        <w:t>（</w:t>
      </w:r>
      <w:r w:rsidRPr="007744BF">
        <w:rPr>
          <w:rFonts w:hint="eastAsia"/>
          <w:lang w:eastAsia="zh-CN"/>
        </w:rPr>
        <w:t>1</w:t>
      </w:r>
      <w:r w:rsidRPr="007744BF">
        <w:rPr>
          <w:rFonts w:hint="eastAsia"/>
          <w:lang w:eastAsia="zh-CN"/>
        </w:rPr>
        <w:t>）</w:t>
      </w:r>
      <w:proofErr w:type="spellStart"/>
      <w:r w:rsidRPr="007744BF">
        <w:rPr>
          <w:rFonts w:hint="eastAsia"/>
        </w:rPr>
        <w:t>生态环境</w:t>
      </w:r>
      <w:r w:rsidR="00D12C22" w:rsidRPr="007744BF">
        <w:rPr>
          <w:rFonts w:hint="eastAsia"/>
          <w:lang w:eastAsia="zh-CN"/>
        </w:rPr>
        <w:t>萧</w:t>
      </w:r>
      <w:r w:rsidR="00D12C22">
        <w:rPr>
          <w:rFonts w:hint="eastAsia"/>
          <w:lang w:eastAsia="zh-CN"/>
        </w:rPr>
        <w:t>山分局</w:t>
      </w:r>
      <w:proofErr w:type="spellEnd"/>
    </w:p>
    <w:p w14:paraId="0D759767" w14:textId="37A9C5B8" w:rsidR="001A11CB" w:rsidRPr="007B3BD8" w:rsidRDefault="001A11CB" w:rsidP="001A11CB">
      <w:pPr>
        <w:pStyle w:val="LZ-"/>
        <w:ind w:firstLine="480"/>
        <w:rPr>
          <w:lang w:val="en-US"/>
        </w:rPr>
      </w:pPr>
      <w:r w:rsidRPr="007B3BD8">
        <w:rPr>
          <w:rFonts w:hint="eastAsia"/>
          <w:lang w:val="en-US"/>
        </w:rPr>
        <w:t>1</w:t>
      </w:r>
      <w:r>
        <w:rPr>
          <w:rFonts w:hint="eastAsia"/>
          <w:lang w:val="en-US"/>
        </w:rPr>
        <w:t>）</w:t>
      </w:r>
      <w:r w:rsidR="00D12C22" w:rsidRPr="007B3BD8">
        <w:rPr>
          <w:rFonts w:hint="eastAsia"/>
          <w:lang w:val="en-US"/>
        </w:rPr>
        <w:tab/>
      </w:r>
      <w:r w:rsidR="00D12C22">
        <w:rPr>
          <w:rFonts w:hint="eastAsia"/>
          <w:lang w:val="en-US"/>
        </w:rPr>
        <w:t>20</w:t>
      </w:r>
      <w:r w:rsidR="00D12C22">
        <w:rPr>
          <w:lang w:val="en-US"/>
        </w:rPr>
        <w:t>19</w:t>
      </w:r>
      <w:r w:rsidR="00D12C22" w:rsidRPr="007B3BD8">
        <w:rPr>
          <w:rFonts w:hint="eastAsia"/>
          <w:lang w:val="en-US"/>
        </w:rPr>
        <w:t>年和</w:t>
      </w:r>
      <w:r w:rsidR="00D12C22" w:rsidRPr="007B3BD8">
        <w:rPr>
          <w:rFonts w:hint="eastAsia"/>
          <w:lang w:val="en-US"/>
        </w:rPr>
        <w:t>20</w:t>
      </w:r>
      <w:r w:rsidR="00D12C22">
        <w:rPr>
          <w:lang w:val="en-US"/>
        </w:rPr>
        <w:t>20</w:t>
      </w:r>
      <w:r w:rsidR="00D12C22" w:rsidRPr="007B3BD8">
        <w:rPr>
          <w:rFonts w:hint="eastAsia"/>
          <w:lang w:val="en-US"/>
        </w:rPr>
        <w:t>年环境统计数据：包括电厂、工业企业、畜禽养殖场、机动车、污水处理厂、垃圾处理等相关信息</w:t>
      </w:r>
      <w:r w:rsidRPr="007B3BD8">
        <w:rPr>
          <w:rFonts w:hint="eastAsia"/>
          <w:lang w:val="en-US"/>
        </w:rPr>
        <w:t>；</w:t>
      </w:r>
    </w:p>
    <w:p w14:paraId="733E0C80" w14:textId="6388CC8D" w:rsidR="001A11CB" w:rsidRPr="007B3BD8" w:rsidRDefault="001A11CB" w:rsidP="001A11CB">
      <w:pPr>
        <w:pStyle w:val="LZ-"/>
        <w:ind w:firstLine="480"/>
        <w:rPr>
          <w:lang w:val="en-US"/>
        </w:rPr>
      </w:pPr>
      <w:r>
        <w:rPr>
          <w:lang w:val="en-US"/>
        </w:rPr>
        <w:lastRenderedPageBreak/>
        <w:t>2</w:t>
      </w:r>
      <w:r>
        <w:rPr>
          <w:rFonts w:hint="eastAsia"/>
          <w:lang w:val="en-US"/>
        </w:rPr>
        <w:t>）</w:t>
      </w:r>
      <w:r w:rsidR="00D12C22" w:rsidRPr="007B3BD8">
        <w:rPr>
          <w:rFonts w:hint="eastAsia"/>
          <w:lang w:val="en-US"/>
        </w:rPr>
        <w:tab/>
        <w:t>2017</w:t>
      </w:r>
      <w:r w:rsidR="00D12C22" w:rsidRPr="007B3BD8">
        <w:rPr>
          <w:rFonts w:hint="eastAsia"/>
          <w:lang w:val="en-US"/>
        </w:rPr>
        <w:t>年</w:t>
      </w:r>
      <w:proofErr w:type="gramStart"/>
      <w:r w:rsidR="00D12C22">
        <w:rPr>
          <w:rFonts w:hint="eastAsia"/>
          <w:lang w:val="en-US"/>
        </w:rPr>
        <w:t>萧山区</w:t>
      </w:r>
      <w:proofErr w:type="gramEnd"/>
      <w:r w:rsidR="00D12C22" w:rsidRPr="007B3BD8">
        <w:rPr>
          <w:rFonts w:hint="eastAsia"/>
          <w:lang w:val="en-US"/>
        </w:rPr>
        <w:t>第二次污染源普查</w:t>
      </w:r>
      <w:r w:rsidRPr="007B3BD8">
        <w:rPr>
          <w:rFonts w:hint="eastAsia"/>
          <w:lang w:val="en-US"/>
        </w:rPr>
        <w:t>；</w:t>
      </w:r>
    </w:p>
    <w:p w14:paraId="2E7292A5" w14:textId="2341B171" w:rsidR="001A11CB" w:rsidRPr="007B3BD8" w:rsidRDefault="001A11CB" w:rsidP="001A11CB">
      <w:pPr>
        <w:pStyle w:val="LZ-"/>
        <w:ind w:firstLine="480"/>
        <w:rPr>
          <w:lang w:val="en-US"/>
        </w:rPr>
      </w:pPr>
      <w:r>
        <w:rPr>
          <w:lang w:val="en-US"/>
        </w:rPr>
        <w:t>3</w:t>
      </w:r>
      <w:r>
        <w:rPr>
          <w:rFonts w:hint="eastAsia"/>
          <w:lang w:val="en-US"/>
        </w:rPr>
        <w:t>）</w:t>
      </w:r>
      <w:r w:rsidRPr="007B3BD8">
        <w:rPr>
          <w:rFonts w:hint="eastAsia"/>
          <w:lang w:val="en-US"/>
        </w:rPr>
        <w:tab/>
      </w:r>
      <w:r>
        <w:rPr>
          <w:rFonts w:hint="eastAsia"/>
          <w:lang w:val="en-US"/>
        </w:rPr>
        <w:t>201</w:t>
      </w:r>
      <w:r>
        <w:rPr>
          <w:lang w:val="en-US"/>
        </w:rPr>
        <w:t>8</w:t>
      </w:r>
      <w:r w:rsidRPr="007B3BD8">
        <w:rPr>
          <w:rFonts w:hint="eastAsia"/>
          <w:lang w:val="en-US"/>
        </w:rPr>
        <w:t>年以来</w:t>
      </w:r>
      <w:proofErr w:type="gramStart"/>
      <w:r>
        <w:rPr>
          <w:rFonts w:hint="eastAsia"/>
          <w:lang w:val="en-US"/>
        </w:rPr>
        <w:t>萧山区</w:t>
      </w:r>
      <w:proofErr w:type="gramEnd"/>
      <w:r w:rsidR="00D12C22">
        <w:rPr>
          <w:rFonts w:hint="eastAsia"/>
          <w:lang w:val="en-US"/>
        </w:rPr>
        <w:t>重点排污单位名录</w:t>
      </w:r>
      <w:r w:rsidRPr="007B3BD8">
        <w:rPr>
          <w:rFonts w:hint="eastAsia"/>
          <w:lang w:val="en-US"/>
        </w:rPr>
        <w:t>；</w:t>
      </w:r>
    </w:p>
    <w:p w14:paraId="7C709F6D" w14:textId="226AA421" w:rsidR="001A11CB" w:rsidRPr="007B3BD8" w:rsidRDefault="001A11CB" w:rsidP="001A11CB">
      <w:pPr>
        <w:pStyle w:val="LZ-"/>
        <w:ind w:firstLine="480"/>
        <w:rPr>
          <w:lang w:val="en-US"/>
        </w:rPr>
      </w:pPr>
      <w:r>
        <w:rPr>
          <w:lang w:val="en-US"/>
        </w:rPr>
        <w:t>4</w:t>
      </w:r>
      <w:r>
        <w:rPr>
          <w:rFonts w:hint="eastAsia"/>
          <w:lang w:val="en-US"/>
        </w:rPr>
        <w:t>）</w:t>
      </w:r>
      <w:r w:rsidRPr="007B3BD8">
        <w:rPr>
          <w:rFonts w:hint="eastAsia"/>
          <w:lang w:val="en-US"/>
        </w:rPr>
        <w:tab/>
        <w:t>20</w:t>
      </w:r>
      <w:r w:rsidR="00D12C22">
        <w:rPr>
          <w:lang w:val="en-US"/>
        </w:rPr>
        <w:t>20</w:t>
      </w:r>
      <w:r w:rsidRPr="007B3BD8">
        <w:rPr>
          <w:rFonts w:hint="eastAsia"/>
          <w:lang w:val="en-US"/>
        </w:rPr>
        <w:t>年</w:t>
      </w:r>
      <w:proofErr w:type="gramStart"/>
      <w:r>
        <w:rPr>
          <w:rFonts w:hint="eastAsia"/>
          <w:lang w:val="en-US"/>
        </w:rPr>
        <w:t>萧山区</w:t>
      </w:r>
      <w:r w:rsidR="00D12C22">
        <w:rPr>
          <w:rFonts w:hint="eastAsia"/>
          <w:lang w:val="en-US"/>
        </w:rPr>
        <w:t>涉</w:t>
      </w:r>
      <w:proofErr w:type="gramEnd"/>
      <w:r w:rsidR="00D12C22">
        <w:rPr>
          <w:rFonts w:hint="eastAsia"/>
          <w:lang w:val="en-US"/>
        </w:rPr>
        <w:t>V</w:t>
      </w:r>
      <w:r w:rsidR="00D12C22">
        <w:rPr>
          <w:lang w:val="en-US"/>
        </w:rPr>
        <w:t>OC</w:t>
      </w:r>
      <w:r w:rsidR="00D12C22">
        <w:rPr>
          <w:rFonts w:hint="eastAsia"/>
          <w:lang w:val="en-US"/>
        </w:rPr>
        <w:t>s</w:t>
      </w:r>
      <w:r w:rsidR="00D12C22">
        <w:rPr>
          <w:rFonts w:hint="eastAsia"/>
          <w:lang w:val="en-US"/>
        </w:rPr>
        <w:t>重点企业名录</w:t>
      </w:r>
      <w:r w:rsidRPr="007B3BD8">
        <w:rPr>
          <w:rFonts w:hint="eastAsia"/>
          <w:lang w:val="en-US"/>
        </w:rPr>
        <w:t>；</w:t>
      </w:r>
    </w:p>
    <w:p w14:paraId="07A1107D" w14:textId="3F90BB13" w:rsidR="001A11CB" w:rsidRPr="007B3BD8" w:rsidRDefault="001A11CB" w:rsidP="001A11CB">
      <w:pPr>
        <w:pStyle w:val="LZ-"/>
        <w:ind w:firstLine="480"/>
        <w:rPr>
          <w:lang w:val="en-US"/>
        </w:rPr>
      </w:pPr>
      <w:r>
        <w:rPr>
          <w:lang w:val="en-US"/>
        </w:rPr>
        <w:t>5</w:t>
      </w:r>
      <w:r>
        <w:rPr>
          <w:rFonts w:hint="eastAsia"/>
          <w:lang w:val="en-US"/>
        </w:rPr>
        <w:t>）</w:t>
      </w:r>
      <w:r w:rsidRPr="007B3BD8">
        <w:rPr>
          <w:rFonts w:hint="eastAsia"/>
          <w:lang w:val="en-US"/>
        </w:rPr>
        <w:tab/>
      </w:r>
      <w:r w:rsidR="00D12C22">
        <w:rPr>
          <w:lang w:val="en-US"/>
        </w:rPr>
        <w:t>2020</w:t>
      </w:r>
      <w:r w:rsidR="00D12C22">
        <w:rPr>
          <w:rFonts w:hint="eastAsia"/>
          <w:lang w:val="en-US"/>
        </w:rPr>
        <w:t>年</w:t>
      </w:r>
      <w:proofErr w:type="gramStart"/>
      <w:r w:rsidR="00D12C22">
        <w:rPr>
          <w:rFonts w:hint="eastAsia"/>
          <w:lang w:val="en-US"/>
        </w:rPr>
        <w:t>萧山区</w:t>
      </w:r>
      <w:proofErr w:type="gramEnd"/>
      <w:r w:rsidR="00D12C22">
        <w:rPr>
          <w:rFonts w:hint="eastAsia"/>
          <w:lang w:val="en-US"/>
        </w:rPr>
        <w:t>锅炉淘汰资料</w:t>
      </w:r>
      <w:r w:rsidRPr="007B3BD8">
        <w:rPr>
          <w:rFonts w:hint="eastAsia"/>
          <w:lang w:val="en-US"/>
        </w:rPr>
        <w:t>；</w:t>
      </w:r>
    </w:p>
    <w:p w14:paraId="1D7FFCE2" w14:textId="1D57CBA4" w:rsidR="001A11CB" w:rsidRDefault="001A11CB" w:rsidP="00D12C22">
      <w:pPr>
        <w:pStyle w:val="LZ-"/>
        <w:ind w:firstLine="480"/>
        <w:rPr>
          <w:lang w:val="en-US"/>
        </w:rPr>
      </w:pPr>
      <w:r>
        <w:rPr>
          <w:lang w:val="en-US"/>
        </w:rPr>
        <w:t>6</w:t>
      </w:r>
      <w:r>
        <w:rPr>
          <w:rFonts w:hint="eastAsia"/>
          <w:lang w:val="en-US"/>
        </w:rPr>
        <w:t>）</w:t>
      </w:r>
      <w:r w:rsidRPr="007B3BD8">
        <w:rPr>
          <w:rFonts w:hint="eastAsia"/>
          <w:lang w:val="en-US"/>
        </w:rPr>
        <w:tab/>
      </w:r>
      <w:r w:rsidR="00D12C22">
        <w:rPr>
          <w:lang w:val="en-US"/>
        </w:rPr>
        <w:t>35</w:t>
      </w:r>
      <w:r w:rsidR="00D12C22">
        <w:rPr>
          <w:rFonts w:hint="eastAsia"/>
          <w:lang w:val="en-US"/>
        </w:rPr>
        <w:t>吨以下锅炉淘汰计划资料</w:t>
      </w:r>
      <w:r w:rsidRPr="007B3BD8">
        <w:rPr>
          <w:rFonts w:hint="eastAsia"/>
          <w:lang w:val="en-US"/>
        </w:rPr>
        <w:t>；</w:t>
      </w:r>
    </w:p>
    <w:p w14:paraId="4C2C0202" w14:textId="479D887B" w:rsidR="0095779A" w:rsidRDefault="0095779A" w:rsidP="00D12C22">
      <w:pPr>
        <w:pStyle w:val="LZ-"/>
        <w:ind w:firstLine="480"/>
        <w:rPr>
          <w:lang w:val="en-US"/>
        </w:rPr>
      </w:pPr>
      <w:r>
        <w:rPr>
          <w:rFonts w:hint="eastAsia"/>
          <w:lang w:val="en-US"/>
        </w:rPr>
        <w:t>7</w:t>
      </w:r>
      <w:r>
        <w:rPr>
          <w:rFonts w:hint="eastAsia"/>
          <w:lang w:val="en-US"/>
        </w:rPr>
        <w:t>）</w:t>
      </w:r>
      <w:r w:rsidRPr="007B3BD8">
        <w:rPr>
          <w:rFonts w:hint="eastAsia"/>
          <w:lang w:val="en-US"/>
        </w:rPr>
        <w:t>非道路移动机械摸底调查数据</w:t>
      </w:r>
      <w:r>
        <w:rPr>
          <w:rFonts w:hint="eastAsia"/>
          <w:lang w:val="en-US"/>
        </w:rPr>
        <w:t>；</w:t>
      </w:r>
    </w:p>
    <w:p w14:paraId="0189A5F6" w14:textId="51D17F69" w:rsidR="0095779A" w:rsidRPr="007B3BD8" w:rsidRDefault="0095779A" w:rsidP="00D12C22">
      <w:pPr>
        <w:pStyle w:val="LZ-"/>
        <w:ind w:firstLine="480"/>
        <w:rPr>
          <w:lang w:val="en-US"/>
        </w:rPr>
      </w:pPr>
      <w:r>
        <w:rPr>
          <w:rFonts w:hint="eastAsia"/>
          <w:lang w:val="en-US"/>
        </w:rPr>
        <w:t>8</w:t>
      </w:r>
      <w:r>
        <w:rPr>
          <w:rFonts w:hint="eastAsia"/>
          <w:lang w:val="en-US"/>
        </w:rPr>
        <w:t>）</w:t>
      </w:r>
      <w:proofErr w:type="gramStart"/>
      <w:r>
        <w:rPr>
          <w:rFonts w:hint="eastAsia"/>
          <w:lang w:val="en-US"/>
        </w:rPr>
        <w:t>萧山区</w:t>
      </w:r>
      <w:proofErr w:type="gramEnd"/>
      <w:r>
        <w:rPr>
          <w:rFonts w:hint="eastAsia"/>
          <w:lang w:val="en-US"/>
        </w:rPr>
        <w:t>规划类资料等；</w:t>
      </w:r>
    </w:p>
    <w:p w14:paraId="521538DA" w14:textId="6D11C3FF" w:rsidR="001A11CB" w:rsidRPr="007B3BD8" w:rsidRDefault="001A11CB" w:rsidP="001A11CB">
      <w:pPr>
        <w:pStyle w:val="LZ-5"/>
      </w:pPr>
      <w:r w:rsidRPr="007B3BD8">
        <w:rPr>
          <w:rFonts w:hint="eastAsia"/>
          <w:lang w:eastAsia="zh-CN"/>
        </w:rPr>
        <w:t>（</w:t>
      </w:r>
      <w:r w:rsidRPr="007B3BD8">
        <w:rPr>
          <w:rFonts w:hint="eastAsia"/>
          <w:lang w:eastAsia="zh-CN"/>
        </w:rPr>
        <w:t>2</w:t>
      </w:r>
      <w:r w:rsidRPr="007B3BD8">
        <w:rPr>
          <w:rFonts w:hint="eastAsia"/>
          <w:lang w:eastAsia="zh-CN"/>
        </w:rPr>
        <w:t>）</w:t>
      </w:r>
      <w:r w:rsidR="0095779A">
        <w:rPr>
          <w:rFonts w:hint="eastAsia"/>
          <w:lang w:eastAsia="zh-CN"/>
        </w:rPr>
        <w:t>区</w:t>
      </w:r>
      <w:proofErr w:type="spellStart"/>
      <w:r w:rsidRPr="007B3BD8">
        <w:rPr>
          <w:rFonts w:hint="eastAsia"/>
        </w:rPr>
        <w:t>农业农村局</w:t>
      </w:r>
      <w:proofErr w:type="spellEnd"/>
      <w:r w:rsidRPr="007B3BD8">
        <w:rPr>
          <w:rFonts w:hint="eastAsia"/>
        </w:rPr>
        <w:tab/>
      </w:r>
    </w:p>
    <w:p w14:paraId="1332D95E" w14:textId="77777777" w:rsidR="001A11CB" w:rsidRPr="007B3BD8" w:rsidRDefault="001A11CB" w:rsidP="001A11CB">
      <w:pPr>
        <w:pStyle w:val="LZ-"/>
        <w:ind w:firstLine="480"/>
        <w:rPr>
          <w:lang w:val="en-US"/>
        </w:rPr>
      </w:pPr>
      <w:r w:rsidRPr="007B3BD8">
        <w:rPr>
          <w:rFonts w:hint="eastAsia"/>
          <w:lang w:val="en-US"/>
        </w:rPr>
        <w:t>1</w:t>
      </w:r>
      <w:r>
        <w:rPr>
          <w:rFonts w:hint="eastAsia"/>
          <w:lang w:val="en-US"/>
        </w:rPr>
        <w:t>）</w:t>
      </w:r>
      <w:r>
        <w:rPr>
          <w:lang w:val="en-US"/>
        </w:rPr>
        <w:t>2020</w:t>
      </w:r>
      <w:r w:rsidRPr="007B3BD8">
        <w:rPr>
          <w:rFonts w:hint="eastAsia"/>
          <w:lang w:val="en-US"/>
        </w:rPr>
        <w:t>年农机年报；</w:t>
      </w:r>
    </w:p>
    <w:p w14:paraId="20C99A48" w14:textId="77777777" w:rsidR="001A11CB" w:rsidRPr="007B3BD8" w:rsidRDefault="001A11CB" w:rsidP="001A11CB">
      <w:pPr>
        <w:pStyle w:val="LZ-"/>
        <w:ind w:firstLine="480"/>
        <w:rPr>
          <w:lang w:val="en-US"/>
        </w:rPr>
      </w:pPr>
      <w:r w:rsidRPr="007B3BD8">
        <w:rPr>
          <w:rFonts w:hint="eastAsia"/>
          <w:lang w:val="en-US"/>
        </w:rPr>
        <w:t>2</w:t>
      </w:r>
      <w:r>
        <w:rPr>
          <w:rFonts w:hint="eastAsia"/>
          <w:lang w:val="en-US"/>
        </w:rPr>
        <w:t>）</w:t>
      </w:r>
      <w:r w:rsidRPr="007B3BD8">
        <w:rPr>
          <w:rFonts w:hint="eastAsia"/>
          <w:lang w:val="en-US"/>
        </w:rPr>
        <w:tab/>
      </w:r>
      <w:r w:rsidRPr="007B3BD8">
        <w:rPr>
          <w:rFonts w:hint="eastAsia"/>
          <w:lang w:val="en-US"/>
        </w:rPr>
        <w:t>在用农业机械信息：在用收割机、拖拉机、渔船等机械逐台信息，包括号牌编号、机械类型、功率、所属县市区、出厂日期、燃料类型、燃料消耗、小时油耗以及年平均工作小时数等信息；</w:t>
      </w:r>
    </w:p>
    <w:p w14:paraId="6BAA3AD7" w14:textId="31CB5D04" w:rsidR="001A11CB" w:rsidRPr="007B3BD8" w:rsidRDefault="0095779A" w:rsidP="001A11CB">
      <w:pPr>
        <w:pStyle w:val="LZ-"/>
        <w:ind w:firstLine="480"/>
        <w:rPr>
          <w:lang w:val="en-US"/>
        </w:rPr>
      </w:pPr>
      <w:r>
        <w:rPr>
          <w:lang w:val="en-US"/>
        </w:rPr>
        <w:t>3</w:t>
      </w:r>
      <w:r w:rsidR="001A11CB">
        <w:rPr>
          <w:rFonts w:hint="eastAsia"/>
          <w:lang w:val="en-US"/>
        </w:rPr>
        <w:t>）</w:t>
      </w:r>
      <w:r w:rsidR="001A11CB" w:rsidRPr="007B3BD8">
        <w:rPr>
          <w:rFonts w:hint="eastAsia"/>
          <w:lang w:val="en-US"/>
        </w:rPr>
        <w:tab/>
      </w:r>
      <w:r w:rsidR="001A11CB" w:rsidRPr="007B3BD8">
        <w:rPr>
          <w:rFonts w:hint="eastAsia"/>
          <w:lang w:val="en-US"/>
        </w:rPr>
        <w:t>秸秆综合利用情况：</w:t>
      </w:r>
      <w:r w:rsidR="001A11CB">
        <w:rPr>
          <w:rFonts w:hint="eastAsia"/>
          <w:lang w:val="en-US"/>
        </w:rPr>
        <w:t>20</w:t>
      </w:r>
      <w:r w:rsidR="001A11CB">
        <w:rPr>
          <w:lang w:val="en-US"/>
        </w:rPr>
        <w:t>20</w:t>
      </w:r>
      <w:r w:rsidR="001A11CB" w:rsidRPr="007B3BD8">
        <w:rPr>
          <w:rFonts w:hint="eastAsia"/>
          <w:lang w:val="en-US"/>
        </w:rPr>
        <w:t>年各类农作物播种面积、产量、秸秆产生量、堆肥和焚烧等综合利用情况等；</w:t>
      </w:r>
    </w:p>
    <w:p w14:paraId="275343DE" w14:textId="0D679AAA" w:rsidR="001A11CB" w:rsidRPr="007B3BD8" w:rsidRDefault="0095779A" w:rsidP="001A11CB">
      <w:pPr>
        <w:pStyle w:val="LZ-"/>
        <w:ind w:firstLine="480"/>
        <w:rPr>
          <w:lang w:val="en-US"/>
        </w:rPr>
      </w:pPr>
      <w:r>
        <w:rPr>
          <w:lang w:val="en-US"/>
        </w:rPr>
        <w:t>4</w:t>
      </w:r>
      <w:r w:rsidR="001A11CB">
        <w:rPr>
          <w:rFonts w:hint="eastAsia"/>
          <w:lang w:val="en-US"/>
        </w:rPr>
        <w:t>）</w:t>
      </w:r>
      <w:r w:rsidR="001A11CB" w:rsidRPr="007B3BD8">
        <w:rPr>
          <w:rFonts w:hint="eastAsia"/>
          <w:lang w:val="en-US"/>
        </w:rPr>
        <w:tab/>
      </w:r>
      <w:r w:rsidR="001A11CB" w:rsidRPr="007B3BD8">
        <w:rPr>
          <w:rFonts w:hint="eastAsia"/>
          <w:lang w:val="en-US"/>
        </w:rPr>
        <w:t>畜禽养殖业相关信息：</w:t>
      </w:r>
      <w:r w:rsidR="001A11CB">
        <w:rPr>
          <w:rFonts w:hint="eastAsia"/>
          <w:lang w:val="en-US"/>
        </w:rPr>
        <w:t>20</w:t>
      </w:r>
      <w:r w:rsidR="001A11CB">
        <w:rPr>
          <w:lang w:val="en-US"/>
        </w:rPr>
        <w:t>20</w:t>
      </w:r>
      <w:r w:rsidR="001A11CB" w:rsidRPr="007B3BD8">
        <w:rPr>
          <w:rFonts w:hint="eastAsia"/>
          <w:lang w:val="en-US"/>
        </w:rPr>
        <w:t>年畜禽养殖场信息，包括养殖厂名称、所属县市区、地址、畜禽类型、年末存栏数、出栏数、存栏天数、养殖模式（散养、集约化养殖）、粪便堆肥情况等信息；</w:t>
      </w:r>
    </w:p>
    <w:p w14:paraId="405F7065" w14:textId="4BEB7BA3" w:rsidR="001A11CB" w:rsidRPr="007B3BD8" w:rsidRDefault="001A11CB" w:rsidP="001A11CB">
      <w:pPr>
        <w:pStyle w:val="LZ-5"/>
      </w:pPr>
      <w:r w:rsidRPr="007B3BD8">
        <w:rPr>
          <w:rFonts w:hint="eastAsia"/>
          <w:lang w:eastAsia="zh-CN"/>
        </w:rPr>
        <w:t>（</w:t>
      </w:r>
      <w:r w:rsidRPr="007B3BD8">
        <w:rPr>
          <w:rFonts w:hint="eastAsia"/>
          <w:lang w:eastAsia="zh-CN"/>
        </w:rPr>
        <w:t>3</w:t>
      </w:r>
      <w:r w:rsidRPr="007B3BD8">
        <w:rPr>
          <w:rFonts w:hint="eastAsia"/>
          <w:lang w:eastAsia="zh-CN"/>
        </w:rPr>
        <w:t>）</w:t>
      </w:r>
      <w:r w:rsidR="00817F86">
        <w:rPr>
          <w:rFonts w:hint="eastAsia"/>
          <w:lang w:eastAsia="zh-CN"/>
        </w:rPr>
        <w:t>区</w:t>
      </w:r>
      <w:proofErr w:type="spellStart"/>
      <w:r w:rsidRPr="007B3BD8">
        <w:rPr>
          <w:rFonts w:hint="eastAsia"/>
        </w:rPr>
        <w:t>交通运输局</w:t>
      </w:r>
      <w:proofErr w:type="spellEnd"/>
      <w:r w:rsidRPr="007B3BD8">
        <w:rPr>
          <w:rFonts w:hint="eastAsia"/>
        </w:rPr>
        <w:tab/>
      </w:r>
    </w:p>
    <w:p w14:paraId="286796E1" w14:textId="77777777" w:rsidR="001A11CB" w:rsidRPr="007B3BD8" w:rsidRDefault="001A11CB" w:rsidP="001A11CB">
      <w:pPr>
        <w:pStyle w:val="LZ-"/>
        <w:ind w:firstLine="480"/>
        <w:rPr>
          <w:lang w:val="en-US"/>
        </w:rPr>
      </w:pPr>
      <w:r w:rsidRPr="007B3BD8">
        <w:rPr>
          <w:rFonts w:hint="eastAsia"/>
          <w:lang w:val="en-US"/>
        </w:rPr>
        <w:t>1</w:t>
      </w:r>
      <w:r>
        <w:rPr>
          <w:rFonts w:hint="eastAsia"/>
          <w:lang w:val="en-US"/>
        </w:rPr>
        <w:t>）</w:t>
      </w:r>
      <w:r w:rsidRPr="007B3BD8">
        <w:rPr>
          <w:rFonts w:hint="eastAsia"/>
          <w:lang w:val="en-US"/>
        </w:rPr>
        <w:tab/>
        <w:t>20</w:t>
      </w:r>
      <w:r>
        <w:rPr>
          <w:lang w:val="en-US"/>
        </w:rPr>
        <w:t>20</w:t>
      </w:r>
      <w:r w:rsidRPr="007B3BD8">
        <w:rPr>
          <w:rFonts w:hint="eastAsia"/>
          <w:lang w:val="en-US"/>
        </w:rPr>
        <w:t>年交通统计年报；</w:t>
      </w:r>
    </w:p>
    <w:p w14:paraId="7D95E140" w14:textId="3C5338C9" w:rsidR="001A11CB" w:rsidRPr="007B3BD8" w:rsidRDefault="0095779A" w:rsidP="001A11CB">
      <w:pPr>
        <w:pStyle w:val="LZ-"/>
        <w:ind w:firstLine="480"/>
        <w:rPr>
          <w:lang w:val="en-US"/>
        </w:rPr>
      </w:pPr>
      <w:r>
        <w:rPr>
          <w:lang w:val="en-US"/>
        </w:rPr>
        <w:t>2</w:t>
      </w:r>
      <w:r w:rsidR="001A11CB">
        <w:rPr>
          <w:rFonts w:hint="eastAsia"/>
          <w:lang w:val="en-US"/>
        </w:rPr>
        <w:t>）</w:t>
      </w:r>
      <w:r w:rsidR="001A11CB" w:rsidRPr="007B3BD8">
        <w:rPr>
          <w:rFonts w:hint="eastAsia"/>
          <w:lang w:val="en-US"/>
        </w:rPr>
        <w:tab/>
      </w:r>
      <w:r>
        <w:rPr>
          <w:lang w:val="en-US"/>
        </w:rPr>
        <w:t>2020</w:t>
      </w:r>
      <w:r>
        <w:rPr>
          <w:rFonts w:hint="eastAsia"/>
          <w:lang w:val="en-US"/>
        </w:rPr>
        <w:t>年施工工地机械信息及沥青使用量信息</w:t>
      </w:r>
      <w:r w:rsidR="001A11CB" w:rsidRPr="007B3BD8">
        <w:rPr>
          <w:rFonts w:hint="eastAsia"/>
          <w:lang w:val="en-US"/>
        </w:rPr>
        <w:t>；</w:t>
      </w:r>
    </w:p>
    <w:p w14:paraId="4E0FE8AC" w14:textId="16473E8D" w:rsidR="001A11CB" w:rsidRPr="007B3BD8" w:rsidRDefault="0095779A" w:rsidP="0030006F">
      <w:pPr>
        <w:pStyle w:val="LZ-"/>
        <w:ind w:firstLine="480"/>
        <w:rPr>
          <w:lang w:val="en-US"/>
        </w:rPr>
      </w:pPr>
      <w:r>
        <w:rPr>
          <w:lang w:val="en-US"/>
        </w:rPr>
        <w:t>3</w:t>
      </w:r>
      <w:r w:rsidR="001A11CB">
        <w:rPr>
          <w:rFonts w:hint="eastAsia"/>
          <w:lang w:val="en-US"/>
        </w:rPr>
        <w:t>）</w:t>
      </w:r>
      <w:proofErr w:type="gramStart"/>
      <w:r>
        <w:rPr>
          <w:rFonts w:hint="eastAsia"/>
          <w:lang w:val="en-US"/>
        </w:rPr>
        <w:t>萧山区</w:t>
      </w:r>
      <w:proofErr w:type="gramEnd"/>
      <w:r>
        <w:rPr>
          <w:rFonts w:hint="eastAsia"/>
          <w:lang w:val="en-US"/>
        </w:rPr>
        <w:t>综合交通运输发展“十四五”规划</w:t>
      </w:r>
      <w:r w:rsidR="001A11CB" w:rsidRPr="007B3BD8">
        <w:rPr>
          <w:rFonts w:hint="eastAsia"/>
          <w:lang w:val="en-US"/>
        </w:rPr>
        <w:t>；</w:t>
      </w:r>
    </w:p>
    <w:p w14:paraId="535DE985" w14:textId="3A160338" w:rsidR="001A11CB" w:rsidRPr="007B3BD8" w:rsidRDefault="001A11CB" w:rsidP="001A11CB">
      <w:pPr>
        <w:pStyle w:val="LZ-5"/>
      </w:pPr>
      <w:r w:rsidRPr="007B3BD8">
        <w:rPr>
          <w:rFonts w:hint="eastAsia"/>
          <w:lang w:eastAsia="zh-CN"/>
        </w:rPr>
        <w:t>（</w:t>
      </w:r>
      <w:r w:rsidR="0030006F">
        <w:rPr>
          <w:lang w:eastAsia="zh-CN"/>
        </w:rPr>
        <w:t>4</w:t>
      </w:r>
      <w:r w:rsidRPr="007B3BD8">
        <w:rPr>
          <w:rFonts w:hint="eastAsia"/>
          <w:lang w:eastAsia="zh-CN"/>
        </w:rPr>
        <w:t>）</w:t>
      </w:r>
      <w:r w:rsidR="0030006F">
        <w:rPr>
          <w:rFonts w:hint="eastAsia"/>
          <w:lang w:eastAsia="zh-CN"/>
        </w:rPr>
        <w:t>港航管理局萧山管理处</w:t>
      </w:r>
      <w:r w:rsidRPr="007B3BD8">
        <w:rPr>
          <w:rFonts w:hint="eastAsia"/>
        </w:rPr>
        <w:tab/>
      </w:r>
    </w:p>
    <w:p w14:paraId="54D487C1" w14:textId="77777777" w:rsidR="001A11CB" w:rsidRPr="007B3BD8" w:rsidRDefault="001A11CB" w:rsidP="001A11CB">
      <w:pPr>
        <w:pStyle w:val="LZ-"/>
        <w:ind w:firstLine="480"/>
        <w:rPr>
          <w:lang w:val="en-US"/>
        </w:rPr>
      </w:pPr>
      <w:r w:rsidRPr="007B3BD8">
        <w:rPr>
          <w:rFonts w:hint="eastAsia"/>
          <w:lang w:val="en-US"/>
        </w:rPr>
        <w:t>1</w:t>
      </w:r>
      <w:r>
        <w:rPr>
          <w:rFonts w:hint="eastAsia"/>
          <w:lang w:val="en-US"/>
        </w:rPr>
        <w:t>）</w:t>
      </w:r>
      <w:r w:rsidRPr="007B3BD8">
        <w:rPr>
          <w:rFonts w:hint="eastAsia"/>
          <w:lang w:val="en-US"/>
        </w:rPr>
        <w:tab/>
      </w:r>
      <w:r w:rsidRPr="007B3BD8">
        <w:rPr>
          <w:rFonts w:hint="eastAsia"/>
          <w:lang w:val="en-US"/>
        </w:rPr>
        <w:t>港口</w:t>
      </w:r>
      <w:r w:rsidRPr="007B3BD8">
        <w:rPr>
          <w:rFonts w:hint="eastAsia"/>
          <w:lang w:val="en-US"/>
        </w:rPr>
        <w:t>/</w:t>
      </w:r>
      <w:r w:rsidRPr="007B3BD8">
        <w:rPr>
          <w:rFonts w:hint="eastAsia"/>
          <w:lang w:val="en-US"/>
        </w:rPr>
        <w:t>码头相关信息：基本信息（包括港口</w:t>
      </w:r>
      <w:r w:rsidRPr="007B3BD8">
        <w:rPr>
          <w:rFonts w:hint="eastAsia"/>
          <w:lang w:val="en-US"/>
        </w:rPr>
        <w:t>/</w:t>
      </w:r>
      <w:r w:rsidRPr="007B3BD8">
        <w:rPr>
          <w:rFonts w:hint="eastAsia"/>
          <w:lang w:val="en-US"/>
        </w:rPr>
        <w:t>码头名称、所属</w:t>
      </w:r>
      <w:r>
        <w:rPr>
          <w:rFonts w:hint="eastAsia"/>
          <w:lang w:val="en-US"/>
        </w:rPr>
        <w:t>镇街</w:t>
      </w:r>
      <w:r w:rsidRPr="007B3BD8">
        <w:rPr>
          <w:rFonts w:hint="eastAsia"/>
          <w:lang w:val="en-US"/>
        </w:rPr>
        <w:t>、详细地址、经纬度、泊位数）、</w:t>
      </w:r>
      <w:r>
        <w:rPr>
          <w:rFonts w:hint="eastAsia"/>
          <w:lang w:val="en-US"/>
        </w:rPr>
        <w:t>20</w:t>
      </w:r>
      <w:r>
        <w:rPr>
          <w:lang w:val="en-US"/>
        </w:rPr>
        <w:t>20</w:t>
      </w:r>
      <w:r w:rsidRPr="007B3BD8">
        <w:rPr>
          <w:rFonts w:hint="eastAsia"/>
          <w:lang w:val="en-US"/>
        </w:rPr>
        <w:t>年燃料使用量（包括柴油、汽油、重油、其他燃料）、</w:t>
      </w:r>
      <w:r>
        <w:rPr>
          <w:rFonts w:hint="eastAsia"/>
          <w:lang w:val="en-US"/>
        </w:rPr>
        <w:t>20</w:t>
      </w:r>
      <w:r>
        <w:rPr>
          <w:lang w:val="en-US"/>
        </w:rPr>
        <w:t>20</w:t>
      </w:r>
      <w:r w:rsidRPr="007B3BD8">
        <w:rPr>
          <w:rFonts w:hint="eastAsia"/>
          <w:lang w:val="en-US"/>
        </w:rPr>
        <w:t>年运输信息（包括客运量、货运量、集装箱吞吐量）；</w:t>
      </w:r>
    </w:p>
    <w:p w14:paraId="252D2AD3" w14:textId="2F4E36F7" w:rsidR="001A11CB" w:rsidRPr="007B3BD8" w:rsidRDefault="0030006F" w:rsidP="001A11CB">
      <w:pPr>
        <w:pStyle w:val="LZ-"/>
        <w:ind w:firstLine="480"/>
        <w:rPr>
          <w:lang w:val="en-US"/>
        </w:rPr>
      </w:pPr>
      <w:r>
        <w:rPr>
          <w:lang w:val="en-US"/>
        </w:rPr>
        <w:t>2</w:t>
      </w:r>
      <w:r w:rsidR="001A11CB">
        <w:rPr>
          <w:rFonts w:hint="eastAsia"/>
          <w:lang w:val="en-US"/>
        </w:rPr>
        <w:t>）</w:t>
      </w:r>
      <w:r w:rsidR="001A11CB" w:rsidRPr="007B3BD8">
        <w:rPr>
          <w:rFonts w:hint="eastAsia"/>
          <w:lang w:val="en-US"/>
        </w:rPr>
        <w:tab/>
      </w:r>
      <w:r w:rsidR="001A11CB">
        <w:rPr>
          <w:rFonts w:hint="eastAsia"/>
          <w:lang w:val="en-US"/>
        </w:rPr>
        <w:t>20</w:t>
      </w:r>
      <w:r w:rsidR="001A11CB">
        <w:rPr>
          <w:lang w:val="en-US"/>
        </w:rPr>
        <w:t>20</w:t>
      </w:r>
      <w:r w:rsidR="001A11CB" w:rsidRPr="007B3BD8">
        <w:rPr>
          <w:rFonts w:hint="eastAsia"/>
          <w:lang w:val="en-US"/>
        </w:rPr>
        <w:t>年港口</w:t>
      </w:r>
      <w:r w:rsidR="001A11CB" w:rsidRPr="007B3BD8">
        <w:rPr>
          <w:rFonts w:hint="eastAsia"/>
          <w:lang w:val="en-US"/>
        </w:rPr>
        <w:t>/</w:t>
      </w:r>
      <w:r w:rsidR="001A11CB" w:rsidRPr="007B3BD8">
        <w:rPr>
          <w:rFonts w:hint="eastAsia"/>
          <w:lang w:val="en-US"/>
        </w:rPr>
        <w:t>码头机械：各港口</w:t>
      </w:r>
      <w:r w:rsidR="001A11CB" w:rsidRPr="007B3BD8">
        <w:rPr>
          <w:rFonts w:hint="eastAsia"/>
          <w:lang w:val="en-US"/>
        </w:rPr>
        <w:t>/</w:t>
      </w:r>
      <w:r w:rsidR="001A11CB" w:rsidRPr="007B3BD8">
        <w:rPr>
          <w:rFonts w:hint="eastAsia"/>
          <w:lang w:val="en-US"/>
        </w:rPr>
        <w:t>码头各类型机械保有量、总功率、燃料种类、燃料消耗量、小时油耗、年工作小时数、燃料含硫率等信息；</w:t>
      </w:r>
    </w:p>
    <w:p w14:paraId="6D0719D1" w14:textId="5BE83B02" w:rsidR="001A11CB" w:rsidRPr="007B3BD8" w:rsidRDefault="001A11CB" w:rsidP="001A11CB">
      <w:pPr>
        <w:pStyle w:val="LZ-5"/>
      </w:pPr>
      <w:r w:rsidRPr="007B3BD8">
        <w:rPr>
          <w:rFonts w:hint="eastAsia"/>
          <w:lang w:eastAsia="zh-CN"/>
        </w:rPr>
        <w:lastRenderedPageBreak/>
        <w:t>（</w:t>
      </w:r>
      <w:r w:rsidR="00817F86">
        <w:rPr>
          <w:lang w:eastAsia="zh-CN"/>
        </w:rPr>
        <w:t>5</w:t>
      </w:r>
      <w:r w:rsidRPr="007B3BD8">
        <w:rPr>
          <w:rFonts w:hint="eastAsia"/>
          <w:lang w:eastAsia="zh-CN"/>
        </w:rPr>
        <w:t>）</w:t>
      </w:r>
      <w:r w:rsidR="0030006F">
        <w:rPr>
          <w:rFonts w:hint="eastAsia"/>
          <w:lang w:eastAsia="zh-CN"/>
        </w:rPr>
        <w:t>区</w:t>
      </w:r>
      <w:proofErr w:type="spellStart"/>
      <w:r w:rsidRPr="007B3BD8">
        <w:rPr>
          <w:rFonts w:hint="eastAsia"/>
        </w:rPr>
        <w:t>住房和城乡建设局</w:t>
      </w:r>
      <w:proofErr w:type="spellEnd"/>
      <w:r w:rsidRPr="007B3BD8">
        <w:rPr>
          <w:rFonts w:hint="eastAsia"/>
        </w:rPr>
        <w:tab/>
      </w:r>
    </w:p>
    <w:p w14:paraId="447661A9" w14:textId="77777777" w:rsidR="001A11CB" w:rsidRPr="007B3BD8" w:rsidRDefault="001A11CB" w:rsidP="001A11CB">
      <w:pPr>
        <w:pStyle w:val="LZ-"/>
        <w:ind w:firstLine="480"/>
        <w:rPr>
          <w:lang w:val="en-US"/>
        </w:rPr>
      </w:pPr>
      <w:r w:rsidRPr="007B3BD8">
        <w:rPr>
          <w:rFonts w:hint="eastAsia"/>
          <w:lang w:val="en-US"/>
        </w:rPr>
        <w:t>1</w:t>
      </w:r>
      <w:r>
        <w:rPr>
          <w:rFonts w:hint="eastAsia"/>
          <w:lang w:val="en-US"/>
        </w:rPr>
        <w:t>）</w:t>
      </w:r>
      <w:r w:rsidRPr="007B3BD8">
        <w:rPr>
          <w:rFonts w:hint="eastAsia"/>
          <w:lang w:val="en-US"/>
        </w:rPr>
        <w:tab/>
      </w:r>
      <w:r>
        <w:rPr>
          <w:rFonts w:hint="eastAsia"/>
          <w:lang w:val="en-US"/>
        </w:rPr>
        <w:t>20</w:t>
      </w:r>
      <w:r>
        <w:rPr>
          <w:lang w:val="en-US"/>
        </w:rPr>
        <w:t>20</w:t>
      </w:r>
      <w:r w:rsidRPr="007B3BD8">
        <w:rPr>
          <w:rFonts w:hint="eastAsia"/>
          <w:lang w:val="en-US"/>
        </w:rPr>
        <w:t>年全市施工工地信息：施工工地名称、所属</w:t>
      </w:r>
      <w:r>
        <w:rPr>
          <w:rFonts w:hint="eastAsia"/>
          <w:lang w:val="en-US"/>
        </w:rPr>
        <w:t>镇街</w:t>
      </w:r>
      <w:r w:rsidRPr="007B3BD8">
        <w:rPr>
          <w:rFonts w:hint="eastAsia"/>
          <w:lang w:val="en-US"/>
        </w:rPr>
        <w:t>、地址、工地类型、施工起止时间、施工面积、采用的防尘措施等信息；</w:t>
      </w:r>
    </w:p>
    <w:p w14:paraId="257F7082" w14:textId="0CCA1BEA" w:rsidR="001A11CB" w:rsidRPr="007B3BD8" w:rsidRDefault="0030006F" w:rsidP="001A11CB">
      <w:pPr>
        <w:pStyle w:val="LZ-"/>
        <w:ind w:firstLine="480"/>
        <w:rPr>
          <w:lang w:val="en-US"/>
        </w:rPr>
      </w:pPr>
      <w:r>
        <w:rPr>
          <w:lang w:val="en-US"/>
        </w:rPr>
        <w:t>2</w:t>
      </w:r>
      <w:r w:rsidR="001A11CB">
        <w:rPr>
          <w:rFonts w:hint="eastAsia"/>
          <w:lang w:val="en-US"/>
        </w:rPr>
        <w:t>）</w:t>
      </w:r>
      <w:r w:rsidR="001A11CB" w:rsidRPr="007B3BD8">
        <w:rPr>
          <w:rFonts w:hint="eastAsia"/>
          <w:lang w:val="en-US"/>
        </w:rPr>
        <w:tab/>
      </w:r>
      <w:r w:rsidR="001A11CB">
        <w:rPr>
          <w:rFonts w:hint="eastAsia"/>
          <w:lang w:val="en-US"/>
        </w:rPr>
        <w:t>20</w:t>
      </w:r>
      <w:r w:rsidR="001A11CB">
        <w:rPr>
          <w:lang w:val="en-US"/>
        </w:rPr>
        <w:t>20</w:t>
      </w:r>
      <w:r w:rsidR="001A11CB" w:rsidRPr="007B3BD8">
        <w:rPr>
          <w:rFonts w:hint="eastAsia"/>
          <w:lang w:val="en-US"/>
        </w:rPr>
        <w:t>年市政涂料使用量、</w:t>
      </w:r>
      <w:r w:rsidR="001A11CB" w:rsidRPr="007B3BD8">
        <w:rPr>
          <w:rFonts w:hint="eastAsia"/>
          <w:lang w:val="en-US"/>
        </w:rPr>
        <w:t>VOCs</w:t>
      </w:r>
      <w:r w:rsidR="001A11CB" w:rsidRPr="007B3BD8">
        <w:rPr>
          <w:rFonts w:hint="eastAsia"/>
          <w:lang w:val="en-US"/>
        </w:rPr>
        <w:t>含量；</w:t>
      </w:r>
    </w:p>
    <w:p w14:paraId="250BFC3A" w14:textId="683E2082" w:rsidR="001A11CB" w:rsidRDefault="0030006F" w:rsidP="001A11CB">
      <w:pPr>
        <w:pStyle w:val="LZ-"/>
        <w:ind w:firstLine="480"/>
        <w:rPr>
          <w:lang w:val="en-US"/>
        </w:rPr>
      </w:pPr>
      <w:r>
        <w:rPr>
          <w:lang w:val="en-US"/>
        </w:rPr>
        <w:t>3</w:t>
      </w:r>
      <w:r w:rsidR="001A11CB">
        <w:rPr>
          <w:rFonts w:hint="eastAsia"/>
          <w:lang w:val="en-US"/>
        </w:rPr>
        <w:t>）</w:t>
      </w:r>
      <w:r w:rsidR="001A11CB" w:rsidRPr="007B3BD8">
        <w:rPr>
          <w:rFonts w:hint="eastAsia"/>
          <w:lang w:val="en-US"/>
        </w:rPr>
        <w:tab/>
      </w:r>
      <w:r w:rsidR="001A11CB">
        <w:rPr>
          <w:rFonts w:hint="eastAsia"/>
          <w:lang w:val="en-US"/>
        </w:rPr>
        <w:t>20</w:t>
      </w:r>
      <w:r w:rsidR="001A11CB">
        <w:rPr>
          <w:lang w:val="en-US"/>
        </w:rPr>
        <w:t>20</w:t>
      </w:r>
      <w:r w:rsidR="001A11CB" w:rsidRPr="007B3BD8">
        <w:rPr>
          <w:rFonts w:hint="eastAsia"/>
          <w:lang w:val="en-US"/>
        </w:rPr>
        <w:t>年新增沥青道路面积和长度、翻新沥青道路面积和长度、道路沥青使用量等；</w:t>
      </w:r>
    </w:p>
    <w:p w14:paraId="32720626" w14:textId="67ED12CF" w:rsidR="0030006F" w:rsidRPr="007B3BD8" w:rsidRDefault="0030006F" w:rsidP="001A11CB">
      <w:pPr>
        <w:pStyle w:val="LZ-"/>
        <w:ind w:firstLine="480"/>
        <w:rPr>
          <w:lang w:val="en-US"/>
        </w:rPr>
      </w:pPr>
      <w:r>
        <w:rPr>
          <w:rFonts w:hint="eastAsia"/>
          <w:lang w:val="en-US"/>
        </w:rPr>
        <w:t>4</w:t>
      </w:r>
      <w:r>
        <w:rPr>
          <w:rFonts w:hint="eastAsia"/>
          <w:lang w:val="en-US"/>
        </w:rPr>
        <w:t>）</w:t>
      </w:r>
      <w:r>
        <w:rPr>
          <w:rFonts w:hint="eastAsia"/>
          <w:lang w:val="en-US"/>
        </w:rPr>
        <w:t>2</w:t>
      </w:r>
      <w:r>
        <w:rPr>
          <w:lang w:val="en-US"/>
        </w:rPr>
        <w:t>020</w:t>
      </w:r>
      <w:r>
        <w:rPr>
          <w:rFonts w:hint="eastAsia"/>
          <w:lang w:val="en-US"/>
        </w:rPr>
        <w:t>年矿山、裸土统计数据等；</w:t>
      </w:r>
    </w:p>
    <w:p w14:paraId="69AB0308" w14:textId="62609562" w:rsidR="001A11CB" w:rsidRPr="007B3BD8" w:rsidRDefault="001A11CB" w:rsidP="001A11CB">
      <w:pPr>
        <w:pStyle w:val="LZ-5"/>
      </w:pPr>
      <w:r w:rsidRPr="007B3BD8">
        <w:rPr>
          <w:rFonts w:hint="eastAsia"/>
          <w:lang w:eastAsia="zh-CN"/>
        </w:rPr>
        <w:t>（</w:t>
      </w:r>
      <w:r w:rsidR="00817F86">
        <w:rPr>
          <w:lang w:eastAsia="zh-CN"/>
        </w:rPr>
        <w:t>6</w:t>
      </w:r>
      <w:r w:rsidRPr="007B3BD8">
        <w:rPr>
          <w:rFonts w:hint="eastAsia"/>
          <w:lang w:eastAsia="zh-CN"/>
        </w:rPr>
        <w:t>）</w:t>
      </w:r>
      <w:r w:rsidR="0030006F">
        <w:rPr>
          <w:rFonts w:hint="eastAsia"/>
          <w:lang w:eastAsia="zh-CN"/>
        </w:rPr>
        <w:t>区</w:t>
      </w:r>
      <w:proofErr w:type="spellStart"/>
      <w:r w:rsidRPr="007B3BD8">
        <w:rPr>
          <w:rFonts w:hint="eastAsia"/>
        </w:rPr>
        <w:t>商务局</w:t>
      </w:r>
      <w:proofErr w:type="spellEnd"/>
      <w:r w:rsidRPr="007B3BD8">
        <w:rPr>
          <w:rFonts w:hint="eastAsia"/>
        </w:rPr>
        <w:tab/>
      </w:r>
    </w:p>
    <w:p w14:paraId="60A04AC8" w14:textId="77777777" w:rsidR="001A11CB" w:rsidRPr="007B3BD8" w:rsidRDefault="001A11CB" w:rsidP="001A11CB">
      <w:pPr>
        <w:pStyle w:val="LZ-"/>
        <w:ind w:firstLine="480"/>
        <w:rPr>
          <w:lang w:val="en-US"/>
        </w:rPr>
      </w:pPr>
      <w:r w:rsidRPr="007B3BD8">
        <w:rPr>
          <w:rFonts w:hint="eastAsia"/>
          <w:lang w:val="en-US"/>
        </w:rPr>
        <w:t>1</w:t>
      </w:r>
      <w:r>
        <w:rPr>
          <w:rFonts w:hint="eastAsia"/>
          <w:lang w:val="en-US"/>
        </w:rPr>
        <w:t>）</w:t>
      </w:r>
      <w:r w:rsidRPr="007B3BD8">
        <w:rPr>
          <w:rFonts w:hint="eastAsia"/>
          <w:lang w:val="en-US"/>
        </w:rPr>
        <w:tab/>
      </w:r>
      <w:r>
        <w:rPr>
          <w:rFonts w:hint="eastAsia"/>
          <w:lang w:val="en-US"/>
        </w:rPr>
        <w:t>20</w:t>
      </w:r>
      <w:r>
        <w:rPr>
          <w:lang w:val="en-US"/>
        </w:rPr>
        <w:t>20</w:t>
      </w:r>
      <w:r w:rsidRPr="007B3BD8">
        <w:rPr>
          <w:rFonts w:hint="eastAsia"/>
          <w:lang w:val="en-US"/>
        </w:rPr>
        <w:t>年各加油站相关信息：加油站名称、所属</w:t>
      </w:r>
      <w:r>
        <w:rPr>
          <w:rFonts w:hint="eastAsia"/>
          <w:lang w:val="en-US"/>
        </w:rPr>
        <w:t>镇街</w:t>
      </w:r>
      <w:r w:rsidRPr="007B3BD8">
        <w:rPr>
          <w:rFonts w:hint="eastAsia"/>
          <w:lang w:val="en-US"/>
        </w:rPr>
        <w:t>、地址、经纬度、加油站实际损耗、年油品销售量（汽油、柴油、气体燃料）、地下储罐容量、汽油储罐数量、回收装置、后处理装置技术类型、油罐车补给频率等信息；</w:t>
      </w:r>
    </w:p>
    <w:p w14:paraId="0061C4AF" w14:textId="77777777" w:rsidR="001A11CB" w:rsidRPr="007B3BD8" w:rsidRDefault="001A11CB" w:rsidP="001A11CB">
      <w:pPr>
        <w:pStyle w:val="LZ-"/>
        <w:ind w:firstLine="480"/>
        <w:rPr>
          <w:lang w:val="en-US"/>
        </w:rPr>
      </w:pPr>
      <w:r w:rsidRPr="007B3BD8">
        <w:rPr>
          <w:rFonts w:hint="eastAsia"/>
          <w:lang w:val="en-US"/>
        </w:rPr>
        <w:t>2</w:t>
      </w:r>
      <w:r>
        <w:rPr>
          <w:rFonts w:hint="eastAsia"/>
          <w:lang w:val="en-US"/>
        </w:rPr>
        <w:t>）</w:t>
      </w:r>
      <w:r w:rsidRPr="007B3BD8">
        <w:rPr>
          <w:rFonts w:hint="eastAsia"/>
          <w:lang w:val="en-US"/>
        </w:rPr>
        <w:tab/>
      </w:r>
      <w:r>
        <w:rPr>
          <w:rFonts w:hint="eastAsia"/>
          <w:lang w:val="en-US"/>
        </w:rPr>
        <w:t>20</w:t>
      </w:r>
      <w:r>
        <w:rPr>
          <w:lang w:val="en-US"/>
        </w:rPr>
        <w:t>20</w:t>
      </w:r>
      <w:r w:rsidRPr="007B3BD8">
        <w:rPr>
          <w:rFonts w:hint="eastAsia"/>
          <w:lang w:val="en-US"/>
        </w:rPr>
        <w:t>年汽油、柴油销售量；</w:t>
      </w:r>
    </w:p>
    <w:p w14:paraId="75F75FF8" w14:textId="026A1686" w:rsidR="001A11CB" w:rsidRPr="007B3BD8" w:rsidRDefault="001A11CB" w:rsidP="001A11CB">
      <w:pPr>
        <w:pStyle w:val="LZ-5"/>
      </w:pPr>
      <w:r w:rsidRPr="007B3BD8">
        <w:rPr>
          <w:rFonts w:hint="eastAsia"/>
          <w:lang w:eastAsia="zh-CN"/>
        </w:rPr>
        <w:t>（</w:t>
      </w:r>
      <w:r w:rsidR="00817F86">
        <w:rPr>
          <w:lang w:eastAsia="zh-CN"/>
        </w:rPr>
        <w:t>7</w:t>
      </w:r>
      <w:r w:rsidRPr="007B3BD8">
        <w:rPr>
          <w:rFonts w:hint="eastAsia"/>
          <w:lang w:eastAsia="zh-CN"/>
        </w:rPr>
        <w:t>）</w:t>
      </w:r>
      <w:r w:rsidR="00B34959">
        <w:rPr>
          <w:rFonts w:hint="eastAsia"/>
          <w:lang w:eastAsia="zh-CN"/>
        </w:rPr>
        <w:t>区综合行政执法局</w:t>
      </w:r>
    </w:p>
    <w:p w14:paraId="2E29B444" w14:textId="77777777" w:rsidR="001A11CB" w:rsidRPr="007B3BD8" w:rsidRDefault="001A11CB" w:rsidP="001A11CB">
      <w:pPr>
        <w:pStyle w:val="LZ-"/>
        <w:ind w:firstLine="480"/>
        <w:rPr>
          <w:lang w:val="en-US"/>
        </w:rPr>
      </w:pPr>
      <w:r w:rsidRPr="007B3BD8">
        <w:rPr>
          <w:rFonts w:hint="eastAsia"/>
          <w:lang w:val="en-US"/>
        </w:rPr>
        <w:t>1</w:t>
      </w:r>
      <w:r>
        <w:rPr>
          <w:rFonts w:hint="eastAsia"/>
          <w:lang w:val="en-US"/>
        </w:rPr>
        <w:t>）</w:t>
      </w:r>
      <w:r w:rsidRPr="007B3BD8">
        <w:rPr>
          <w:rFonts w:hint="eastAsia"/>
          <w:lang w:val="en-US"/>
        </w:rPr>
        <w:tab/>
      </w:r>
      <w:r>
        <w:rPr>
          <w:rFonts w:hint="eastAsia"/>
          <w:lang w:val="en-US"/>
        </w:rPr>
        <w:t>20</w:t>
      </w:r>
      <w:r>
        <w:rPr>
          <w:lang w:val="en-US"/>
        </w:rPr>
        <w:t>20</w:t>
      </w:r>
      <w:r w:rsidRPr="007B3BD8">
        <w:rPr>
          <w:rFonts w:hint="eastAsia"/>
          <w:lang w:val="en-US"/>
        </w:rPr>
        <w:t>年污水处理情况：企业名称、所属</w:t>
      </w:r>
      <w:r>
        <w:rPr>
          <w:rFonts w:hint="eastAsia"/>
          <w:lang w:val="en-US"/>
        </w:rPr>
        <w:t>镇街</w:t>
      </w:r>
      <w:r w:rsidRPr="007B3BD8">
        <w:rPr>
          <w:rFonts w:hint="eastAsia"/>
          <w:lang w:val="en-US"/>
        </w:rPr>
        <w:t>、详细地址、经纬度、污水处理量等信息；</w:t>
      </w:r>
    </w:p>
    <w:p w14:paraId="10F56242" w14:textId="28FB88F7" w:rsidR="001A11CB" w:rsidRDefault="001A11CB" w:rsidP="001A11CB">
      <w:pPr>
        <w:pStyle w:val="LZ-"/>
        <w:ind w:firstLine="480"/>
        <w:rPr>
          <w:lang w:val="en-US"/>
        </w:rPr>
      </w:pPr>
      <w:r w:rsidRPr="007B3BD8">
        <w:rPr>
          <w:rFonts w:hint="eastAsia"/>
          <w:lang w:val="en-US"/>
        </w:rPr>
        <w:t>2</w:t>
      </w:r>
      <w:r>
        <w:rPr>
          <w:rFonts w:hint="eastAsia"/>
          <w:lang w:val="en-US"/>
        </w:rPr>
        <w:t>）</w:t>
      </w:r>
      <w:r w:rsidRPr="007B3BD8">
        <w:rPr>
          <w:rFonts w:hint="eastAsia"/>
          <w:lang w:val="en-US"/>
        </w:rPr>
        <w:tab/>
      </w:r>
      <w:r>
        <w:rPr>
          <w:rFonts w:hint="eastAsia"/>
          <w:lang w:val="en-US"/>
        </w:rPr>
        <w:t>20</w:t>
      </w:r>
      <w:r>
        <w:rPr>
          <w:lang w:val="en-US"/>
        </w:rPr>
        <w:t>20</w:t>
      </w:r>
      <w:r w:rsidRPr="007B3BD8">
        <w:rPr>
          <w:rFonts w:hint="eastAsia"/>
          <w:lang w:val="en-US"/>
        </w:rPr>
        <w:t>年垃圾处理情况：企业名称、所属</w:t>
      </w:r>
      <w:r>
        <w:rPr>
          <w:rFonts w:hint="eastAsia"/>
          <w:lang w:val="en-US"/>
        </w:rPr>
        <w:t>镇街</w:t>
      </w:r>
      <w:r w:rsidRPr="007B3BD8">
        <w:rPr>
          <w:rFonts w:hint="eastAsia"/>
          <w:lang w:val="en-US"/>
        </w:rPr>
        <w:t>、详细地址、经纬度、垃圾处理量及处理方式；</w:t>
      </w:r>
    </w:p>
    <w:p w14:paraId="54C22905" w14:textId="34933BC3" w:rsidR="00B34959" w:rsidRDefault="00B34959" w:rsidP="001A11CB">
      <w:pPr>
        <w:pStyle w:val="LZ-"/>
        <w:ind w:firstLine="480"/>
        <w:rPr>
          <w:lang w:val="en-US"/>
        </w:rPr>
      </w:pPr>
      <w:r>
        <w:rPr>
          <w:rFonts w:hint="eastAsia"/>
          <w:lang w:val="en-US"/>
        </w:rPr>
        <w:t>3</w:t>
      </w:r>
      <w:r>
        <w:rPr>
          <w:rFonts w:hint="eastAsia"/>
          <w:lang w:val="en-US"/>
        </w:rPr>
        <w:t>）</w:t>
      </w:r>
      <w:r w:rsidR="000F32C3">
        <w:rPr>
          <w:rFonts w:hint="eastAsia"/>
          <w:lang w:val="en-US"/>
        </w:rPr>
        <w:t>2</w:t>
      </w:r>
      <w:r w:rsidR="000F32C3">
        <w:rPr>
          <w:lang w:val="en-US"/>
        </w:rPr>
        <w:t>020</w:t>
      </w:r>
      <w:r w:rsidR="000F32C3">
        <w:rPr>
          <w:rFonts w:hint="eastAsia"/>
          <w:lang w:val="en-US"/>
        </w:rPr>
        <w:t>年</w:t>
      </w:r>
      <w:proofErr w:type="gramStart"/>
      <w:r w:rsidR="000F32C3">
        <w:rPr>
          <w:rFonts w:hint="eastAsia"/>
          <w:lang w:val="en-US"/>
        </w:rPr>
        <w:t>萧山区</w:t>
      </w:r>
      <w:proofErr w:type="gramEnd"/>
      <w:r>
        <w:rPr>
          <w:rFonts w:hint="eastAsia"/>
          <w:lang w:val="en-US"/>
        </w:rPr>
        <w:t>餐饮油烟整治相关信息；</w:t>
      </w:r>
    </w:p>
    <w:p w14:paraId="4DDDE7F1" w14:textId="359D3F90" w:rsidR="00B34959" w:rsidRDefault="00B34959" w:rsidP="001A11CB">
      <w:pPr>
        <w:pStyle w:val="LZ-"/>
        <w:ind w:firstLine="480"/>
        <w:rPr>
          <w:lang w:val="en-US"/>
        </w:rPr>
      </w:pPr>
      <w:r>
        <w:rPr>
          <w:rFonts w:hint="eastAsia"/>
          <w:lang w:val="en-US"/>
        </w:rPr>
        <w:t>4</w:t>
      </w:r>
      <w:r>
        <w:rPr>
          <w:rFonts w:hint="eastAsia"/>
          <w:lang w:val="en-US"/>
        </w:rPr>
        <w:t>）</w:t>
      </w:r>
      <w:r w:rsidR="000F32C3">
        <w:rPr>
          <w:rFonts w:hint="eastAsia"/>
          <w:lang w:val="en-US"/>
        </w:rPr>
        <w:t>2</w:t>
      </w:r>
      <w:r w:rsidR="000F32C3">
        <w:rPr>
          <w:lang w:val="en-US"/>
        </w:rPr>
        <w:t>020</w:t>
      </w:r>
      <w:r w:rsidR="000F32C3">
        <w:rPr>
          <w:rFonts w:hint="eastAsia"/>
          <w:lang w:val="en-US"/>
        </w:rPr>
        <w:t>年</w:t>
      </w:r>
      <w:proofErr w:type="gramStart"/>
      <w:r>
        <w:rPr>
          <w:rFonts w:hint="eastAsia"/>
          <w:lang w:val="en-US"/>
        </w:rPr>
        <w:t>萧山区</w:t>
      </w:r>
      <w:proofErr w:type="gramEnd"/>
      <w:r>
        <w:rPr>
          <w:rFonts w:hint="eastAsia"/>
          <w:lang w:val="en-US"/>
        </w:rPr>
        <w:t>城市道路信息</w:t>
      </w:r>
      <w:r w:rsidR="000F32C3">
        <w:rPr>
          <w:rFonts w:hint="eastAsia"/>
          <w:lang w:val="en-US"/>
        </w:rPr>
        <w:t>：道路长度、道路宽度、核定面积等信息</w:t>
      </w:r>
      <w:r>
        <w:rPr>
          <w:rFonts w:hint="eastAsia"/>
          <w:lang w:val="en-US"/>
        </w:rPr>
        <w:t>；</w:t>
      </w:r>
    </w:p>
    <w:p w14:paraId="6815FF52" w14:textId="1200BED5" w:rsidR="000F32C3" w:rsidRDefault="000F32C3" w:rsidP="001A11CB">
      <w:pPr>
        <w:pStyle w:val="LZ-"/>
        <w:ind w:firstLine="480"/>
        <w:rPr>
          <w:lang w:val="en-US"/>
        </w:rPr>
      </w:pPr>
      <w:r>
        <w:rPr>
          <w:rFonts w:hint="eastAsia"/>
          <w:lang w:val="en-US"/>
        </w:rPr>
        <w:t>5</w:t>
      </w:r>
      <w:r>
        <w:rPr>
          <w:rFonts w:hint="eastAsia"/>
          <w:lang w:val="en-US"/>
        </w:rPr>
        <w:t>）</w:t>
      </w:r>
      <w:r>
        <w:rPr>
          <w:rFonts w:hint="eastAsia"/>
          <w:lang w:val="en-US"/>
        </w:rPr>
        <w:t>2</w:t>
      </w:r>
      <w:r>
        <w:rPr>
          <w:lang w:val="en-US"/>
        </w:rPr>
        <w:t>020</w:t>
      </w:r>
      <w:r>
        <w:rPr>
          <w:rFonts w:hint="eastAsia"/>
          <w:lang w:val="en-US"/>
        </w:rPr>
        <w:t>年</w:t>
      </w:r>
      <w:proofErr w:type="gramStart"/>
      <w:r>
        <w:rPr>
          <w:rFonts w:hint="eastAsia"/>
          <w:lang w:val="en-US"/>
        </w:rPr>
        <w:t>萧山区</w:t>
      </w:r>
      <w:proofErr w:type="gramEnd"/>
      <w:r>
        <w:rPr>
          <w:rFonts w:hint="eastAsia"/>
          <w:lang w:val="en-US"/>
        </w:rPr>
        <w:t>堆场信息：名称、经纬度、覆盖情况、物料名称、占地面积、控制措施等信息；</w:t>
      </w:r>
    </w:p>
    <w:p w14:paraId="35521568" w14:textId="6BA950F3" w:rsidR="000F32C3" w:rsidRDefault="000F32C3" w:rsidP="001A11CB">
      <w:pPr>
        <w:pStyle w:val="LZ-"/>
        <w:ind w:firstLine="480"/>
        <w:rPr>
          <w:lang w:val="en-US"/>
        </w:rPr>
      </w:pPr>
      <w:r>
        <w:rPr>
          <w:rFonts w:hint="eastAsia"/>
          <w:lang w:val="en-US"/>
        </w:rPr>
        <w:t>6</w:t>
      </w:r>
      <w:r>
        <w:rPr>
          <w:rFonts w:hint="eastAsia"/>
          <w:lang w:val="en-US"/>
        </w:rPr>
        <w:t>）</w:t>
      </w:r>
      <w:proofErr w:type="gramStart"/>
      <w:r>
        <w:rPr>
          <w:rFonts w:hint="eastAsia"/>
          <w:lang w:val="en-US"/>
        </w:rPr>
        <w:t>萧山区</w:t>
      </w:r>
      <w:proofErr w:type="gramEnd"/>
      <w:r>
        <w:rPr>
          <w:rFonts w:hint="eastAsia"/>
          <w:lang w:val="en-US"/>
        </w:rPr>
        <w:t>市政工地名单：在建、拟建设名单、详细地址、经纬度、所属镇街等详细信息；</w:t>
      </w:r>
    </w:p>
    <w:p w14:paraId="59936B7E" w14:textId="7810A7DD" w:rsidR="000F32C3" w:rsidRPr="007B3BD8" w:rsidRDefault="000F32C3" w:rsidP="001A11CB">
      <w:pPr>
        <w:pStyle w:val="LZ-"/>
        <w:ind w:firstLine="480"/>
        <w:rPr>
          <w:lang w:val="en-US"/>
        </w:rPr>
      </w:pPr>
      <w:r>
        <w:rPr>
          <w:rFonts w:hint="eastAsia"/>
          <w:lang w:val="en-US"/>
        </w:rPr>
        <w:t>7</w:t>
      </w:r>
      <w:r>
        <w:rPr>
          <w:rFonts w:hint="eastAsia"/>
          <w:lang w:val="en-US"/>
        </w:rPr>
        <w:t>）</w:t>
      </w:r>
      <w:r>
        <w:rPr>
          <w:rFonts w:hint="eastAsia"/>
          <w:lang w:val="en-US"/>
        </w:rPr>
        <w:t>2</w:t>
      </w:r>
      <w:r>
        <w:rPr>
          <w:lang w:val="en-US"/>
        </w:rPr>
        <w:t>020</w:t>
      </w:r>
      <w:r>
        <w:rPr>
          <w:rFonts w:hint="eastAsia"/>
          <w:lang w:val="en-US"/>
        </w:rPr>
        <w:t>年</w:t>
      </w:r>
      <w:proofErr w:type="gramStart"/>
      <w:r>
        <w:rPr>
          <w:rFonts w:hint="eastAsia"/>
          <w:lang w:val="en-US"/>
        </w:rPr>
        <w:t>萧山区</w:t>
      </w:r>
      <w:proofErr w:type="gramEnd"/>
      <w:r>
        <w:rPr>
          <w:rFonts w:hint="eastAsia"/>
          <w:lang w:val="en-US"/>
        </w:rPr>
        <w:t>道路清扫、维护相关资料：清扫频次、街道、洒水情况等信息；</w:t>
      </w:r>
    </w:p>
    <w:p w14:paraId="64BE20F1" w14:textId="7A95135E" w:rsidR="001A11CB" w:rsidRPr="007B3BD8" w:rsidRDefault="001A11CB" w:rsidP="001A11CB">
      <w:pPr>
        <w:pStyle w:val="LZ-5"/>
      </w:pPr>
      <w:r w:rsidRPr="007B3BD8">
        <w:rPr>
          <w:rFonts w:hint="eastAsia"/>
          <w:lang w:eastAsia="zh-CN"/>
        </w:rPr>
        <w:t>（</w:t>
      </w:r>
      <w:r w:rsidR="00817F86">
        <w:rPr>
          <w:lang w:eastAsia="zh-CN"/>
        </w:rPr>
        <w:t>8</w:t>
      </w:r>
      <w:r w:rsidRPr="007B3BD8">
        <w:rPr>
          <w:rFonts w:hint="eastAsia"/>
          <w:lang w:eastAsia="zh-CN"/>
        </w:rPr>
        <w:t>）</w:t>
      </w:r>
      <w:r w:rsidR="000F32C3">
        <w:rPr>
          <w:rFonts w:hint="eastAsia"/>
          <w:lang w:eastAsia="zh-CN"/>
        </w:rPr>
        <w:t>区</w:t>
      </w:r>
      <w:proofErr w:type="spellStart"/>
      <w:r w:rsidRPr="007B3BD8">
        <w:rPr>
          <w:rFonts w:hint="eastAsia"/>
        </w:rPr>
        <w:t>市场监督管理局</w:t>
      </w:r>
      <w:proofErr w:type="spellEnd"/>
      <w:r w:rsidRPr="007B3BD8">
        <w:rPr>
          <w:rFonts w:hint="eastAsia"/>
        </w:rPr>
        <w:tab/>
      </w:r>
    </w:p>
    <w:p w14:paraId="6D029B0F" w14:textId="7EC1055B" w:rsidR="001A11CB" w:rsidRPr="007B3BD8" w:rsidRDefault="001A11CB" w:rsidP="001A11CB">
      <w:pPr>
        <w:pStyle w:val="LZ-"/>
        <w:ind w:firstLine="480"/>
        <w:rPr>
          <w:lang w:val="en-US"/>
        </w:rPr>
      </w:pPr>
      <w:r w:rsidRPr="007B3BD8">
        <w:rPr>
          <w:rFonts w:hint="eastAsia"/>
          <w:lang w:val="en-US"/>
        </w:rPr>
        <w:t>1</w:t>
      </w:r>
      <w:r>
        <w:rPr>
          <w:rFonts w:hint="eastAsia"/>
          <w:lang w:val="en-US"/>
        </w:rPr>
        <w:t>）</w:t>
      </w:r>
      <w:r w:rsidRPr="007B3BD8">
        <w:rPr>
          <w:rFonts w:hint="eastAsia"/>
          <w:lang w:val="en-US"/>
        </w:rPr>
        <w:tab/>
      </w:r>
      <w:r>
        <w:rPr>
          <w:rFonts w:hint="eastAsia"/>
          <w:lang w:val="en-US"/>
        </w:rPr>
        <w:t>20</w:t>
      </w:r>
      <w:r>
        <w:rPr>
          <w:lang w:val="en-US"/>
        </w:rPr>
        <w:t>20</w:t>
      </w:r>
      <w:r w:rsidRPr="007B3BD8">
        <w:rPr>
          <w:rFonts w:hint="eastAsia"/>
          <w:lang w:val="en-US"/>
        </w:rPr>
        <w:t>年</w:t>
      </w:r>
      <w:proofErr w:type="gramStart"/>
      <w:r w:rsidR="000F32C3">
        <w:rPr>
          <w:rFonts w:hint="eastAsia"/>
          <w:lang w:val="en-US"/>
        </w:rPr>
        <w:t>萧山区</w:t>
      </w:r>
      <w:proofErr w:type="gramEnd"/>
      <w:r w:rsidR="000F32C3">
        <w:rPr>
          <w:rFonts w:hint="eastAsia"/>
          <w:lang w:val="en-US"/>
        </w:rPr>
        <w:t>叉车统计信息</w:t>
      </w:r>
      <w:r w:rsidRPr="007B3BD8">
        <w:rPr>
          <w:rFonts w:hint="eastAsia"/>
          <w:lang w:val="en-US"/>
        </w:rPr>
        <w:t>：使用单位、所属</w:t>
      </w:r>
      <w:r>
        <w:rPr>
          <w:rFonts w:hint="eastAsia"/>
          <w:lang w:val="en-US"/>
        </w:rPr>
        <w:t>镇街</w:t>
      </w:r>
      <w:r w:rsidRPr="007B3BD8">
        <w:rPr>
          <w:rFonts w:hint="eastAsia"/>
          <w:lang w:val="en-US"/>
        </w:rPr>
        <w:t>、行政区划、设备注</w:t>
      </w:r>
      <w:r w:rsidRPr="007B3BD8">
        <w:rPr>
          <w:rFonts w:hint="eastAsia"/>
          <w:lang w:val="en-US"/>
        </w:rPr>
        <w:lastRenderedPageBreak/>
        <w:t>册代码、设备名称、动力种类、额定载荷等；</w:t>
      </w:r>
    </w:p>
    <w:p w14:paraId="59B8831B" w14:textId="00A2C089" w:rsidR="001A11CB" w:rsidRPr="007B3BD8" w:rsidRDefault="000F32C3" w:rsidP="001A11CB">
      <w:pPr>
        <w:pStyle w:val="LZ-"/>
        <w:ind w:firstLine="480"/>
        <w:rPr>
          <w:lang w:val="en-US"/>
        </w:rPr>
      </w:pPr>
      <w:r>
        <w:rPr>
          <w:lang w:val="en-US"/>
        </w:rPr>
        <w:t>2</w:t>
      </w:r>
      <w:r w:rsidR="001A11CB">
        <w:rPr>
          <w:rFonts w:hint="eastAsia"/>
          <w:lang w:val="en-US"/>
        </w:rPr>
        <w:t>）</w:t>
      </w:r>
      <w:r w:rsidR="001A11CB" w:rsidRPr="007B3BD8">
        <w:rPr>
          <w:rFonts w:hint="eastAsia"/>
          <w:lang w:val="en-US"/>
        </w:rPr>
        <w:tab/>
      </w:r>
      <w:r w:rsidR="001A11CB">
        <w:rPr>
          <w:rFonts w:hint="eastAsia"/>
          <w:lang w:val="en-US"/>
        </w:rPr>
        <w:t>20</w:t>
      </w:r>
      <w:r w:rsidR="001A11CB">
        <w:rPr>
          <w:lang w:val="en-US"/>
        </w:rPr>
        <w:t>20</w:t>
      </w:r>
      <w:r w:rsidR="001A11CB" w:rsidRPr="007B3BD8">
        <w:rPr>
          <w:rFonts w:hint="eastAsia"/>
          <w:lang w:val="en-US"/>
        </w:rPr>
        <w:t>年</w:t>
      </w:r>
      <w:proofErr w:type="gramStart"/>
      <w:r>
        <w:rPr>
          <w:rFonts w:hint="eastAsia"/>
          <w:lang w:val="en-US"/>
        </w:rPr>
        <w:t>萧山区</w:t>
      </w:r>
      <w:proofErr w:type="gramEnd"/>
      <w:r>
        <w:rPr>
          <w:rFonts w:hint="eastAsia"/>
          <w:lang w:val="en-US"/>
        </w:rPr>
        <w:t>在用</w:t>
      </w:r>
      <w:r w:rsidR="001A11CB" w:rsidRPr="007B3BD8">
        <w:rPr>
          <w:rFonts w:hint="eastAsia"/>
          <w:lang w:val="en-US"/>
        </w:rPr>
        <w:t>锅炉信息：企业名称、详细地址、所属</w:t>
      </w:r>
      <w:r w:rsidR="001A11CB">
        <w:rPr>
          <w:rFonts w:hint="eastAsia"/>
          <w:lang w:val="en-US"/>
        </w:rPr>
        <w:t>镇街</w:t>
      </w:r>
      <w:r w:rsidR="001A11CB" w:rsidRPr="007B3BD8">
        <w:rPr>
          <w:rFonts w:hint="eastAsia"/>
          <w:lang w:val="en-US"/>
        </w:rPr>
        <w:t>、锅炉大小、注册时间、燃料类型等信息；</w:t>
      </w:r>
    </w:p>
    <w:p w14:paraId="5BEAC64F" w14:textId="0CB0A947" w:rsidR="001A11CB" w:rsidRPr="007B3BD8" w:rsidRDefault="001A11CB" w:rsidP="001A11CB">
      <w:pPr>
        <w:pStyle w:val="LZ-5"/>
      </w:pPr>
      <w:r w:rsidRPr="007B3BD8">
        <w:rPr>
          <w:rFonts w:hint="eastAsia"/>
          <w:lang w:eastAsia="zh-CN"/>
        </w:rPr>
        <w:t>（</w:t>
      </w:r>
      <w:r w:rsidR="00817F86">
        <w:rPr>
          <w:lang w:eastAsia="zh-CN"/>
        </w:rPr>
        <w:t>9</w:t>
      </w:r>
      <w:r w:rsidRPr="007B3BD8">
        <w:rPr>
          <w:rFonts w:hint="eastAsia"/>
          <w:lang w:eastAsia="zh-CN"/>
        </w:rPr>
        <w:t>）</w:t>
      </w:r>
      <w:r w:rsidR="00817F86">
        <w:rPr>
          <w:rFonts w:hint="eastAsia"/>
          <w:lang w:eastAsia="zh-CN"/>
        </w:rPr>
        <w:t>区</w:t>
      </w:r>
      <w:proofErr w:type="spellStart"/>
      <w:r w:rsidRPr="007B3BD8">
        <w:rPr>
          <w:rFonts w:hint="eastAsia"/>
        </w:rPr>
        <w:t>统计局</w:t>
      </w:r>
      <w:proofErr w:type="spellEnd"/>
      <w:r w:rsidRPr="007B3BD8">
        <w:rPr>
          <w:rFonts w:hint="eastAsia"/>
        </w:rPr>
        <w:tab/>
      </w:r>
    </w:p>
    <w:p w14:paraId="58C6AB33" w14:textId="58934A45" w:rsidR="001A11CB" w:rsidRPr="007B3BD8" w:rsidRDefault="001A11CB" w:rsidP="001A11CB">
      <w:pPr>
        <w:pStyle w:val="LZ-"/>
        <w:ind w:firstLine="480"/>
        <w:rPr>
          <w:lang w:val="en-US"/>
        </w:rPr>
      </w:pPr>
      <w:r w:rsidRPr="007B3BD8">
        <w:rPr>
          <w:rFonts w:hint="eastAsia"/>
          <w:lang w:val="en-US"/>
        </w:rPr>
        <w:t>1</w:t>
      </w:r>
      <w:r>
        <w:rPr>
          <w:rFonts w:hint="eastAsia"/>
          <w:lang w:val="en-US"/>
        </w:rPr>
        <w:t>）</w:t>
      </w:r>
      <w:r w:rsidRPr="007B3BD8">
        <w:rPr>
          <w:rFonts w:hint="eastAsia"/>
          <w:lang w:val="en-US"/>
        </w:rPr>
        <w:tab/>
      </w:r>
      <w:r>
        <w:rPr>
          <w:rFonts w:hint="eastAsia"/>
          <w:lang w:val="en-US"/>
        </w:rPr>
        <w:t>20</w:t>
      </w:r>
      <w:r w:rsidR="007B503A">
        <w:rPr>
          <w:lang w:val="en-US"/>
        </w:rPr>
        <w:t>20</w:t>
      </w:r>
      <w:r w:rsidRPr="007B3BD8">
        <w:rPr>
          <w:rFonts w:hint="eastAsia"/>
          <w:lang w:val="en-US"/>
        </w:rPr>
        <w:t>年工业企业能源：</w:t>
      </w:r>
      <w:r w:rsidRPr="007B3BD8">
        <w:rPr>
          <w:rFonts w:hint="eastAsia"/>
          <w:lang w:val="en-US"/>
        </w:rPr>
        <w:t>1-12</w:t>
      </w:r>
      <w:r w:rsidRPr="007B3BD8">
        <w:rPr>
          <w:rFonts w:hint="eastAsia"/>
          <w:lang w:val="en-US"/>
        </w:rPr>
        <w:t>月份规模以上工业企业各类能源消费量；</w:t>
      </w:r>
    </w:p>
    <w:p w14:paraId="00FB1DD3" w14:textId="0A55F475" w:rsidR="001A11CB" w:rsidRPr="007B3BD8" w:rsidRDefault="000F32C3" w:rsidP="000F32C3">
      <w:pPr>
        <w:pStyle w:val="LZ-"/>
        <w:ind w:firstLine="480"/>
        <w:rPr>
          <w:lang w:val="en-US"/>
        </w:rPr>
      </w:pPr>
      <w:r>
        <w:rPr>
          <w:lang w:val="en-US"/>
        </w:rPr>
        <w:t>2</w:t>
      </w:r>
      <w:r w:rsidR="001A11CB">
        <w:rPr>
          <w:rFonts w:hint="eastAsia"/>
          <w:lang w:val="en-US"/>
        </w:rPr>
        <w:t>）</w:t>
      </w:r>
      <w:r w:rsidR="001A11CB" w:rsidRPr="007B3BD8">
        <w:rPr>
          <w:rFonts w:hint="eastAsia"/>
          <w:lang w:val="en-US"/>
        </w:rPr>
        <w:tab/>
      </w:r>
      <w:r w:rsidR="001A11CB" w:rsidRPr="007B3BD8">
        <w:rPr>
          <w:rFonts w:hint="eastAsia"/>
          <w:lang w:val="en-US"/>
        </w:rPr>
        <w:t>人口：</w:t>
      </w:r>
      <w:r w:rsidR="001A11CB">
        <w:rPr>
          <w:rFonts w:hint="eastAsia"/>
          <w:lang w:val="en-US"/>
        </w:rPr>
        <w:t>20</w:t>
      </w:r>
      <w:r w:rsidR="007B503A">
        <w:rPr>
          <w:lang w:val="en-US"/>
        </w:rPr>
        <w:t>20</w:t>
      </w:r>
      <w:r w:rsidR="001A11CB" w:rsidRPr="007B3BD8">
        <w:rPr>
          <w:rFonts w:hint="eastAsia"/>
          <w:lang w:val="en-US"/>
        </w:rPr>
        <w:t>年城镇</w:t>
      </w:r>
      <w:r w:rsidR="001A11CB" w:rsidRPr="007B3BD8">
        <w:rPr>
          <w:rFonts w:hint="eastAsia"/>
          <w:lang w:val="en-US"/>
        </w:rPr>
        <w:t>/</w:t>
      </w:r>
      <w:r w:rsidR="001A11CB" w:rsidRPr="007B3BD8">
        <w:rPr>
          <w:rFonts w:hint="eastAsia"/>
          <w:lang w:val="en-US"/>
        </w:rPr>
        <w:t>乡村年末常住人口、城镇人口户数、乡村人口户数；</w:t>
      </w:r>
    </w:p>
    <w:p w14:paraId="3CB3E7B7" w14:textId="1225BFA0" w:rsidR="001A11CB" w:rsidRDefault="000F32C3" w:rsidP="001A11CB">
      <w:pPr>
        <w:pStyle w:val="LZ-"/>
        <w:ind w:firstLine="480"/>
        <w:rPr>
          <w:lang w:val="en-US"/>
        </w:rPr>
      </w:pPr>
      <w:r>
        <w:rPr>
          <w:lang w:val="en-US"/>
        </w:rPr>
        <w:t>3</w:t>
      </w:r>
      <w:r w:rsidR="001A11CB">
        <w:rPr>
          <w:rFonts w:hint="eastAsia"/>
          <w:lang w:val="en-US"/>
        </w:rPr>
        <w:t>）</w:t>
      </w:r>
      <w:r w:rsidR="001A11CB" w:rsidRPr="007B3BD8">
        <w:rPr>
          <w:rFonts w:hint="eastAsia"/>
          <w:lang w:val="en-US"/>
        </w:rPr>
        <w:tab/>
      </w:r>
      <w:r w:rsidR="001A11CB" w:rsidRPr="007B3BD8">
        <w:rPr>
          <w:rFonts w:hint="eastAsia"/>
          <w:lang w:val="en-US"/>
        </w:rPr>
        <w:t>统计年鉴</w:t>
      </w:r>
      <w:r w:rsidR="001A11CB" w:rsidRPr="007B3BD8">
        <w:rPr>
          <w:rFonts w:hint="eastAsia"/>
          <w:lang w:val="en-US"/>
        </w:rPr>
        <w:t>20</w:t>
      </w:r>
      <w:r w:rsidR="007B503A">
        <w:rPr>
          <w:lang w:val="en-US"/>
        </w:rPr>
        <w:t>21</w:t>
      </w:r>
      <w:r w:rsidR="001A11CB" w:rsidRPr="007B3BD8">
        <w:rPr>
          <w:rFonts w:hint="eastAsia"/>
          <w:lang w:val="en-US"/>
        </w:rPr>
        <w:t>；</w:t>
      </w:r>
    </w:p>
    <w:p w14:paraId="4BEA0E4F" w14:textId="793F13DF" w:rsidR="00D6002F" w:rsidRPr="007B3BD8" w:rsidRDefault="00D6002F" w:rsidP="00D6002F">
      <w:pPr>
        <w:pStyle w:val="LZ-5"/>
      </w:pPr>
      <w:r>
        <w:rPr>
          <w:rFonts w:hint="eastAsia"/>
          <w:lang w:eastAsia="zh-CN"/>
        </w:rPr>
        <w:t>（</w:t>
      </w:r>
      <w:r w:rsidR="00817F86">
        <w:rPr>
          <w:lang w:eastAsia="zh-CN"/>
        </w:rPr>
        <w:t>10</w:t>
      </w:r>
      <w:r>
        <w:rPr>
          <w:rFonts w:hint="eastAsia"/>
          <w:lang w:eastAsia="zh-CN"/>
        </w:rPr>
        <w:t>）</w:t>
      </w:r>
      <w:r w:rsidR="00817F86">
        <w:rPr>
          <w:rFonts w:hint="eastAsia"/>
          <w:lang w:eastAsia="zh-CN"/>
        </w:rPr>
        <w:t>区</w:t>
      </w:r>
      <w:proofErr w:type="spellStart"/>
      <w:r w:rsidRPr="007B3BD8">
        <w:rPr>
          <w:rFonts w:hint="eastAsia"/>
        </w:rPr>
        <w:t>气象局</w:t>
      </w:r>
      <w:proofErr w:type="spellEnd"/>
      <w:r w:rsidRPr="007B3BD8">
        <w:rPr>
          <w:rFonts w:hint="eastAsia"/>
        </w:rPr>
        <w:tab/>
      </w:r>
    </w:p>
    <w:p w14:paraId="6D33CF61" w14:textId="57E1EC38" w:rsidR="00D6002F" w:rsidRPr="007B3BD8" w:rsidRDefault="00D6002F" w:rsidP="00D6002F">
      <w:pPr>
        <w:pStyle w:val="LZ-"/>
        <w:ind w:firstLine="480"/>
        <w:rPr>
          <w:lang w:val="en-US"/>
        </w:rPr>
      </w:pPr>
      <w:r w:rsidRPr="007B3BD8">
        <w:rPr>
          <w:rFonts w:hint="eastAsia"/>
          <w:lang w:val="en-US"/>
        </w:rPr>
        <w:t>1</w:t>
      </w:r>
      <w:r>
        <w:rPr>
          <w:rFonts w:hint="eastAsia"/>
          <w:lang w:val="en-US"/>
        </w:rPr>
        <w:t>）</w:t>
      </w:r>
      <w:r w:rsidR="00D93682">
        <w:rPr>
          <w:lang w:val="en-US"/>
        </w:rPr>
        <w:t>2015</w:t>
      </w:r>
      <w:r w:rsidR="00D93682">
        <w:rPr>
          <w:rFonts w:hint="eastAsia"/>
          <w:lang w:val="en-US"/>
        </w:rPr>
        <w:t>~</w:t>
      </w:r>
      <w:r w:rsidR="00D93682">
        <w:rPr>
          <w:lang w:val="en-US"/>
        </w:rPr>
        <w:t>2021</w:t>
      </w:r>
      <w:r w:rsidR="00D93682">
        <w:rPr>
          <w:rFonts w:hint="eastAsia"/>
          <w:lang w:val="en-US"/>
        </w:rPr>
        <w:t>年</w:t>
      </w:r>
      <w:r w:rsidR="00D93682" w:rsidRPr="00D93682">
        <w:rPr>
          <w:rFonts w:hint="eastAsia"/>
          <w:lang w:val="en-US"/>
        </w:rPr>
        <w:t>逐小时风向、风速、降水、气压、气温、湿度等</w:t>
      </w:r>
      <w:r w:rsidR="00D93682" w:rsidRPr="00D93682">
        <w:rPr>
          <w:rFonts w:hint="eastAsia"/>
          <w:lang w:val="en-US"/>
        </w:rPr>
        <w:t>6</w:t>
      </w:r>
      <w:r w:rsidR="00D93682" w:rsidRPr="00D93682">
        <w:rPr>
          <w:rFonts w:hint="eastAsia"/>
          <w:lang w:val="en-US"/>
        </w:rPr>
        <w:t>个要素观测数据</w:t>
      </w:r>
      <w:r w:rsidRPr="007B3BD8">
        <w:rPr>
          <w:rFonts w:hint="eastAsia"/>
          <w:lang w:val="en-US"/>
        </w:rPr>
        <w:t>；</w:t>
      </w:r>
    </w:p>
    <w:p w14:paraId="77A79E8B" w14:textId="66E8D07A" w:rsidR="00D6002F" w:rsidRDefault="00D6002F" w:rsidP="00D6002F">
      <w:pPr>
        <w:pStyle w:val="LZ-"/>
        <w:ind w:firstLine="480"/>
        <w:rPr>
          <w:lang w:val="en-US"/>
        </w:rPr>
      </w:pPr>
      <w:r w:rsidRPr="007B3BD8">
        <w:rPr>
          <w:rFonts w:hint="eastAsia"/>
          <w:lang w:val="en-US"/>
        </w:rPr>
        <w:t>2</w:t>
      </w:r>
      <w:r>
        <w:rPr>
          <w:rFonts w:hint="eastAsia"/>
          <w:lang w:val="en-US"/>
        </w:rPr>
        <w:t>）</w:t>
      </w:r>
      <w:r w:rsidR="00D93682">
        <w:rPr>
          <w:rFonts w:hint="eastAsia"/>
          <w:lang w:val="en-US"/>
        </w:rPr>
        <w:t>近年来气候报告或情况统计数据等</w:t>
      </w:r>
      <w:r w:rsidRPr="007B3BD8">
        <w:rPr>
          <w:rFonts w:hint="eastAsia"/>
          <w:lang w:val="en-US"/>
        </w:rPr>
        <w:t>；</w:t>
      </w:r>
    </w:p>
    <w:p w14:paraId="71EFE5DC" w14:textId="6F41339A" w:rsidR="001A11CB" w:rsidRPr="007B3BD8" w:rsidRDefault="001A11CB" w:rsidP="001A11CB">
      <w:pPr>
        <w:pStyle w:val="LZ-5"/>
      </w:pPr>
      <w:r w:rsidRPr="00063505">
        <w:rPr>
          <w:rFonts w:hint="eastAsia"/>
          <w:highlight w:val="yellow"/>
          <w:lang w:eastAsia="zh-CN"/>
          <w:rPrChange w:id="237" w:author="彭 mq" w:date="2023-03-09T10:42:00Z">
            <w:rPr>
              <w:rFonts w:hint="eastAsia"/>
              <w:lang w:eastAsia="zh-CN"/>
            </w:rPr>
          </w:rPrChange>
        </w:rPr>
        <w:t>（</w:t>
      </w:r>
      <w:r w:rsidRPr="00063505">
        <w:rPr>
          <w:rFonts w:hint="eastAsia"/>
          <w:highlight w:val="yellow"/>
          <w:lang w:eastAsia="zh-CN"/>
          <w:rPrChange w:id="238" w:author="彭 mq" w:date="2023-03-09T10:42:00Z">
            <w:rPr>
              <w:rFonts w:hint="eastAsia"/>
              <w:lang w:eastAsia="zh-CN"/>
            </w:rPr>
          </w:rPrChange>
        </w:rPr>
        <w:t>1</w:t>
      </w:r>
      <w:ins w:id="239" w:author="彭 mq" w:date="2023-03-08T16:35:00Z">
        <w:r w:rsidR="000D4A2F" w:rsidRPr="00063505">
          <w:rPr>
            <w:highlight w:val="yellow"/>
            <w:lang w:eastAsia="zh-CN"/>
            <w:rPrChange w:id="240" w:author="彭 mq" w:date="2023-03-09T10:42:00Z">
              <w:rPr>
                <w:lang w:eastAsia="zh-CN"/>
              </w:rPr>
            </w:rPrChange>
          </w:rPr>
          <w:t>1</w:t>
        </w:r>
      </w:ins>
      <w:del w:id="241" w:author="彭 mq" w:date="2023-03-08T16:35:00Z">
        <w:r w:rsidR="007744BF" w:rsidRPr="00063505" w:rsidDel="000D4A2F">
          <w:rPr>
            <w:highlight w:val="yellow"/>
            <w:lang w:eastAsia="zh-CN"/>
            <w:rPrChange w:id="242" w:author="彭 mq" w:date="2023-03-09T10:42:00Z">
              <w:rPr>
                <w:lang w:eastAsia="zh-CN"/>
              </w:rPr>
            </w:rPrChange>
          </w:rPr>
          <w:delText>2</w:delText>
        </w:r>
      </w:del>
      <w:r w:rsidRPr="00063505">
        <w:rPr>
          <w:rFonts w:hint="eastAsia"/>
          <w:highlight w:val="yellow"/>
          <w:lang w:eastAsia="zh-CN"/>
          <w:rPrChange w:id="243" w:author="彭 mq" w:date="2023-03-09T10:42:00Z">
            <w:rPr>
              <w:rFonts w:hint="eastAsia"/>
              <w:lang w:eastAsia="zh-CN"/>
            </w:rPr>
          </w:rPrChange>
        </w:rPr>
        <w:t>）</w:t>
      </w:r>
      <w:r w:rsidR="00D93682">
        <w:rPr>
          <w:rFonts w:hint="eastAsia"/>
          <w:lang w:eastAsia="zh-CN"/>
        </w:rPr>
        <w:t>规划资源萧山分</w:t>
      </w:r>
      <w:r w:rsidRPr="007B3BD8">
        <w:rPr>
          <w:rFonts w:hint="eastAsia"/>
        </w:rPr>
        <w:t>局</w:t>
      </w:r>
      <w:r w:rsidRPr="007B3BD8">
        <w:rPr>
          <w:rFonts w:hint="eastAsia"/>
        </w:rPr>
        <w:tab/>
      </w:r>
    </w:p>
    <w:p w14:paraId="1B520FE0" w14:textId="77777777" w:rsidR="001A11CB" w:rsidRPr="007B3BD8" w:rsidRDefault="001A11CB" w:rsidP="001A11CB">
      <w:pPr>
        <w:pStyle w:val="LZ-"/>
        <w:ind w:firstLine="480"/>
        <w:rPr>
          <w:lang w:val="en-US"/>
        </w:rPr>
      </w:pPr>
      <w:r w:rsidRPr="007B3BD8">
        <w:rPr>
          <w:rFonts w:hint="eastAsia"/>
          <w:lang w:val="en-US"/>
        </w:rPr>
        <w:t>1</w:t>
      </w:r>
      <w:r>
        <w:rPr>
          <w:rFonts w:hint="eastAsia"/>
          <w:lang w:val="en-US"/>
        </w:rPr>
        <w:t>）</w:t>
      </w:r>
      <w:r w:rsidRPr="007B3BD8">
        <w:rPr>
          <w:rFonts w:hint="eastAsia"/>
          <w:lang w:val="en-US"/>
        </w:rPr>
        <w:tab/>
      </w:r>
      <w:r w:rsidRPr="007B3BD8">
        <w:rPr>
          <w:rFonts w:hint="eastAsia"/>
          <w:lang w:val="en-US"/>
        </w:rPr>
        <w:t>全市分街道行政区</w:t>
      </w:r>
      <w:r w:rsidRPr="007B3BD8">
        <w:rPr>
          <w:rFonts w:hint="eastAsia"/>
          <w:lang w:val="en-US"/>
        </w:rPr>
        <w:t>GIS</w:t>
      </w:r>
      <w:r w:rsidRPr="007B3BD8">
        <w:rPr>
          <w:rFonts w:hint="eastAsia"/>
          <w:lang w:val="en-US"/>
        </w:rPr>
        <w:t>地图；</w:t>
      </w:r>
    </w:p>
    <w:p w14:paraId="3637CE08" w14:textId="138D00FB" w:rsidR="001A11CB" w:rsidRDefault="001A11CB" w:rsidP="001A11CB">
      <w:pPr>
        <w:pStyle w:val="LZ-"/>
        <w:ind w:firstLine="480"/>
        <w:rPr>
          <w:lang w:val="en-US"/>
        </w:rPr>
      </w:pPr>
      <w:r w:rsidRPr="007B3BD8">
        <w:rPr>
          <w:rFonts w:hint="eastAsia"/>
          <w:lang w:val="en-US"/>
        </w:rPr>
        <w:t>2</w:t>
      </w:r>
      <w:r>
        <w:rPr>
          <w:rFonts w:hint="eastAsia"/>
          <w:lang w:val="en-US"/>
        </w:rPr>
        <w:t>）</w:t>
      </w:r>
      <w:r w:rsidRPr="007B3BD8">
        <w:rPr>
          <w:rFonts w:hint="eastAsia"/>
          <w:lang w:val="en-US"/>
        </w:rPr>
        <w:tab/>
      </w:r>
      <w:r w:rsidRPr="007B3BD8">
        <w:rPr>
          <w:rFonts w:hint="eastAsia"/>
          <w:lang w:val="en-US"/>
        </w:rPr>
        <w:t>全市土地利用类型</w:t>
      </w:r>
      <w:r w:rsidRPr="007B3BD8">
        <w:rPr>
          <w:rFonts w:hint="eastAsia"/>
          <w:lang w:val="en-US"/>
        </w:rPr>
        <w:t>GIS</w:t>
      </w:r>
      <w:r w:rsidRPr="007B3BD8">
        <w:rPr>
          <w:rFonts w:hint="eastAsia"/>
          <w:lang w:val="en-US"/>
        </w:rPr>
        <w:t>地图</w:t>
      </w:r>
      <w:r w:rsidR="007744BF">
        <w:rPr>
          <w:rFonts w:hint="eastAsia"/>
          <w:lang w:val="en-US"/>
        </w:rPr>
        <w:t>。</w:t>
      </w:r>
    </w:p>
    <w:p w14:paraId="4439926C" w14:textId="77777777" w:rsidR="001A11CB" w:rsidRPr="007B3BD8" w:rsidRDefault="001A11CB" w:rsidP="001A11CB">
      <w:pPr>
        <w:pStyle w:val="LZ-2"/>
        <w:rPr>
          <w:rStyle w:val="10"/>
          <w:b/>
          <w:bCs/>
          <w:kern w:val="2"/>
          <w:sz w:val="32"/>
          <w:szCs w:val="32"/>
        </w:rPr>
      </w:pPr>
      <w:bookmarkStart w:id="244" w:name="_Toc117179417"/>
      <w:r w:rsidRPr="007B3BD8">
        <w:rPr>
          <w:rStyle w:val="10"/>
          <w:rFonts w:hint="eastAsia"/>
          <w:b/>
          <w:bCs/>
          <w:kern w:val="2"/>
          <w:sz w:val="32"/>
          <w:szCs w:val="32"/>
          <w:lang w:eastAsia="zh-CN"/>
        </w:rPr>
        <w:t>排放系数</w:t>
      </w:r>
      <w:r w:rsidRPr="007B3BD8">
        <w:rPr>
          <w:rStyle w:val="10"/>
          <w:b/>
          <w:bCs/>
          <w:kern w:val="2"/>
          <w:sz w:val="32"/>
          <w:szCs w:val="32"/>
          <w:lang w:eastAsia="zh-CN"/>
        </w:rPr>
        <w:t>及</w:t>
      </w:r>
      <w:r w:rsidRPr="007B3BD8">
        <w:rPr>
          <w:rStyle w:val="10"/>
          <w:rFonts w:hint="eastAsia"/>
          <w:b/>
          <w:bCs/>
          <w:kern w:val="2"/>
          <w:sz w:val="32"/>
          <w:szCs w:val="32"/>
          <w:lang w:eastAsia="zh-CN"/>
        </w:rPr>
        <w:t>相关</w:t>
      </w:r>
      <w:r w:rsidRPr="007B3BD8">
        <w:rPr>
          <w:rStyle w:val="10"/>
          <w:b/>
          <w:bCs/>
          <w:kern w:val="2"/>
          <w:sz w:val="32"/>
          <w:szCs w:val="32"/>
          <w:lang w:eastAsia="zh-CN"/>
        </w:rPr>
        <w:t>参数确定</w:t>
      </w:r>
      <w:bookmarkEnd w:id="244"/>
    </w:p>
    <w:p w14:paraId="6FB30595" w14:textId="77777777" w:rsidR="001A11CB" w:rsidRPr="007B3BD8" w:rsidRDefault="001A11CB" w:rsidP="001A11CB">
      <w:pPr>
        <w:pStyle w:val="LZ-"/>
        <w:ind w:firstLine="480"/>
        <w:rPr>
          <w:lang w:val="en-US"/>
        </w:rPr>
      </w:pPr>
      <w:r w:rsidRPr="007B3BD8">
        <w:rPr>
          <w:rFonts w:hint="eastAsia"/>
          <w:lang w:val="en-US"/>
        </w:rPr>
        <w:t>本项目所采用的排放系数主要来源于</w:t>
      </w:r>
      <w:proofErr w:type="gramStart"/>
      <w:r>
        <w:rPr>
          <w:rFonts w:hint="eastAsia"/>
          <w:lang w:val="en-US"/>
        </w:rPr>
        <w:t>萧山区</w:t>
      </w:r>
      <w:proofErr w:type="gramEnd"/>
      <w:r w:rsidRPr="007B3BD8">
        <w:rPr>
          <w:lang w:val="en-US"/>
        </w:rPr>
        <w:t>本地调研结果、</w:t>
      </w:r>
      <w:r w:rsidRPr="007B3BD8">
        <w:rPr>
          <w:rFonts w:hint="eastAsia"/>
          <w:lang w:val="en-US"/>
        </w:rPr>
        <w:t>排放清单</w:t>
      </w:r>
      <w:r w:rsidRPr="007B3BD8">
        <w:rPr>
          <w:lang w:val="en-US"/>
        </w:rPr>
        <w:t>编制技术手册、</w:t>
      </w:r>
      <w:r w:rsidRPr="007B3BD8">
        <w:rPr>
          <w:rFonts w:hint="eastAsia"/>
          <w:lang w:val="en-US"/>
        </w:rPr>
        <w:t>国家清单编制技术指南、长三角</w:t>
      </w:r>
      <w:r w:rsidRPr="007B3BD8">
        <w:rPr>
          <w:lang w:val="en-US"/>
        </w:rPr>
        <w:t>地区的本地研究</w:t>
      </w:r>
      <w:r w:rsidRPr="007B3BD8">
        <w:rPr>
          <w:rFonts w:hint="eastAsia"/>
          <w:lang w:val="en-US"/>
        </w:rPr>
        <w:t>结果</w:t>
      </w:r>
      <w:r w:rsidRPr="007B3BD8">
        <w:rPr>
          <w:lang w:val="en-US"/>
        </w:rPr>
        <w:t>以及国内外相关研究成果。</w:t>
      </w:r>
    </w:p>
    <w:p w14:paraId="41EA28DA" w14:textId="77777777" w:rsidR="001A11CB" w:rsidRPr="007B3BD8" w:rsidRDefault="001A11CB" w:rsidP="001A11CB">
      <w:pPr>
        <w:pStyle w:val="LZ-3"/>
      </w:pPr>
      <w:bookmarkStart w:id="245" w:name="_Toc117179418"/>
      <w:r w:rsidRPr="007B3BD8">
        <w:rPr>
          <w:rFonts w:hint="eastAsia"/>
          <w:lang w:eastAsia="zh-CN"/>
        </w:rPr>
        <w:t>工业</w:t>
      </w:r>
      <w:r w:rsidRPr="007B3BD8">
        <w:t>源</w:t>
      </w:r>
      <w:bookmarkEnd w:id="245"/>
    </w:p>
    <w:p w14:paraId="4F2E199F" w14:textId="77777777" w:rsidR="001A11CB" w:rsidRPr="007B3BD8" w:rsidRDefault="001A11CB" w:rsidP="001A11CB">
      <w:pPr>
        <w:pStyle w:val="LA-4NEW"/>
      </w:pPr>
      <w:r w:rsidRPr="007B3BD8">
        <w:rPr>
          <w:rFonts w:hint="eastAsia"/>
          <w:lang w:eastAsia="zh-CN"/>
        </w:rPr>
        <w:t>锅炉和</w:t>
      </w:r>
      <w:r w:rsidRPr="007B3BD8">
        <w:rPr>
          <w:lang w:eastAsia="zh-CN"/>
        </w:rPr>
        <w:t>窑炉</w:t>
      </w:r>
    </w:p>
    <w:p w14:paraId="3699CE37" w14:textId="40E5411E" w:rsidR="001A11CB" w:rsidRPr="007B3BD8" w:rsidRDefault="001A11CB" w:rsidP="001A11CB">
      <w:pPr>
        <w:pStyle w:val="LZ-"/>
        <w:ind w:firstLine="480"/>
      </w:pPr>
      <w:r w:rsidRPr="007B3BD8">
        <w:rPr>
          <w:rFonts w:hint="eastAsia"/>
        </w:rPr>
        <w:t>发电和供热</w:t>
      </w:r>
      <w:r w:rsidRPr="007B3BD8">
        <w:t>企业</w:t>
      </w:r>
      <w:r w:rsidRPr="007B3BD8">
        <w:rPr>
          <w:rFonts w:hint="eastAsia"/>
        </w:rPr>
        <w:t>、工业</w:t>
      </w:r>
      <w:r w:rsidRPr="007B3BD8">
        <w:t>锅炉和</w:t>
      </w:r>
      <w:r w:rsidRPr="007B3BD8">
        <w:rPr>
          <w:rFonts w:hint="eastAsia"/>
        </w:rPr>
        <w:t>工业</w:t>
      </w:r>
      <w:r w:rsidRPr="007B3BD8">
        <w:t>窑炉的</w:t>
      </w:r>
      <w:r w:rsidR="001F1DA6">
        <w:rPr>
          <w:rFonts w:hint="eastAsia"/>
        </w:rPr>
        <w:t>排放系数</w:t>
      </w:r>
      <w:r w:rsidRPr="007B3BD8">
        <w:rPr>
          <w:rFonts w:hint="eastAsia"/>
        </w:rPr>
        <w:t>主要参考</w:t>
      </w:r>
      <w:r w:rsidRPr="007B3BD8">
        <w:t>《清单编制技术手册》</w:t>
      </w:r>
      <w:r w:rsidRPr="007B3BD8">
        <w:rPr>
          <w:rFonts w:hint="eastAsia"/>
        </w:rPr>
        <w:t>，分别见表</w:t>
      </w:r>
      <w:r w:rsidR="001F1DA6">
        <w:t>3</w:t>
      </w:r>
      <w:r w:rsidRPr="007B3BD8">
        <w:t>-1~</w:t>
      </w:r>
      <w:r w:rsidRPr="007B3BD8">
        <w:t>表</w:t>
      </w:r>
      <w:r w:rsidR="001F1DA6">
        <w:t>3</w:t>
      </w:r>
      <w:r w:rsidRPr="007B3BD8">
        <w:t>-</w:t>
      </w:r>
      <w:r w:rsidR="001F1DA6">
        <w:t>4</w:t>
      </w:r>
      <w:r w:rsidRPr="007B3BD8">
        <w:rPr>
          <w:rFonts w:hint="eastAsia"/>
        </w:rPr>
        <w:t>，表中未列明的</w:t>
      </w:r>
      <w:r w:rsidRPr="007B3BD8">
        <w:rPr>
          <w:rFonts w:hint="eastAsia"/>
        </w:rPr>
        <w:t>SO</w:t>
      </w:r>
      <w:r w:rsidRPr="007B3BD8">
        <w:rPr>
          <w:rFonts w:hint="eastAsia"/>
          <w:vertAlign w:val="subscript"/>
        </w:rPr>
        <w:t>2</w:t>
      </w:r>
      <w:r w:rsidRPr="007B3BD8">
        <w:rPr>
          <w:rFonts w:hint="eastAsia"/>
        </w:rPr>
        <w:t>和颗粒物（包括</w:t>
      </w:r>
      <w:r w:rsidRPr="007B3BD8">
        <w:rPr>
          <w:rFonts w:hint="eastAsia"/>
        </w:rPr>
        <w:t>PM</w:t>
      </w:r>
      <w:r w:rsidRPr="007B3BD8">
        <w:rPr>
          <w:rFonts w:hint="eastAsia"/>
          <w:vertAlign w:val="subscript"/>
        </w:rPr>
        <w:t>10</w:t>
      </w:r>
      <w:r w:rsidRPr="007B3BD8">
        <w:rPr>
          <w:rFonts w:hint="eastAsia"/>
        </w:rPr>
        <w:t>、</w:t>
      </w:r>
      <w:r w:rsidRPr="007B3BD8">
        <w:rPr>
          <w:rFonts w:hint="eastAsia"/>
        </w:rPr>
        <w:t>PM</w:t>
      </w:r>
      <w:r w:rsidRPr="007B3BD8">
        <w:rPr>
          <w:rFonts w:hint="eastAsia"/>
          <w:vertAlign w:val="subscript"/>
        </w:rPr>
        <w:t>2.5</w:t>
      </w:r>
      <w:r w:rsidRPr="007B3BD8">
        <w:rPr>
          <w:rFonts w:hint="eastAsia"/>
        </w:rPr>
        <w:t>、</w:t>
      </w:r>
      <w:r w:rsidRPr="007B3BD8">
        <w:rPr>
          <w:rFonts w:hint="eastAsia"/>
        </w:rPr>
        <w:t>BC</w:t>
      </w:r>
      <w:r w:rsidRPr="007B3BD8">
        <w:rPr>
          <w:rFonts w:hint="eastAsia"/>
        </w:rPr>
        <w:t>、</w:t>
      </w:r>
      <w:r w:rsidRPr="007B3BD8">
        <w:rPr>
          <w:rFonts w:hint="eastAsia"/>
        </w:rPr>
        <w:t>OC</w:t>
      </w:r>
      <w:r w:rsidRPr="007B3BD8">
        <w:rPr>
          <w:rFonts w:hint="eastAsia"/>
        </w:rPr>
        <w:t>）的产生系数主要通过物料衡算法进行计算，</w:t>
      </w:r>
      <w:r w:rsidRPr="007B3BD8">
        <w:t>公式如下：</w:t>
      </w:r>
    </w:p>
    <w:p w14:paraId="4588EB92" w14:textId="77777777" w:rsidR="001A11CB" w:rsidRPr="007B3BD8" w:rsidRDefault="001A11CB" w:rsidP="001A11CB">
      <w:pPr>
        <w:pStyle w:val="LZ-7"/>
        <w:rPr>
          <w:lang w:val="en-US"/>
        </w:rPr>
      </w:pPr>
      <w:r w:rsidRPr="007B3BD8">
        <w:rPr>
          <w:lang w:val="en-US"/>
        </w:rPr>
        <w:t>EF</w:t>
      </w:r>
      <w:r w:rsidRPr="007B3BD8">
        <w:rPr>
          <w:vertAlign w:val="subscript"/>
          <w:lang w:val="en-US"/>
        </w:rPr>
        <w:t>SO2</w:t>
      </w:r>
      <w:r w:rsidRPr="007B3BD8">
        <w:rPr>
          <w:lang w:val="en-US"/>
        </w:rPr>
        <w:t xml:space="preserve"> =2×S×(1</w:t>
      </w:r>
      <w:r w:rsidRPr="007B3BD8">
        <w:rPr>
          <w:rFonts w:eastAsia="MS Mincho"/>
          <w:lang w:val="en-US"/>
        </w:rPr>
        <w:t>−</w:t>
      </w:r>
      <w:r w:rsidRPr="007B3BD8">
        <w:rPr>
          <w:lang w:val="en-US"/>
        </w:rPr>
        <w:t>sr)</w:t>
      </w:r>
    </w:p>
    <w:p w14:paraId="30C226D8" w14:textId="77777777" w:rsidR="001A11CB" w:rsidRPr="007B3BD8" w:rsidRDefault="001A11CB" w:rsidP="001A11CB">
      <w:pPr>
        <w:pStyle w:val="LZ-7"/>
        <w:rPr>
          <w:lang w:val="en-US"/>
        </w:rPr>
      </w:pPr>
      <w:r w:rsidRPr="007B3BD8">
        <w:rPr>
          <w:lang w:val="en-US"/>
        </w:rPr>
        <w:lastRenderedPageBreak/>
        <w:t>EF</w:t>
      </w:r>
      <w:r w:rsidRPr="007B3BD8">
        <w:rPr>
          <w:vertAlign w:val="subscript"/>
          <w:lang w:val="en-US"/>
        </w:rPr>
        <w:t>PM</w:t>
      </w:r>
      <w:r w:rsidRPr="007B3BD8">
        <w:rPr>
          <w:lang w:val="en-US"/>
        </w:rPr>
        <w:t xml:space="preserve"> =Aar×(1</w:t>
      </w:r>
      <w:r w:rsidRPr="007B3BD8">
        <w:rPr>
          <w:rFonts w:eastAsia="MS Mincho"/>
          <w:lang w:val="en-US"/>
        </w:rPr>
        <w:t>−</w:t>
      </w:r>
      <w:proofErr w:type="gramStart"/>
      <w:r w:rsidRPr="007B3BD8">
        <w:rPr>
          <w:lang w:val="en-US"/>
        </w:rPr>
        <w:t>ar)×</w:t>
      </w:r>
      <w:proofErr w:type="spellStart"/>
      <w:proofErr w:type="gramEnd"/>
      <w:r w:rsidRPr="007B3BD8">
        <w:rPr>
          <w:lang w:val="en-US"/>
        </w:rPr>
        <w:t>f</w:t>
      </w:r>
      <w:r w:rsidRPr="007B3BD8">
        <w:rPr>
          <w:vertAlign w:val="subscript"/>
          <w:lang w:val="en-US"/>
        </w:rPr>
        <w:t>PM</w:t>
      </w:r>
      <w:proofErr w:type="spellEnd"/>
    </w:p>
    <w:p w14:paraId="2358E80A" w14:textId="77777777" w:rsidR="001A11CB" w:rsidRPr="007B3BD8" w:rsidRDefault="001A11CB" w:rsidP="001A11CB">
      <w:pPr>
        <w:pStyle w:val="LZ-7"/>
        <w:rPr>
          <w:lang w:val="en-US"/>
        </w:rPr>
      </w:pPr>
      <w:r w:rsidRPr="007B3BD8">
        <w:rPr>
          <w:lang w:val="en-US"/>
        </w:rPr>
        <w:t>EF</w:t>
      </w:r>
      <w:r w:rsidRPr="007B3BD8">
        <w:rPr>
          <w:vertAlign w:val="subscript"/>
          <w:lang w:val="en-US"/>
        </w:rPr>
        <w:t>BC</w:t>
      </w:r>
      <w:r w:rsidRPr="007B3BD8">
        <w:rPr>
          <w:lang w:val="en-US"/>
        </w:rPr>
        <w:t xml:space="preserve"> =EF</w:t>
      </w:r>
      <w:r w:rsidRPr="007B3BD8">
        <w:rPr>
          <w:vertAlign w:val="subscript"/>
          <w:lang w:val="en-US"/>
        </w:rPr>
        <w:t>PM2.5</w:t>
      </w:r>
      <w:r w:rsidRPr="007B3BD8">
        <w:rPr>
          <w:lang w:val="en-US"/>
        </w:rPr>
        <w:t>×f</w:t>
      </w:r>
      <w:r w:rsidRPr="007B3BD8">
        <w:rPr>
          <w:vertAlign w:val="subscript"/>
          <w:lang w:val="en-US"/>
        </w:rPr>
        <w:t>BC</w:t>
      </w:r>
    </w:p>
    <w:p w14:paraId="24CA8A9F" w14:textId="77777777" w:rsidR="001A11CB" w:rsidRPr="007B3BD8" w:rsidRDefault="001A11CB" w:rsidP="001A11CB">
      <w:pPr>
        <w:pStyle w:val="LZ-7"/>
        <w:rPr>
          <w:lang w:val="en-US"/>
        </w:rPr>
      </w:pPr>
      <w:r w:rsidRPr="007B3BD8">
        <w:rPr>
          <w:lang w:val="en-US"/>
        </w:rPr>
        <w:t>EF</w:t>
      </w:r>
      <w:r w:rsidRPr="007B3BD8">
        <w:rPr>
          <w:vertAlign w:val="subscript"/>
          <w:lang w:val="en-US"/>
        </w:rPr>
        <w:t>OC</w:t>
      </w:r>
      <w:r w:rsidRPr="007B3BD8">
        <w:rPr>
          <w:lang w:val="en-US"/>
        </w:rPr>
        <w:t xml:space="preserve"> =EF</w:t>
      </w:r>
      <w:r w:rsidRPr="007B3BD8">
        <w:rPr>
          <w:vertAlign w:val="subscript"/>
          <w:lang w:val="en-US"/>
        </w:rPr>
        <w:t>PM2.5</w:t>
      </w:r>
      <w:r w:rsidRPr="007B3BD8">
        <w:rPr>
          <w:lang w:val="en-US"/>
        </w:rPr>
        <w:t>×f</w:t>
      </w:r>
      <w:r w:rsidRPr="007B3BD8">
        <w:rPr>
          <w:vertAlign w:val="subscript"/>
          <w:lang w:val="en-US"/>
        </w:rPr>
        <w:t>OC</w:t>
      </w:r>
    </w:p>
    <w:p w14:paraId="0934B814" w14:textId="59A8D615" w:rsidR="001A11CB" w:rsidRPr="007B3BD8" w:rsidRDefault="001A11CB" w:rsidP="001A11CB">
      <w:pPr>
        <w:pStyle w:val="LZ-"/>
        <w:ind w:firstLine="480"/>
      </w:pPr>
      <w:r w:rsidRPr="007B3BD8">
        <w:t>其中，</w:t>
      </w:r>
      <w:r w:rsidRPr="007B3BD8">
        <w:t>S</w:t>
      </w:r>
      <w:r w:rsidRPr="007B3BD8">
        <w:t>为平均燃煤收到基硫分；</w:t>
      </w:r>
      <w:r w:rsidRPr="007B3BD8">
        <w:t>sr</w:t>
      </w:r>
      <w:r w:rsidRPr="007B3BD8">
        <w:t>为硫分进入底灰比例；</w:t>
      </w:r>
      <w:r w:rsidRPr="007B3BD8">
        <w:t>Aar</w:t>
      </w:r>
      <w:r w:rsidRPr="007B3BD8">
        <w:t>为平均燃煤收到基灰分；</w:t>
      </w:r>
      <w:r w:rsidRPr="007B3BD8">
        <w:t>ar</w:t>
      </w:r>
      <w:r w:rsidRPr="007B3BD8">
        <w:t>为灰分进入底灰的比例；</w:t>
      </w:r>
      <w:r w:rsidRPr="007B3BD8">
        <w:t>f</w:t>
      </w:r>
      <w:r w:rsidRPr="007B3BD8">
        <w:rPr>
          <w:vertAlign w:val="subscript"/>
        </w:rPr>
        <w:t>PM</w:t>
      </w:r>
      <w:r w:rsidRPr="007B3BD8">
        <w:t>为排放</w:t>
      </w:r>
      <w:proofErr w:type="gramStart"/>
      <w:r w:rsidRPr="007B3BD8">
        <w:t>源产生</w:t>
      </w:r>
      <w:proofErr w:type="gramEnd"/>
      <w:r w:rsidRPr="007B3BD8">
        <w:t>的某粒径范围颗粒物（如</w:t>
      </w:r>
      <w:r w:rsidRPr="007B3BD8">
        <w:t>PM</w:t>
      </w:r>
      <w:r w:rsidRPr="007B3BD8">
        <w:rPr>
          <w:vertAlign w:val="subscript"/>
        </w:rPr>
        <w:t>2.5</w:t>
      </w:r>
      <w:r w:rsidRPr="007B3BD8">
        <w:t>和</w:t>
      </w:r>
      <w:r w:rsidRPr="007B3BD8">
        <w:t>PM</w:t>
      </w:r>
      <w:r w:rsidRPr="007B3BD8">
        <w:rPr>
          <w:vertAlign w:val="subscript"/>
        </w:rPr>
        <w:t>10</w:t>
      </w:r>
      <w:r w:rsidRPr="007B3BD8">
        <w:t>）占总颗粒物比例，</w:t>
      </w:r>
      <w:r w:rsidRPr="007B3BD8">
        <w:t>f</w:t>
      </w:r>
      <w:r w:rsidRPr="007B3BD8">
        <w:rPr>
          <w:vertAlign w:val="subscript"/>
        </w:rPr>
        <w:t>BC</w:t>
      </w:r>
      <w:r w:rsidRPr="007B3BD8">
        <w:t>和</w:t>
      </w:r>
      <w:r w:rsidRPr="007B3BD8">
        <w:t>f</w:t>
      </w:r>
      <w:r w:rsidRPr="007B3BD8">
        <w:rPr>
          <w:vertAlign w:val="subscript"/>
        </w:rPr>
        <w:t>OC</w:t>
      </w:r>
      <w:r w:rsidRPr="007B3BD8">
        <w:t>分别是</w:t>
      </w:r>
      <w:r w:rsidRPr="007B3BD8">
        <w:t>BC</w:t>
      </w:r>
      <w:r w:rsidRPr="007B3BD8">
        <w:t>和</w:t>
      </w:r>
      <w:r w:rsidRPr="007B3BD8">
        <w:t>OC</w:t>
      </w:r>
      <w:r w:rsidRPr="007B3BD8">
        <w:t>占</w:t>
      </w:r>
      <w:r w:rsidRPr="007B3BD8">
        <w:t>PM</w:t>
      </w:r>
      <w:r w:rsidRPr="007B3BD8">
        <w:rPr>
          <w:vertAlign w:val="subscript"/>
        </w:rPr>
        <w:t>2.5</w:t>
      </w:r>
      <w:r w:rsidRPr="007B3BD8">
        <w:t>的比例。其中，</w:t>
      </w:r>
      <w:r w:rsidRPr="007B3BD8">
        <w:t>S</w:t>
      </w:r>
      <w:r w:rsidRPr="007B3BD8">
        <w:t>和</w:t>
      </w:r>
      <w:r w:rsidRPr="007B3BD8">
        <w:t>Aar</w:t>
      </w:r>
      <w:r w:rsidRPr="007B3BD8">
        <w:t>根据点源企业的实际数据计算，</w:t>
      </w:r>
      <w:r w:rsidRPr="007B3BD8">
        <w:t>sr</w:t>
      </w:r>
      <w:r w:rsidRPr="007B3BD8">
        <w:t>、</w:t>
      </w:r>
      <w:r w:rsidRPr="007B3BD8">
        <w:t>ar</w:t>
      </w:r>
      <w:r w:rsidRPr="007B3BD8">
        <w:t>、</w:t>
      </w:r>
      <w:r w:rsidRPr="007B3BD8">
        <w:t>f</w:t>
      </w:r>
      <w:r w:rsidRPr="007B3BD8">
        <w:rPr>
          <w:vertAlign w:val="subscript"/>
        </w:rPr>
        <w:t>PM</w:t>
      </w:r>
      <w:r w:rsidRPr="007B3BD8">
        <w:t>、</w:t>
      </w:r>
      <w:r w:rsidRPr="007B3BD8">
        <w:t>f</w:t>
      </w:r>
      <w:r w:rsidRPr="007B3BD8">
        <w:rPr>
          <w:vertAlign w:val="subscript"/>
        </w:rPr>
        <w:t>BC</w:t>
      </w:r>
      <w:r w:rsidRPr="007B3BD8">
        <w:t>和</w:t>
      </w:r>
      <w:r w:rsidRPr="007B3BD8">
        <w:t>f</w:t>
      </w:r>
      <w:r w:rsidRPr="007B3BD8">
        <w:rPr>
          <w:vertAlign w:val="subscript"/>
        </w:rPr>
        <w:t>OC</w:t>
      </w:r>
      <w:r w:rsidRPr="007B3BD8">
        <w:t>则参考《清单编制技术手册》所提供的比例，详见</w:t>
      </w:r>
      <w:r w:rsidRPr="007B3BD8">
        <w:rPr>
          <w:rFonts w:hint="eastAsia"/>
        </w:rPr>
        <w:t>表</w:t>
      </w:r>
      <w:r w:rsidR="00CE6088">
        <w:t>3</w:t>
      </w:r>
      <w:r w:rsidRPr="007B3BD8">
        <w:t>-4</w:t>
      </w:r>
      <w:r w:rsidRPr="007B3BD8">
        <w:t>。</w:t>
      </w:r>
    </w:p>
    <w:p w14:paraId="4686813A" w14:textId="7AB8CBD1" w:rsidR="001A11CB" w:rsidRPr="007B3BD8" w:rsidRDefault="001A11CB" w:rsidP="001A11CB">
      <w:pPr>
        <w:pStyle w:val="LZ-0"/>
      </w:pPr>
      <w:r w:rsidRPr="007B3BD8">
        <w:rPr>
          <w:rFonts w:hint="eastAsia"/>
        </w:rPr>
        <w:t>表</w:t>
      </w:r>
      <w:r w:rsidR="001F1DA6">
        <w:t>3</w:t>
      </w:r>
      <w:r w:rsidRPr="007B3BD8">
        <w:rPr>
          <w:rFonts w:hint="eastAsia"/>
        </w:rPr>
        <w:t>-</w:t>
      </w:r>
      <w:del w:id="246" w:author="彭 mq" w:date="2023-03-09T09:00:00Z">
        <w:r w:rsidRPr="007B3BD8" w:rsidDel="009B223C">
          <w:rPr>
            <w:rFonts w:hint="eastAsia"/>
          </w:rPr>
          <w:delText xml:space="preserve"> </w:delText>
        </w:r>
      </w:del>
      <w:r w:rsidRPr="007B3BD8">
        <w:fldChar w:fldCharType="begin"/>
      </w:r>
      <w:r w:rsidRPr="000B7CB8">
        <w:instrText xml:space="preserve"> </w:instrText>
      </w:r>
      <w:r w:rsidRPr="000B7CB8">
        <w:rPr>
          <w:rFonts w:hint="eastAsia"/>
        </w:rPr>
        <w:instrText xml:space="preserve">SEQ </w:instrText>
      </w:r>
      <w:r w:rsidRPr="000B7CB8">
        <w:rPr>
          <w:rFonts w:hint="eastAsia"/>
        </w:rPr>
        <w:instrText>表</w:instrText>
      </w:r>
      <w:r w:rsidRPr="000B7CB8">
        <w:rPr>
          <w:rFonts w:hint="eastAsia"/>
        </w:rPr>
        <w:instrText>5- \* ARABIC</w:instrText>
      </w:r>
      <w:r w:rsidRPr="000B7CB8">
        <w:instrText xml:space="preserve"> </w:instrText>
      </w:r>
      <w:r w:rsidRPr="007B3BD8">
        <w:fldChar w:fldCharType="separate"/>
      </w:r>
      <w:r w:rsidR="000E3AA8">
        <w:rPr>
          <w:noProof/>
        </w:rPr>
        <w:t>1</w:t>
      </w:r>
      <w:r w:rsidRPr="007B3BD8">
        <w:fldChar w:fldCharType="end"/>
      </w:r>
      <w:ins w:id="247" w:author="彭 mq" w:date="2023-03-09T09:00:00Z">
        <w:r w:rsidR="009B223C">
          <w:t xml:space="preserve"> </w:t>
        </w:r>
      </w:ins>
      <w:r w:rsidRPr="007B3BD8">
        <w:t>发电和供热污染物</w:t>
      </w:r>
      <w:r w:rsidRPr="007B3BD8">
        <w:rPr>
          <w:rFonts w:hint="eastAsia"/>
        </w:rPr>
        <w:t>产生系数</w:t>
      </w:r>
      <w:r w:rsidRPr="007B3BD8">
        <w:t>（单位：</w:t>
      </w:r>
      <w:r w:rsidRPr="007B3BD8">
        <w:rPr>
          <w:rFonts w:hint="eastAsia"/>
        </w:rPr>
        <w:t>k</w:t>
      </w:r>
      <w:r w:rsidRPr="007B3BD8">
        <w:t>g/t</w:t>
      </w:r>
      <w:r w:rsidRPr="007B3BD8">
        <w:t>）</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8"/>
        <w:gridCol w:w="1134"/>
        <w:gridCol w:w="567"/>
        <w:gridCol w:w="1276"/>
        <w:gridCol w:w="567"/>
        <w:gridCol w:w="709"/>
        <w:gridCol w:w="850"/>
        <w:gridCol w:w="567"/>
        <w:gridCol w:w="567"/>
        <w:gridCol w:w="739"/>
        <w:gridCol w:w="1008"/>
      </w:tblGrid>
      <w:tr w:rsidR="001A11CB" w:rsidRPr="007B3BD8" w14:paraId="28E03F3B" w14:textId="77777777" w:rsidTr="00E43DD9">
        <w:trPr>
          <w:trHeight w:val="383"/>
          <w:jc w:val="center"/>
        </w:trPr>
        <w:tc>
          <w:tcPr>
            <w:tcW w:w="1088" w:type="dxa"/>
            <w:vAlign w:val="center"/>
          </w:tcPr>
          <w:p w14:paraId="31185D1F" w14:textId="77777777" w:rsidR="001A11CB" w:rsidRPr="007B3BD8" w:rsidRDefault="001A11CB" w:rsidP="00E43DD9">
            <w:pPr>
              <w:pStyle w:val="LZ-4"/>
              <w:rPr>
                <w:b/>
              </w:rPr>
            </w:pPr>
            <w:r w:rsidRPr="007B3BD8">
              <w:rPr>
                <w:b/>
              </w:rPr>
              <w:t>行业</w:t>
            </w:r>
          </w:p>
        </w:tc>
        <w:tc>
          <w:tcPr>
            <w:tcW w:w="1134" w:type="dxa"/>
            <w:vAlign w:val="center"/>
          </w:tcPr>
          <w:p w14:paraId="0EB939F1" w14:textId="77777777" w:rsidR="001A11CB" w:rsidRPr="007B3BD8" w:rsidRDefault="001A11CB" w:rsidP="00E43DD9">
            <w:pPr>
              <w:pStyle w:val="LZ-4"/>
              <w:rPr>
                <w:b/>
              </w:rPr>
            </w:pPr>
            <w:r w:rsidRPr="007B3BD8">
              <w:rPr>
                <w:b/>
              </w:rPr>
              <w:t>燃烧技术</w:t>
            </w:r>
          </w:p>
        </w:tc>
        <w:tc>
          <w:tcPr>
            <w:tcW w:w="567" w:type="dxa"/>
            <w:vAlign w:val="center"/>
          </w:tcPr>
          <w:p w14:paraId="72F0978F" w14:textId="77777777" w:rsidR="001A11CB" w:rsidRPr="007B3BD8" w:rsidRDefault="001A11CB" w:rsidP="00E43DD9">
            <w:pPr>
              <w:pStyle w:val="LZ-4"/>
              <w:rPr>
                <w:b/>
              </w:rPr>
            </w:pPr>
            <w:r w:rsidRPr="007B3BD8">
              <w:rPr>
                <w:b/>
              </w:rPr>
              <w:t>SO</w:t>
            </w:r>
            <w:r w:rsidRPr="007B3BD8">
              <w:rPr>
                <w:b/>
                <w:vertAlign w:val="subscript"/>
              </w:rPr>
              <w:t>2</w:t>
            </w:r>
          </w:p>
        </w:tc>
        <w:tc>
          <w:tcPr>
            <w:tcW w:w="1276" w:type="dxa"/>
            <w:vAlign w:val="center"/>
          </w:tcPr>
          <w:p w14:paraId="12F32DF5" w14:textId="77777777" w:rsidR="001A11CB" w:rsidRPr="007B3BD8" w:rsidRDefault="001A11CB" w:rsidP="00E43DD9">
            <w:pPr>
              <w:pStyle w:val="LZ-4"/>
              <w:rPr>
                <w:b/>
              </w:rPr>
            </w:pPr>
            <w:r w:rsidRPr="007B3BD8">
              <w:rPr>
                <w:b/>
              </w:rPr>
              <w:t>NOx</w:t>
            </w:r>
          </w:p>
        </w:tc>
        <w:tc>
          <w:tcPr>
            <w:tcW w:w="567" w:type="dxa"/>
            <w:vAlign w:val="center"/>
          </w:tcPr>
          <w:p w14:paraId="1636BDCA" w14:textId="77777777" w:rsidR="001A11CB" w:rsidRPr="007B3BD8" w:rsidRDefault="001A11CB" w:rsidP="00E43DD9">
            <w:pPr>
              <w:pStyle w:val="LZ-4"/>
              <w:rPr>
                <w:b/>
              </w:rPr>
            </w:pPr>
            <w:r w:rsidRPr="007B3BD8">
              <w:rPr>
                <w:b/>
              </w:rPr>
              <w:t>CO</w:t>
            </w:r>
          </w:p>
        </w:tc>
        <w:tc>
          <w:tcPr>
            <w:tcW w:w="709" w:type="dxa"/>
            <w:vAlign w:val="center"/>
          </w:tcPr>
          <w:p w14:paraId="4D1BA12F" w14:textId="77777777" w:rsidR="001A11CB" w:rsidRPr="007B3BD8" w:rsidRDefault="001A11CB" w:rsidP="00E43DD9">
            <w:pPr>
              <w:pStyle w:val="LZ-4"/>
              <w:rPr>
                <w:b/>
              </w:rPr>
            </w:pPr>
            <w:r w:rsidRPr="007B3BD8">
              <w:rPr>
                <w:b/>
              </w:rPr>
              <w:t>PM</w:t>
            </w:r>
            <w:r w:rsidRPr="007B3BD8">
              <w:rPr>
                <w:b/>
                <w:vertAlign w:val="subscript"/>
              </w:rPr>
              <w:t>10</w:t>
            </w:r>
          </w:p>
        </w:tc>
        <w:tc>
          <w:tcPr>
            <w:tcW w:w="850" w:type="dxa"/>
            <w:vAlign w:val="center"/>
          </w:tcPr>
          <w:p w14:paraId="380367C2" w14:textId="77777777" w:rsidR="001A11CB" w:rsidRPr="007B3BD8" w:rsidRDefault="001A11CB" w:rsidP="00E43DD9">
            <w:pPr>
              <w:pStyle w:val="LZ-4"/>
              <w:rPr>
                <w:b/>
              </w:rPr>
            </w:pPr>
            <w:r w:rsidRPr="007B3BD8">
              <w:rPr>
                <w:b/>
              </w:rPr>
              <w:t>PM</w:t>
            </w:r>
            <w:r w:rsidRPr="007B3BD8">
              <w:rPr>
                <w:b/>
                <w:vertAlign w:val="subscript"/>
              </w:rPr>
              <w:t>2.5</w:t>
            </w:r>
          </w:p>
        </w:tc>
        <w:tc>
          <w:tcPr>
            <w:tcW w:w="567" w:type="dxa"/>
            <w:vAlign w:val="center"/>
          </w:tcPr>
          <w:p w14:paraId="75B05597" w14:textId="77777777" w:rsidR="001A11CB" w:rsidRPr="007B3BD8" w:rsidRDefault="001A11CB" w:rsidP="00E43DD9">
            <w:pPr>
              <w:pStyle w:val="LZ-4"/>
              <w:rPr>
                <w:b/>
              </w:rPr>
            </w:pPr>
            <w:r w:rsidRPr="007B3BD8">
              <w:rPr>
                <w:b/>
              </w:rPr>
              <w:t>BC</w:t>
            </w:r>
          </w:p>
        </w:tc>
        <w:tc>
          <w:tcPr>
            <w:tcW w:w="567" w:type="dxa"/>
            <w:vAlign w:val="center"/>
          </w:tcPr>
          <w:p w14:paraId="08D07313" w14:textId="77777777" w:rsidR="001A11CB" w:rsidRPr="007B3BD8" w:rsidRDefault="001A11CB" w:rsidP="00E43DD9">
            <w:pPr>
              <w:pStyle w:val="LZ-4"/>
              <w:rPr>
                <w:b/>
              </w:rPr>
            </w:pPr>
            <w:r w:rsidRPr="007B3BD8">
              <w:rPr>
                <w:b/>
              </w:rPr>
              <w:t>OC</w:t>
            </w:r>
          </w:p>
        </w:tc>
        <w:tc>
          <w:tcPr>
            <w:tcW w:w="739" w:type="dxa"/>
            <w:vAlign w:val="center"/>
          </w:tcPr>
          <w:p w14:paraId="3FDB6510" w14:textId="77777777" w:rsidR="001A11CB" w:rsidRPr="007B3BD8" w:rsidRDefault="001A11CB" w:rsidP="00E43DD9">
            <w:pPr>
              <w:pStyle w:val="LZ-4"/>
              <w:rPr>
                <w:b/>
              </w:rPr>
            </w:pPr>
            <w:r w:rsidRPr="007B3BD8">
              <w:rPr>
                <w:b/>
              </w:rPr>
              <w:t>VOC</w:t>
            </w:r>
          </w:p>
        </w:tc>
        <w:tc>
          <w:tcPr>
            <w:tcW w:w="1008" w:type="dxa"/>
            <w:vAlign w:val="center"/>
          </w:tcPr>
          <w:p w14:paraId="5EC0E363" w14:textId="77777777" w:rsidR="001A11CB" w:rsidRPr="007B3BD8" w:rsidRDefault="001A11CB" w:rsidP="00E43DD9">
            <w:pPr>
              <w:pStyle w:val="LZ-4"/>
              <w:rPr>
                <w:b/>
              </w:rPr>
            </w:pPr>
            <w:r w:rsidRPr="007B3BD8">
              <w:rPr>
                <w:b/>
              </w:rPr>
              <w:t>NH</w:t>
            </w:r>
            <w:r w:rsidRPr="007B3BD8">
              <w:rPr>
                <w:b/>
                <w:vertAlign w:val="subscript"/>
              </w:rPr>
              <w:t>3</w:t>
            </w:r>
          </w:p>
        </w:tc>
      </w:tr>
      <w:tr w:rsidR="001A11CB" w:rsidRPr="007B3BD8" w14:paraId="7F14A4C8" w14:textId="77777777" w:rsidTr="00E43DD9">
        <w:trPr>
          <w:trHeight w:val="170"/>
          <w:jc w:val="center"/>
        </w:trPr>
        <w:tc>
          <w:tcPr>
            <w:tcW w:w="1088" w:type="dxa"/>
            <w:vAlign w:val="center"/>
          </w:tcPr>
          <w:p w14:paraId="3DE69459" w14:textId="77777777" w:rsidR="001A11CB" w:rsidRPr="007B3BD8" w:rsidRDefault="001A11CB" w:rsidP="00E43DD9">
            <w:pPr>
              <w:pStyle w:val="LZ-4"/>
            </w:pPr>
            <w:r w:rsidRPr="007B3BD8">
              <w:t>电力生产</w:t>
            </w:r>
          </w:p>
        </w:tc>
        <w:tc>
          <w:tcPr>
            <w:tcW w:w="1134" w:type="dxa"/>
            <w:vAlign w:val="center"/>
          </w:tcPr>
          <w:p w14:paraId="51D5F2F9" w14:textId="77777777" w:rsidR="001A11CB" w:rsidRPr="007B3BD8" w:rsidRDefault="001A11CB" w:rsidP="00E43DD9">
            <w:pPr>
              <w:pStyle w:val="LZ-4"/>
            </w:pPr>
            <w:r w:rsidRPr="007B3BD8">
              <w:t>煤粉炉</w:t>
            </w:r>
          </w:p>
        </w:tc>
        <w:tc>
          <w:tcPr>
            <w:tcW w:w="567" w:type="dxa"/>
            <w:vAlign w:val="center"/>
          </w:tcPr>
          <w:p w14:paraId="17D70FBA" w14:textId="77777777" w:rsidR="001A11CB" w:rsidRPr="007B3BD8" w:rsidRDefault="001A11CB" w:rsidP="00E43DD9">
            <w:pPr>
              <w:pStyle w:val="LZ-4"/>
            </w:pPr>
            <w:r w:rsidRPr="007B3BD8">
              <w:t>--</w:t>
            </w:r>
          </w:p>
        </w:tc>
        <w:tc>
          <w:tcPr>
            <w:tcW w:w="1276" w:type="dxa"/>
            <w:vAlign w:val="center"/>
          </w:tcPr>
          <w:p w14:paraId="3083212C" w14:textId="77777777" w:rsidR="001A11CB" w:rsidRPr="007B3BD8" w:rsidRDefault="001A11CB" w:rsidP="00E43DD9">
            <w:pPr>
              <w:pStyle w:val="LZ-4"/>
            </w:pPr>
            <w:r w:rsidRPr="007B3BD8">
              <w:t>装机容量</w:t>
            </w:r>
            <w:r w:rsidRPr="007B3BD8">
              <w:t>a</w:t>
            </w:r>
          </w:p>
        </w:tc>
        <w:tc>
          <w:tcPr>
            <w:tcW w:w="567" w:type="dxa"/>
            <w:vAlign w:val="center"/>
          </w:tcPr>
          <w:p w14:paraId="319C5D37" w14:textId="77777777" w:rsidR="001A11CB" w:rsidRPr="007B3BD8" w:rsidRDefault="001A11CB" w:rsidP="00E43DD9">
            <w:pPr>
              <w:pStyle w:val="LZ-4"/>
            </w:pPr>
            <w:r w:rsidRPr="007B3BD8">
              <w:t>2</w:t>
            </w:r>
          </w:p>
        </w:tc>
        <w:tc>
          <w:tcPr>
            <w:tcW w:w="709" w:type="dxa"/>
            <w:vAlign w:val="center"/>
          </w:tcPr>
          <w:p w14:paraId="56B0E4B7" w14:textId="77777777" w:rsidR="001A11CB" w:rsidRPr="007B3BD8" w:rsidRDefault="001A11CB" w:rsidP="00E43DD9">
            <w:pPr>
              <w:pStyle w:val="LZ-4"/>
            </w:pPr>
            <w:r w:rsidRPr="007B3BD8">
              <w:t>--</w:t>
            </w:r>
          </w:p>
        </w:tc>
        <w:tc>
          <w:tcPr>
            <w:tcW w:w="850" w:type="dxa"/>
            <w:vAlign w:val="center"/>
          </w:tcPr>
          <w:p w14:paraId="5B43233C" w14:textId="77777777" w:rsidR="001A11CB" w:rsidRPr="007B3BD8" w:rsidRDefault="001A11CB" w:rsidP="00E43DD9">
            <w:pPr>
              <w:pStyle w:val="LZ-4"/>
            </w:pPr>
            <w:r w:rsidRPr="007B3BD8">
              <w:t>--</w:t>
            </w:r>
          </w:p>
        </w:tc>
        <w:tc>
          <w:tcPr>
            <w:tcW w:w="567" w:type="dxa"/>
            <w:vAlign w:val="center"/>
          </w:tcPr>
          <w:p w14:paraId="39AB9E12" w14:textId="77777777" w:rsidR="001A11CB" w:rsidRPr="007B3BD8" w:rsidRDefault="001A11CB" w:rsidP="00E43DD9">
            <w:pPr>
              <w:pStyle w:val="LZ-4"/>
            </w:pPr>
            <w:r w:rsidRPr="007B3BD8">
              <w:t>--</w:t>
            </w:r>
          </w:p>
        </w:tc>
        <w:tc>
          <w:tcPr>
            <w:tcW w:w="567" w:type="dxa"/>
            <w:vAlign w:val="center"/>
          </w:tcPr>
          <w:p w14:paraId="07DBFA40" w14:textId="77777777" w:rsidR="001A11CB" w:rsidRPr="007B3BD8" w:rsidRDefault="001A11CB" w:rsidP="00E43DD9">
            <w:pPr>
              <w:pStyle w:val="LZ-4"/>
            </w:pPr>
            <w:r w:rsidRPr="007B3BD8">
              <w:t>--</w:t>
            </w:r>
          </w:p>
        </w:tc>
        <w:tc>
          <w:tcPr>
            <w:tcW w:w="739" w:type="dxa"/>
            <w:vAlign w:val="center"/>
          </w:tcPr>
          <w:p w14:paraId="1D1C1755" w14:textId="77777777" w:rsidR="001A11CB" w:rsidRPr="007B3BD8" w:rsidRDefault="001A11CB" w:rsidP="00E43DD9">
            <w:pPr>
              <w:pStyle w:val="LZ-4"/>
            </w:pPr>
            <w:r w:rsidRPr="007B3BD8">
              <w:t>0.04</w:t>
            </w:r>
          </w:p>
        </w:tc>
        <w:tc>
          <w:tcPr>
            <w:tcW w:w="1008" w:type="dxa"/>
            <w:vAlign w:val="center"/>
          </w:tcPr>
          <w:p w14:paraId="59B7E68D" w14:textId="77777777" w:rsidR="001A11CB" w:rsidRPr="007B3BD8" w:rsidRDefault="001A11CB" w:rsidP="00E43DD9">
            <w:pPr>
              <w:pStyle w:val="LZ-4"/>
            </w:pPr>
            <w:r w:rsidRPr="007B3BD8">
              <w:t>0.014</w:t>
            </w:r>
          </w:p>
        </w:tc>
      </w:tr>
      <w:tr w:rsidR="001A11CB" w:rsidRPr="007B3BD8" w14:paraId="2E8E9BF1" w14:textId="77777777" w:rsidTr="00E43DD9">
        <w:trPr>
          <w:trHeight w:val="170"/>
          <w:jc w:val="center"/>
        </w:trPr>
        <w:tc>
          <w:tcPr>
            <w:tcW w:w="1088" w:type="dxa"/>
            <w:vAlign w:val="center"/>
          </w:tcPr>
          <w:p w14:paraId="56028CA2" w14:textId="77777777" w:rsidR="001A11CB" w:rsidRPr="007B3BD8" w:rsidRDefault="001A11CB" w:rsidP="00E43DD9">
            <w:pPr>
              <w:pStyle w:val="LZ-4"/>
            </w:pPr>
            <w:r w:rsidRPr="007B3BD8">
              <w:t>供热</w:t>
            </w:r>
          </w:p>
        </w:tc>
        <w:tc>
          <w:tcPr>
            <w:tcW w:w="1134" w:type="dxa"/>
            <w:vAlign w:val="center"/>
          </w:tcPr>
          <w:p w14:paraId="3ADA05FB" w14:textId="77777777" w:rsidR="001A11CB" w:rsidRPr="007B3BD8" w:rsidRDefault="001A11CB" w:rsidP="00E43DD9">
            <w:pPr>
              <w:pStyle w:val="LZ-4"/>
            </w:pPr>
            <w:r w:rsidRPr="007B3BD8">
              <w:t>煤粉炉</w:t>
            </w:r>
          </w:p>
        </w:tc>
        <w:tc>
          <w:tcPr>
            <w:tcW w:w="567" w:type="dxa"/>
            <w:vAlign w:val="center"/>
          </w:tcPr>
          <w:p w14:paraId="592453EF" w14:textId="77777777" w:rsidR="001A11CB" w:rsidRPr="007B3BD8" w:rsidRDefault="001A11CB" w:rsidP="00E43DD9">
            <w:pPr>
              <w:pStyle w:val="LZ-4"/>
            </w:pPr>
            <w:r w:rsidRPr="007B3BD8">
              <w:t>--</w:t>
            </w:r>
          </w:p>
        </w:tc>
        <w:tc>
          <w:tcPr>
            <w:tcW w:w="1276" w:type="dxa"/>
            <w:vAlign w:val="center"/>
          </w:tcPr>
          <w:p w14:paraId="61B4EB49" w14:textId="77777777" w:rsidR="001A11CB" w:rsidRPr="007B3BD8" w:rsidRDefault="001A11CB" w:rsidP="00E43DD9">
            <w:pPr>
              <w:pStyle w:val="LZ-4"/>
            </w:pPr>
            <w:r w:rsidRPr="007B3BD8">
              <w:t>8.85</w:t>
            </w:r>
          </w:p>
        </w:tc>
        <w:tc>
          <w:tcPr>
            <w:tcW w:w="567" w:type="dxa"/>
            <w:vAlign w:val="center"/>
          </w:tcPr>
          <w:p w14:paraId="74B34C33" w14:textId="77777777" w:rsidR="001A11CB" w:rsidRPr="007B3BD8" w:rsidRDefault="001A11CB" w:rsidP="00E43DD9">
            <w:pPr>
              <w:pStyle w:val="LZ-4"/>
            </w:pPr>
            <w:r w:rsidRPr="007B3BD8">
              <w:t>2</w:t>
            </w:r>
          </w:p>
        </w:tc>
        <w:tc>
          <w:tcPr>
            <w:tcW w:w="709" w:type="dxa"/>
            <w:vAlign w:val="center"/>
          </w:tcPr>
          <w:p w14:paraId="1D7F23F6" w14:textId="77777777" w:rsidR="001A11CB" w:rsidRPr="007B3BD8" w:rsidRDefault="001A11CB" w:rsidP="00E43DD9">
            <w:pPr>
              <w:pStyle w:val="LZ-4"/>
            </w:pPr>
            <w:r w:rsidRPr="007B3BD8">
              <w:t>--</w:t>
            </w:r>
          </w:p>
        </w:tc>
        <w:tc>
          <w:tcPr>
            <w:tcW w:w="850" w:type="dxa"/>
            <w:vAlign w:val="center"/>
          </w:tcPr>
          <w:p w14:paraId="31934958" w14:textId="77777777" w:rsidR="001A11CB" w:rsidRPr="007B3BD8" w:rsidRDefault="001A11CB" w:rsidP="00E43DD9">
            <w:pPr>
              <w:pStyle w:val="LZ-4"/>
            </w:pPr>
            <w:r w:rsidRPr="007B3BD8">
              <w:t>--</w:t>
            </w:r>
          </w:p>
        </w:tc>
        <w:tc>
          <w:tcPr>
            <w:tcW w:w="567" w:type="dxa"/>
            <w:vAlign w:val="center"/>
          </w:tcPr>
          <w:p w14:paraId="7A71788D" w14:textId="77777777" w:rsidR="001A11CB" w:rsidRPr="007B3BD8" w:rsidRDefault="001A11CB" w:rsidP="00E43DD9">
            <w:pPr>
              <w:pStyle w:val="LZ-4"/>
            </w:pPr>
            <w:r w:rsidRPr="007B3BD8">
              <w:t>--</w:t>
            </w:r>
          </w:p>
        </w:tc>
        <w:tc>
          <w:tcPr>
            <w:tcW w:w="567" w:type="dxa"/>
            <w:vAlign w:val="center"/>
          </w:tcPr>
          <w:p w14:paraId="6E2AB347" w14:textId="77777777" w:rsidR="001A11CB" w:rsidRPr="007B3BD8" w:rsidRDefault="001A11CB" w:rsidP="00E43DD9">
            <w:pPr>
              <w:pStyle w:val="LZ-4"/>
            </w:pPr>
            <w:r w:rsidRPr="007B3BD8">
              <w:t>--</w:t>
            </w:r>
          </w:p>
        </w:tc>
        <w:tc>
          <w:tcPr>
            <w:tcW w:w="739" w:type="dxa"/>
            <w:vAlign w:val="center"/>
          </w:tcPr>
          <w:p w14:paraId="772CA6F2" w14:textId="77777777" w:rsidR="001A11CB" w:rsidRPr="007B3BD8" w:rsidRDefault="001A11CB" w:rsidP="00E43DD9">
            <w:pPr>
              <w:pStyle w:val="LZ-4"/>
            </w:pPr>
            <w:r w:rsidRPr="007B3BD8">
              <w:t>0.18</w:t>
            </w:r>
          </w:p>
        </w:tc>
        <w:tc>
          <w:tcPr>
            <w:tcW w:w="1008" w:type="dxa"/>
            <w:vAlign w:val="center"/>
          </w:tcPr>
          <w:p w14:paraId="070D915F" w14:textId="77777777" w:rsidR="001A11CB" w:rsidRPr="007B3BD8" w:rsidRDefault="001A11CB" w:rsidP="00E43DD9">
            <w:pPr>
              <w:pStyle w:val="LZ-4"/>
            </w:pPr>
            <w:r w:rsidRPr="007B3BD8">
              <w:t>0.014</w:t>
            </w:r>
          </w:p>
        </w:tc>
      </w:tr>
    </w:tbl>
    <w:p w14:paraId="30012965" w14:textId="77777777" w:rsidR="001A11CB" w:rsidRPr="007B3BD8" w:rsidRDefault="001A11CB" w:rsidP="001A11CB">
      <w:pPr>
        <w:pStyle w:val="LZ-6"/>
      </w:pPr>
      <w:r w:rsidRPr="007B3BD8">
        <w:t>备注：</w:t>
      </w:r>
      <w:r w:rsidRPr="007B3BD8">
        <w:t>a</w:t>
      </w:r>
      <w:r w:rsidRPr="007B3BD8">
        <w:t>表示</w:t>
      </w:r>
      <w:r w:rsidRPr="007B3BD8">
        <w:t>NOx</w:t>
      </w:r>
      <w:r w:rsidRPr="007B3BD8">
        <w:t>排放系数与装机容量大小有关，</w:t>
      </w:r>
      <w:r w:rsidRPr="007B3BD8">
        <w:t xml:space="preserve">≤100MW </w:t>
      </w:r>
      <w:r w:rsidRPr="007B3BD8">
        <w:t>取</w:t>
      </w:r>
      <w:r w:rsidRPr="007B3BD8">
        <w:t xml:space="preserve"> 8.96</w:t>
      </w:r>
      <w:r w:rsidRPr="007B3BD8">
        <w:t>，（</w:t>
      </w:r>
      <w:r w:rsidRPr="007B3BD8">
        <w:t>100,300MW</w:t>
      </w:r>
      <w:r w:rsidRPr="007B3BD8">
        <w:t>）取</w:t>
      </w:r>
      <w:r w:rsidRPr="007B3BD8">
        <w:t xml:space="preserve"> 8.19</w:t>
      </w:r>
      <w:r w:rsidRPr="007B3BD8">
        <w:t>，</w:t>
      </w:r>
      <w:r w:rsidRPr="007B3BD8">
        <w:t>≥300MW</w:t>
      </w:r>
      <w:r w:rsidRPr="007B3BD8">
        <w:t>取</w:t>
      </w:r>
      <w:r w:rsidRPr="007B3BD8">
        <w:t>7.21</w:t>
      </w:r>
      <w:r w:rsidRPr="007B3BD8">
        <w:t>。</w:t>
      </w:r>
    </w:p>
    <w:p w14:paraId="379DCE0D" w14:textId="08BBBA3B" w:rsidR="001A11CB" w:rsidRPr="007B3BD8" w:rsidRDefault="001A11CB" w:rsidP="001A11CB">
      <w:pPr>
        <w:pStyle w:val="LZ-0"/>
      </w:pPr>
      <w:r w:rsidRPr="007B3BD8">
        <w:rPr>
          <w:rFonts w:hint="eastAsia"/>
        </w:rPr>
        <w:t>表</w:t>
      </w:r>
      <w:r w:rsidR="001F1DA6">
        <w:t>3</w:t>
      </w:r>
      <w:r w:rsidRPr="007B3BD8">
        <w:rPr>
          <w:rFonts w:hint="eastAsia"/>
        </w:rPr>
        <w:t>-</w:t>
      </w:r>
      <w:del w:id="248" w:author="彭 mq" w:date="2023-03-09T09:00:00Z">
        <w:r w:rsidRPr="007B3BD8" w:rsidDel="009B223C">
          <w:rPr>
            <w:rFonts w:hint="eastAsia"/>
          </w:rPr>
          <w:delText xml:space="preserve"> </w:delText>
        </w:r>
      </w:del>
      <w:r w:rsidRPr="007B3BD8">
        <w:fldChar w:fldCharType="begin"/>
      </w:r>
      <w:r w:rsidRPr="007B3BD8">
        <w:instrText xml:space="preserve"> </w:instrText>
      </w:r>
      <w:r w:rsidRPr="007B3BD8">
        <w:rPr>
          <w:rFonts w:hint="eastAsia"/>
        </w:rPr>
        <w:instrText xml:space="preserve">SEQ </w:instrText>
      </w:r>
      <w:r w:rsidRPr="007B3BD8">
        <w:rPr>
          <w:rFonts w:hint="eastAsia"/>
        </w:rPr>
        <w:instrText>表</w:instrText>
      </w:r>
      <w:r w:rsidRPr="007B3BD8">
        <w:rPr>
          <w:rFonts w:hint="eastAsia"/>
        </w:rPr>
        <w:instrText>5- \* ARABIC</w:instrText>
      </w:r>
      <w:r w:rsidRPr="007B3BD8">
        <w:instrText xml:space="preserve"> </w:instrText>
      </w:r>
      <w:r w:rsidRPr="007B3BD8">
        <w:fldChar w:fldCharType="separate"/>
      </w:r>
      <w:r w:rsidR="000E3AA8">
        <w:rPr>
          <w:noProof/>
        </w:rPr>
        <w:t>2</w:t>
      </w:r>
      <w:r w:rsidRPr="007B3BD8">
        <w:fldChar w:fldCharType="end"/>
      </w:r>
      <w:r w:rsidRPr="007B3BD8">
        <w:t xml:space="preserve"> </w:t>
      </w:r>
      <w:r w:rsidRPr="007B3BD8">
        <w:t>除非金属矿外所有行业污染物</w:t>
      </w:r>
      <w:r w:rsidRPr="007B3BD8">
        <w:rPr>
          <w:rFonts w:hint="eastAsia"/>
        </w:rPr>
        <w:t>产生系数</w:t>
      </w:r>
      <w:r w:rsidRPr="007B3BD8">
        <w:t>（单位：</w:t>
      </w:r>
      <w:r w:rsidRPr="007B3BD8">
        <w:rPr>
          <w:rFonts w:hint="eastAsia"/>
        </w:rPr>
        <w:t>k</w:t>
      </w:r>
      <w:r w:rsidRPr="007B3BD8">
        <w:t>g/t</w:t>
      </w:r>
      <w:r w:rsidRPr="007B3BD8">
        <w:t>）</w:t>
      </w:r>
    </w:p>
    <w:tbl>
      <w:tblPr>
        <w:tblW w:w="97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8"/>
        <w:gridCol w:w="1134"/>
        <w:gridCol w:w="686"/>
        <w:gridCol w:w="803"/>
        <w:gridCol w:w="779"/>
        <w:gridCol w:w="709"/>
        <w:gridCol w:w="970"/>
        <w:gridCol w:w="872"/>
        <w:gridCol w:w="851"/>
        <w:gridCol w:w="709"/>
        <w:gridCol w:w="850"/>
      </w:tblGrid>
      <w:tr w:rsidR="001A11CB" w:rsidRPr="007B3BD8" w14:paraId="5AB799FB" w14:textId="77777777" w:rsidTr="00E43DD9">
        <w:trPr>
          <w:trHeight w:val="407"/>
          <w:jc w:val="center"/>
        </w:trPr>
        <w:tc>
          <w:tcPr>
            <w:tcW w:w="1418" w:type="dxa"/>
            <w:vAlign w:val="center"/>
          </w:tcPr>
          <w:p w14:paraId="3BF691B4" w14:textId="77777777" w:rsidR="001A11CB" w:rsidRPr="007B3BD8" w:rsidRDefault="001A11CB" w:rsidP="00E43DD9">
            <w:pPr>
              <w:pStyle w:val="LZ-4"/>
              <w:rPr>
                <w:b/>
              </w:rPr>
            </w:pPr>
            <w:r w:rsidRPr="007B3BD8">
              <w:rPr>
                <w:b/>
              </w:rPr>
              <w:t>燃料类型</w:t>
            </w:r>
          </w:p>
        </w:tc>
        <w:tc>
          <w:tcPr>
            <w:tcW w:w="1134" w:type="dxa"/>
            <w:vAlign w:val="center"/>
          </w:tcPr>
          <w:p w14:paraId="7D407D14" w14:textId="77777777" w:rsidR="001A11CB" w:rsidRPr="007B3BD8" w:rsidRDefault="001A11CB" w:rsidP="00E43DD9">
            <w:pPr>
              <w:pStyle w:val="LZ-4"/>
              <w:rPr>
                <w:b/>
              </w:rPr>
            </w:pPr>
            <w:r w:rsidRPr="007B3BD8">
              <w:rPr>
                <w:b/>
              </w:rPr>
              <w:t>行业</w:t>
            </w:r>
          </w:p>
        </w:tc>
        <w:tc>
          <w:tcPr>
            <w:tcW w:w="686" w:type="dxa"/>
            <w:vAlign w:val="center"/>
          </w:tcPr>
          <w:p w14:paraId="2E0B6E8A" w14:textId="77777777" w:rsidR="001A11CB" w:rsidRPr="007B3BD8" w:rsidRDefault="001A11CB" w:rsidP="00E43DD9">
            <w:pPr>
              <w:pStyle w:val="LZ-4"/>
              <w:rPr>
                <w:b/>
              </w:rPr>
            </w:pPr>
            <w:r w:rsidRPr="007B3BD8">
              <w:rPr>
                <w:b/>
              </w:rPr>
              <w:t>SO</w:t>
            </w:r>
            <w:r w:rsidRPr="007B3BD8">
              <w:rPr>
                <w:b/>
                <w:vertAlign w:val="subscript"/>
              </w:rPr>
              <w:t>2</w:t>
            </w:r>
          </w:p>
        </w:tc>
        <w:tc>
          <w:tcPr>
            <w:tcW w:w="803" w:type="dxa"/>
            <w:vAlign w:val="center"/>
          </w:tcPr>
          <w:p w14:paraId="079C6ACB" w14:textId="77777777" w:rsidR="001A11CB" w:rsidRPr="007B3BD8" w:rsidRDefault="001A11CB" w:rsidP="00E43DD9">
            <w:pPr>
              <w:pStyle w:val="LZ-4"/>
              <w:rPr>
                <w:b/>
              </w:rPr>
            </w:pPr>
            <w:r w:rsidRPr="007B3BD8">
              <w:rPr>
                <w:b/>
              </w:rPr>
              <w:t>NOx</w:t>
            </w:r>
          </w:p>
        </w:tc>
        <w:tc>
          <w:tcPr>
            <w:tcW w:w="779" w:type="dxa"/>
            <w:vAlign w:val="center"/>
          </w:tcPr>
          <w:p w14:paraId="16B9AC3D" w14:textId="77777777" w:rsidR="001A11CB" w:rsidRPr="007B3BD8" w:rsidRDefault="001A11CB" w:rsidP="00E43DD9">
            <w:pPr>
              <w:pStyle w:val="LZ-4"/>
              <w:rPr>
                <w:b/>
              </w:rPr>
            </w:pPr>
            <w:r w:rsidRPr="007B3BD8">
              <w:rPr>
                <w:b/>
              </w:rPr>
              <w:t>CO</w:t>
            </w:r>
          </w:p>
        </w:tc>
        <w:tc>
          <w:tcPr>
            <w:tcW w:w="709" w:type="dxa"/>
            <w:vAlign w:val="center"/>
          </w:tcPr>
          <w:p w14:paraId="6C11665E" w14:textId="77777777" w:rsidR="001A11CB" w:rsidRPr="007B3BD8" w:rsidRDefault="001A11CB" w:rsidP="00E43DD9">
            <w:pPr>
              <w:pStyle w:val="LZ-4"/>
              <w:rPr>
                <w:b/>
              </w:rPr>
            </w:pPr>
            <w:r w:rsidRPr="007B3BD8">
              <w:rPr>
                <w:b/>
              </w:rPr>
              <w:t>PM</w:t>
            </w:r>
            <w:r w:rsidRPr="007B3BD8">
              <w:rPr>
                <w:b/>
                <w:vertAlign w:val="subscript"/>
              </w:rPr>
              <w:t>10</w:t>
            </w:r>
          </w:p>
        </w:tc>
        <w:tc>
          <w:tcPr>
            <w:tcW w:w="970" w:type="dxa"/>
            <w:vAlign w:val="center"/>
          </w:tcPr>
          <w:p w14:paraId="7291058D" w14:textId="77777777" w:rsidR="001A11CB" w:rsidRPr="007B3BD8" w:rsidRDefault="001A11CB" w:rsidP="00E43DD9">
            <w:pPr>
              <w:pStyle w:val="LZ-4"/>
              <w:rPr>
                <w:b/>
              </w:rPr>
            </w:pPr>
            <w:r w:rsidRPr="007B3BD8">
              <w:rPr>
                <w:b/>
              </w:rPr>
              <w:t>PM</w:t>
            </w:r>
            <w:r w:rsidRPr="007B3BD8">
              <w:rPr>
                <w:b/>
                <w:vertAlign w:val="subscript"/>
              </w:rPr>
              <w:t>2.5</w:t>
            </w:r>
          </w:p>
        </w:tc>
        <w:tc>
          <w:tcPr>
            <w:tcW w:w="872" w:type="dxa"/>
            <w:vAlign w:val="center"/>
          </w:tcPr>
          <w:p w14:paraId="408EF785" w14:textId="77777777" w:rsidR="001A11CB" w:rsidRPr="007B3BD8" w:rsidRDefault="001A11CB" w:rsidP="00E43DD9">
            <w:pPr>
              <w:pStyle w:val="LZ-4"/>
              <w:rPr>
                <w:b/>
              </w:rPr>
            </w:pPr>
            <w:r w:rsidRPr="007B3BD8">
              <w:rPr>
                <w:b/>
              </w:rPr>
              <w:t>BC</w:t>
            </w:r>
          </w:p>
        </w:tc>
        <w:tc>
          <w:tcPr>
            <w:tcW w:w="851" w:type="dxa"/>
            <w:vAlign w:val="center"/>
          </w:tcPr>
          <w:p w14:paraId="47BA888D" w14:textId="77777777" w:rsidR="001A11CB" w:rsidRPr="007B3BD8" w:rsidRDefault="001A11CB" w:rsidP="00E43DD9">
            <w:pPr>
              <w:pStyle w:val="LZ-4"/>
              <w:rPr>
                <w:b/>
              </w:rPr>
            </w:pPr>
            <w:r w:rsidRPr="007B3BD8">
              <w:rPr>
                <w:b/>
              </w:rPr>
              <w:t>OC</w:t>
            </w:r>
          </w:p>
        </w:tc>
        <w:tc>
          <w:tcPr>
            <w:tcW w:w="709" w:type="dxa"/>
            <w:vAlign w:val="center"/>
          </w:tcPr>
          <w:p w14:paraId="5A155DE4" w14:textId="77777777" w:rsidR="001A11CB" w:rsidRPr="007B3BD8" w:rsidRDefault="001A11CB" w:rsidP="00E43DD9">
            <w:pPr>
              <w:pStyle w:val="LZ-4"/>
              <w:rPr>
                <w:b/>
              </w:rPr>
            </w:pPr>
            <w:r w:rsidRPr="007B3BD8">
              <w:rPr>
                <w:b/>
              </w:rPr>
              <w:t>VOC</w:t>
            </w:r>
          </w:p>
        </w:tc>
        <w:tc>
          <w:tcPr>
            <w:tcW w:w="850" w:type="dxa"/>
            <w:vAlign w:val="center"/>
          </w:tcPr>
          <w:p w14:paraId="00BFD769" w14:textId="77777777" w:rsidR="001A11CB" w:rsidRPr="007B3BD8" w:rsidRDefault="001A11CB" w:rsidP="00E43DD9">
            <w:pPr>
              <w:pStyle w:val="LZ-4"/>
              <w:rPr>
                <w:b/>
              </w:rPr>
            </w:pPr>
            <w:r w:rsidRPr="007B3BD8">
              <w:rPr>
                <w:b/>
              </w:rPr>
              <w:t>NH</w:t>
            </w:r>
            <w:r w:rsidRPr="007B3BD8">
              <w:rPr>
                <w:b/>
                <w:vertAlign w:val="subscript"/>
              </w:rPr>
              <w:t>3</w:t>
            </w:r>
          </w:p>
        </w:tc>
      </w:tr>
      <w:tr w:rsidR="001A11CB" w:rsidRPr="007B3BD8" w14:paraId="7F46A3F6" w14:textId="77777777" w:rsidTr="00E43DD9">
        <w:trPr>
          <w:jc w:val="center"/>
        </w:trPr>
        <w:tc>
          <w:tcPr>
            <w:tcW w:w="1418" w:type="dxa"/>
            <w:vAlign w:val="center"/>
          </w:tcPr>
          <w:p w14:paraId="509B0CEC" w14:textId="77777777" w:rsidR="001A11CB" w:rsidRPr="007B3BD8" w:rsidRDefault="001A11CB" w:rsidP="00E43DD9">
            <w:pPr>
              <w:pStyle w:val="LZ-4"/>
            </w:pPr>
            <w:r w:rsidRPr="007B3BD8">
              <w:t>煤炭</w:t>
            </w:r>
          </w:p>
        </w:tc>
        <w:tc>
          <w:tcPr>
            <w:tcW w:w="1134" w:type="dxa"/>
            <w:vAlign w:val="center"/>
          </w:tcPr>
          <w:p w14:paraId="674B9DC3" w14:textId="77777777" w:rsidR="001A11CB" w:rsidRPr="007B3BD8" w:rsidRDefault="001A11CB" w:rsidP="00E43DD9">
            <w:pPr>
              <w:pStyle w:val="LZ-4"/>
            </w:pPr>
            <w:r w:rsidRPr="007B3BD8">
              <w:t>所有行业</w:t>
            </w:r>
          </w:p>
        </w:tc>
        <w:tc>
          <w:tcPr>
            <w:tcW w:w="686" w:type="dxa"/>
            <w:vAlign w:val="center"/>
          </w:tcPr>
          <w:p w14:paraId="5AF02E7C" w14:textId="77777777" w:rsidR="001A11CB" w:rsidRPr="007B3BD8" w:rsidRDefault="001A11CB" w:rsidP="00E43DD9">
            <w:pPr>
              <w:pStyle w:val="LZ-4"/>
            </w:pPr>
            <w:r w:rsidRPr="007B3BD8">
              <w:t>--</w:t>
            </w:r>
          </w:p>
        </w:tc>
        <w:tc>
          <w:tcPr>
            <w:tcW w:w="803" w:type="dxa"/>
            <w:vAlign w:val="center"/>
          </w:tcPr>
          <w:p w14:paraId="4B34336C" w14:textId="77777777" w:rsidR="001A11CB" w:rsidRPr="007B3BD8" w:rsidRDefault="001A11CB" w:rsidP="00E43DD9">
            <w:pPr>
              <w:pStyle w:val="LZ-4"/>
            </w:pPr>
            <w:r w:rsidRPr="007B3BD8">
              <w:t>4.29</w:t>
            </w:r>
          </w:p>
        </w:tc>
        <w:tc>
          <w:tcPr>
            <w:tcW w:w="779" w:type="dxa"/>
            <w:vAlign w:val="center"/>
          </w:tcPr>
          <w:p w14:paraId="2CA5910D" w14:textId="77777777" w:rsidR="001A11CB" w:rsidRPr="007B3BD8" w:rsidRDefault="001A11CB" w:rsidP="00E43DD9">
            <w:pPr>
              <w:pStyle w:val="LZ-4"/>
            </w:pPr>
            <w:r w:rsidRPr="007B3BD8">
              <w:t>23.56</w:t>
            </w:r>
          </w:p>
        </w:tc>
        <w:tc>
          <w:tcPr>
            <w:tcW w:w="709" w:type="dxa"/>
            <w:vAlign w:val="center"/>
          </w:tcPr>
          <w:p w14:paraId="66BA58E4" w14:textId="77777777" w:rsidR="001A11CB" w:rsidRPr="007B3BD8" w:rsidRDefault="001A11CB" w:rsidP="00E43DD9">
            <w:pPr>
              <w:pStyle w:val="LZ-4"/>
            </w:pPr>
            <w:r w:rsidRPr="007B3BD8">
              <w:t>--</w:t>
            </w:r>
          </w:p>
        </w:tc>
        <w:tc>
          <w:tcPr>
            <w:tcW w:w="970" w:type="dxa"/>
            <w:vAlign w:val="center"/>
          </w:tcPr>
          <w:p w14:paraId="15F11360" w14:textId="77777777" w:rsidR="001A11CB" w:rsidRPr="007B3BD8" w:rsidRDefault="001A11CB" w:rsidP="00E43DD9">
            <w:pPr>
              <w:pStyle w:val="LZ-4"/>
            </w:pPr>
            <w:r w:rsidRPr="007B3BD8">
              <w:t>--</w:t>
            </w:r>
          </w:p>
        </w:tc>
        <w:tc>
          <w:tcPr>
            <w:tcW w:w="872" w:type="dxa"/>
            <w:vAlign w:val="center"/>
          </w:tcPr>
          <w:p w14:paraId="5C80F69B" w14:textId="77777777" w:rsidR="001A11CB" w:rsidRPr="007B3BD8" w:rsidRDefault="001A11CB" w:rsidP="00E43DD9">
            <w:pPr>
              <w:pStyle w:val="LZ-4"/>
            </w:pPr>
            <w:r w:rsidRPr="007B3BD8">
              <w:t>--</w:t>
            </w:r>
          </w:p>
        </w:tc>
        <w:tc>
          <w:tcPr>
            <w:tcW w:w="851" w:type="dxa"/>
            <w:vAlign w:val="center"/>
          </w:tcPr>
          <w:p w14:paraId="5A818301" w14:textId="77777777" w:rsidR="001A11CB" w:rsidRPr="007B3BD8" w:rsidRDefault="001A11CB" w:rsidP="00E43DD9">
            <w:pPr>
              <w:pStyle w:val="LZ-4"/>
            </w:pPr>
            <w:r w:rsidRPr="007B3BD8">
              <w:t>--</w:t>
            </w:r>
          </w:p>
        </w:tc>
        <w:tc>
          <w:tcPr>
            <w:tcW w:w="709" w:type="dxa"/>
            <w:vAlign w:val="center"/>
          </w:tcPr>
          <w:p w14:paraId="358BB061" w14:textId="77777777" w:rsidR="001A11CB" w:rsidRPr="007B3BD8" w:rsidRDefault="001A11CB" w:rsidP="00E43DD9">
            <w:pPr>
              <w:pStyle w:val="LZ-4"/>
            </w:pPr>
            <w:r w:rsidRPr="007B3BD8">
              <w:t>2.37</w:t>
            </w:r>
          </w:p>
        </w:tc>
        <w:tc>
          <w:tcPr>
            <w:tcW w:w="850" w:type="dxa"/>
            <w:vAlign w:val="center"/>
          </w:tcPr>
          <w:p w14:paraId="4AFA4C1C" w14:textId="77777777" w:rsidR="001A11CB" w:rsidRPr="007B3BD8" w:rsidRDefault="001A11CB" w:rsidP="00E43DD9">
            <w:pPr>
              <w:pStyle w:val="LZ-4"/>
            </w:pPr>
            <w:r w:rsidRPr="007B3BD8">
              <w:t>0.014</w:t>
            </w:r>
          </w:p>
        </w:tc>
      </w:tr>
      <w:tr w:rsidR="001A11CB" w:rsidRPr="007B3BD8" w14:paraId="13AAF0E3" w14:textId="77777777" w:rsidTr="00E43DD9">
        <w:trPr>
          <w:jc w:val="center"/>
        </w:trPr>
        <w:tc>
          <w:tcPr>
            <w:tcW w:w="1418" w:type="dxa"/>
            <w:vAlign w:val="center"/>
          </w:tcPr>
          <w:p w14:paraId="540D13BF" w14:textId="77777777" w:rsidR="001A11CB" w:rsidRPr="007B3BD8" w:rsidRDefault="001A11CB" w:rsidP="00E43DD9">
            <w:pPr>
              <w:pStyle w:val="LZ-4"/>
            </w:pPr>
            <w:r w:rsidRPr="007B3BD8">
              <w:t>燃料油</w:t>
            </w:r>
          </w:p>
        </w:tc>
        <w:tc>
          <w:tcPr>
            <w:tcW w:w="1134" w:type="dxa"/>
            <w:vAlign w:val="center"/>
          </w:tcPr>
          <w:p w14:paraId="14BB5823" w14:textId="77777777" w:rsidR="001A11CB" w:rsidRPr="007B3BD8" w:rsidRDefault="001A11CB" w:rsidP="00E43DD9">
            <w:pPr>
              <w:pStyle w:val="LZ-4"/>
            </w:pPr>
            <w:r w:rsidRPr="007B3BD8">
              <w:t>所有行业</w:t>
            </w:r>
          </w:p>
        </w:tc>
        <w:tc>
          <w:tcPr>
            <w:tcW w:w="686" w:type="dxa"/>
            <w:vAlign w:val="center"/>
          </w:tcPr>
          <w:p w14:paraId="7230F0B5" w14:textId="77777777" w:rsidR="001A11CB" w:rsidRPr="007B3BD8" w:rsidRDefault="001A11CB" w:rsidP="00E43DD9">
            <w:pPr>
              <w:pStyle w:val="LZ-4"/>
            </w:pPr>
            <w:r w:rsidRPr="007B3BD8">
              <w:t>--</w:t>
            </w:r>
          </w:p>
        </w:tc>
        <w:tc>
          <w:tcPr>
            <w:tcW w:w="803" w:type="dxa"/>
            <w:vAlign w:val="center"/>
          </w:tcPr>
          <w:p w14:paraId="5A8F4038" w14:textId="77777777" w:rsidR="001A11CB" w:rsidRPr="007B3BD8" w:rsidRDefault="001A11CB" w:rsidP="00E43DD9">
            <w:pPr>
              <w:pStyle w:val="LZ-4"/>
            </w:pPr>
            <w:r w:rsidRPr="007B3BD8">
              <w:t>5.84</w:t>
            </w:r>
          </w:p>
        </w:tc>
        <w:tc>
          <w:tcPr>
            <w:tcW w:w="779" w:type="dxa"/>
            <w:vAlign w:val="center"/>
          </w:tcPr>
          <w:p w14:paraId="449F96E9" w14:textId="77777777" w:rsidR="001A11CB" w:rsidRPr="007B3BD8" w:rsidRDefault="001A11CB" w:rsidP="00E43DD9">
            <w:pPr>
              <w:pStyle w:val="LZ-4"/>
            </w:pPr>
            <w:r w:rsidRPr="007B3BD8">
              <w:t>0.6</w:t>
            </w:r>
          </w:p>
        </w:tc>
        <w:tc>
          <w:tcPr>
            <w:tcW w:w="709" w:type="dxa"/>
            <w:vAlign w:val="center"/>
          </w:tcPr>
          <w:p w14:paraId="396D3812" w14:textId="77777777" w:rsidR="001A11CB" w:rsidRPr="007B3BD8" w:rsidRDefault="001A11CB" w:rsidP="00E43DD9">
            <w:pPr>
              <w:pStyle w:val="LZ-4"/>
            </w:pPr>
            <w:r w:rsidRPr="007B3BD8">
              <w:t>1.03</w:t>
            </w:r>
          </w:p>
        </w:tc>
        <w:tc>
          <w:tcPr>
            <w:tcW w:w="970" w:type="dxa"/>
            <w:vAlign w:val="center"/>
          </w:tcPr>
          <w:p w14:paraId="2E0CD2B2" w14:textId="77777777" w:rsidR="001A11CB" w:rsidRPr="007B3BD8" w:rsidRDefault="001A11CB" w:rsidP="00E43DD9">
            <w:pPr>
              <w:pStyle w:val="LZ-4"/>
            </w:pPr>
            <w:r w:rsidRPr="007B3BD8">
              <w:t>0.67</w:t>
            </w:r>
          </w:p>
        </w:tc>
        <w:tc>
          <w:tcPr>
            <w:tcW w:w="872" w:type="dxa"/>
            <w:vAlign w:val="center"/>
          </w:tcPr>
          <w:p w14:paraId="3CFBCD6E" w14:textId="77777777" w:rsidR="001A11CB" w:rsidRPr="007B3BD8" w:rsidRDefault="001A11CB" w:rsidP="00E43DD9">
            <w:pPr>
              <w:pStyle w:val="LZ-4"/>
            </w:pPr>
            <w:r w:rsidRPr="007B3BD8">
              <w:t>0.04</w:t>
            </w:r>
          </w:p>
        </w:tc>
        <w:tc>
          <w:tcPr>
            <w:tcW w:w="851" w:type="dxa"/>
            <w:vAlign w:val="center"/>
          </w:tcPr>
          <w:p w14:paraId="2304DBD7" w14:textId="77777777" w:rsidR="001A11CB" w:rsidRPr="007B3BD8" w:rsidRDefault="001A11CB" w:rsidP="00E43DD9">
            <w:pPr>
              <w:pStyle w:val="LZ-4"/>
            </w:pPr>
            <w:r w:rsidRPr="007B3BD8">
              <w:t>0.0134</w:t>
            </w:r>
          </w:p>
        </w:tc>
        <w:tc>
          <w:tcPr>
            <w:tcW w:w="709" w:type="dxa"/>
            <w:vAlign w:val="center"/>
          </w:tcPr>
          <w:p w14:paraId="0C7289A5" w14:textId="77777777" w:rsidR="001A11CB" w:rsidRPr="007B3BD8" w:rsidRDefault="001A11CB" w:rsidP="00E43DD9">
            <w:pPr>
              <w:pStyle w:val="LZ-4"/>
            </w:pPr>
            <w:r w:rsidRPr="007B3BD8">
              <w:t>2.88</w:t>
            </w:r>
          </w:p>
        </w:tc>
        <w:tc>
          <w:tcPr>
            <w:tcW w:w="850" w:type="dxa"/>
            <w:vAlign w:val="center"/>
          </w:tcPr>
          <w:p w14:paraId="21173DCF" w14:textId="77777777" w:rsidR="001A11CB" w:rsidRPr="007B3BD8" w:rsidRDefault="001A11CB" w:rsidP="00E43DD9">
            <w:pPr>
              <w:pStyle w:val="LZ-4"/>
            </w:pPr>
            <w:r w:rsidRPr="007B3BD8">
              <w:t>0.1143</w:t>
            </w:r>
          </w:p>
        </w:tc>
      </w:tr>
      <w:tr w:rsidR="001A11CB" w:rsidRPr="007B3BD8" w14:paraId="4D072392" w14:textId="77777777" w:rsidTr="00E43DD9">
        <w:trPr>
          <w:jc w:val="center"/>
        </w:trPr>
        <w:tc>
          <w:tcPr>
            <w:tcW w:w="1418" w:type="dxa"/>
            <w:vAlign w:val="center"/>
          </w:tcPr>
          <w:p w14:paraId="1FE80145" w14:textId="77777777" w:rsidR="001A11CB" w:rsidRPr="007B3BD8" w:rsidRDefault="001A11CB" w:rsidP="00E43DD9">
            <w:pPr>
              <w:pStyle w:val="LZ-4"/>
            </w:pPr>
            <w:r w:rsidRPr="007B3BD8">
              <w:t>天然气</w:t>
            </w:r>
            <w:r w:rsidRPr="007B3BD8">
              <w:rPr>
                <w:vertAlign w:val="superscript"/>
              </w:rPr>
              <w:t>C</w:t>
            </w:r>
          </w:p>
        </w:tc>
        <w:tc>
          <w:tcPr>
            <w:tcW w:w="1134" w:type="dxa"/>
            <w:vAlign w:val="center"/>
          </w:tcPr>
          <w:p w14:paraId="22856E83" w14:textId="77777777" w:rsidR="001A11CB" w:rsidRPr="007B3BD8" w:rsidRDefault="001A11CB" w:rsidP="00E43DD9">
            <w:pPr>
              <w:pStyle w:val="LZ-4"/>
            </w:pPr>
            <w:r w:rsidRPr="007B3BD8">
              <w:t>所有行业</w:t>
            </w:r>
          </w:p>
        </w:tc>
        <w:tc>
          <w:tcPr>
            <w:tcW w:w="686" w:type="dxa"/>
          </w:tcPr>
          <w:p w14:paraId="73ED6523" w14:textId="77777777" w:rsidR="001A11CB" w:rsidRPr="007B3BD8" w:rsidRDefault="001A11CB" w:rsidP="00E43DD9">
            <w:pPr>
              <w:pStyle w:val="LZ-4"/>
            </w:pPr>
            <w:r w:rsidRPr="007B3BD8">
              <w:t>0.18</w:t>
            </w:r>
          </w:p>
        </w:tc>
        <w:tc>
          <w:tcPr>
            <w:tcW w:w="803" w:type="dxa"/>
          </w:tcPr>
          <w:p w14:paraId="754DEFD7" w14:textId="77777777" w:rsidR="001A11CB" w:rsidRPr="007B3BD8" w:rsidRDefault="001A11CB" w:rsidP="00E43DD9">
            <w:pPr>
              <w:pStyle w:val="LZ-4"/>
            </w:pPr>
            <w:r w:rsidRPr="007B3BD8">
              <w:t>2.09</w:t>
            </w:r>
          </w:p>
        </w:tc>
        <w:tc>
          <w:tcPr>
            <w:tcW w:w="779" w:type="dxa"/>
          </w:tcPr>
          <w:p w14:paraId="49F6FC52" w14:textId="77777777" w:rsidR="001A11CB" w:rsidRPr="007B3BD8" w:rsidRDefault="001A11CB" w:rsidP="00E43DD9">
            <w:pPr>
              <w:pStyle w:val="LZ-4"/>
            </w:pPr>
            <w:r w:rsidRPr="007B3BD8">
              <w:t>1.3</w:t>
            </w:r>
          </w:p>
        </w:tc>
        <w:tc>
          <w:tcPr>
            <w:tcW w:w="709" w:type="dxa"/>
          </w:tcPr>
          <w:p w14:paraId="233AC150" w14:textId="77777777" w:rsidR="001A11CB" w:rsidRPr="007B3BD8" w:rsidRDefault="001A11CB" w:rsidP="00E43DD9">
            <w:pPr>
              <w:pStyle w:val="LZ-4"/>
            </w:pPr>
            <w:r w:rsidRPr="007B3BD8">
              <w:t>0.24</w:t>
            </w:r>
          </w:p>
        </w:tc>
        <w:tc>
          <w:tcPr>
            <w:tcW w:w="970" w:type="dxa"/>
          </w:tcPr>
          <w:p w14:paraId="2016E6A4" w14:textId="77777777" w:rsidR="001A11CB" w:rsidRPr="007B3BD8" w:rsidRDefault="001A11CB" w:rsidP="00E43DD9">
            <w:pPr>
              <w:pStyle w:val="LZ-4"/>
            </w:pPr>
            <w:r w:rsidRPr="007B3BD8">
              <w:t>0.17</w:t>
            </w:r>
          </w:p>
        </w:tc>
        <w:tc>
          <w:tcPr>
            <w:tcW w:w="872" w:type="dxa"/>
          </w:tcPr>
          <w:p w14:paraId="299AED7B" w14:textId="77777777" w:rsidR="001A11CB" w:rsidRPr="007B3BD8" w:rsidRDefault="001A11CB" w:rsidP="00E43DD9">
            <w:pPr>
              <w:pStyle w:val="LZ-4"/>
            </w:pPr>
            <w:r w:rsidRPr="007B3BD8">
              <w:t>0.016</w:t>
            </w:r>
          </w:p>
        </w:tc>
        <w:tc>
          <w:tcPr>
            <w:tcW w:w="851" w:type="dxa"/>
          </w:tcPr>
          <w:p w14:paraId="37956199" w14:textId="77777777" w:rsidR="001A11CB" w:rsidRPr="007B3BD8" w:rsidRDefault="001A11CB" w:rsidP="00E43DD9">
            <w:pPr>
              <w:pStyle w:val="LZ-4"/>
            </w:pPr>
            <w:r w:rsidRPr="007B3BD8">
              <w:t>0.051</w:t>
            </w:r>
          </w:p>
        </w:tc>
        <w:tc>
          <w:tcPr>
            <w:tcW w:w="709" w:type="dxa"/>
          </w:tcPr>
          <w:p w14:paraId="78CE0338" w14:textId="77777777" w:rsidR="001A11CB" w:rsidRPr="007B3BD8" w:rsidRDefault="001A11CB" w:rsidP="00E43DD9">
            <w:pPr>
              <w:pStyle w:val="LZ-4"/>
            </w:pPr>
            <w:r w:rsidRPr="007B3BD8">
              <w:t>0.12</w:t>
            </w:r>
          </w:p>
        </w:tc>
        <w:tc>
          <w:tcPr>
            <w:tcW w:w="850" w:type="dxa"/>
          </w:tcPr>
          <w:p w14:paraId="125E76FB" w14:textId="77777777" w:rsidR="001A11CB" w:rsidRPr="007B3BD8" w:rsidRDefault="001A11CB" w:rsidP="00E43DD9">
            <w:pPr>
              <w:pStyle w:val="LZ-4"/>
            </w:pPr>
            <w:r w:rsidRPr="007B3BD8">
              <w:t>0.051</w:t>
            </w:r>
          </w:p>
        </w:tc>
      </w:tr>
      <w:tr w:rsidR="001A11CB" w:rsidRPr="007B3BD8" w14:paraId="191B87FE" w14:textId="77777777" w:rsidTr="00E43DD9">
        <w:trPr>
          <w:jc w:val="center"/>
        </w:trPr>
        <w:tc>
          <w:tcPr>
            <w:tcW w:w="1418" w:type="dxa"/>
            <w:vAlign w:val="center"/>
          </w:tcPr>
          <w:p w14:paraId="25EC6E35" w14:textId="77777777" w:rsidR="001A11CB" w:rsidRPr="007B3BD8" w:rsidRDefault="001A11CB" w:rsidP="00E43DD9">
            <w:pPr>
              <w:pStyle w:val="LZ-4"/>
            </w:pPr>
            <w:r w:rsidRPr="007B3BD8">
              <w:t>生物质燃料</w:t>
            </w:r>
          </w:p>
        </w:tc>
        <w:tc>
          <w:tcPr>
            <w:tcW w:w="1134" w:type="dxa"/>
            <w:vAlign w:val="center"/>
          </w:tcPr>
          <w:p w14:paraId="7A4CBCBE" w14:textId="77777777" w:rsidR="001A11CB" w:rsidRPr="007B3BD8" w:rsidRDefault="001A11CB" w:rsidP="00E43DD9">
            <w:pPr>
              <w:pStyle w:val="LZ-4"/>
            </w:pPr>
            <w:r w:rsidRPr="007B3BD8">
              <w:t>所有行业</w:t>
            </w:r>
          </w:p>
        </w:tc>
        <w:tc>
          <w:tcPr>
            <w:tcW w:w="686" w:type="dxa"/>
          </w:tcPr>
          <w:p w14:paraId="6CF1CEE4" w14:textId="77777777" w:rsidR="001A11CB" w:rsidRPr="007B3BD8" w:rsidRDefault="001A11CB" w:rsidP="00E43DD9">
            <w:pPr>
              <w:pStyle w:val="LZ-4"/>
            </w:pPr>
            <w:r w:rsidRPr="007B3BD8">
              <w:t>0.7</w:t>
            </w:r>
          </w:p>
        </w:tc>
        <w:tc>
          <w:tcPr>
            <w:tcW w:w="803" w:type="dxa"/>
          </w:tcPr>
          <w:p w14:paraId="139AE310" w14:textId="77777777" w:rsidR="001A11CB" w:rsidRPr="007B3BD8" w:rsidRDefault="001A11CB" w:rsidP="00E43DD9">
            <w:pPr>
              <w:pStyle w:val="LZ-4"/>
            </w:pPr>
            <w:r w:rsidRPr="007B3BD8">
              <w:t>2.79</w:t>
            </w:r>
          </w:p>
        </w:tc>
        <w:tc>
          <w:tcPr>
            <w:tcW w:w="779" w:type="dxa"/>
          </w:tcPr>
          <w:p w14:paraId="38059562" w14:textId="77777777" w:rsidR="001A11CB" w:rsidRPr="007B3BD8" w:rsidRDefault="001A11CB" w:rsidP="00E43DD9">
            <w:pPr>
              <w:pStyle w:val="LZ-4"/>
            </w:pPr>
            <w:r w:rsidRPr="007B3BD8">
              <w:t>6.22</w:t>
            </w:r>
          </w:p>
        </w:tc>
        <w:tc>
          <w:tcPr>
            <w:tcW w:w="709" w:type="dxa"/>
          </w:tcPr>
          <w:p w14:paraId="4940AFC3" w14:textId="77777777" w:rsidR="001A11CB" w:rsidRPr="007B3BD8" w:rsidRDefault="001A11CB" w:rsidP="00E43DD9">
            <w:pPr>
              <w:pStyle w:val="LZ-4"/>
            </w:pPr>
            <w:r w:rsidRPr="007B3BD8">
              <w:t>0.95</w:t>
            </w:r>
          </w:p>
        </w:tc>
        <w:tc>
          <w:tcPr>
            <w:tcW w:w="970" w:type="dxa"/>
          </w:tcPr>
          <w:p w14:paraId="51A3998A" w14:textId="77777777" w:rsidR="001A11CB" w:rsidRPr="007B3BD8" w:rsidRDefault="001A11CB" w:rsidP="00E43DD9">
            <w:pPr>
              <w:pStyle w:val="LZ-4"/>
            </w:pPr>
            <w:r w:rsidRPr="007B3BD8">
              <w:t>1.12</w:t>
            </w:r>
          </w:p>
        </w:tc>
        <w:tc>
          <w:tcPr>
            <w:tcW w:w="872" w:type="dxa"/>
          </w:tcPr>
          <w:p w14:paraId="0C462AD6" w14:textId="77777777" w:rsidR="001A11CB" w:rsidRPr="007B3BD8" w:rsidRDefault="001A11CB" w:rsidP="00E43DD9">
            <w:pPr>
              <w:pStyle w:val="LZ-4"/>
            </w:pPr>
            <w:r w:rsidRPr="007B3BD8">
              <w:t>0.13</w:t>
            </w:r>
          </w:p>
        </w:tc>
        <w:tc>
          <w:tcPr>
            <w:tcW w:w="851" w:type="dxa"/>
          </w:tcPr>
          <w:p w14:paraId="7AE61633" w14:textId="77777777" w:rsidR="001A11CB" w:rsidRPr="007B3BD8" w:rsidRDefault="001A11CB" w:rsidP="00E43DD9">
            <w:pPr>
              <w:pStyle w:val="LZ-4"/>
            </w:pPr>
            <w:r w:rsidRPr="007B3BD8">
              <w:t>0.54</w:t>
            </w:r>
          </w:p>
        </w:tc>
        <w:tc>
          <w:tcPr>
            <w:tcW w:w="709" w:type="dxa"/>
          </w:tcPr>
          <w:p w14:paraId="67EEA726" w14:textId="77777777" w:rsidR="001A11CB" w:rsidRPr="007B3BD8" w:rsidRDefault="001A11CB" w:rsidP="00E43DD9">
            <w:pPr>
              <w:pStyle w:val="LZ-4"/>
            </w:pPr>
            <w:r w:rsidRPr="007B3BD8">
              <w:t>1.13</w:t>
            </w:r>
          </w:p>
        </w:tc>
        <w:tc>
          <w:tcPr>
            <w:tcW w:w="850" w:type="dxa"/>
          </w:tcPr>
          <w:p w14:paraId="498F4A20" w14:textId="77777777" w:rsidR="001A11CB" w:rsidRPr="007B3BD8" w:rsidRDefault="001A11CB" w:rsidP="00E43DD9">
            <w:pPr>
              <w:pStyle w:val="LZ-4"/>
            </w:pPr>
            <w:r w:rsidRPr="007B3BD8">
              <w:t>0.24</w:t>
            </w:r>
          </w:p>
        </w:tc>
      </w:tr>
    </w:tbl>
    <w:p w14:paraId="503CD0FF" w14:textId="18473A3C" w:rsidR="001A11CB" w:rsidRPr="007B3BD8" w:rsidRDefault="001A11CB" w:rsidP="001A11CB">
      <w:pPr>
        <w:pStyle w:val="LZ-0"/>
      </w:pPr>
      <w:r w:rsidRPr="007B3BD8">
        <w:rPr>
          <w:rFonts w:hint="eastAsia"/>
        </w:rPr>
        <w:t>表</w:t>
      </w:r>
      <w:r w:rsidR="001F1DA6">
        <w:t>3</w:t>
      </w:r>
      <w:r w:rsidRPr="007B3BD8">
        <w:rPr>
          <w:rFonts w:hint="eastAsia"/>
        </w:rPr>
        <w:t>-</w:t>
      </w:r>
      <w:del w:id="249" w:author="彭 mq" w:date="2023-03-09T09:00:00Z">
        <w:r w:rsidRPr="007B3BD8" w:rsidDel="009B223C">
          <w:rPr>
            <w:rFonts w:hint="eastAsia"/>
          </w:rPr>
          <w:delText xml:space="preserve"> </w:delText>
        </w:r>
      </w:del>
      <w:r w:rsidRPr="007B3BD8">
        <w:fldChar w:fldCharType="begin"/>
      </w:r>
      <w:r w:rsidRPr="007B3BD8">
        <w:instrText xml:space="preserve"> </w:instrText>
      </w:r>
      <w:r w:rsidRPr="007B3BD8">
        <w:rPr>
          <w:rFonts w:hint="eastAsia"/>
        </w:rPr>
        <w:instrText xml:space="preserve">SEQ </w:instrText>
      </w:r>
      <w:r w:rsidRPr="007B3BD8">
        <w:rPr>
          <w:rFonts w:hint="eastAsia"/>
        </w:rPr>
        <w:instrText>表</w:instrText>
      </w:r>
      <w:r w:rsidRPr="007B3BD8">
        <w:rPr>
          <w:rFonts w:hint="eastAsia"/>
        </w:rPr>
        <w:instrText>5- \* ARABIC</w:instrText>
      </w:r>
      <w:r w:rsidRPr="007B3BD8">
        <w:instrText xml:space="preserve"> </w:instrText>
      </w:r>
      <w:r w:rsidRPr="007B3BD8">
        <w:fldChar w:fldCharType="separate"/>
      </w:r>
      <w:r w:rsidR="000E3AA8">
        <w:rPr>
          <w:noProof/>
        </w:rPr>
        <w:t>3</w:t>
      </w:r>
      <w:r w:rsidRPr="007B3BD8">
        <w:fldChar w:fldCharType="end"/>
      </w:r>
      <w:ins w:id="250" w:author="彭 mq" w:date="2023-03-09T09:00:00Z">
        <w:r w:rsidR="009B223C">
          <w:t xml:space="preserve"> </w:t>
        </w:r>
      </w:ins>
      <w:r w:rsidRPr="007B3BD8">
        <w:t>非金属矿行业污染物</w:t>
      </w:r>
      <w:r w:rsidRPr="007B3BD8">
        <w:rPr>
          <w:rFonts w:hint="eastAsia"/>
        </w:rPr>
        <w:t>产生系数</w:t>
      </w:r>
      <w:r w:rsidRPr="007B3BD8">
        <w:t>（单位：</w:t>
      </w:r>
      <w:r w:rsidRPr="007B3BD8">
        <w:rPr>
          <w:rFonts w:hint="eastAsia"/>
        </w:rPr>
        <w:t>k</w:t>
      </w:r>
      <w:r w:rsidRPr="007B3BD8">
        <w:t>g/t</w:t>
      </w:r>
      <w:r w:rsidRPr="007B3BD8">
        <w:t>）</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04"/>
        <w:gridCol w:w="1159"/>
        <w:gridCol w:w="796"/>
        <w:gridCol w:w="796"/>
        <w:gridCol w:w="797"/>
        <w:gridCol w:w="796"/>
        <w:gridCol w:w="796"/>
        <w:gridCol w:w="796"/>
        <w:gridCol w:w="797"/>
        <w:gridCol w:w="796"/>
        <w:gridCol w:w="797"/>
      </w:tblGrid>
      <w:tr w:rsidR="001A11CB" w:rsidRPr="007B3BD8" w14:paraId="03132261" w14:textId="77777777" w:rsidTr="00E43DD9">
        <w:trPr>
          <w:trHeight w:val="262"/>
          <w:jc w:val="center"/>
        </w:trPr>
        <w:tc>
          <w:tcPr>
            <w:tcW w:w="1304" w:type="dxa"/>
            <w:shd w:val="clear" w:color="auto" w:fill="auto"/>
            <w:vAlign w:val="center"/>
          </w:tcPr>
          <w:p w14:paraId="482AA98B" w14:textId="77777777" w:rsidR="001A11CB" w:rsidRPr="007B3BD8" w:rsidRDefault="001A11CB" w:rsidP="00E43DD9">
            <w:pPr>
              <w:pStyle w:val="LZ-4"/>
              <w:rPr>
                <w:b/>
              </w:rPr>
            </w:pPr>
            <w:r w:rsidRPr="007B3BD8">
              <w:rPr>
                <w:b/>
              </w:rPr>
              <w:t>燃料类型</w:t>
            </w:r>
          </w:p>
        </w:tc>
        <w:tc>
          <w:tcPr>
            <w:tcW w:w="1159" w:type="dxa"/>
            <w:shd w:val="clear" w:color="auto" w:fill="auto"/>
            <w:vAlign w:val="center"/>
          </w:tcPr>
          <w:p w14:paraId="27B70A58" w14:textId="77777777" w:rsidR="001A11CB" w:rsidRPr="007B3BD8" w:rsidRDefault="001A11CB" w:rsidP="00E43DD9">
            <w:pPr>
              <w:pStyle w:val="LZ-4"/>
              <w:rPr>
                <w:b/>
              </w:rPr>
            </w:pPr>
            <w:r w:rsidRPr="007B3BD8">
              <w:rPr>
                <w:b/>
              </w:rPr>
              <w:t>行业</w:t>
            </w:r>
          </w:p>
        </w:tc>
        <w:tc>
          <w:tcPr>
            <w:tcW w:w="796" w:type="dxa"/>
            <w:shd w:val="clear" w:color="auto" w:fill="auto"/>
            <w:vAlign w:val="center"/>
          </w:tcPr>
          <w:p w14:paraId="3414AB6F" w14:textId="77777777" w:rsidR="001A11CB" w:rsidRPr="007B3BD8" w:rsidRDefault="001A11CB" w:rsidP="00E43DD9">
            <w:pPr>
              <w:pStyle w:val="LZ-4"/>
              <w:rPr>
                <w:b/>
              </w:rPr>
            </w:pPr>
            <w:r w:rsidRPr="007B3BD8">
              <w:rPr>
                <w:b/>
              </w:rPr>
              <w:t>SO</w:t>
            </w:r>
            <w:r w:rsidRPr="007B3BD8">
              <w:rPr>
                <w:b/>
                <w:vertAlign w:val="subscript"/>
              </w:rPr>
              <w:t>2</w:t>
            </w:r>
          </w:p>
        </w:tc>
        <w:tc>
          <w:tcPr>
            <w:tcW w:w="796" w:type="dxa"/>
            <w:shd w:val="clear" w:color="auto" w:fill="auto"/>
            <w:vAlign w:val="center"/>
          </w:tcPr>
          <w:p w14:paraId="18019685" w14:textId="77777777" w:rsidR="001A11CB" w:rsidRPr="007B3BD8" w:rsidRDefault="001A11CB" w:rsidP="00E43DD9">
            <w:pPr>
              <w:pStyle w:val="LZ-4"/>
              <w:rPr>
                <w:b/>
              </w:rPr>
            </w:pPr>
            <w:r w:rsidRPr="007B3BD8">
              <w:rPr>
                <w:b/>
              </w:rPr>
              <w:t>NOx</w:t>
            </w:r>
          </w:p>
        </w:tc>
        <w:tc>
          <w:tcPr>
            <w:tcW w:w="797" w:type="dxa"/>
            <w:shd w:val="clear" w:color="auto" w:fill="auto"/>
            <w:vAlign w:val="center"/>
          </w:tcPr>
          <w:p w14:paraId="0FF833F3" w14:textId="77777777" w:rsidR="001A11CB" w:rsidRPr="007B3BD8" w:rsidRDefault="001A11CB" w:rsidP="00E43DD9">
            <w:pPr>
              <w:pStyle w:val="LZ-4"/>
              <w:rPr>
                <w:b/>
              </w:rPr>
            </w:pPr>
            <w:r w:rsidRPr="007B3BD8">
              <w:rPr>
                <w:b/>
              </w:rPr>
              <w:t>CO</w:t>
            </w:r>
          </w:p>
        </w:tc>
        <w:tc>
          <w:tcPr>
            <w:tcW w:w="796" w:type="dxa"/>
            <w:shd w:val="clear" w:color="auto" w:fill="auto"/>
            <w:vAlign w:val="center"/>
          </w:tcPr>
          <w:p w14:paraId="3FEDBDA1" w14:textId="77777777" w:rsidR="001A11CB" w:rsidRPr="007B3BD8" w:rsidRDefault="001A11CB" w:rsidP="00E43DD9">
            <w:pPr>
              <w:pStyle w:val="LZ-4"/>
              <w:rPr>
                <w:b/>
              </w:rPr>
            </w:pPr>
            <w:r w:rsidRPr="007B3BD8">
              <w:rPr>
                <w:b/>
              </w:rPr>
              <w:t>PM</w:t>
            </w:r>
            <w:r w:rsidRPr="007B3BD8">
              <w:rPr>
                <w:b/>
                <w:vertAlign w:val="subscript"/>
              </w:rPr>
              <w:t>10</w:t>
            </w:r>
          </w:p>
        </w:tc>
        <w:tc>
          <w:tcPr>
            <w:tcW w:w="796" w:type="dxa"/>
            <w:shd w:val="clear" w:color="auto" w:fill="auto"/>
            <w:vAlign w:val="center"/>
          </w:tcPr>
          <w:p w14:paraId="1E90A6DA" w14:textId="77777777" w:rsidR="001A11CB" w:rsidRPr="007B3BD8" w:rsidRDefault="001A11CB" w:rsidP="00E43DD9">
            <w:pPr>
              <w:pStyle w:val="LZ-4"/>
              <w:rPr>
                <w:b/>
              </w:rPr>
            </w:pPr>
            <w:r w:rsidRPr="007B3BD8">
              <w:rPr>
                <w:b/>
              </w:rPr>
              <w:t>PM</w:t>
            </w:r>
            <w:r w:rsidRPr="007B3BD8">
              <w:rPr>
                <w:b/>
                <w:vertAlign w:val="subscript"/>
              </w:rPr>
              <w:t>2.5</w:t>
            </w:r>
          </w:p>
        </w:tc>
        <w:tc>
          <w:tcPr>
            <w:tcW w:w="796" w:type="dxa"/>
            <w:shd w:val="clear" w:color="auto" w:fill="auto"/>
            <w:vAlign w:val="center"/>
          </w:tcPr>
          <w:p w14:paraId="2E5DB91C" w14:textId="77777777" w:rsidR="001A11CB" w:rsidRPr="007B3BD8" w:rsidRDefault="001A11CB" w:rsidP="00E43DD9">
            <w:pPr>
              <w:pStyle w:val="LZ-4"/>
              <w:rPr>
                <w:b/>
              </w:rPr>
            </w:pPr>
            <w:r w:rsidRPr="007B3BD8">
              <w:rPr>
                <w:b/>
              </w:rPr>
              <w:t>BC</w:t>
            </w:r>
          </w:p>
        </w:tc>
        <w:tc>
          <w:tcPr>
            <w:tcW w:w="797" w:type="dxa"/>
            <w:shd w:val="clear" w:color="auto" w:fill="auto"/>
            <w:vAlign w:val="center"/>
          </w:tcPr>
          <w:p w14:paraId="5C933EB0" w14:textId="77777777" w:rsidR="001A11CB" w:rsidRPr="007B3BD8" w:rsidRDefault="001A11CB" w:rsidP="00E43DD9">
            <w:pPr>
              <w:pStyle w:val="LZ-4"/>
              <w:rPr>
                <w:b/>
              </w:rPr>
            </w:pPr>
            <w:r w:rsidRPr="007B3BD8">
              <w:rPr>
                <w:b/>
              </w:rPr>
              <w:t>OC</w:t>
            </w:r>
          </w:p>
        </w:tc>
        <w:tc>
          <w:tcPr>
            <w:tcW w:w="796" w:type="dxa"/>
            <w:shd w:val="clear" w:color="auto" w:fill="auto"/>
            <w:vAlign w:val="center"/>
          </w:tcPr>
          <w:p w14:paraId="17D8C5C6" w14:textId="77777777" w:rsidR="001A11CB" w:rsidRPr="007B3BD8" w:rsidRDefault="001A11CB" w:rsidP="00E43DD9">
            <w:pPr>
              <w:pStyle w:val="LZ-4"/>
              <w:rPr>
                <w:b/>
              </w:rPr>
            </w:pPr>
            <w:r w:rsidRPr="007B3BD8">
              <w:rPr>
                <w:b/>
              </w:rPr>
              <w:t>VOC</w:t>
            </w:r>
          </w:p>
        </w:tc>
        <w:tc>
          <w:tcPr>
            <w:tcW w:w="797" w:type="dxa"/>
            <w:shd w:val="clear" w:color="auto" w:fill="auto"/>
            <w:vAlign w:val="center"/>
          </w:tcPr>
          <w:p w14:paraId="7227FC9E" w14:textId="77777777" w:rsidR="001A11CB" w:rsidRPr="007B3BD8" w:rsidRDefault="001A11CB" w:rsidP="00E43DD9">
            <w:pPr>
              <w:pStyle w:val="LZ-4"/>
              <w:rPr>
                <w:b/>
              </w:rPr>
            </w:pPr>
            <w:r w:rsidRPr="007B3BD8">
              <w:rPr>
                <w:b/>
              </w:rPr>
              <w:t>NH</w:t>
            </w:r>
            <w:r w:rsidRPr="007B3BD8">
              <w:rPr>
                <w:b/>
                <w:vertAlign w:val="subscript"/>
              </w:rPr>
              <w:t>3</w:t>
            </w:r>
          </w:p>
        </w:tc>
      </w:tr>
      <w:tr w:rsidR="001A11CB" w:rsidRPr="007B3BD8" w14:paraId="67F3A718" w14:textId="77777777" w:rsidTr="00E43DD9">
        <w:trPr>
          <w:trHeight w:val="174"/>
          <w:jc w:val="center"/>
        </w:trPr>
        <w:tc>
          <w:tcPr>
            <w:tcW w:w="1304" w:type="dxa"/>
            <w:vMerge w:val="restart"/>
            <w:shd w:val="clear" w:color="auto" w:fill="auto"/>
            <w:vAlign w:val="center"/>
          </w:tcPr>
          <w:p w14:paraId="101A82C9" w14:textId="77777777" w:rsidR="001A11CB" w:rsidRPr="007B3BD8" w:rsidRDefault="001A11CB" w:rsidP="00E43DD9">
            <w:pPr>
              <w:pStyle w:val="LZ-4"/>
              <w:rPr>
                <w:szCs w:val="22"/>
              </w:rPr>
            </w:pPr>
            <w:r w:rsidRPr="007B3BD8">
              <w:rPr>
                <w:szCs w:val="21"/>
              </w:rPr>
              <w:t>煤炭</w:t>
            </w:r>
          </w:p>
        </w:tc>
        <w:tc>
          <w:tcPr>
            <w:tcW w:w="1159" w:type="dxa"/>
            <w:shd w:val="clear" w:color="auto" w:fill="auto"/>
            <w:vAlign w:val="center"/>
          </w:tcPr>
          <w:p w14:paraId="64181E8E" w14:textId="77777777" w:rsidR="001A11CB" w:rsidRPr="007B3BD8" w:rsidRDefault="001A11CB" w:rsidP="00E43DD9">
            <w:pPr>
              <w:pStyle w:val="LZ-4"/>
              <w:rPr>
                <w:szCs w:val="22"/>
              </w:rPr>
            </w:pPr>
            <w:r w:rsidRPr="007B3BD8">
              <w:rPr>
                <w:szCs w:val="22"/>
              </w:rPr>
              <w:t>水泥行业</w:t>
            </w:r>
          </w:p>
        </w:tc>
        <w:tc>
          <w:tcPr>
            <w:tcW w:w="796" w:type="dxa"/>
            <w:shd w:val="clear" w:color="auto" w:fill="auto"/>
            <w:vAlign w:val="center"/>
          </w:tcPr>
          <w:p w14:paraId="0C590DA6" w14:textId="77777777" w:rsidR="001A11CB" w:rsidRPr="007B3BD8" w:rsidRDefault="001A11CB" w:rsidP="00E43DD9">
            <w:pPr>
              <w:pStyle w:val="LZ-4"/>
              <w:rPr>
                <w:szCs w:val="22"/>
              </w:rPr>
            </w:pPr>
            <w:r w:rsidRPr="007B3BD8">
              <w:rPr>
                <w:szCs w:val="22"/>
              </w:rPr>
              <w:t>6.8</w:t>
            </w:r>
          </w:p>
        </w:tc>
        <w:tc>
          <w:tcPr>
            <w:tcW w:w="796" w:type="dxa"/>
            <w:shd w:val="clear" w:color="auto" w:fill="auto"/>
            <w:vAlign w:val="center"/>
          </w:tcPr>
          <w:p w14:paraId="4F6D4789" w14:textId="77777777" w:rsidR="001A11CB" w:rsidRPr="007B3BD8" w:rsidRDefault="001A11CB" w:rsidP="00E43DD9">
            <w:pPr>
              <w:pStyle w:val="LZ-4"/>
              <w:rPr>
                <w:szCs w:val="22"/>
              </w:rPr>
            </w:pPr>
            <w:r w:rsidRPr="007B3BD8">
              <w:rPr>
                <w:szCs w:val="22"/>
              </w:rPr>
              <w:t>10.80</w:t>
            </w:r>
          </w:p>
        </w:tc>
        <w:tc>
          <w:tcPr>
            <w:tcW w:w="797" w:type="dxa"/>
            <w:shd w:val="clear" w:color="auto" w:fill="auto"/>
            <w:vAlign w:val="center"/>
          </w:tcPr>
          <w:p w14:paraId="2E5E2F62" w14:textId="77777777" w:rsidR="001A11CB" w:rsidRPr="007B3BD8" w:rsidRDefault="001A11CB" w:rsidP="00E43DD9">
            <w:pPr>
              <w:pStyle w:val="LZ-4"/>
              <w:rPr>
                <w:szCs w:val="22"/>
              </w:rPr>
            </w:pPr>
            <w:r w:rsidRPr="007B3BD8">
              <w:rPr>
                <w:szCs w:val="22"/>
              </w:rPr>
              <w:t>64.30</w:t>
            </w:r>
          </w:p>
        </w:tc>
        <w:tc>
          <w:tcPr>
            <w:tcW w:w="796" w:type="dxa"/>
            <w:shd w:val="clear" w:color="auto" w:fill="auto"/>
            <w:vAlign w:val="center"/>
          </w:tcPr>
          <w:p w14:paraId="6E4C898E" w14:textId="77777777" w:rsidR="001A11CB" w:rsidRPr="007B3BD8" w:rsidRDefault="001A11CB" w:rsidP="00E43DD9">
            <w:pPr>
              <w:pStyle w:val="LZ-4"/>
              <w:rPr>
                <w:szCs w:val="22"/>
              </w:rPr>
            </w:pPr>
            <w:r w:rsidRPr="007B3BD8">
              <w:rPr>
                <w:szCs w:val="22"/>
              </w:rPr>
              <w:t>--</w:t>
            </w:r>
          </w:p>
        </w:tc>
        <w:tc>
          <w:tcPr>
            <w:tcW w:w="796" w:type="dxa"/>
            <w:shd w:val="clear" w:color="auto" w:fill="auto"/>
            <w:vAlign w:val="center"/>
          </w:tcPr>
          <w:p w14:paraId="09460D51" w14:textId="77777777" w:rsidR="001A11CB" w:rsidRPr="007B3BD8" w:rsidRDefault="001A11CB" w:rsidP="00E43DD9">
            <w:pPr>
              <w:pStyle w:val="LZ-4"/>
              <w:rPr>
                <w:szCs w:val="22"/>
              </w:rPr>
            </w:pPr>
            <w:r w:rsidRPr="007B3BD8">
              <w:rPr>
                <w:szCs w:val="22"/>
              </w:rPr>
              <w:t>--</w:t>
            </w:r>
          </w:p>
        </w:tc>
        <w:tc>
          <w:tcPr>
            <w:tcW w:w="796" w:type="dxa"/>
            <w:shd w:val="clear" w:color="auto" w:fill="auto"/>
            <w:vAlign w:val="center"/>
          </w:tcPr>
          <w:p w14:paraId="5F79924C" w14:textId="77777777" w:rsidR="001A11CB" w:rsidRPr="007B3BD8" w:rsidRDefault="001A11CB" w:rsidP="00E43DD9">
            <w:pPr>
              <w:pStyle w:val="LZ-4"/>
              <w:rPr>
                <w:szCs w:val="22"/>
              </w:rPr>
            </w:pPr>
            <w:r w:rsidRPr="007B3BD8">
              <w:rPr>
                <w:szCs w:val="22"/>
              </w:rPr>
              <w:t>--</w:t>
            </w:r>
          </w:p>
        </w:tc>
        <w:tc>
          <w:tcPr>
            <w:tcW w:w="797" w:type="dxa"/>
            <w:shd w:val="clear" w:color="auto" w:fill="auto"/>
            <w:vAlign w:val="center"/>
          </w:tcPr>
          <w:p w14:paraId="55EE5E73" w14:textId="77777777" w:rsidR="001A11CB" w:rsidRPr="007B3BD8" w:rsidRDefault="001A11CB" w:rsidP="00E43DD9">
            <w:pPr>
              <w:pStyle w:val="LZ-4"/>
              <w:rPr>
                <w:szCs w:val="22"/>
              </w:rPr>
            </w:pPr>
            <w:r w:rsidRPr="007B3BD8">
              <w:rPr>
                <w:szCs w:val="22"/>
              </w:rPr>
              <w:t>--</w:t>
            </w:r>
          </w:p>
        </w:tc>
        <w:tc>
          <w:tcPr>
            <w:tcW w:w="796" w:type="dxa"/>
            <w:shd w:val="clear" w:color="auto" w:fill="auto"/>
            <w:vAlign w:val="center"/>
          </w:tcPr>
          <w:p w14:paraId="34AA50BF" w14:textId="77777777" w:rsidR="001A11CB" w:rsidRPr="007B3BD8" w:rsidRDefault="001A11CB" w:rsidP="00E43DD9">
            <w:pPr>
              <w:pStyle w:val="LZ-4"/>
              <w:rPr>
                <w:szCs w:val="22"/>
              </w:rPr>
            </w:pPr>
            <w:r w:rsidRPr="007B3BD8">
              <w:rPr>
                <w:szCs w:val="22"/>
              </w:rPr>
              <w:t>0.018</w:t>
            </w:r>
          </w:p>
        </w:tc>
        <w:tc>
          <w:tcPr>
            <w:tcW w:w="797" w:type="dxa"/>
            <w:shd w:val="clear" w:color="auto" w:fill="auto"/>
            <w:vAlign w:val="center"/>
          </w:tcPr>
          <w:p w14:paraId="04E8899B" w14:textId="77777777" w:rsidR="001A11CB" w:rsidRPr="007B3BD8" w:rsidRDefault="001A11CB" w:rsidP="00E43DD9">
            <w:pPr>
              <w:pStyle w:val="LZ-4"/>
              <w:rPr>
                <w:szCs w:val="22"/>
              </w:rPr>
            </w:pPr>
            <w:r w:rsidRPr="007B3BD8">
              <w:rPr>
                <w:szCs w:val="22"/>
              </w:rPr>
              <w:t>--</w:t>
            </w:r>
          </w:p>
        </w:tc>
      </w:tr>
      <w:tr w:rsidR="001A11CB" w:rsidRPr="007B3BD8" w14:paraId="3DEA9DC4" w14:textId="77777777" w:rsidTr="00E43DD9">
        <w:trPr>
          <w:trHeight w:val="182"/>
          <w:jc w:val="center"/>
        </w:trPr>
        <w:tc>
          <w:tcPr>
            <w:tcW w:w="1304" w:type="dxa"/>
            <w:vMerge/>
            <w:shd w:val="clear" w:color="auto" w:fill="auto"/>
            <w:vAlign w:val="center"/>
          </w:tcPr>
          <w:p w14:paraId="095E2EDF" w14:textId="77777777" w:rsidR="001A11CB" w:rsidRPr="007B3BD8" w:rsidRDefault="001A11CB" w:rsidP="00E43DD9">
            <w:pPr>
              <w:pStyle w:val="LZ-4"/>
              <w:rPr>
                <w:szCs w:val="22"/>
              </w:rPr>
            </w:pPr>
          </w:p>
        </w:tc>
        <w:tc>
          <w:tcPr>
            <w:tcW w:w="1159" w:type="dxa"/>
            <w:shd w:val="clear" w:color="auto" w:fill="auto"/>
            <w:vAlign w:val="center"/>
          </w:tcPr>
          <w:p w14:paraId="7D38CABE" w14:textId="77777777" w:rsidR="001A11CB" w:rsidRPr="007B3BD8" w:rsidRDefault="001A11CB" w:rsidP="00E43DD9">
            <w:pPr>
              <w:pStyle w:val="LZ-4"/>
              <w:rPr>
                <w:szCs w:val="22"/>
              </w:rPr>
            </w:pPr>
            <w:r w:rsidRPr="007B3BD8">
              <w:rPr>
                <w:szCs w:val="22"/>
              </w:rPr>
              <w:t>砖瓦行业</w:t>
            </w:r>
          </w:p>
        </w:tc>
        <w:tc>
          <w:tcPr>
            <w:tcW w:w="796" w:type="dxa"/>
            <w:shd w:val="clear" w:color="auto" w:fill="auto"/>
            <w:vAlign w:val="center"/>
          </w:tcPr>
          <w:p w14:paraId="06C6E1E6" w14:textId="77777777" w:rsidR="001A11CB" w:rsidRPr="007B3BD8" w:rsidRDefault="001A11CB" w:rsidP="00E43DD9">
            <w:pPr>
              <w:pStyle w:val="LZ-4"/>
              <w:rPr>
                <w:szCs w:val="22"/>
              </w:rPr>
            </w:pPr>
            <w:r w:rsidRPr="007B3BD8">
              <w:rPr>
                <w:szCs w:val="22"/>
              </w:rPr>
              <w:t>5.8</w:t>
            </w:r>
          </w:p>
        </w:tc>
        <w:tc>
          <w:tcPr>
            <w:tcW w:w="796" w:type="dxa"/>
            <w:shd w:val="clear" w:color="auto" w:fill="auto"/>
            <w:vAlign w:val="center"/>
          </w:tcPr>
          <w:p w14:paraId="16D4E63C" w14:textId="77777777" w:rsidR="001A11CB" w:rsidRPr="007B3BD8" w:rsidRDefault="001A11CB" w:rsidP="00E43DD9">
            <w:pPr>
              <w:pStyle w:val="LZ-4"/>
              <w:rPr>
                <w:szCs w:val="22"/>
              </w:rPr>
            </w:pPr>
            <w:r w:rsidRPr="007B3BD8">
              <w:rPr>
                <w:szCs w:val="22"/>
              </w:rPr>
              <w:t>4.7</w:t>
            </w:r>
          </w:p>
        </w:tc>
        <w:tc>
          <w:tcPr>
            <w:tcW w:w="797" w:type="dxa"/>
            <w:shd w:val="clear" w:color="auto" w:fill="auto"/>
            <w:vAlign w:val="center"/>
          </w:tcPr>
          <w:p w14:paraId="00914FB0" w14:textId="77777777" w:rsidR="001A11CB" w:rsidRPr="007B3BD8" w:rsidRDefault="001A11CB" w:rsidP="00E43DD9">
            <w:pPr>
              <w:pStyle w:val="LZ-4"/>
              <w:rPr>
                <w:szCs w:val="22"/>
              </w:rPr>
            </w:pPr>
            <w:r w:rsidRPr="007B3BD8">
              <w:rPr>
                <w:szCs w:val="22"/>
              </w:rPr>
              <w:t>150</w:t>
            </w:r>
          </w:p>
        </w:tc>
        <w:tc>
          <w:tcPr>
            <w:tcW w:w="796" w:type="dxa"/>
            <w:shd w:val="clear" w:color="auto" w:fill="auto"/>
            <w:vAlign w:val="center"/>
          </w:tcPr>
          <w:p w14:paraId="61AAB5C7" w14:textId="77777777" w:rsidR="001A11CB" w:rsidRPr="007B3BD8" w:rsidRDefault="001A11CB" w:rsidP="00E43DD9">
            <w:pPr>
              <w:pStyle w:val="LZ-4"/>
              <w:rPr>
                <w:szCs w:val="22"/>
              </w:rPr>
            </w:pPr>
            <w:r w:rsidRPr="007B3BD8">
              <w:rPr>
                <w:szCs w:val="22"/>
              </w:rPr>
              <w:t>--</w:t>
            </w:r>
          </w:p>
        </w:tc>
        <w:tc>
          <w:tcPr>
            <w:tcW w:w="796" w:type="dxa"/>
            <w:shd w:val="clear" w:color="auto" w:fill="auto"/>
            <w:vAlign w:val="center"/>
          </w:tcPr>
          <w:p w14:paraId="6D0C7EE4" w14:textId="77777777" w:rsidR="001A11CB" w:rsidRPr="007B3BD8" w:rsidRDefault="001A11CB" w:rsidP="00E43DD9">
            <w:pPr>
              <w:pStyle w:val="LZ-4"/>
              <w:rPr>
                <w:szCs w:val="22"/>
              </w:rPr>
            </w:pPr>
            <w:r w:rsidRPr="007B3BD8">
              <w:rPr>
                <w:szCs w:val="22"/>
              </w:rPr>
              <w:t>--</w:t>
            </w:r>
          </w:p>
        </w:tc>
        <w:tc>
          <w:tcPr>
            <w:tcW w:w="796" w:type="dxa"/>
            <w:shd w:val="clear" w:color="auto" w:fill="auto"/>
            <w:vAlign w:val="center"/>
          </w:tcPr>
          <w:p w14:paraId="136CCFD7" w14:textId="77777777" w:rsidR="001A11CB" w:rsidRPr="007B3BD8" w:rsidRDefault="001A11CB" w:rsidP="00E43DD9">
            <w:pPr>
              <w:pStyle w:val="LZ-4"/>
              <w:rPr>
                <w:szCs w:val="22"/>
              </w:rPr>
            </w:pPr>
            <w:r w:rsidRPr="007B3BD8">
              <w:rPr>
                <w:szCs w:val="22"/>
              </w:rPr>
              <w:t>--</w:t>
            </w:r>
          </w:p>
        </w:tc>
        <w:tc>
          <w:tcPr>
            <w:tcW w:w="797" w:type="dxa"/>
            <w:shd w:val="clear" w:color="auto" w:fill="auto"/>
            <w:vAlign w:val="center"/>
          </w:tcPr>
          <w:p w14:paraId="506E2ADE" w14:textId="77777777" w:rsidR="001A11CB" w:rsidRPr="007B3BD8" w:rsidRDefault="001A11CB" w:rsidP="00E43DD9">
            <w:pPr>
              <w:pStyle w:val="LZ-4"/>
              <w:rPr>
                <w:szCs w:val="22"/>
              </w:rPr>
            </w:pPr>
            <w:r w:rsidRPr="007B3BD8">
              <w:rPr>
                <w:szCs w:val="22"/>
              </w:rPr>
              <w:t>--</w:t>
            </w:r>
          </w:p>
        </w:tc>
        <w:tc>
          <w:tcPr>
            <w:tcW w:w="796" w:type="dxa"/>
            <w:shd w:val="clear" w:color="auto" w:fill="auto"/>
            <w:vAlign w:val="center"/>
          </w:tcPr>
          <w:p w14:paraId="2D6F7698" w14:textId="77777777" w:rsidR="001A11CB" w:rsidRPr="007B3BD8" w:rsidRDefault="001A11CB" w:rsidP="00E43DD9">
            <w:pPr>
              <w:pStyle w:val="LZ-4"/>
              <w:rPr>
                <w:szCs w:val="22"/>
              </w:rPr>
            </w:pPr>
            <w:r w:rsidRPr="007B3BD8">
              <w:rPr>
                <w:szCs w:val="22"/>
              </w:rPr>
              <w:t>0.018</w:t>
            </w:r>
          </w:p>
        </w:tc>
        <w:tc>
          <w:tcPr>
            <w:tcW w:w="797" w:type="dxa"/>
            <w:shd w:val="clear" w:color="auto" w:fill="auto"/>
            <w:vAlign w:val="center"/>
          </w:tcPr>
          <w:p w14:paraId="282566EF" w14:textId="77777777" w:rsidR="001A11CB" w:rsidRPr="007B3BD8" w:rsidRDefault="001A11CB" w:rsidP="00E43DD9">
            <w:pPr>
              <w:pStyle w:val="LZ-4"/>
              <w:rPr>
                <w:szCs w:val="22"/>
              </w:rPr>
            </w:pPr>
            <w:r w:rsidRPr="007B3BD8">
              <w:rPr>
                <w:szCs w:val="22"/>
              </w:rPr>
              <w:t>--</w:t>
            </w:r>
          </w:p>
        </w:tc>
      </w:tr>
      <w:tr w:rsidR="001A11CB" w:rsidRPr="007B3BD8" w14:paraId="1FB3D636" w14:textId="77777777" w:rsidTr="00E43DD9">
        <w:trPr>
          <w:trHeight w:val="182"/>
          <w:jc w:val="center"/>
        </w:trPr>
        <w:tc>
          <w:tcPr>
            <w:tcW w:w="1304" w:type="dxa"/>
            <w:vMerge/>
            <w:shd w:val="clear" w:color="auto" w:fill="auto"/>
            <w:vAlign w:val="center"/>
          </w:tcPr>
          <w:p w14:paraId="6CB331DB" w14:textId="77777777" w:rsidR="001A11CB" w:rsidRPr="007B3BD8" w:rsidRDefault="001A11CB" w:rsidP="00E43DD9">
            <w:pPr>
              <w:pStyle w:val="LZ-4"/>
              <w:rPr>
                <w:szCs w:val="22"/>
              </w:rPr>
            </w:pPr>
          </w:p>
        </w:tc>
        <w:tc>
          <w:tcPr>
            <w:tcW w:w="1159" w:type="dxa"/>
            <w:shd w:val="clear" w:color="auto" w:fill="auto"/>
            <w:vAlign w:val="center"/>
          </w:tcPr>
          <w:p w14:paraId="318C8D9B" w14:textId="77777777" w:rsidR="001A11CB" w:rsidRPr="007B3BD8" w:rsidRDefault="001A11CB" w:rsidP="00E43DD9">
            <w:pPr>
              <w:pStyle w:val="LZ-4"/>
              <w:rPr>
                <w:szCs w:val="22"/>
              </w:rPr>
            </w:pPr>
            <w:r w:rsidRPr="007B3BD8">
              <w:rPr>
                <w:szCs w:val="22"/>
              </w:rPr>
              <w:t>石灰行业</w:t>
            </w:r>
          </w:p>
        </w:tc>
        <w:tc>
          <w:tcPr>
            <w:tcW w:w="796" w:type="dxa"/>
            <w:shd w:val="clear" w:color="auto" w:fill="auto"/>
            <w:vAlign w:val="center"/>
          </w:tcPr>
          <w:p w14:paraId="78212E46" w14:textId="77777777" w:rsidR="001A11CB" w:rsidRPr="007B3BD8" w:rsidRDefault="001A11CB" w:rsidP="00E43DD9">
            <w:pPr>
              <w:pStyle w:val="LZ-4"/>
              <w:rPr>
                <w:szCs w:val="22"/>
              </w:rPr>
            </w:pPr>
            <w:r w:rsidRPr="007B3BD8">
              <w:rPr>
                <w:szCs w:val="22"/>
              </w:rPr>
              <w:t>16</w:t>
            </w:r>
          </w:p>
        </w:tc>
        <w:tc>
          <w:tcPr>
            <w:tcW w:w="796" w:type="dxa"/>
            <w:shd w:val="clear" w:color="auto" w:fill="auto"/>
            <w:vAlign w:val="center"/>
          </w:tcPr>
          <w:p w14:paraId="2BF931C3" w14:textId="77777777" w:rsidR="001A11CB" w:rsidRPr="007B3BD8" w:rsidRDefault="001A11CB" w:rsidP="00E43DD9">
            <w:pPr>
              <w:pStyle w:val="LZ-4"/>
              <w:rPr>
                <w:szCs w:val="22"/>
              </w:rPr>
            </w:pPr>
            <w:r w:rsidRPr="007B3BD8">
              <w:rPr>
                <w:szCs w:val="22"/>
              </w:rPr>
              <w:t>1.7</w:t>
            </w:r>
          </w:p>
        </w:tc>
        <w:tc>
          <w:tcPr>
            <w:tcW w:w="797" w:type="dxa"/>
            <w:shd w:val="clear" w:color="auto" w:fill="auto"/>
            <w:vAlign w:val="center"/>
          </w:tcPr>
          <w:p w14:paraId="11F6C2E9" w14:textId="77777777" w:rsidR="001A11CB" w:rsidRPr="007B3BD8" w:rsidRDefault="001A11CB" w:rsidP="00E43DD9">
            <w:pPr>
              <w:pStyle w:val="LZ-4"/>
              <w:rPr>
                <w:szCs w:val="22"/>
              </w:rPr>
            </w:pPr>
            <w:r w:rsidRPr="007B3BD8">
              <w:rPr>
                <w:szCs w:val="22"/>
              </w:rPr>
              <w:t>115</w:t>
            </w:r>
          </w:p>
        </w:tc>
        <w:tc>
          <w:tcPr>
            <w:tcW w:w="796" w:type="dxa"/>
            <w:shd w:val="clear" w:color="auto" w:fill="auto"/>
            <w:vAlign w:val="center"/>
          </w:tcPr>
          <w:p w14:paraId="42A0198B" w14:textId="77777777" w:rsidR="001A11CB" w:rsidRPr="007B3BD8" w:rsidRDefault="001A11CB" w:rsidP="00E43DD9">
            <w:pPr>
              <w:pStyle w:val="LZ-4"/>
              <w:rPr>
                <w:szCs w:val="22"/>
              </w:rPr>
            </w:pPr>
            <w:r w:rsidRPr="007B3BD8">
              <w:rPr>
                <w:szCs w:val="22"/>
              </w:rPr>
              <w:t>--</w:t>
            </w:r>
          </w:p>
        </w:tc>
        <w:tc>
          <w:tcPr>
            <w:tcW w:w="796" w:type="dxa"/>
            <w:shd w:val="clear" w:color="auto" w:fill="auto"/>
            <w:vAlign w:val="center"/>
          </w:tcPr>
          <w:p w14:paraId="1300CC7B" w14:textId="77777777" w:rsidR="001A11CB" w:rsidRPr="007B3BD8" w:rsidRDefault="001A11CB" w:rsidP="00E43DD9">
            <w:pPr>
              <w:pStyle w:val="LZ-4"/>
              <w:rPr>
                <w:szCs w:val="22"/>
              </w:rPr>
            </w:pPr>
            <w:r w:rsidRPr="007B3BD8">
              <w:rPr>
                <w:szCs w:val="22"/>
              </w:rPr>
              <w:t>--</w:t>
            </w:r>
          </w:p>
        </w:tc>
        <w:tc>
          <w:tcPr>
            <w:tcW w:w="796" w:type="dxa"/>
            <w:shd w:val="clear" w:color="auto" w:fill="auto"/>
            <w:vAlign w:val="center"/>
          </w:tcPr>
          <w:p w14:paraId="20B13C23" w14:textId="77777777" w:rsidR="001A11CB" w:rsidRPr="007B3BD8" w:rsidRDefault="001A11CB" w:rsidP="00E43DD9">
            <w:pPr>
              <w:pStyle w:val="LZ-4"/>
              <w:rPr>
                <w:szCs w:val="22"/>
              </w:rPr>
            </w:pPr>
            <w:r w:rsidRPr="007B3BD8">
              <w:rPr>
                <w:szCs w:val="22"/>
              </w:rPr>
              <w:t>--</w:t>
            </w:r>
          </w:p>
        </w:tc>
        <w:tc>
          <w:tcPr>
            <w:tcW w:w="797" w:type="dxa"/>
            <w:shd w:val="clear" w:color="auto" w:fill="auto"/>
            <w:vAlign w:val="center"/>
          </w:tcPr>
          <w:p w14:paraId="4A5CE00F" w14:textId="77777777" w:rsidR="001A11CB" w:rsidRPr="007B3BD8" w:rsidRDefault="001A11CB" w:rsidP="00E43DD9">
            <w:pPr>
              <w:pStyle w:val="LZ-4"/>
              <w:rPr>
                <w:szCs w:val="22"/>
              </w:rPr>
            </w:pPr>
            <w:r w:rsidRPr="007B3BD8">
              <w:rPr>
                <w:szCs w:val="22"/>
              </w:rPr>
              <w:t>--</w:t>
            </w:r>
          </w:p>
        </w:tc>
        <w:tc>
          <w:tcPr>
            <w:tcW w:w="796" w:type="dxa"/>
            <w:shd w:val="clear" w:color="auto" w:fill="auto"/>
            <w:vAlign w:val="center"/>
          </w:tcPr>
          <w:p w14:paraId="680C7504" w14:textId="77777777" w:rsidR="001A11CB" w:rsidRPr="007B3BD8" w:rsidRDefault="001A11CB" w:rsidP="00E43DD9">
            <w:pPr>
              <w:pStyle w:val="LZ-4"/>
              <w:rPr>
                <w:szCs w:val="22"/>
              </w:rPr>
            </w:pPr>
            <w:r w:rsidRPr="007B3BD8">
              <w:rPr>
                <w:szCs w:val="22"/>
              </w:rPr>
              <w:t>0.018</w:t>
            </w:r>
          </w:p>
        </w:tc>
        <w:tc>
          <w:tcPr>
            <w:tcW w:w="797" w:type="dxa"/>
            <w:shd w:val="clear" w:color="auto" w:fill="auto"/>
            <w:vAlign w:val="center"/>
          </w:tcPr>
          <w:p w14:paraId="40F204ED" w14:textId="77777777" w:rsidR="001A11CB" w:rsidRPr="007B3BD8" w:rsidRDefault="001A11CB" w:rsidP="00E43DD9">
            <w:pPr>
              <w:pStyle w:val="LZ-4"/>
              <w:rPr>
                <w:szCs w:val="22"/>
              </w:rPr>
            </w:pPr>
            <w:r w:rsidRPr="007B3BD8">
              <w:rPr>
                <w:szCs w:val="22"/>
              </w:rPr>
              <w:t>--</w:t>
            </w:r>
          </w:p>
        </w:tc>
      </w:tr>
      <w:tr w:rsidR="001A11CB" w:rsidRPr="007B3BD8" w14:paraId="44ABCABD" w14:textId="77777777" w:rsidTr="00E43DD9">
        <w:trPr>
          <w:trHeight w:val="182"/>
          <w:jc w:val="center"/>
        </w:trPr>
        <w:tc>
          <w:tcPr>
            <w:tcW w:w="1304" w:type="dxa"/>
            <w:vMerge/>
            <w:shd w:val="clear" w:color="auto" w:fill="auto"/>
            <w:vAlign w:val="center"/>
          </w:tcPr>
          <w:p w14:paraId="512D8E7D" w14:textId="77777777" w:rsidR="001A11CB" w:rsidRPr="007B3BD8" w:rsidRDefault="001A11CB" w:rsidP="00E43DD9">
            <w:pPr>
              <w:pStyle w:val="LZ-4"/>
              <w:rPr>
                <w:szCs w:val="22"/>
              </w:rPr>
            </w:pPr>
          </w:p>
        </w:tc>
        <w:tc>
          <w:tcPr>
            <w:tcW w:w="1159" w:type="dxa"/>
            <w:shd w:val="clear" w:color="auto" w:fill="auto"/>
            <w:vAlign w:val="center"/>
          </w:tcPr>
          <w:p w14:paraId="5BC02614" w14:textId="77777777" w:rsidR="001A11CB" w:rsidRPr="007B3BD8" w:rsidRDefault="001A11CB" w:rsidP="00E43DD9">
            <w:pPr>
              <w:pStyle w:val="LZ-4"/>
              <w:rPr>
                <w:szCs w:val="22"/>
              </w:rPr>
            </w:pPr>
            <w:r w:rsidRPr="007B3BD8">
              <w:rPr>
                <w:szCs w:val="22"/>
              </w:rPr>
              <w:t>其他行业</w:t>
            </w:r>
          </w:p>
        </w:tc>
        <w:tc>
          <w:tcPr>
            <w:tcW w:w="796" w:type="dxa"/>
            <w:shd w:val="clear" w:color="auto" w:fill="auto"/>
            <w:vAlign w:val="center"/>
          </w:tcPr>
          <w:p w14:paraId="7581B0D8" w14:textId="77777777" w:rsidR="001A11CB" w:rsidRPr="007B3BD8" w:rsidRDefault="001A11CB" w:rsidP="00E43DD9">
            <w:pPr>
              <w:pStyle w:val="LZ-4"/>
              <w:rPr>
                <w:szCs w:val="22"/>
              </w:rPr>
            </w:pPr>
            <w:r w:rsidRPr="007B3BD8">
              <w:rPr>
                <w:szCs w:val="22"/>
              </w:rPr>
              <w:t>--</w:t>
            </w:r>
          </w:p>
        </w:tc>
        <w:tc>
          <w:tcPr>
            <w:tcW w:w="796" w:type="dxa"/>
            <w:shd w:val="clear" w:color="auto" w:fill="auto"/>
            <w:vAlign w:val="center"/>
          </w:tcPr>
          <w:p w14:paraId="0B6A37AC" w14:textId="77777777" w:rsidR="001A11CB" w:rsidRPr="007B3BD8" w:rsidRDefault="001A11CB" w:rsidP="00E43DD9">
            <w:pPr>
              <w:pStyle w:val="LZ-4"/>
              <w:rPr>
                <w:szCs w:val="22"/>
              </w:rPr>
            </w:pPr>
            <w:r w:rsidRPr="007B3BD8">
              <w:rPr>
                <w:szCs w:val="22"/>
              </w:rPr>
              <w:t>4.29</w:t>
            </w:r>
          </w:p>
        </w:tc>
        <w:tc>
          <w:tcPr>
            <w:tcW w:w="797" w:type="dxa"/>
            <w:shd w:val="clear" w:color="auto" w:fill="auto"/>
            <w:vAlign w:val="center"/>
          </w:tcPr>
          <w:p w14:paraId="04E675DD" w14:textId="77777777" w:rsidR="001A11CB" w:rsidRPr="007B3BD8" w:rsidRDefault="001A11CB" w:rsidP="00E43DD9">
            <w:pPr>
              <w:pStyle w:val="LZ-4"/>
              <w:rPr>
                <w:szCs w:val="22"/>
              </w:rPr>
            </w:pPr>
            <w:r w:rsidRPr="007B3BD8">
              <w:rPr>
                <w:szCs w:val="22"/>
              </w:rPr>
              <w:t>23.53</w:t>
            </w:r>
          </w:p>
        </w:tc>
        <w:tc>
          <w:tcPr>
            <w:tcW w:w="796" w:type="dxa"/>
            <w:shd w:val="clear" w:color="auto" w:fill="auto"/>
            <w:vAlign w:val="center"/>
          </w:tcPr>
          <w:p w14:paraId="1844517D" w14:textId="77777777" w:rsidR="001A11CB" w:rsidRPr="007B3BD8" w:rsidRDefault="001A11CB" w:rsidP="00E43DD9">
            <w:pPr>
              <w:pStyle w:val="LZ-4"/>
              <w:rPr>
                <w:szCs w:val="22"/>
              </w:rPr>
            </w:pPr>
            <w:r w:rsidRPr="007B3BD8">
              <w:rPr>
                <w:szCs w:val="22"/>
              </w:rPr>
              <w:t>--</w:t>
            </w:r>
          </w:p>
        </w:tc>
        <w:tc>
          <w:tcPr>
            <w:tcW w:w="796" w:type="dxa"/>
            <w:shd w:val="clear" w:color="auto" w:fill="auto"/>
            <w:vAlign w:val="center"/>
          </w:tcPr>
          <w:p w14:paraId="0FF6F6B7" w14:textId="77777777" w:rsidR="001A11CB" w:rsidRPr="007B3BD8" w:rsidRDefault="001A11CB" w:rsidP="00E43DD9">
            <w:pPr>
              <w:pStyle w:val="LZ-4"/>
              <w:rPr>
                <w:szCs w:val="22"/>
              </w:rPr>
            </w:pPr>
            <w:r w:rsidRPr="007B3BD8">
              <w:rPr>
                <w:szCs w:val="22"/>
              </w:rPr>
              <w:t>--</w:t>
            </w:r>
          </w:p>
        </w:tc>
        <w:tc>
          <w:tcPr>
            <w:tcW w:w="796" w:type="dxa"/>
            <w:shd w:val="clear" w:color="auto" w:fill="auto"/>
            <w:vAlign w:val="center"/>
          </w:tcPr>
          <w:p w14:paraId="106376D7" w14:textId="77777777" w:rsidR="001A11CB" w:rsidRPr="007B3BD8" w:rsidRDefault="001A11CB" w:rsidP="00E43DD9">
            <w:pPr>
              <w:pStyle w:val="LZ-4"/>
              <w:rPr>
                <w:szCs w:val="22"/>
              </w:rPr>
            </w:pPr>
            <w:r w:rsidRPr="007B3BD8">
              <w:rPr>
                <w:szCs w:val="22"/>
              </w:rPr>
              <w:t>--</w:t>
            </w:r>
          </w:p>
        </w:tc>
        <w:tc>
          <w:tcPr>
            <w:tcW w:w="797" w:type="dxa"/>
            <w:shd w:val="clear" w:color="auto" w:fill="auto"/>
            <w:vAlign w:val="center"/>
          </w:tcPr>
          <w:p w14:paraId="52D2DDF6" w14:textId="77777777" w:rsidR="001A11CB" w:rsidRPr="007B3BD8" w:rsidRDefault="001A11CB" w:rsidP="00E43DD9">
            <w:pPr>
              <w:pStyle w:val="LZ-4"/>
              <w:rPr>
                <w:szCs w:val="22"/>
              </w:rPr>
            </w:pPr>
            <w:r w:rsidRPr="007B3BD8">
              <w:rPr>
                <w:szCs w:val="22"/>
              </w:rPr>
              <w:t>--</w:t>
            </w:r>
          </w:p>
        </w:tc>
        <w:tc>
          <w:tcPr>
            <w:tcW w:w="796" w:type="dxa"/>
            <w:shd w:val="clear" w:color="auto" w:fill="auto"/>
            <w:vAlign w:val="center"/>
          </w:tcPr>
          <w:p w14:paraId="7E9A079F" w14:textId="77777777" w:rsidR="001A11CB" w:rsidRPr="007B3BD8" w:rsidRDefault="001A11CB" w:rsidP="00E43DD9">
            <w:pPr>
              <w:pStyle w:val="LZ-4"/>
              <w:rPr>
                <w:szCs w:val="22"/>
              </w:rPr>
            </w:pPr>
            <w:r w:rsidRPr="007B3BD8">
              <w:rPr>
                <w:szCs w:val="22"/>
              </w:rPr>
              <w:t>0.018</w:t>
            </w:r>
          </w:p>
        </w:tc>
        <w:tc>
          <w:tcPr>
            <w:tcW w:w="797" w:type="dxa"/>
            <w:shd w:val="clear" w:color="auto" w:fill="auto"/>
            <w:vAlign w:val="center"/>
          </w:tcPr>
          <w:p w14:paraId="7623561F" w14:textId="77777777" w:rsidR="001A11CB" w:rsidRPr="007B3BD8" w:rsidRDefault="001A11CB" w:rsidP="00E43DD9">
            <w:pPr>
              <w:pStyle w:val="LZ-4"/>
              <w:rPr>
                <w:szCs w:val="22"/>
              </w:rPr>
            </w:pPr>
            <w:r w:rsidRPr="007B3BD8">
              <w:rPr>
                <w:szCs w:val="22"/>
              </w:rPr>
              <w:t>--</w:t>
            </w:r>
          </w:p>
        </w:tc>
      </w:tr>
      <w:tr w:rsidR="001A11CB" w:rsidRPr="007B3BD8" w14:paraId="6719BC1B" w14:textId="77777777" w:rsidTr="00E43DD9">
        <w:trPr>
          <w:trHeight w:val="366"/>
          <w:jc w:val="center"/>
        </w:trPr>
        <w:tc>
          <w:tcPr>
            <w:tcW w:w="1304" w:type="dxa"/>
            <w:shd w:val="clear" w:color="auto" w:fill="auto"/>
            <w:vAlign w:val="center"/>
          </w:tcPr>
          <w:p w14:paraId="0D8D88A8" w14:textId="77777777" w:rsidR="001A11CB" w:rsidRPr="007B3BD8" w:rsidRDefault="001A11CB" w:rsidP="00E43DD9">
            <w:pPr>
              <w:pStyle w:val="LZ-4"/>
              <w:rPr>
                <w:szCs w:val="22"/>
              </w:rPr>
            </w:pPr>
            <w:r w:rsidRPr="007B3BD8">
              <w:rPr>
                <w:szCs w:val="22"/>
              </w:rPr>
              <w:t>燃料油</w:t>
            </w:r>
          </w:p>
        </w:tc>
        <w:tc>
          <w:tcPr>
            <w:tcW w:w="1159" w:type="dxa"/>
            <w:shd w:val="clear" w:color="auto" w:fill="auto"/>
            <w:vAlign w:val="center"/>
          </w:tcPr>
          <w:p w14:paraId="09C06043" w14:textId="77777777" w:rsidR="001A11CB" w:rsidRPr="007B3BD8" w:rsidRDefault="001A11CB" w:rsidP="00E43DD9">
            <w:pPr>
              <w:pStyle w:val="LZ-4"/>
              <w:rPr>
                <w:szCs w:val="22"/>
              </w:rPr>
            </w:pPr>
            <w:r w:rsidRPr="007B3BD8">
              <w:rPr>
                <w:szCs w:val="22"/>
              </w:rPr>
              <w:t>所有行业</w:t>
            </w:r>
          </w:p>
        </w:tc>
        <w:tc>
          <w:tcPr>
            <w:tcW w:w="796" w:type="dxa"/>
            <w:shd w:val="clear" w:color="auto" w:fill="auto"/>
            <w:vAlign w:val="center"/>
          </w:tcPr>
          <w:p w14:paraId="3439ABE7" w14:textId="77777777" w:rsidR="001A11CB" w:rsidRPr="007B3BD8" w:rsidRDefault="001A11CB" w:rsidP="00E43DD9">
            <w:pPr>
              <w:pStyle w:val="LZ-4"/>
              <w:rPr>
                <w:szCs w:val="22"/>
              </w:rPr>
            </w:pPr>
            <w:r w:rsidRPr="007B3BD8">
              <w:rPr>
                <w:szCs w:val="22"/>
              </w:rPr>
              <w:t>20</w:t>
            </w:r>
          </w:p>
        </w:tc>
        <w:tc>
          <w:tcPr>
            <w:tcW w:w="796" w:type="dxa"/>
            <w:shd w:val="clear" w:color="auto" w:fill="auto"/>
            <w:vAlign w:val="center"/>
          </w:tcPr>
          <w:p w14:paraId="23849449" w14:textId="77777777" w:rsidR="001A11CB" w:rsidRPr="007B3BD8" w:rsidRDefault="001A11CB" w:rsidP="00E43DD9">
            <w:pPr>
              <w:pStyle w:val="LZ-4"/>
              <w:rPr>
                <w:szCs w:val="22"/>
              </w:rPr>
            </w:pPr>
            <w:r w:rsidRPr="007B3BD8">
              <w:rPr>
                <w:szCs w:val="22"/>
              </w:rPr>
              <w:t>5.84</w:t>
            </w:r>
          </w:p>
        </w:tc>
        <w:tc>
          <w:tcPr>
            <w:tcW w:w="797" w:type="dxa"/>
            <w:shd w:val="clear" w:color="auto" w:fill="auto"/>
            <w:vAlign w:val="center"/>
          </w:tcPr>
          <w:p w14:paraId="3039866B" w14:textId="77777777" w:rsidR="001A11CB" w:rsidRPr="007B3BD8" w:rsidRDefault="001A11CB" w:rsidP="00E43DD9">
            <w:pPr>
              <w:pStyle w:val="LZ-4"/>
              <w:rPr>
                <w:szCs w:val="22"/>
              </w:rPr>
            </w:pPr>
            <w:r w:rsidRPr="007B3BD8">
              <w:rPr>
                <w:szCs w:val="22"/>
              </w:rPr>
              <w:t>0.6</w:t>
            </w:r>
          </w:p>
        </w:tc>
        <w:tc>
          <w:tcPr>
            <w:tcW w:w="796" w:type="dxa"/>
            <w:shd w:val="clear" w:color="auto" w:fill="auto"/>
            <w:vAlign w:val="center"/>
          </w:tcPr>
          <w:p w14:paraId="29E67ECE" w14:textId="77777777" w:rsidR="001A11CB" w:rsidRPr="007B3BD8" w:rsidRDefault="001A11CB" w:rsidP="00E43DD9">
            <w:pPr>
              <w:pStyle w:val="LZ-4"/>
              <w:rPr>
                <w:szCs w:val="22"/>
              </w:rPr>
            </w:pPr>
            <w:r w:rsidRPr="007B3BD8">
              <w:rPr>
                <w:szCs w:val="22"/>
              </w:rPr>
              <w:t>1.03</w:t>
            </w:r>
          </w:p>
        </w:tc>
        <w:tc>
          <w:tcPr>
            <w:tcW w:w="796" w:type="dxa"/>
            <w:shd w:val="clear" w:color="auto" w:fill="auto"/>
            <w:vAlign w:val="center"/>
          </w:tcPr>
          <w:p w14:paraId="0A9B66B4" w14:textId="77777777" w:rsidR="001A11CB" w:rsidRPr="007B3BD8" w:rsidRDefault="001A11CB" w:rsidP="00E43DD9">
            <w:pPr>
              <w:pStyle w:val="LZ-4"/>
              <w:rPr>
                <w:szCs w:val="22"/>
              </w:rPr>
            </w:pPr>
            <w:r w:rsidRPr="007B3BD8">
              <w:rPr>
                <w:szCs w:val="22"/>
              </w:rPr>
              <w:t>0.67</w:t>
            </w:r>
          </w:p>
        </w:tc>
        <w:tc>
          <w:tcPr>
            <w:tcW w:w="796" w:type="dxa"/>
            <w:shd w:val="clear" w:color="auto" w:fill="auto"/>
            <w:vAlign w:val="center"/>
          </w:tcPr>
          <w:p w14:paraId="06BFADE8" w14:textId="77777777" w:rsidR="001A11CB" w:rsidRPr="007B3BD8" w:rsidRDefault="001A11CB" w:rsidP="00E43DD9">
            <w:pPr>
              <w:pStyle w:val="LZ-4"/>
              <w:rPr>
                <w:szCs w:val="22"/>
              </w:rPr>
            </w:pPr>
            <w:r w:rsidRPr="007B3BD8">
              <w:rPr>
                <w:szCs w:val="22"/>
              </w:rPr>
              <w:t>0.04</w:t>
            </w:r>
          </w:p>
        </w:tc>
        <w:tc>
          <w:tcPr>
            <w:tcW w:w="797" w:type="dxa"/>
            <w:shd w:val="clear" w:color="auto" w:fill="auto"/>
            <w:vAlign w:val="center"/>
          </w:tcPr>
          <w:p w14:paraId="027F5EB3" w14:textId="77777777" w:rsidR="001A11CB" w:rsidRPr="007B3BD8" w:rsidRDefault="001A11CB" w:rsidP="00E43DD9">
            <w:pPr>
              <w:pStyle w:val="LZ-4"/>
              <w:rPr>
                <w:szCs w:val="22"/>
              </w:rPr>
            </w:pPr>
            <w:r w:rsidRPr="007B3BD8">
              <w:rPr>
                <w:szCs w:val="22"/>
              </w:rPr>
              <w:t>0.0134</w:t>
            </w:r>
          </w:p>
        </w:tc>
        <w:tc>
          <w:tcPr>
            <w:tcW w:w="796" w:type="dxa"/>
            <w:shd w:val="clear" w:color="auto" w:fill="auto"/>
            <w:vAlign w:val="center"/>
          </w:tcPr>
          <w:p w14:paraId="6B609C17" w14:textId="77777777" w:rsidR="001A11CB" w:rsidRPr="007B3BD8" w:rsidRDefault="001A11CB" w:rsidP="00E43DD9">
            <w:pPr>
              <w:pStyle w:val="LZ-4"/>
              <w:rPr>
                <w:szCs w:val="22"/>
              </w:rPr>
            </w:pPr>
            <w:r w:rsidRPr="007B3BD8">
              <w:rPr>
                <w:szCs w:val="22"/>
              </w:rPr>
              <w:t>2.88</w:t>
            </w:r>
          </w:p>
        </w:tc>
        <w:tc>
          <w:tcPr>
            <w:tcW w:w="797" w:type="dxa"/>
            <w:shd w:val="clear" w:color="auto" w:fill="auto"/>
            <w:vAlign w:val="center"/>
          </w:tcPr>
          <w:p w14:paraId="74511EDB" w14:textId="77777777" w:rsidR="001A11CB" w:rsidRPr="007B3BD8" w:rsidRDefault="001A11CB" w:rsidP="00E43DD9">
            <w:pPr>
              <w:pStyle w:val="LZ-4"/>
              <w:rPr>
                <w:szCs w:val="22"/>
              </w:rPr>
            </w:pPr>
            <w:r w:rsidRPr="007B3BD8">
              <w:rPr>
                <w:szCs w:val="22"/>
              </w:rPr>
              <w:t>0.1143</w:t>
            </w:r>
          </w:p>
        </w:tc>
      </w:tr>
      <w:tr w:rsidR="001A11CB" w:rsidRPr="007B3BD8" w14:paraId="68092D02" w14:textId="77777777" w:rsidTr="00E43DD9">
        <w:trPr>
          <w:trHeight w:val="182"/>
          <w:jc w:val="center"/>
        </w:trPr>
        <w:tc>
          <w:tcPr>
            <w:tcW w:w="1304" w:type="dxa"/>
            <w:shd w:val="clear" w:color="auto" w:fill="auto"/>
            <w:vAlign w:val="center"/>
          </w:tcPr>
          <w:p w14:paraId="61523E16" w14:textId="77777777" w:rsidR="001A11CB" w:rsidRPr="007B3BD8" w:rsidRDefault="001A11CB" w:rsidP="00E43DD9">
            <w:pPr>
              <w:pStyle w:val="LZ-4"/>
              <w:rPr>
                <w:szCs w:val="22"/>
              </w:rPr>
            </w:pPr>
            <w:r w:rsidRPr="007B3BD8">
              <w:rPr>
                <w:szCs w:val="22"/>
              </w:rPr>
              <w:t>天然气</w:t>
            </w:r>
            <w:r w:rsidRPr="007B3BD8">
              <w:rPr>
                <w:szCs w:val="22"/>
                <w:vertAlign w:val="superscript"/>
              </w:rPr>
              <w:t>C</w:t>
            </w:r>
          </w:p>
        </w:tc>
        <w:tc>
          <w:tcPr>
            <w:tcW w:w="1159" w:type="dxa"/>
            <w:shd w:val="clear" w:color="auto" w:fill="auto"/>
            <w:vAlign w:val="center"/>
          </w:tcPr>
          <w:p w14:paraId="2B24A983" w14:textId="77777777" w:rsidR="001A11CB" w:rsidRPr="007B3BD8" w:rsidRDefault="001A11CB" w:rsidP="00E43DD9">
            <w:pPr>
              <w:pStyle w:val="LZ-4"/>
              <w:rPr>
                <w:szCs w:val="22"/>
              </w:rPr>
            </w:pPr>
            <w:r w:rsidRPr="007B3BD8">
              <w:rPr>
                <w:szCs w:val="22"/>
              </w:rPr>
              <w:t>所有行业</w:t>
            </w:r>
          </w:p>
        </w:tc>
        <w:tc>
          <w:tcPr>
            <w:tcW w:w="796" w:type="dxa"/>
            <w:shd w:val="clear" w:color="auto" w:fill="auto"/>
            <w:vAlign w:val="center"/>
          </w:tcPr>
          <w:p w14:paraId="3887C010" w14:textId="77777777" w:rsidR="001A11CB" w:rsidRPr="007B3BD8" w:rsidRDefault="001A11CB" w:rsidP="00E43DD9">
            <w:pPr>
              <w:pStyle w:val="LZ-4"/>
              <w:rPr>
                <w:szCs w:val="22"/>
              </w:rPr>
            </w:pPr>
            <w:r w:rsidRPr="007B3BD8">
              <w:rPr>
                <w:szCs w:val="22"/>
              </w:rPr>
              <w:t>0.18</w:t>
            </w:r>
          </w:p>
        </w:tc>
        <w:tc>
          <w:tcPr>
            <w:tcW w:w="796" w:type="dxa"/>
            <w:shd w:val="clear" w:color="auto" w:fill="auto"/>
            <w:vAlign w:val="center"/>
          </w:tcPr>
          <w:p w14:paraId="4ADFE580" w14:textId="77777777" w:rsidR="001A11CB" w:rsidRPr="007B3BD8" w:rsidRDefault="001A11CB" w:rsidP="00E43DD9">
            <w:pPr>
              <w:pStyle w:val="LZ-4"/>
              <w:rPr>
                <w:szCs w:val="22"/>
              </w:rPr>
            </w:pPr>
            <w:r w:rsidRPr="007B3BD8">
              <w:rPr>
                <w:szCs w:val="22"/>
              </w:rPr>
              <w:t>2.09</w:t>
            </w:r>
          </w:p>
        </w:tc>
        <w:tc>
          <w:tcPr>
            <w:tcW w:w="797" w:type="dxa"/>
            <w:shd w:val="clear" w:color="auto" w:fill="auto"/>
            <w:vAlign w:val="center"/>
          </w:tcPr>
          <w:p w14:paraId="0A74487A" w14:textId="77777777" w:rsidR="001A11CB" w:rsidRPr="007B3BD8" w:rsidRDefault="001A11CB" w:rsidP="00E43DD9">
            <w:pPr>
              <w:pStyle w:val="LZ-4"/>
              <w:rPr>
                <w:szCs w:val="22"/>
              </w:rPr>
            </w:pPr>
            <w:r w:rsidRPr="007B3BD8">
              <w:rPr>
                <w:szCs w:val="22"/>
              </w:rPr>
              <w:t>1.3</w:t>
            </w:r>
          </w:p>
        </w:tc>
        <w:tc>
          <w:tcPr>
            <w:tcW w:w="796" w:type="dxa"/>
            <w:shd w:val="clear" w:color="auto" w:fill="auto"/>
            <w:vAlign w:val="center"/>
          </w:tcPr>
          <w:p w14:paraId="2A0D3628" w14:textId="77777777" w:rsidR="001A11CB" w:rsidRPr="007B3BD8" w:rsidRDefault="001A11CB" w:rsidP="00E43DD9">
            <w:pPr>
              <w:pStyle w:val="LZ-4"/>
              <w:rPr>
                <w:szCs w:val="22"/>
              </w:rPr>
            </w:pPr>
            <w:r w:rsidRPr="007B3BD8">
              <w:rPr>
                <w:szCs w:val="22"/>
              </w:rPr>
              <w:t>0.24</w:t>
            </w:r>
          </w:p>
        </w:tc>
        <w:tc>
          <w:tcPr>
            <w:tcW w:w="796" w:type="dxa"/>
            <w:shd w:val="clear" w:color="auto" w:fill="auto"/>
            <w:vAlign w:val="center"/>
          </w:tcPr>
          <w:p w14:paraId="57E35B18" w14:textId="77777777" w:rsidR="001A11CB" w:rsidRPr="007B3BD8" w:rsidRDefault="001A11CB" w:rsidP="00E43DD9">
            <w:pPr>
              <w:pStyle w:val="LZ-4"/>
              <w:rPr>
                <w:szCs w:val="22"/>
              </w:rPr>
            </w:pPr>
            <w:r w:rsidRPr="007B3BD8">
              <w:rPr>
                <w:szCs w:val="22"/>
              </w:rPr>
              <w:t>0.17</w:t>
            </w:r>
          </w:p>
        </w:tc>
        <w:tc>
          <w:tcPr>
            <w:tcW w:w="796" w:type="dxa"/>
            <w:shd w:val="clear" w:color="auto" w:fill="auto"/>
            <w:vAlign w:val="center"/>
          </w:tcPr>
          <w:p w14:paraId="482A9B42" w14:textId="77777777" w:rsidR="001A11CB" w:rsidRPr="007B3BD8" w:rsidRDefault="001A11CB" w:rsidP="00E43DD9">
            <w:pPr>
              <w:pStyle w:val="LZ-4"/>
              <w:rPr>
                <w:szCs w:val="22"/>
              </w:rPr>
            </w:pPr>
            <w:r w:rsidRPr="007B3BD8">
              <w:rPr>
                <w:szCs w:val="22"/>
              </w:rPr>
              <w:t>0.016</w:t>
            </w:r>
          </w:p>
        </w:tc>
        <w:tc>
          <w:tcPr>
            <w:tcW w:w="797" w:type="dxa"/>
            <w:shd w:val="clear" w:color="auto" w:fill="auto"/>
            <w:vAlign w:val="center"/>
          </w:tcPr>
          <w:p w14:paraId="25931044" w14:textId="77777777" w:rsidR="001A11CB" w:rsidRPr="007B3BD8" w:rsidRDefault="001A11CB" w:rsidP="00E43DD9">
            <w:pPr>
              <w:pStyle w:val="LZ-4"/>
              <w:rPr>
                <w:szCs w:val="22"/>
              </w:rPr>
            </w:pPr>
            <w:r w:rsidRPr="007B3BD8">
              <w:rPr>
                <w:szCs w:val="22"/>
              </w:rPr>
              <w:t>0.051</w:t>
            </w:r>
          </w:p>
        </w:tc>
        <w:tc>
          <w:tcPr>
            <w:tcW w:w="796" w:type="dxa"/>
            <w:shd w:val="clear" w:color="auto" w:fill="auto"/>
            <w:vAlign w:val="center"/>
          </w:tcPr>
          <w:p w14:paraId="15E3B9A7" w14:textId="77777777" w:rsidR="001A11CB" w:rsidRPr="007B3BD8" w:rsidRDefault="001A11CB" w:rsidP="00E43DD9">
            <w:pPr>
              <w:pStyle w:val="LZ-4"/>
              <w:rPr>
                <w:szCs w:val="22"/>
              </w:rPr>
            </w:pPr>
            <w:r w:rsidRPr="007B3BD8">
              <w:rPr>
                <w:szCs w:val="22"/>
              </w:rPr>
              <w:t>0.12</w:t>
            </w:r>
          </w:p>
        </w:tc>
        <w:tc>
          <w:tcPr>
            <w:tcW w:w="797" w:type="dxa"/>
            <w:shd w:val="clear" w:color="auto" w:fill="auto"/>
            <w:vAlign w:val="center"/>
          </w:tcPr>
          <w:p w14:paraId="5C55F0F1" w14:textId="77777777" w:rsidR="001A11CB" w:rsidRPr="007B3BD8" w:rsidRDefault="001A11CB" w:rsidP="00E43DD9">
            <w:pPr>
              <w:pStyle w:val="LZ-4"/>
              <w:rPr>
                <w:szCs w:val="22"/>
              </w:rPr>
            </w:pPr>
            <w:r w:rsidRPr="007B3BD8">
              <w:rPr>
                <w:szCs w:val="22"/>
              </w:rPr>
              <w:t>0.051</w:t>
            </w:r>
          </w:p>
        </w:tc>
      </w:tr>
    </w:tbl>
    <w:p w14:paraId="43108F4D" w14:textId="77777777" w:rsidR="001A11CB" w:rsidRPr="007B3BD8" w:rsidRDefault="001A11CB" w:rsidP="001A11CB">
      <w:pPr>
        <w:pStyle w:val="LZ-6"/>
      </w:pPr>
      <w:r w:rsidRPr="007B3BD8">
        <w:t>备注：</w:t>
      </w:r>
      <w:r w:rsidRPr="007B3BD8">
        <w:t>C</w:t>
      </w:r>
      <w:r w:rsidRPr="007B3BD8">
        <w:t>气体燃料排放系数单位是</w:t>
      </w:r>
      <w:r w:rsidRPr="007B3BD8">
        <w:t>g/m</w:t>
      </w:r>
      <w:r w:rsidRPr="007B3BD8">
        <w:rPr>
          <w:vertAlign w:val="superscript"/>
        </w:rPr>
        <w:t>3</w:t>
      </w:r>
      <w:r w:rsidRPr="007B3BD8">
        <w:t>。</w:t>
      </w:r>
    </w:p>
    <w:p w14:paraId="6D565430" w14:textId="7269F7E1" w:rsidR="001A11CB" w:rsidRPr="007B3BD8" w:rsidRDefault="001A11CB" w:rsidP="001A11CB">
      <w:pPr>
        <w:pStyle w:val="LZ-0"/>
      </w:pPr>
      <w:r w:rsidRPr="007B3BD8">
        <w:rPr>
          <w:rFonts w:hint="eastAsia"/>
        </w:rPr>
        <w:t>表</w:t>
      </w:r>
      <w:r w:rsidR="001F1DA6">
        <w:t>3</w:t>
      </w:r>
      <w:r w:rsidRPr="007B3BD8">
        <w:rPr>
          <w:rFonts w:hint="eastAsia"/>
        </w:rPr>
        <w:t>-</w:t>
      </w:r>
      <w:del w:id="251" w:author="彭 mq" w:date="2023-03-09T09:00:00Z">
        <w:r w:rsidRPr="007B3BD8" w:rsidDel="009B223C">
          <w:rPr>
            <w:rFonts w:hint="eastAsia"/>
          </w:rPr>
          <w:delText xml:space="preserve"> </w:delText>
        </w:r>
      </w:del>
      <w:r w:rsidRPr="007B3BD8">
        <w:fldChar w:fldCharType="begin"/>
      </w:r>
      <w:r w:rsidRPr="007B3BD8">
        <w:instrText xml:space="preserve"> </w:instrText>
      </w:r>
      <w:r w:rsidRPr="007B3BD8">
        <w:rPr>
          <w:rFonts w:hint="eastAsia"/>
        </w:rPr>
        <w:instrText xml:space="preserve">SEQ </w:instrText>
      </w:r>
      <w:r w:rsidRPr="007B3BD8">
        <w:rPr>
          <w:rFonts w:hint="eastAsia"/>
        </w:rPr>
        <w:instrText>表</w:instrText>
      </w:r>
      <w:r w:rsidRPr="007B3BD8">
        <w:rPr>
          <w:rFonts w:hint="eastAsia"/>
        </w:rPr>
        <w:instrText>5- \* ARABIC</w:instrText>
      </w:r>
      <w:r w:rsidRPr="007B3BD8">
        <w:instrText xml:space="preserve"> </w:instrText>
      </w:r>
      <w:r w:rsidRPr="007B3BD8">
        <w:fldChar w:fldCharType="separate"/>
      </w:r>
      <w:r w:rsidR="000E3AA8">
        <w:rPr>
          <w:noProof/>
        </w:rPr>
        <w:t>4</w:t>
      </w:r>
      <w:r w:rsidRPr="007B3BD8">
        <w:fldChar w:fldCharType="end"/>
      </w:r>
      <w:ins w:id="252" w:author="彭 mq" w:date="2023-03-09T09:00:00Z">
        <w:r w:rsidR="009B223C">
          <w:t xml:space="preserve"> </w:t>
        </w:r>
      </w:ins>
      <w:r w:rsidRPr="007B3BD8">
        <w:rPr>
          <w:rStyle w:val="Char1"/>
          <w:rFonts w:ascii="Times New Roman" w:eastAsia="黑体" w:hAnsi="Times New Roman"/>
          <w:b w:val="0"/>
        </w:rPr>
        <w:t>燃煤源污染物</w:t>
      </w:r>
      <w:r w:rsidRPr="007B3BD8">
        <w:rPr>
          <w:rStyle w:val="Char1"/>
          <w:rFonts w:ascii="Times New Roman" w:eastAsia="黑体" w:hAnsi="Times New Roman" w:hint="eastAsia"/>
          <w:b w:val="0"/>
        </w:rPr>
        <w:t>产生系数</w:t>
      </w:r>
      <w:r w:rsidRPr="007B3BD8">
        <w:rPr>
          <w:rStyle w:val="Char1"/>
          <w:rFonts w:ascii="Times New Roman" w:eastAsia="黑体" w:hAnsi="Times New Roman"/>
          <w:b w:val="0"/>
        </w:rPr>
        <w:t>相关参数</w:t>
      </w:r>
    </w:p>
    <w:tbl>
      <w:tblPr>
        <w:tblW w:w="9639"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1"/>
        <w:gridCol w:w="1738"/>
        <w:gridCol w:w="1065"/>
        <w:gridCol w:w="1065"/>
        <w:gridCol w:w="1235"/>
        <w:gridCol w:w="142"/>
        <w:gridCol w:w="1275"/>
        <w:gridCol w:w="1134"/>
        <w:gridCol w:w="1134"/>
      </w:tblGrid>
      <w:tr w:rsidR="001A11CB" w:rsidRPr="007B3BD8" w14:paraId="4E0B5A6A" w14:textId="77777777" w:rsidTr="00E43DD9">
        <w:tc>
          <w:tcPr>
            <w:tcW w:w="851" w:type="dxa"/>
            <w:vAlign w:val="center"/>
          </w:tcPr>
          <w:p w14:paraId="23E89FC3" w14:textId="77777777" w:rsidR="001A11CB" w:rsidRPr="007B3BD8" w:rsidRDefault="001A11CB" w:rsidP="00E43DD9">
            <w:pPr>
              <w:pStyle w:val="LZ-4"/>
              <w:rPr>
                <w:b/>
              </w:rPr>
            </w:pPr>
            <w:r w:rsidRPr="007B3BD8">
              <w:rPr>
                <w:b/>
              </w:rPr>
              <w:t>行业</w:t>
            </w:r>
          </w:p>
        </w:tc>
        <w:tc>
          <w:tcPr>
            <w:tcW w:w="1738" w:type="dxa"/>
            <w:vAlign w:val="center"/>
          </w:tcPr>
          <w:p w14:paraId="2E45CC17" w14:textId="77777777" w:rsidR="001A11CB" w:rsidRPr="007B3BD8" w:rsidRDefault="001A11CB" w:rsidP="00E43DD9">
            <w:pPr>
              <w:pStyle w:val="LZ-4"/>
              <w:rPr>
                <w:b/>
              </w:rPr>
            </w:pPr>
            <w:r w:rsidRPr="007B3BD8">
              <w:rPr>
                <w:b/>
              </w:rPr>
              <w:t>燃烧技术</w:t>
            </w:r>
          </w:p>
        </w:tc>
        <w:tc>
          <w:tcPr>
            <w:tcW w:w="1065" w:type="dxa"/>
            <w:vAlign w:val="center"/>
          </w:tcPr>
          <w:p w14:paraId="46B35670" w14:textId="77777777" w:rsidR="001A11CB" w:rsidRPr="007B3BD8" w:rsidRDefault="001A11CB" w:rsidP="00E43DD9">
            <w:pPr>
              <w:pStyle w:val="LZ-4"/>
              <w:rPr>
                <w:b/>
              </w:rPr>
            </w:pPr>
            <w:r w:rsidRPr="007B3BD8">
              <w:rPr>
                <w:b/>
              </w:rPr>
              <w:t>硫分进入</w:t>
            </w:r>
            <w:r w:rsidRPr="007B3BD8">
              <w:rPr>
                <w:b/>
              </w:rPr>
              <w:br/>
            </w:r>
            <w:r w:rsidRPr="007B3BD8">
              <w:rPr>
                <w:b/>
              </w:rPr>
              <w:t>底灰比例</w:t>
            </w:r>
          </w:p>
        </w:tc>
        <w:tc>
          <w:tcPr>
            <w:tcW w:w="1065" w:type="dxa"/>
            <w:vAlign w:val="center"/>
          </w:tcPr>
          <w:p w14:paraId="6907D67C" w14:textId="77777777" w:rsidR="001A11CB" w:rsidRPr="007B3BD8" w:rsidRDefault="001A11CB" w:rsidP="00E43DD9">
            <w:pPr>
              <w:pStyle w:val="LZ-4"/>
              <w:rPr>
                <w:b/>
              </w:rPr>
            </w:pPr>
            <w:r w:rsidRPr="007B3BD8">
              <w:rPr>
                <w:b/>
              </w:rPr>
              <w:t>灰分进入</w:t>
            </w:r>
            <w:r w:rsidRPr="007B3BD8">
              <w:rPr>
                <w:b/>
              </w:rPr>
              <w:br/>
            </w:r>
            <w:r w:rsidRPr="007B3BD8">
              <w:rPr>
                <w:b/>
              </w:rPr>
              <w:t>底灰比例</w:t>
            </w:r>
          </w:p>
        </w:tc>
        <w:tc>
          <w:tcPr>
            <w:tcW w:w="1377" w:type="dxa"/>
            <w:gridSpan w:val="2"/>
            <w:vAlign w:val="center"/>
          </w:tcPr>
          <w:p w14:paraId="6CBC3E0B" w14:textId="77777777" w:rsidR="001A11CB" w:rsidRPr="007B3BD8" w:rsidRDefault="001A11CB" w:rsidP="00E43DD9">
            <w:pPr>
              <w:pStyle w:val="LZ-4"/>
              <w:rPr>
                <w:b/>
              </w:rPr>
            </w:pPr>
            <w:r w:rsidRPr="007B3BD8">
              <w:rPr>
                <w:b/>
              </w:rPr>
              <w:t>PM</w:t>
            </w:r>
            <w:r w:rsidRPr="007B3BD8">
              <w:rPr>
                <w:b/>
                <w:vertAlign w:val="subscript"/>
              </w:rPr>
              <w:t>2.5</w:t>
            </w:r>
            <w:r w:rsidRPr="007B3BD8">
              <w:rPr>
                <w:b/>
              </w:rPr>
              <w:t>占总</w:t>
            </w:r>
            <w:r w:rsidRPr="007B3BD8">
              <w:rPr>
                <w:b/>
              </w:rPr>
              <w:br/>
            </w:r>
            <w:r w:rsidRPr="007B3BD8">
              <w:rPr>
                <w:b/>
              </w:rPr>
              <w:t>颗粒物比例</w:t>
            </w:r>
          </w:p>
        </w:tc>
        <w:tc>
          <w:tcPr>
            <w:tcW w:w="1275" w:type="dxa"/>
            <w:vAlign w:val="center"/>
          </w:tcPr>
          <w:p w14:paraId="0CA51486" w14:textId="77777777" w:rsidR="001A11CB" w:rsidRPr="007B3BD8" w:rsidRDefault="001A11CB" w:rsidP="00E43DD9">
            <w:pPr>
              <w:pStyle w:val="LZ-4"/>
              <w:rPr>
                <w:b/>
              </w:rPr>
            </w:pPr>
            <w:r w:rsidRPr="007B3BD8">
              <w:rPr>
                <w:b/>
              </w:rPr>
              <w:t>PM</w:t>
            </w:r>
            <w:r w:rsidRPr="007B3BD8">
              <w:rPr>
                <w:b/>
                <w:vertAlign w:val="subscript"/>
              </w:rPr>
              <w:t>10</w:t>
            </w:r>
            <w:r w:rsidRPr="007B3BD8">
              <w:rPr>
                <w:b/>
              </w:rPr>
              <w:t>占总</w:t>
            </w:r>
            <w:r w:rsidRPr="007B3BD8">
              <w:rPr>
                <w:b/>
              </w:rPr>
              <w:br/>
            </w:r>
            <w:r w:rsidRPr="007B3BD8">
              <w:rPr>
                <w:b/>
              </w:rPr>
              <w:t>颗粒物比例</w:t>
            </w:r>
          </w:p>
        </w:tc>
        <w:tc>
          <w:tcPr>
            <w:tcW w:w="1134" w:type="dxa"/>
            <w:vAlign w:val="center"/>
          </w:tcPr>
          <w:p w14:paraId="34111B24" w14:textId="77777777" w:rsidR="001A11CB" w:rsidRPr="007B3BD8" w:rsidRDefault="001A11CB" w:rsidP="00E43DD9">
            <w:pPr>
              <w:pStyle w:val="LZ-4"/>
              <w:rPr>
                <w:b/>
              </w:rPr>
            </w:pPr>
            <w:r w:rsidRPr="007B3BD8">
              <w:rPr>
                <w:b/>
              </w:rPr>
              <w:t>BC</w:t>
            </w:r>
            <w:r w:rsidRPr="007B3BD8">
              <w:rPr>
                <w:b/>
              </w:rPr>
              <w:t>占</w:t>
            </w:r>
            <w:r w:rsidRPr="007B3BD8">
              <w:rPr>
                <w:b/>
              </w:rPr>
              <w:t>PM</w:t>
            </w:r>
            <w:r w:rsidRPr="007B3BD8">
              <w:rPr>
                <w:b/>
                <w:vertAlign w:val="subscript"/>
              </w:rPr>
              <w:t>2.5</w:t>
            </w:r>
            <w:r w:rsidRPr="007B3BD8">
              <w:rPr>
                <w:b/>
              </w:rPr>
              <w:t>比例</w:t>
            </w:r>
          </w:p>
        </w:tc>
        <w:tc>
          <w:tcPr>
            <w:tcW w:w="1134" w:type="dxa"/>
            <w:vAlign w:val="center"/>
          </w:tcPr>
          <w:p w14:paraId="0F4B1257" w14:textId="77777777" w:rsidR="001A11CB" w:rsidRPr="007B3BD8" w:rsidRDefault="001A11CB" w:rsidP="00E43DD9">
            <w:pPr>
              <w:pStyle w:val="LZ-4"/>
              <w:rPr>
                <w:b/>
              </w:rPr>
            </w:pPr>
            <w:r w:rsidRPr="007B3BD8">
              <w:rPr>
                <w:b/>
              </w:rPr>
              <w:t>OC</w:t>
            </w:r>
            <w:r w:rsidRPr="007B3BD8">
              <w:rPr>
                <w:b/>
              </w:rPr>
              <w:t>占</w:t>
            </w:r>
            <w:r w:rsidRPr="007B3BD8">
              <w:rPr>
                <w:b/>
              </w:rPr>
              <w:t>PM</w:t>
            </w:r>
            <w:r w:rsidRPr="007B3BD8">
              <w:rPr>
                <w:b/>
                <w:vertAlign w:val="subscript"/>
              </w:rPr>
              <w:t>2.5</w:t>
            </w:r>
            <w:r w:rsidRPr="007B3BD8">
              <w:rPr>
                <w:b/>
              </w:rPr>
              <w:t>比例</w:t>
            </w:r>
          </w:p>
        </w:tc>
      </w:tr>
      <w:tr w:rsidR="001A11CB" w:rsidRPr="007B3BD8" w14:paraId="2D720CE2" w14:textId="77777777" w:rsidTr="00E43DD9">
        <w:tc>
          <w:tcPr>
            <w:tcW w:w="851" w:type="dxa"/>
            <w:vAlign w:val="center"/>
          </w:tcPr>
          <w:p w14:paraId="249860F0" w14:textId="77777777" w:rsidR="001A11CB" w:rsidRPr="007B3BD8" w:rsidRDefault="001A11CB" w:rsidP="00E43DD9">
            <w:pPr>
              <w:pStyle w:val="LZ-4"/>
            </w:pPr>
            <w:r w:rsidRPr="007B3BD8">
              <w:t>制造业</w:t>
            </w:r>
          </w:p>
        </w:tc>
        <w:tc>
          <w:tcPr>
            <w:tcW w:w="1738" w:type="dxa"/>
            <w:vAlign w:val="center"/>
          </w:tcPr>
          <w:p w14:paraId="04CB9528" w14:textId="77777777" w:rsidR="001A11CB" w:rsidRPr="007B3BD8" w:rsidRDefault="001A11CB" w:rsidP="00E43DD9">
            <w:pPr>
              <w:pStyle w:val="LZ-4"/>
            </w:pPr>
            <w:r w:rsidRPr="007B3BD8">
              <w:t>煤粉炉</w:t>
            </w:r>
          </w:p>
        </w:tc>
        <w:tc>
          <w:tcPr>
            <w:tcW w:w="1065" w:type="dxa"/>
            <w:vAlign w:val="center"/>
          </w:tcPr>
          <w:p w14:paraId="1125DB54" w14:textId="77777777" w:rsidR="001A11CB" w:rsidRPr="007B3BD8" w:rsidRDefault="001A11CB" w:rsidP="00E43DD9">
            <w:pPr>
              <w:pStyle w:val="LZ-4"/>
            </w:pPr>
            <w:r w:rsidRPr="007B3BD8">
              <w:t>0.15</w:t>
            </w:r>
          </w:p>
        </w:tc>
        <w:tc>
          <w:tcPr>
            <w:tcW w:w="1065" w:type="dxa"/>
            <w:vAlign w:val="center"/>
          </w:tcPr>
          <w:p w14:paraId="745BD70A" w14:textId="77777777" w:rsidR="001A11CB" w:rsidRPr="007B3BD8" w:rsidRDefault="001A11CB" w:rsidP="00E43DD9">
            <w:pPr>
              <w:pStyle w:val="LZ-4"/>
            </w:pPr>
            <w:r w:rsidRPr="007B3BD8">
              <w:t>0.25</w:t>
            </w:r>
          </w:p>
        </w:tc>
        <w:tc>
          <w:tcPr>
            <w:tcW w:w="1235" w:type="dxa"/>
            <w:vAlign w:val="center"/>
          </w:tcPr>
          <w:p w14:paraId="02559D50" w14:textId="77777777" w:rsidR="001A11CB" w:rsidRPr="007B3BD8" w:rsidRDefault="001A11CB" w:rsidP="00E43DD9">
            <w:pPr>
              <w:pStyle w:val="LZ-4"/>
            </w:pPr>
            <w:r w:rsidRPr="007B3BD8">
              <w:t>0.06</w:t>
            </w:r>
          </w:p>
        </w:tc>
        <w:tc>
          <w:tcPr>
            <w:tcW w:w="1417" w:type="dxa"/>
            <w:gridSpan w:val="2"/>
            <w:vAlign w:val="center"/>
          </w:tcPr>
          <w:p w14:paraId="2980B126" w14:textId="77777777" w:rsidR="001A11CB" w:rsidRPr="007B3BD8" w:rsidRDefault="001A11CB" w:rsidP="00E43DD9">
            <w:pPr>
              <w:pStyle w:val="LZ-4"/>
            </w:pPr>
            <w:r w:rsidRPr="007B3BD8">
              <w:t>0.23</w:t>
            </w:r>
          </w:p>
        </w:tc>
        <w:tc>
          <w:tcPr>
            <w:tcW w:w="1134" w:type="dxa"/>
            <w:vAlign w:val="center"/>
          </w:tcPr>
          <w:p w14:paraId="4918C34B" w14:textId="77777777" w:rsidR="001A11CB" w:rsidRPr="007B3BD8" w:rsidRDefault="001A11CB" w:rsidP="00E43DD9">
            <w:pPr>
              <w:pStyle w:val="LZ-4"/>
            </w:pPr>
            <w:r w:rsidRPr="007B3BD8">
              <w:t>0.002</w:t>
            </w:r>
          </w:p>
        </w:tc>
        <w:tc>
          <w:tcPr>
            <w:tcW w:w="1134" w:type="dxa"/>
            <w:vAlign w:val="center"/>
          </w:tcPr>
          <w:p w14:paraId="5608DF79" w14:textId="77777777" w:rsidR="001A11CB" w:rsidRPr="007B3BD8" w:rsidRDefault="001A11CB" w:rsidP="00E43DD9">
            <w:pPr>
              <w:pStyle w:val="LZ-4"/>
            </w:pPr>
            <w:r w:rsidRPr="007B3BD8">
              <w:rPr>
                <w:szCs w:val="22"/>
              </w:rPr>
              <w:t>--</w:t>
            </w:r>
          </w:p>
        </w:tc>
      </w:tr>
      <w:tr w:rsidR="001A11CB" w:rsidRPr="007B3BD8" w14:paraId="5B3F07BC" w14:textId="77777777" w:rsidTr="00E43DD9">
        <w:tc>
          <w:tcPr>
            <w:tcW w:w="851" w:type="dxa"/>
            <w:vAlign w:val="center"/>
          </w:tcPr>
          <w:p w14:paraId="0B651179" w14:textId="77777777" w:rsidR="001A11CB" w:rsidRPr="007B3BD8" w:rsidRDefault="001A11CB" w:rsidP="00E43DD9">
            <w:pPr>
              <w:pStyle w:val="LZ-4"/>
            </w:pPr>
            <w:r w:rsidRPr="007B3BD8">
              <w:t>制造业</w:t>
            </w:r>
          </w:p>
        </w:tc>
        <w:tc>
          <w:tcPr>
            <w:tcW w:w="1738" w:type="dxa"/>
            <w:vAlign w:val="center"/>
          </w:tcPr>
          <w:p w14:paraId="3F5BFA7E" w14:textId="77777777" w:rsidR="001A11CB" w:rsidRPr="007B3BD8" w:rsidRDefault="001A11CB" w:rsidP="00E43DD9">
            <w:pPr>
              <w:pStyle w:val="LZ-4"/>
            </w:pPr>
            <w:r w:rsidRPr="007B3BD8">
              <w:t>流化床炉</w:t>
            </w:r>
          </w:p>
        </w:tc>
        <w:tc>
          <w:tcPr>
            <w:tcW w:w="1065" w:type="dxa"/>
            <w:vAlign w:val="center"/>
          </w:tcPr>
          <w:p w14:paraId="46A57BB4" w14:textId="77777777" w:rsidR="001A11CB" w:rsidRPr="007B3BD8" w:rsidRDefault="001A11CB" w:rsidP="00E43DD9">
            <w:pPr>
              <w:pStyle w:val="LZ-4"/>
            </w:pPr>
            <w:r w:rsidRPr="007B3BD8">
              <w:t>0.15</w:t>
            </w:r>
          </w:p>
        </w:tc>
        <w:tc>
          <w:tcPr>
            <w:tcW w:w="1065" w:type="dxa"/>
            <w:vAlign w:val="center"/>
          </w:tcPr>
          <w:p w14:paraId="5587909D" w14:textId="77777777" w:rsidR="001A11CB" w:rsidRPr="007B3BD8" w:rsidRDefault="001A11CB" w:rsidP="00E43DD9">
            <w:pPr>
              <w:pStyle w:val="LZ-4"/>
            </w:pPr>
            <w:r w:rsidRPr="007B3BD8">
              <w:t>0.4</w:t>
            </w:r>
          </w:p>
        </w:tc>
        <w:tc>
          <w:tcPr>
            <w:tcW w:w="1235" w:type="dxa"/>
            <w:vAlign w:val="center"/>
          </w:tcPr>
          <w:p w14:paraId="4CC3CA46" w14:textId="77777777" w:rsidR="001A11CB" w:rsidRPr="007B3BD8" w:rsidRDefault="001A11CB" w:rsidP="00E43DD9">
            <w:pPr>
              <w:pStyle w:val="LZ-4"/>
            </w:pPr>
            <w:r w:rsidRPr="007B3BD8">
              <w:t>0.07</w:t>
            </w:r>
          </w:p>
        </w:tc>
        <w:tc>
          <w:tcPr>
            <w:tcW w:w="1417" w:type="dxa"/>
            <w:gridSpan w:val="2"/>
            <w:vAlign w:val="center"/>
          </w:tcPr>
          <w:p w14:paraId="0E33C735" w14:textId="77777777" w:rsidR="001A11CB" w:rsidRPr="007B3BD8" w:rsidRDefault="001A11CB" w:rsidP="00E43DD9">
            <w:pPr>
              <w:pStyle w:val="LZ-4"/>
            </w:pPr>
            <w:r w:rsidRPr="007B3BD8">
              <w:t>0.2</w:t>
            </w:r>
          </w:p>
        </w:tc>
        <w:tc>
          <w:tcPr>
            <w:tcW w:w="1134" w:type="dxa"/>
            <w:vAlign w:val="center"/>
          </w:tcPr>
          <w:p w14:paraId="736E05AE" w14:textId="77777777" w:rsidR="001A11CB" w:rsidRPr="007B3BD8" w:rsidRDefault="001A11CB" w:rsidP="00E43DD9">
            <w:pPr>
              <w:pStyle w:val="LZ-4"/>
            </w:pPr>
            <w:r w:rsidRPr="007B3BD8">
              <w:t>0.006</w:t>
            </w:r>
          </w:p>
        </w:tc>
        <w:tc>
          <w:tcPr>
            <w:tcW w:w="1134" w:type="dxa"/>
            <w:vAlign w:val="center"/>
          </w:tcPr>
          <w:p w14:paraId="5EDCE4B6" w14:textId="77777777" w:rsidR="001A11CB" w:rsidRPr="007B3BD8" w:rsidRDefault="001A11CB" w:rsidP="00E43DD9">
            <w:pPr>
              <w:pStyle w:val="LZ-4"/>
            </w:pPr>
            <w:r w:rsidRPr="007B3BD8">
              <w:rPr>
                <w:szCs w:val="22"/>
              </w:rPr>
              <w:t>--</w:t>
            </w:r>
          </w:p>
        </w:tc>
      </w:tr>
      <w:tr w:rsidR="001A11CB" w:rsidRPr="007B3BD8" w14:paraId="17A6C8D1" w14:textId="77777777" w:rsidTr="00E43DD9">
        <w:tc>
          <w:tcPr>
            <w:tcW w:w="851" w:type="dxa"/>
            <w:vAlign w:val="center"/>
          </w:tcPr>
          <w:p w14:paraId="1C18AD89" w14:textId="77777777" w:rsidR="001A11CB" w:rsidRPr="007B3BD8" w:rsidRDefault="001A11CB" w:rsidP="00E43DD9">
            <w:pPr>
              <w:pStyle w:val="LZ-4"/>
            </w:pPr>
            <w:r w:rsidRPr="007B3BD8">
              <w:t>制造业</w:t>
            </w:r>
          </w:p>
        </w:tc>
        <w:tc>
          <w:tcPr>
            <w:tcW w:w="1738" w:type="dxa"/>
            <w:vAlign w:val="center"/>
          </w:tcPr>
          <w:p w14:paraId="79C62C5E" w14:textId="77777777" w:rsidR="001A11CB" w:rsidRPr="007B3BD8" w:rsidRDefault="001A11CB" w:rsidP="00E43DD9">
            <w:pPr>
              <w:pStyle w:val="LZ-4"/>
            </w:pPr>
            <w:r w:rsidRPr="007B3BD8">
              <w:t>自动炉排层燃炉</w:t>
            </w:r>
          </w:p>
        </w:tc>
        <w:tc>
          <w:tcPr>
            <w:tcW w:w="1065" w:type="dxa"/>
            <w:vAlign w:val="center"/>
          </w:tcPr>
          <w:p w14:paraId="42A11CEA" w14:textId="77777777" w:rsidR="001A11CB" w:rsidRPr="007B3BD8" w:rsidRDefault="001A11CB" w:rsidP="00E43DD9">
            <w:pPr>
              <w:pStyle w:val="LZ-4"/>
            </w:pPr>
            <w:r w:rsidRPr="007B3BD8">
              <w:t>0.15</w:t>
            </w:r>
          </w:p>
        </w:tc>
        <w:tc>
          <w:tcPr>
            <w:tcW w:w="1065" w:type="dxa"/>
            <w:vAlign w:val="center"/>
          </w:tcPr>
          <w:p w14:paraId="39DF2622" w14:textId="77777777" w:rsidR="001A11CB" w:rsidRPr="007B3BD8" w:rsidRDefault="001A11CB" w:rsidP="00E43DD9">
            <w:pPr>
              <w:pStyle w:val="LZ-4"/>
            </w:pPr>
            <w:r w:rsidRPr="007B3BD8">
              <w:t>0.85</w:t>
            </w:r>
          </w:p>
        </w:tc>
        <w:tc>
          <w:tcPr>
            <w:tcW w:w="1235" w:type="dxa"/>
            <w:vAlign w:val="center"/>
          </w:tcPr>
          <w:p w14:paraId="40C6BA1F" w14:textId="77777777" w:rsidR="001A11CB" w:rsidRPr="007B3BD8" w:rsidRDefault="001A11CB" w:rsidP="00E43DD9">
            <w:pPr>
              <w:pStyle w:val="LZ-4"/>
            </w:pPr>
            <w:r w:rsidRPr="007B3BD8">
              <w:t>0.07</w:t>
            </w:r>
          </w:p>
        </w:tc>
        <w:tc>
          <w:tcPr>
            <w:tcW w:w="1417" w:type="dxa"/>
            <w:gridSpan w:val="2"/>
            <w:vAlign w:val="center"/>
          </w:tcPr>
          <w:p w14:paraId="22DF13F3" w14:textId="77777777" w:rsidR="001A11CB" w:rsidRPr="007B3BD8" w:rsidRDefault="001A11CB" w:rsidP="00E43DD9">
            <w:pPr>
              <w:pStyle w:val="LZ-4"/>
            </w:pPr>
            <w:r w:rsidRPr="007B3BD8">
              <w:t>0.2</w:t>
            </w:r>
          </w:p>
        </w:tc>
        <w:tc>
          <w:tcPr>
            <w:tcW w:w="1134" w:type="dxa"/>
            <w:vAlign w:val="center"/>
          </w:tcPr>
          <w:p w14:paraId="630D1F33" w14:textId="77777777" w:rsidR="001A11CB" w:rsidRPr="007B3BD8" w:rsidRDefault="001A11CB" w:rsidP="00E43DD9">
            <w:pPr>
              <w:pStyle w:val="LZ-4"/>
            </w:pPr>
            <w:r w:rsidRPr="007B3BD8">
              <w:t>0.2</w:t>
            </w:r>
          </w:p>
        </w:tc>
        <w:tc>
          <w:tcPr>
            <w:tcW w:w="1134" w:type="dxa"/>
            <w:vAlign w:val="center"/>
          </w:tcPr>
          <w:p w14:paraId="0972E423" w14:textId="77777777" w:rsidR="001A11CB" w:rsidRPr="007B3BD8" w:rsidRDefault="001A11CB" w:rsidP="00E43DD9">
            <w:pPr>
              <w:pStyle w:val="LZ-4"/>
            </w:pPr>
            <w:r w:rsidRPr="007B3BD8">
              <w:t>0.04</w:t>
            </w:r>
          </w:p>
        </w:tc>
      </w:tr>
    </w:tbl>
    <w:p w14:paraId="7472B2F1" w14:textId="77777777" w:rsidR="001A11CB" w:rsidRPr="007B3BD8" w:rsidRDefault="001A11CB" w:rsidP="001A11CB">
      <w:pPr>
        <w:pStyle w:val="LA-4NEW"/>
      </w:pPr>
      <w:r w:rsidRPr="007B3BD8">
        <w:rPr>
          <w:rFonts w:hint="eastAsia"/>
          <w:lang w:eastAsia="zh-CN"/>
        </w:rPr>
        <w:lastRenderedPageBreak/>
        <w:t>工艺</w:t>
      </w:r>
      <w:r w:rsidRPr="007B3BD8">
        <w:rPr>
          <w:lang w:eastAsia="zh-CN"/>
        </w:rPr>
        <w:t>过程源</w:t>
      </w:r>
    </w:p>
    <w:p w14:paraId="311759A8" w14:textId="6D968C89" w:rsidR="001A11CB" w:rsidRPr="007B3BD8" w:rsidRDefault="001A11CB" w:rsidP="001A11CB">
      <w:pPr>
        <w:pStyle w:val="LZ-"/>
        <w:ind w:firstLine="480"/>
      </w:pPr>
      <w:r w:rsidRPr="007B3BD8">
        <w:t>工艺过程源排放系数主要参照《清单编制技术手册》</w:t>
      </w:r>
      <w:r w:rsidRPr="007B3BD8">
        <w:rPr>
          <w:rFonts w:hint="eastAsia"/>
        </w:rPr>
        <w:t>、</w:t>
      </w:r>
      <w:r w:rsidRPr="007B3BD8">
        <w:t>国内学者相关研究成果</w:t>
      </w:r>
      <w:r w:rsidRPr="007B3BD8">
        <w:rPr>
          <w:rFonts w:hint="eastAsia"/>
        </w:rPr>
        <w:t>、</w:t>
      </w:r>
      <w:r w:rsidRPr="007B3BD8">
        <w:t>美国及欧洲排放清单编制手册</w:t>
      </w:r>
      <w:r w:rsidRPr="007B3BD8">
        <w:rPr>
          <w:rFonts w:hint="eastAsia"/>
        </w:rPr>
        <w:t>，</w:t>
      </w:r>
      <w:r w:rsidRPr="007B3BD8">
        <w:t>主要排放系数见表</w:t>
      </w:r>
      <w:r w:rsidR="001F1DA6">
        <w:t>3</w:t>
      </w:r>
      <w:r w:rsidRPr="007B3BD8">
        <w:t>-5</w:t>
      </w:r>
      <w:r w:rsidRPr="007B3BD8">
        <w:t>。</w:t>
      </w:r>
      <w:r w:rsidRPr="007B3BD8">
        <w:rPr>
          <w:rFonts w:hint="eastAsia"/>
        </w:rPr>
        <w:t>由于</w:t>
      </w:r>
      <w:r w:rsidRPr="007B3BD8">
        <w:t>涉及系数较多，报告</w:t>
      </w:r>
      <w:r w:rsidRPr="007B3BD8">
        <w:rPr>
          <w:rFonts w:hint="eastAsia"/>
        </w:rPr>
        <w:t>仅</w:t>
      </w:r>
      <w:r w:rsidRPr="007B3BD8">
        <w:t>列主要系数。</w:t>
      </w:r>
    </w:p>
    <w:p w14:paraId="67D745B0" w14:textId="77777777" w:rsidR="001A11CB" w:rsidRPr="007B3BD8" w:rsidRDefault="001A11CB" w:rsidP="001A11CB">
      <w:pPr>
        <w:spacing w:line="360" w:lineRule="auto"/>
        <w:ind w:firstLineChars="200" w:firstLine="480"/>
        <w:jc w:val="center"/>
        <w:rPr>
          <w:rFonts w:ascii="Times New Roman" w:hAnsi="Times New Roman"/>
          <w:szCs w:val="21"/>
        </w:rPr>
        <w:sectPr w:rsidR="001A11CB" w:rsidRPr="007B3BD8" w:rsidSect="005D18AD">
          <w:footerReference w:type="default" r:id="rId13"/>
          <w:pgSz w:w="11906" w:h="16838"/>
          <w:pgMar w:top="1440" w:right="1800" w:bottom="1276" w:left="1800" w:header="851" w:footer="992" w:gutter="0"/>
          <w:cols w:space="720"/>
          <w:docGrid w:type="lines" w:linePitch="312"/>
        </w:sectPr>
      </w:pPr>
    </w:p>
    <w:p w14:paraId="489971F7" w14:textId="1AAC4EB5" w:rsidR="001A11CB" w:rsidRPr="007B3BD8" w:rsidRDefault="001A11CB" w:rsidP="001A11CB">
      <w:pPr>
        <w:pStyle w:val="LZ-0"/>
        <w:tabs>
          <w:tab w:val="left" w:pos="4920"/>
          <w:tab w:val="center" w:pos="7061"/>
        </w:tabs>
        <w:jc w:val="left"/>
        <w:rPr>
          <w:color w:val="000000"/>
          <w:kern w:val="0"/>
          <w:szCs w:val="21"/>
          <w:lang w:val="zh-CN"/>
        </w:rPr>
      </w:pPr>
      <w:r w:rsidRPr="007B3BD8">
        <w:lastRenderedPageBreak/>
        <w:tab/>
      </w:r>
      <w:r w:rsidRPr="007B3BD8">
        <w:rPr>
          <w:rFonts w:hint="eastAsia"/>
        </w:rPr>
        <w:t>表</w:t>
      </w:r>
      <w:r w:rsidR="001F1DA6">
        <w:t>3</w:t>
      </w:r>
      <w:r w:rsidRPr="007B3BD8">
        <w:rPr>
          <w:rFonts w:hint="eastAsia"/>
        </w:rPr>
        <w:t>-</w:t>
      </w:r>
      <w:del w:id="253" w:author="彭 mq" w:date="2023-03-09T09:00:00Z">
        <w:r w:rsidRPr="007B3BD8" w:rsidDel="009B223C">
          <w:rPr>
            <w:rFonts w:hint="eastAsia"/>
          </w:rPr>
          <w:delText xml:space="preserve"> </w:delText>
        </w:r>
      </w:del>
      <w:r w:rsidRPr="007B3BD8">
        <w:fldChar w:fldCharType="begin"/>
      </w:r>
      <w:r w:rsidRPr="007B3BD8">
        <w:instrText xml:space="preserve"> </w:instrText>
      </w:r>
      <w:r w:rsidRPr="007B3BD8">
        <w:rPr>
          <w:rFonts w:hint="eastAsia"/>
        </w:rPr>
        <w:instrText xml:space="preserve">SEQ </w:instrText>
      </w:r>
      <w:r w:rsidRPr="007B3BD8">
        <w:rPr>
          <w:rFonts w:hint="eastAsia"/>
        </w:rPr>
        <w:instrText>表</w:instrText>
      </w:r>
      <w:r w:rsidRPr="007B3BD8">
        <w:rPr>
          <w:rFonts w:hint="eastAsia"/>
        </w:rPr>
        <w:instrText>5- \* ARABIC</w:instrText>
      </w:r>
      <w:r w:rsidRPr="007B3BD8">
        <w:instrText xml:space="preserve"> </w:instrText>
      </w:r>
      <w:r w:rsidRPr="007B3BD8">
        <w:fldChar w:fldCharType="separate"/>
      </w:r>
      <w:r w:rsidR="000E3AA8">
        <w:rPr>
          <w:noProof/>
        </w:rPr>
        <w:t>5</w:t>
      </w:r>
      <w:r w:rsidRPr="007B3BD8">
        <w:fldChar w:fldCharType="end"/>
      </w:r>
      <w:ins w:id="254" w:author="彭 mq" w:date="2023-03-09T09:00:00Z">
        <w:r w:rsidR="009B223C">
          <w:t xml:space="preserve"> </w:t>
        </w:r>
      </w:ins>
      <w:r w:rsidRPr="007B3BD8">
        <w:rPr>
          <w:color w:val="000000"/>
          <w:kern w:val="0"/>
          <w:szCs w:val="21"/>
          <w:lang w:val="zh-CN"/>
        </w:rPr>
        <w:t>工艺过程源排放因子（单位：</w:t>
      </w:r>
      <w:r w:rsidRPr="007B3BD8">
        <w:rPr>
          <w:color w:val="000000"/>
          <w:kern w:val="0"/>
          <w:szCs w:val="21"/>
          <w:lang w:val="zh-CN"/>
        </w:rPr>
        <w:t>g/kg</w:t>
      </w:r>
      <w:r w:rsidRPr="007B3BD8">
        <w:rPr>
          <w:color w:val="000000"/>
          <w:kern w:val="0"/>
          <w:szCs w:val="21"/>
          <w:lang w:val="zh-CN"/>
        </w:rPr>
        <w:t>）</w:t>
      </w:r>
    </w:p>
    <w:tbl>
      <w:tblPr>
        <w:tblW w:w="146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8"/>
        <w:gridCol w:w="1275"/>
        <w:gridCol w:w="1488"/>
        <w:gridCol w:w="842"/>
        <w:gridCol w:w="842"/>
        <w:gridCol w:w="964"/>
        <w:gridCol w:w="1057"/>
        <w:gridCol w:w="28"/>
        <w:gridCol w:w="1071"/>
        <w:gridCol w:w="14"/>
        <w:gridCol w:w="1207"/>
        <w:gridCol w:w="1085"/>
        <w:gridCol w:w="964"/>
        <w:gridCol w:w="842"/>
      </w:tblGrid>
      <w:tr w:rsidR="001A11CB" w:rsidRPr="007B3BD8" w14:paraId="7F9F5532" w14:textId="77777777" w:rsidTr="00E43DD9">
        <w:trPr>
          <w:trHeight w:val="454"/>
          <w:tblHeader/>
          <w:jc w:val="center"/>
        </w:trPr>
        <w:tc>
          <w:tcPr>
            <w:tcW w:w="2978" w:type="dxa"/>
            <w:shd w:val="clear" w:color="auto" w:fill="auto"/>
            <w:vAlign w:val="center"/>
          </w:tcPr>
          <w:p w14:paraId="41B5E254" w14:textId="77777777" w:rsidR="001A11CB" w:rsidRPr="007B3BD8" w:rsidRDefault="001A11CB" w:rsidP="00E43DD9">
            <w:pPr>
              <w:pStyle w:val="LZ-4"/>
              <w:rPr>
                <w:b/>
              </w:rPr>
            </w:pPr>
            <w:r w:rsidRPr="007B3BD8">
              <w:rPr>
                <w:b/>
              </w:rPr>
              <w:t>行业</w:t>
            </w:r>
          </w:p>
        </w:tc>
        <w:tc>
          <w:tcPr>
            <w:tcW w:w="1275" w:type="dxa"/>
            <w:shd w:val="clear" w:color="auto" w:fill="auto"/>
            <w:vAlign w:val="center"/>
          </w:tcPr>
          <w:p w14:paraId="79B882EF" w14:textId="77777777" w:rsidR="001A11CB" w:rsidRPr="007B3BD8" w:rsidRDefault="001A11CB" w:rsidP="00E43DD9">
            <w:pPr>
              <w:pStyle w:val="LZ-4"/>
              <w:rPr>
                <w:b/>
              </w:rPr>
            </w:pPr>
            <w:r w:rsidRPr="007B3BD8">
              <w:rPr>
                <w:b/>
              </w:rPr>
              <w:t>产品</w:t>
            </w:r>
          </w:p>
        </w:tc>
        <w:tc>
          <w:tcPr>
            <w:tcW w:w="1488" w:type="dxa"/>
            <w:shd w:val="clear" w:color="auto" w:fill="auto"/>
            <w:vAlign w:val="center"/>
          </w:tcPr>
          <w:p w14:paraId="36840389" w14:textId="77777777" w:rsidR="001A11CB" w:rsidRPr="007B3BD8" w:rsidRDefault="001A11CB" w:rsidP="00E43DD9">
            <w:pPr>
              <w:pStyle w:val="LZ-4"/>
              <w:rPr>
                <w:b/>
              </w:rPr>
            </w:pPr>
            <w:r w:rsidRPr="007B3BD8">
              <w:rPr>
                <w:b/>
              </w:rPr>
              <w:t>过程</w:t>
            </w:r>
            <w:r w:rsidRPr="007B3BD8">
              <w:rPr>
                <w:b/>
              </w:rPr>
              <w:t>/</w:t>
            </w:r>
            <w:r w:rsidRPr="007B3BD8">
              <w:rPr>
                <w:b/>
              </w:rPr>
              <w:t>技术</w:t>
            </w:r>
          </w:p>
        </w:tc>
        <w:tc>
          <w:tcPr>
            <w:tcW w:w="842" w:type="dxa"/>
            <w:shd w:val="clear" w:color="auto" w:fill="auto"/>
            <w:vAlign w:val="center"/>
          </w:tcPr>
          <w:p w14:paraId="01886A3A" w14:textId="77777777" w:rsidR="001A11CB" w:rsidRPr="007B3BD8" w:rsidRDefault="001A11CB" w:rsidP="00E43DD9">
            <w:pPr>
              <w:pStyle w:val="LZ-4"/>
              <w:rPr>
                <w:b/>
              </w:rPr>
            </w:pPr>
            <w:r w:rsidRPr="007B3BD8">
              <w:rPr>
                <w:b/>
              </w:rPr>
              <w:t>SO</w:t>
            </w:r>
            <w:r w:rsidRPr="007B3BD8">
              <w:rPr>
                <w:b/>
                <w:vertAlign w:val="subscript"/>
              </w:rPr>
              <w:t>2</w:t>
            </w:r>
          </w:p>
        </w:tc>
        <w:tc>
          <w:tcPr>
            <w:tcW w:w="842" w:type="dxa"/>
            <w:shd w:val="clear" w:color="auto" w:fill="auto"/>
            <w:vAlign w:val="center"/>
          </w:tcPr>
          <w:p w14:paraId="695FE32C" w14:textId="77777777" w:rsidR="001A11CB" w:rsidRPr="007B3BD8" w:rsidRDefault="001A11CB" w:rsidP="00E43DD9">
            <w:pPr>
              <w:pStyle w:val="LZ-4"/>
              <w:rPr>
                <w:b/>
              </w:rPr>
            </w:pPr>
            <w:r w:rsidRPr="007B3BD8">
              <w:rPr>
                <w:b/>
              </w:rPr>
              <w:t>NOx</w:t>
            </w:r>
          </w:p>
        </w:tc>
        <w:tc>
          <w:tcPr>
            <w:tcW w:w="964" w:type="dxa"/>
            <w:shd w:val="clear" w:color="auto" w:fill="auto"/>
            <w:vAlign w:val="center"/>
          </w:tcPr>
          <w:p w14:paraId="1E9B005B" w14:textId="77777777" w:rsidR="001A11CB" w:rsidRPr="007B3BD8" w:rsidRDefault="001A11CB" w:rsidP="00E43DD9">
            <w:pPr>
              <w:pStyle w:val="LZ-4"/>
              <w:rPr>
                <w:b/>
              </w:rPr>
            </w:pPr>
            <w:r w:rsidRPr="007B3BD8">
              <w:rPr>
                <w:b/>
              </w:rPr>
              <w:t>CO</w:t>
            </w:r>
          </w:p>
        </w:tc>
        <w:tc>
          <w:tcPr>
            <w:tcW w:w="1057" w:type="dxa"/>
            <w:shd w:val="clear" w:color="auto" w:fill="auto"/>
            <w:vAlign w:val="center"/>
          </w:tcPr>
          <w:p w14:paraId="3B695B2E" w14:textId="77777777" w:rsidR="001A11CB" w:rsidRPr="007B3BD8" w:rsidRDefault="001A11CB" w:rsidP="00E43DD9">
            <w:pPr>
              <w:pStyle w:val="LZ-4"/>
              <w:rPr>
                <w:b/>
              </w:rPr>
            </w:pPr>
            <w:r w:rsidRPr="007B3BD8">
              <w:rPr>
                <w:b/>
              </w:rPr>
              <w:t>PM</w:t>
            </w:r>
            <w:r w:rsidRPr="007B3BD8">
              <w:rPr>
                <w:b/>
                <w:vertAlign w:val="subscript"/>
              </w:rPr>
              <w:t>10</w:t>
            </w:r>
          </w:p>
        </w:tc>
        <w:tc>
          <w:tcPr>
            <w:tcW w:w="1099" w:type="dxa"/>
            <w:gridSpan w:val="2"/>
            <w:shd w:val="clear" w:color="auto" w:fill="auto"/>
            <w:vAlign w:val="center"/>
          </w:tcPr>
          <w:p w14:paraId="53DBCF6C" w14:textId="77777777" w:rsidR="001A11CB" w:rsidRPr="007B3BD8" w:rsidRDefault="001A11CB" w:rsidP="00E43DD9">
            <w:pPr>
              <w:pStyle w:val="LZ-4"/>
              <w:rPr>
                <w:b/>
              </w:rPr>
            </w:pPr>
            <w:r w:rsidRPr="007B3BD8">
              <w:rPr>
                <w:b/>
              </w:rPr>
              <w:t>PM</w:t>
            </w:r>
            <w:r w:rsidRPr="007B3BD8">
              <w:rPr>
                <w:b/>
                <w:vertAlign w:val="subscript"/>
              </w:rPr>
              <w:t>2.5</w:t>
            </w:r>
          </w:p>
        </w:tc>
        <w:tc>
          <w:tcPr>
            <w:tcW w:w="1221" w:type="dxa"/>
            <w:gridSpan w:val="2"/>
            <w:shd w:val="clear" w:color="auto" w:fill="auto"/>
            <w:vAlign w:val="center"/>
          </w:tcPr>
          <w:p w14:paraId="32B148AA" w14:textId="77777777" w:rsidR="001A11CB" w:rsidRPr="007B3BD8" w:rsidRDefault="001A11CB" w:rsidP="00E43DD9">
            <w:pPr>
              <w:pStyle w:val="LZ-4"/>
              <w:rPr>
                <w:b/>
              </w:rPr>
            </w:pPr>
            <w:r w:rsidRPr="007B3BD8">
              <w:rPr>
                <w:b/>
              </w:rPr>
              <w:t>BC</w:t>
            </w:r>
          </w:p>
        </w:tc>
        <w:tc>
          <w:tcPr>
            <w:tcW w:w="1085" w:type="dxa"/>
            <w:shd w:val="clear" w:color="auto" w:fill="auto"/>
            <w:vAlign w:val="center"/>
          </w:tcPr>
          <w:p w14:paraId="563D60D9" w14:textId="77777777" w:rsidR="001A11CB" w:rsidRPr="007B3BD8" w:rsidRDefault="001A11CB" w:rsidP="00E43DD9">
            <w:pPr>
              <w:pStyle w:val="LZ-4"/>
              <w:rPr>
                <w:b/>
              </w:rPr>
            </w:pPr>
            <w:r w:rsidRPr="007B3BD8">
              <w:rPr>
                <w:b/>
              </w:rPr>
              <w:t>OC</w:t>
            </w:r>
          </w:p>
        </w:tc>
        <w:tc>
          <w:tcPr>
            <w:tcW w:w="964" w:type="dxa"/>
            <w:shd w:val="clear" w:color="auto" w:fill="auto"/>
            <w:vAlign w:val="center"/>
          </w:tcPr>
          <w:p w14:paraId="0BB93C6D" w14:textId="77777777" w:rsidR="001A11CB" w:rsidRPr="007B3BD8" w:rsidRDefault="001A11CB" w:rsidP="00E43DD9">
            <w:pPr>
              <w:pStyle w:val="LZ-4"/>
              <w:rPr>
                <w:b/>
              </w:rPr>
            </w:pPr>
            <w:r w:rsidRPr="007B3BD8">
              <w:rPr>
                <w:b/>
              </w:rPr>
              <w:t>VOC</w:t>
            </w:r>
          </w:p>
        </w:tc>
        <w:tc>
          <w:tcPr>
            <w:tcW w:w="842" w:type="dxa"/>
            <w:shd w:val="clear" w:color="auto" w:fill="auto"/>
            <w:vAlign w:val="center"/>
          </w:tcPr>
          <w:p w14:paraId="5C4FE209" w14:textId="77777777" w:rsidR="001A11CB" w:rsidRPr="007B3BD8" w:rsidRDefault="001A11CB" w:rsidP="00E43DD9">
            <w:pPr>
              <w:pStyle w:val="LZ-4"/>
              <w:rPr>
                <w:b/>
              </w:rPr>
            </w:pPr>
            <w:r w:rsidRPr="007B3BD8">
              <w:rPr>
                <w:b/>
              </w:rPr>
              <w:t>NH</w:t>
            </w:r>
            <w:r w:rsidRPr="007B3BD8">
              <w:rPr>
                <w:b/>
                <w:vertAlign w:val="subscript"/>
              </w:rPr>
              <w:t>3</w:t>
            </w:r>
          </w:p>
        </w:tc>
      </w:tr>
      <w:tr w:rsidR="001A11CB" w:rsidRPr="007B3BD8" w14:paraId="04EFCC80" w14:textId="77777777" w:rsidTr="00E43DD9">
        <w:trPr>
          <w:trHeight w:val="283"/>
          <w:jc w:val="center"/>
        </w:trPr>
        <w:tc>
          <w:tcPr>
            <w:tcW w:w="2978" w:type="dxa"/>
            <w:vMerge w:val="restart"/>
            <w:shd w:val="clear" w:color="auto" w:fill="auto"/>
            <w:vAlign w:val="center"/>
          </w:tcPr>
          <w:p w14:paraId="1E946EE1" w14:textId="77777777" w:rsidR="001A11CB" w:rsidRPr="007B3BD8" w:rsidRDefault="001A11CB" w:rsidP="00E43DD9">
            <w:pPr>
              <w:pStyle w:val="LZ-4"/>
            </w:pPr>
            <w:r w:rsidRPr="007B3BD8">
              <w:t>水泥制造</w:t>
            </w:r>
          </w:p>
        </w:tc>
        <w:tc>
          <w:tcPr>
            <w:tcW w:w="1275" w:type="dxa"/>
            <w:shd w:val="clear" w:color="auto" w:fill="auto"/>
            <w:vAlign w:val="center"/>
          </w:tcPr>
          <w:p w14:paraId="3F6E7033" w14:textId="77777777" w:rsidR="001A11CB" w:rsidRPr="007B3BD8" w:rsidRDefault="001A11CB" w:rsidP="00E43DD9">
            <w:pPr>
              <w:pStyle w:val="LZ-4"/>
            </w:pPr>
            <w:r w:rsidRPr="007B3BD8">
              <w:t>熟料</w:t>
            </w:r>
          </w:p>
        </w:tc>
        <w:tc>
          <w:tcPr>
            <w:tcW w:w="1488" w:type="dxa"/>
            <w:shd w:val="clear" w:color="auto" w:fill="auto"/>
            <w:vAlign w:val="center"/>
          </w:tcPr>
          <w:p w14:paraId="0AD332CA" w14:textId="77777777" w:rsidR="001A11CB" w:rsidRPr="007B3BD8" w:rsidRDefault="001A11CB" w:rsidP="00E43DD9">
            <w:pPr>
              <w:pStyle w:val="LZ-4"/>
            </w:pPr>
            <w:r w:rsidRPr="007B3BD8">
              <w:t>新型干法</w:t>
            </w:r>
          </w:p>
        </w:tc>
        <w:tc>
          <w:tcPr>
            <w:tcW w:w="842" w:type="dxa"/>
            <w:shd w:val="clear" w:color="auto" w:fill="auto"/>
            <w:vAlign w:val="center"/>
          </w:tcPr>
          <w:p w14:paraId="63503630" w14:textId="77777777" w:rsidR="001A11CB" w:rsidRPr="007B3BD8" w:rsidRDefault="001A11CB" w:rsidP="00E43DD9">
            <w:pPr>
              <w:pStyle w:val="LZ-4"/>
            </w:pPr>
            <w:r w:rsidRPr="007B3BD8">
              <w:t>0.51</w:t>
            </w:r>
          </w:p>
        </w:tc>
        <w:tc>
          <w:tcPr>
            <w:tcW w:w="842" w:type="dxa"/>
            <w:shd w:val="clear" w:color="auto" w:fill="auto"/>
            <w:vAlign w:val="center"/>
          </w:tcPr>
          <w:p w14:paraId="173BC23B" w14:textId="77777777" w:rsidR="001A11CB" w:rsidRPr="007B3BD8" w:rsidRDefault="001A11CB" w:rsidP="00E43DD9">
            <w:pPr>
              <w:pStyle w:val="LZ-4"/>
            </w:pPr>
            <w:r w:rsidRPr="007B3BD8">
              <w:t>1.88</w:t>
            </w:r>
          </w:p>
        </w:tc>
        <w:tc>
          <w:tcPr>
            <w:tcW w:w="964" w:type="dxa"/>
            <w:shd w:val="clear" w:color="auto" w:fill="auto"/>
            <w:vAlign w:val="center"/>
          </w:tcPr>
          <w:p w14:paraId="6A970F66" w14:textId="77777777" w:rsidR="001A11CB" w:rsidRPr="007B3BD8" w:rsidRDefault="001A11CB" w:rsidP="00E43DD9">
            <w:pPr>
              <w:pStyle w:val="LZ-4"/>
            </w:pPr>
            <w:r w:rsidRPr="007B3BD8">
              <w:t>3.71</w:t>
            </w:r>
          </w:p>
        </w:tc>
        <w:tc>
          <w:tcPr>
            <w:tcW w:w="1085" w:type="dxa"/>
            <w:gridSpan w:val="2"/>
            <w:shd w:val="clear" w:color="auto" w:fill="auto"/>
            <w:vAlign w:val="center"/>
          </w:tcPr>
          <w:p w14:paraId="40369E36" w14:textId="77777777" w:rsidR="001A11CB" w:rsidRPr="007B3BD8" w:rsidRDefault="001A11CB" w:rsidP="00E43DD9">
            <w:pPr>
              <w:pStyle w:val="LZ-4"/>
            </w:pPr>
            <w:r w:rsidRPr="007B3BD8">
              <w:t>57.5</w:t>
            </w:r>
          </w:p>
        </w:tc>
        <w:tc>
          <w:tcPr>
            <w:tcW w:w="1085" w:type="dxa"/>
            <w:gridSpan w:val="2"/>
            <w:shd w:val="clear" w:color="auto" w:fill="auto"/>
            <w:vAlign w:val="center"/>
          </w:tcPr>
          <w:p w14:paraId="0A605583" w14:textId="77777777" w:rsidR="001A11CB" w:rsidRPr="007B3BD8" w:rsidRDefault="001A11CB" w:rsidP="00E43DD9">
            <w:pPr>
              <w:pStyle w:val="LZ-4"/>
            </w:pPr>
            <w:r w:rsidRPr="007B3BD8">
              <w:t>26.5</w:t>
            </w:r>
          </w:p>
        </w:tc>
        <w:tc>
          <w:tcPr>
            <w:tcW w:w="1207" w:type="dxa"/>
            <w:shd w:val="clear" w:color="auto" w:fill="auto"/>
            <w:vAlign w:val="center"/>
          </w:tcPr>
          <w:p w14:paraId="2CBD388A" w14:textId="77777777" w:rsidR="001A11CB" w:rsidRPr="007B3BD8" w:rsidRDefault="001A11CB" w:rsidP="00E43DD9">
            <w:pPr>
              <w:pStyle w:val="LZ-4"/>
            </w:pPr>
            <w:r w:rsidRPr="007B3BD8">
              <w:t>0.23</w:t>
            </w:r>
          </w:p>
        </w:tc>
        <w:tc>
          <w:tcPr>
            <w:tcW w:w="1085" w:type="dxa"/>
            <w:shd w:val="clear" w:color="auto" w:fill="auto"/>
            <w:vAlign w:val="center"/>
          </w:tcPr>
          <w:p w14:paraId="722ED794" w14:textId="77777777" w:rsidR="001A11CB" w:rsidRPr="007B3BD8" w:rsidRDefault="001A11CB" w:rsidP="00E43DD9">
            <w:pPr>
              <w:pStyle w:val="LZ-4"/>
            </w:pPr>
            <w:r w:rsidRPr="007B3BD8">
              <w:t>0.39</w:t>
            </w:r>
          </w:p>
        </w:tc>
        <w:tc>
          <w:tcPr>
            <w:tcW w:w="964" w:type="dxa"/>
            <w:shd w:val="clear" w:color="auto" w:fill="auto"/>
            <w:vAlign w:val="center"/>
          </w:tcPr>
          <w:p w14:paraId="0A11339E" w14:textId="77777777" w:rsidR="001A11CB" w:rsidRPr="007B3BD8" w:rsidRDefault="001A11CB" w:rsidP="00E43DD9">
            <w:pPr>
              <w:pStyle w:val="LZ-4"/>
            </w:pPr>
            <w:r w:rsidRPr="007B3BD8">
              <w:t>0.33</w:t>
            </w:r>
          </w:p>
        </w:tc>
        <w:tc>
          <w:tcPr>
            <w:tcW w:w="842" w:type="dxa"/>
            <w:shd w:val="clear" w:color="auto" w:fill="auto"/>
            <w:vAlign w:val="center"/>
          </w:tcPr>
          <w:p w14:paraId="50F5E8C6" w14:textId="77777777" w:rsidR="001A11CB" w:rsidRPr="007B3BD8" w:rsidRDefault="001A11CB" w:rsidP="00E43DD9">
            <w:pPr>
              <w:pStyle w:val="LZ-4"/>
            </w:pPr>
            <w:r w:rsidRPr="007B3BD8">
              <w:t>/</w:t>
            </w:r>
          </w:p>
        </w:tc>
      </w:tr>
      <w:tr w:rsidR="001A11CB" w:rsidRPr="007B3BD8" w14:paraId="3722CADF" w14:textId="77777777" w:rsidTr="00E43DD9">
        <w:trPr>
          <w:trHeight w:val="283"/>
          <w:jc w:val="center"/>
        </w:trPr>
        <w:tc>
          <w:tcPr>
            <w:tcW w:w="2978" w:type="dxa"/>
            <w:vMerge/>
            <w:shd w:val="clear" w:color="auto" w:fill="auto"/>
            <w:vAlign w:val="center"/>
          </w:tcPr>
          <w:p w14:paraId="7E84F26F" w14:textId="77777777" w:rsidR="001A11CB" w:rsidRPr="007B3BD8" w:rsidRDefault="001A11CB" w:rsidP="00E43DD9">
            <w:pPr>
              <w:pStyle w:val="LZ-4"/>
            </w:pPr>
          </w:p>
        </w:tc>
        <w:tc>
          <w:tcPr>
            <w:tcW w:w="1275" w:type="dxa"/>
            <w:shd w:val="clear" w:color="auto" w:fill="auto"/>
            <w:vAlign w:val="center"/>
          </w:tcPr>
          <w:p w14:paraId="4D558568" w14:textId="77777777" w:rsidR="001A11CB" w:rsidRPr="007B3BD8" w:rsidRDefault="001A11CB" w:rsidP="00E43DD9">
            <w:pPr>
              <w:pStyle w:val="LZ-4"/>
            </w:pPr>
            <w:r w:rsidRPr="007B3BD8">
              <w:t>水泥</w:t>
            </w:r>
          </w:p>
        </w:tc>
        <w:tc>
          <w:tcPr>
            <w:tcW w:w="1488" w:type="dxa"/>
            <w:shd w:val="clear" w:color="auto" w:fill="auto"/>
            <w:vAlign w:val="center"/>
          </w:tcPr>
          <w:p w14:paraId="64EBD500" w14:textId="77777777" w:rsidR="001A11CB" w:rsidRPr="007B3BD8" w:rsidRDefault="001A11CB" w:rsidP="00E43DD9">
            <w:pPr>
              <w:pStyle w:val="LZ-4"/>
            </w:pPr>
            <w:r w:rsidRPr="007B3BD8">
              <w:t>粉磨</w:t>
            </w:r>
          </w:p>
        </w:tc>
        <w:tc>
          <w:tcPr>
            <w:tcW w:w="842" w:type="dxa"/>
            <w:shd w:val="clear" w:color="auto" w:fill="auto"/>
            <w:vAlign w:val="center"/>
          </w:tcPr>
          <w:p w14:paraId="46574242" w14:textId="77777777" w:rsidR="001A11CB" w:rsidRPr="007B3BD8" w:rsidRDefault="001A11CB" w:rsidP="00E43DD9">
            <w:pPr>
              <w:pStyle w:val="LZ-4"/>
            </w:pPr>
            <w:r w:rsidRPr="007B3BD8">
              <w:t>/</w:t>
            </w:r>
          </w:p>
        </w:tc>
        <w:tc>
          <w:tcPr>
            <w:tcW w:w="842" w:type="dxa"/>
            <w:shd w:val="clear" w:color="auto" w:fill="auto"/>
            <w:vAlign w:val="center"/>
          </w:tcPr>
          <w:p w14:paraId="1C95AEFA" w14:textId="77777777" w:rsidR="001A11CB" w:rsidRPr="007B3BD8" w:rsidRDefault="001A11CB" w:rsidP="00E43DD9">
            <w:pPr>
              <w:pStyle w:val="LZ-4"/>
            </w:pPr>
            <w:r w:rsidRPr="007B3BD8">
              <w:t>/</w:t>
            </w:r>
          </w:p>
        </w:tc>
        <w:tc>
          <w:tcPr>
            <w:tcW w:w="964" w:type="dxa"/>
            <w:shd w:val="clear" w:color="auto" w:fill="auto"/>
            <w:vAlign w:val="center"/>
          </w:tcPr>
          <w:p w14:paraId="35666DDC" w14:textId="77777777" w:rsidR="001A11CB" w:rsidRPr="007B3BD8" w:rsidRDefault="001A11CB" w:rsidP="00E43DD9">
            <w:pPr>
              <w:pStyle w:val="LZ-4"/>
            </w:pPr>
            <w:r w:rsidRPr="007B3BD8">
              <w:t>/</w:t>
            </w:r>
          </w:p>
        </w:tc>
        <w:tc>
          <w:tcPr>
            <w:tcW w:w="1085" w:type="dxa"/>
            <w:gridSpan w:val="2"/>
            <w:shd w:val="clear" w:color="auto" w:fill="auto"/>
            <w:vAlign w:val="center"/>
          </w:tcPr>
          <w:p w14:paraId="35915DE0" w14:textId="77777777" w:rsidR="001A11CB" w:rsidRPr="007B3BD8" w:rsidRDefault="001A11CB" w:rsidP="00E43DD9">
            <w:pPr>
              <w:pStyle w:val="LZ-4"/>
            </w:pPr>
            <w:r w:rsidRPr="007B3BD8">
              <w:t>8</w:t>
            </w:r>
          </w:p>
        </w:tc>
        <w:tc>
          <w:tcPr>
            <w:tcW w:w="1085" w:type="dxa"/>
            <w:gridSpan w:val="2"/>
            <w:shd w:val="clear" w:color="auto" w:fill="auto"/>
            <w:vAlign w:val="center"/>
          </w:tcPr>
          <w:p w14:paraId="24CB22C2" w14:textId="77777777" w:rsidR="001A11CB" w:rsidRPr="007B3BD8" w:rsidRDefault="001A11CB" w:rsidP="00E43DD9">
            <w:pPr>
              <w:pStyle w:val="LZ-4"/>
            </w:pPr>
            <w:r w:rsidRPr="007B3BD8">
              <w:t>2</w:t>
            </w:r>
          </w:p>
        </w:tc>
        <w:tc>
          <w:tcPr>
            <w:tcW w:w="1207" w:type="dxa"/>
            <w:shd w:val="clear" w:color="auto" w:fill="auto"/>
            <w:vAlign w:val="center"/>
          </w:tcPr>
          <w:p w14:paraId="200131CA" w14:textId="77777777" w:rsidR="001A11CB" w:rsidRPr="007B3BD8" w:rsidRDefault="001A11CB" w:rsidP="00E43DD9">
            <w:pPr>
              <w:pStyle w:val="LZ-4"/>
            </w:pPr>
            <w:r w:rsidRPr="007B3BD8">
              <w:t>0.00324</w:t>
            </w:r>
          </w:p>
        </w:tc>
        <w:tc>
          <w:tcPr>
            <w:tcW w:w="1085" w:type="dxa"/>
            <w:shd w:val="clear" w:color="auto" w:fill="auto"/>
            <w:vAlign w:val="center"/>
          </w:tcPr>
          <w:p w14:paraId="68DFC688" w14:textId="77777777" w:rsidR="001A11CB" w:rsidRPr="007B3BD8" w:rsidRDefault="001A11CB" w:rsidP="00E43DD9">
            <w:pPr>
              <w:pStyle w:val="LZ-4"/>
            </w:pPr>
            <w:r w:rsidRPr="007B3BD8">
              <w:t>0.0054</w:t>
            </w:r>
          </w:p>
        </w:tc>
        <w:tc>
          <w:tcPr>
            <w:tcW w:w="964" w:type="dxa"/>
            <w:shd w:val="clear" w:color="auto" w:fill="auto"/>
            <w:vAlign w:val="center"/>
          </w:tcPr>
          <w:p w14:paraId="6BD0396D" w14:textId="77777777" w:rsidR="001A11CB" w:rsidRPr="007B3BD8" w:rsidRDefault="001A11CB" w:rsidP="00E43DD9">
            <w:pPr>
              <w:pStyle w:val="LZ-4"/>
            </w:pPr>
            <w:r w:rsidRPr="007B3BD8">
              <w:t>/</w:t>
            </w:r>
          </w:p>
        </w:tc>
        <w:tc>
          <w:tcPr>
            <w:tcW w:w="842" w:type="dxa"/>
            <w:shd w:val="clear" w:color="auto" w:fill="auto"/>
            <w:vAlign w:val="center"/>
          </w:tcPr>
          <w:p w14:paraId="2E380BA0" w14:textId="77777777" w:rsidR="001A11CB" w:rsidRPr="007B3BD8" w:rsidRDefault="001A11CB" w:rsidP="00E43DD9">
            <w:pPr>
              <w:pStyle w:val="LZ-4"/>
            </w:pPr>
            <w:r w:rsidRPr="007B3BD8">
              <w:t>/</w:t>
            </w:r>
          </w:p>
        </w:tc>
      </w:tr>
      <w:tr w:rsidR="001A11CB" w:rsidRPr="007B3BD8" w14:paraId="74F1D631" w14:textId="77777777" w:rsidTr="00E43DD9">
        <w:trPr>
          <w:trHeight w:val="283"/>
          <w:jc w:val="center"/>
        </w:trPr>
        <w:tc>
          <w:tcPr>
            <w:tcW w:w="2978" w:type="dxa"/>
            <w:shd w:val="clear" w:color="auto" w:fill="auto"/>
            <w:vAlign w:val="center"/>
          </w:tcPr>
          <w:p w14:paraId="4CCDAD5E" w14:textId="77777777" w:rsidR="001A11CB" w:rsidRPr="007B3BD8" w:rsidRDefault="001A11CB" w:rsidP="00E43DD9">
            <w:pPr>
              <w:pStyle w:val="LZ-4"/>
            </w:pPr>
            <w:r w:rsidRPr="007B3BD8">
              <w:t>砖瓦制造</w:t>
            </w:r>
          </w:p>
        </w:tc>
        <w:tc>
          <w:tcPr>
            <w:tcW w:w="1275" w:type="dxa"/>
            <w:shd w:val="clear" w:color="auto" w:fill="auto"/>
            <w:vAlign w:val="center"/>
          </w:tcPr>
          <w:p w14:paraId="0980DF9F" w14:textId="77777777" w:rsidR="001A11CB" w:rsidRPr="007B3BD8" w:rsidRDefault="001A11CB" w:rsidP="00E43DD9">
            <w:pPr>
              <w:pStyle w:val="LZ-4"/>
            </w:pPr>
            <w:r w:rsidRPr="007B3BD8">
              <w:t>砖瓦</w:t>
            </w:r>
          </w:p>
        </w:tc>
        <w:tc>
          <w:tcPr>
            <w:tcW w:w="1488" w:type="dxa"/>
            <w:shd w:val="clear" w:color="auto" w:fill="auto"/>
            <w:vAlign w:val="center"/>
          </w:tcPr>
          <w:p w14:paraId="300F7C87" w14:textId="77777777" w:rsidR="001A11CB" w:rsidRPr="007B3BD8" w:rsidRDefault="001A11CB" w:rsidP="00E43DD9">
            <w:pPr>
              <w:pStyle w:val="LZ-4"/>
            </w:pPr>
            <w:r w:rsidRPr="007B3BD8">
              <w:t>/</w:t>
            </w:r>
          </w:p>
        </w:tc>
        <w:tc>
          <w:tcPr>
            <w:tcW w:w="842" w:type="dxa"/>
            <w:shd w:val="clear" w:color="auto" w:fill="auto"/>
            <w:vAlign w:val="center"/>
          </w:tcPr>
          <w:p w14:paraId="5D290F7F" w14:textId="77777777" w:rsidR="001A11CB" w:rsidRPr="007B3BD8" w:rsidRDefault="001A11CB" w:rsidP="00E43DD9">
            <w:pPr>
              <w:pStyle w:val="LZ-4"/>
            </w:pPr>
            <w:r w:rsidRPr="007B3BD8">
              <w:t>0.6</w:t>
            </w:r>
          </w:p>
        </w:tc>
        <w:tc>
          <w:tcPr>
            <w:tcW w:w="842" w:type="dxa"/>
            <w:shd w:val="clear" w:color="auto" w:fill="auto"/>
            <w:vAlign w:val="center"/>
          </w:tcPr>
          <w:p w14:paraId="0B446DC8" w14:textId="77777777" w:rsidR="001A11CB" w:rsidRPr="007B3BD8" w:rsidRDefault="001A11CB" w:rsidP="00E43DD9">
            <w:pPr>
              <w:pStyle w:val="LZ-4"/>
            </w:pPr>
            <w:r w:rsidRPr="007B3BD8">
              <w:t>0.05</w:t>
            </w:r>
          </w:p>
        </w:tc>
        <w:tc>
          <w:tcPr>
            <w:tcW w:w="964" w:type="dxa"/>
            <w:shd w:val="clear" w:color="auto" w:fill="auto"/>
            <w:vAlign w:val="center"/>
          </w:tcPr>
          <w:p w14:paraId="5B3441AF" w14:textId="77777777" w:rsidR="001A11CB" w:rsidRPr="007B3BD8" w:rsidRDefault="001A11CB" w:rsidP="00E43DD9">
            <w:pPr>
              <w:pStyle w:val="LZ-4"/>
            </w:pPr>
            <w:r w:rsidRPr="007B3BD8">
              <w:t>4.04</w:t>
            </w:r>
          </w:p>
        </w:tc>
        <w:tc>
          <w:tcPr>
            <w:tcW w:w="1085" w:type="dxa"/>
            <w:gridSpan w:val="2"/>
            <w:shd w:val="clear" w:color="auto" w:fill="auto"/>
            <w:vAlign w:val="center"/>
          </w:tcPr>
          <w:p w14:paraId="7EC8C0F8" w14:textId="77777777" w:rsidR="001A11CB" w:rsidRPr="007B3BD8" w:rsidRDefault="001A11CB" w:rsidP="00E43DD9">
            <w:pPr>
              <w:pStyle w:val="LZ-4"/>
            </w:pPr>
            <w:r w:rsidRPr="007B3BD8">
              <w:t>0.71</w:t>
            </w:r>
          </w:p>
        </w:tc>
        <w:tc>
          <w:tcPr>
            <w:tcW w:w="1085" w:type="dxa"/>
            <w:gridSpan w:val="2"/>
            <w:shd w:val="clear" w:color="auto" w:fill="auto"/>
            <w:vAlign w:val="center"/>
          </w:tcPr>
          <w:p w14:paraId="769FE798" w14:textId="77777777" w:rsidR="001A11CB" w:rsidRPr="007B3BD8" w:rsidRDefault="001A11CB" w:rsidP="00E43DD9">
            <w:pPr>
              <w:pStyle w:val="LZ-4"/>
            </w:pPr>
            <w:r w:rsidRPr="007B3BD8">
              <w:t>0.27</w:t>
            </w:r>
          </w:p>
        </w:tc>
        <w:tc>
          <w:tcPr>
            <w:tcW w:w="1207" w:type="dxa"/>
            <w:shd w:val="clear" w:color="auto" w:fill="auto"/>
            <w:vAlign w:val="center"/>
          </w:tcPr>
          <w:p w14:paraId="6F84BC02" w14:textId="77777777" w:rsidR="001A11CB" w:rsidRPr="007B3BD8" w:rsidRDefault="001A11CB" w:rsidP="00E43DD9">
            <w:pPr>
              <w:pStyle w:val="LZ-4"/>
            </w:pPr>
            <w:r w:rsidRPr="007B3BD8">
              <w:t>0.11</w:t>
            </w:r>
          </w:p>
        </w:tc>
        <w:tc>
          <w:tcPr>
            <w:tcW w:w="1085" w:type="dxa"/>
            <w:shd w:val="clear" w:color="auto" w:fill="auto"/>
            <w:vAlign w:val="center"/>
          </w:tcPr>
          <w:p w14:paraId="522D9A6D" w14:textId="77777777" w:rsidR="001A11CB" w:rsidRPr="007B3BD8" w:rsidRDefault="001A11CB" w:rsidP="00E43DD9">
            <w:pPr>
              <w:pStyle w:val="LZ-4"/>
            </w:pPr>
            <w:r w:rsidRPr="007B3BD8">
              <w:t>0.0945</w:t>
            </w:r>
          </w:p>
        </w:tc>
        <w:tc>
          <w:tcPr>
            <w:tcW w:w="964" w:type="dxa"/>
            <w:shd w:val="clear" w:color="auto" w:fill="auto"/>
            <w:vAlign w:val="center"/>
          </w:tcPr>
          <w:p w14:paraId="3A8A319F" w14:textId="77777777" w:rsidR="001A11CB" w:rsidRPr="007B3BD8" w:rsidRDefault="001A11CB" w:rsidP="00E43DD9">
            <w:pPr>
              <w:pStyle w:val="LZ-4"/>
            </w:pPr>
            <w:r w:rsidRPr="007B3BD8">
              <w:t>0.132</w:t>
            </w:r>
          </w:p>
        </w:tc>
        <w:tc>
          <w:tcPr>
            <w:tcW w:w="842" w:type="dxa"/>
            <w:shd w:val="clear" w:color="auto" w:fill="auto"/>
            <w:vAlign w:val="center"/>
          </w:tcPr>
          <w:p w14:paraId="629E7B6C" w14:textId="77777777" w:rsidR="001A11CB" w:rsidRPr="007B3BD8" w:rsidRDefault="001A11CB" w:rsidP="00E43DD9">
            <w:pPr>
              <w:pStyle w:val="LZ-4"/>
            </w:pPr>
            <w:r w:rsidRPr="007B3BD8">
              <w:t>/</w:t>
            </w:r>
          </w:p>
        </w:tc>
      </w:tr>
      <w:tr w:rsidR="001A11CB" w:rsidRPr="007B3BD8" w14:paraId="11149265" w14:textId="77777777" w:rsidTr="00E43DD9">
        <w:trPr>
          <w:trHeight w:val="283"/>
          <w:jc w:val="center"/>
        </w:trPr>
        <w:tc>
          <w:tcPr>
            <w:tcW w:w="2978" w:type="dxa"/>
            <w:vMerge w:val="restart"/>
            <w:shd w:val="clear" w:color="auto" w:fill="auto"/>
            <w:vAlign w:val="center"/>
          </w:tcPr>
          <w:p w14:paraId="7CB30E95" w14:textId="77777777" w:rsidR="001A11CB" w:rsidRPr="007B3BD8" w:rsidRDefault="001A11CB" w:rsidP="00E43DD9">
            <w:pPr>
              <w:pStyle w:val="LZ-4"/>
            </w:pPr>
            <w:r w:rsidRPr="007B3BD8">
              <w:t>其他非金属矿物制造</w:t>
            </w:r>
          </w:p>
        </w:tc>
        <w:tc>
          <w:tcPr>
            <w:tcW w:w="1275" w:type="dxa"/>
            <w:shd w:val="clear" w:color="auto" w:fill="auto"/>
            <w:vAlign w:val="center"/>
          </w:tcPr>
          <w:p w14:paraId="7C4362D6" w14:textId="77777777" w:rsidR="001A11CB" w:rsidRPr="007B3BD8" w:rsidRDefault="001A11CB" w:rsidP="00E43DD9">
            <w:pPr>
              <w:pStyle w:val="LZ-4"/>
            </w:pPr>
            <w:r w:rsidRPr="007B3BD8">
              <w:t>石灰</w:t>
            </w:r>
          </w:p>
        </w:tc>
        <w:tc>
          <w:tcPr>
            <w:tcW w:w="1488" w:type="dxa"/>
            <w:shd w:val="clear" w:color="auto" w:fill="auto"/>
            <w:vAlign w:val="center"/>
          </w:tcPr>
          <w:p w14:paraId="40339D8F" w14:textId="77777777" w:rsidR="001A11CB" w:rsidRPr="007B3BD8" w:rsidRDefault="001A11CB" w:rsidP="00E43DD9">
            <w:pPr>
              <w:pStyle w:val="LZ-4"/>
            </w:pPr>
            <w:r w:rsidRPr="007B3BD8">
              <w:t>/</w:t>
            </w:r>
          </w:p>
        </w:tc>
        <w:tc>
          <w:tcPr>
            <w:tcW w:w="842" w:type="dxa"/>
            <w:shd w:val="clear" w:color="auto" w:fill="auto"/>
            <w:vAlign w:val="center"/>
          </w:tcPr>
          <w:p w14:paraId="17304D7F" w14:textId="77777777" w:rsidR="001A11CB" w:rsidRPr="007B3BD8" w:rsidRDefault="001A11CB" w:rsidP="00E43DD9">
            <w:pPr>
              <w:pStyle w:val="LZ-4"/>
            </w:pPr>
            <w:r w:rsidRPr="007B3BD8">
              <w:t>0.34</w:t>
            </w:r>
          </w:p>
        </w:tc>
        <w:tc>
          <w:tcPr>
            <w:tcW w:w="842" w:type="dxa"/>
            <w:shd w:val="clear" w:color="auto" w:fill="auto"/>
            <w:vAlign w:val="center"/>
          </w:tcPr>
          <w:p w14:paraId="3319ACBF" w14:textId="77777777" w:rsidR="001A11CB" w:rsidRPr="007B3BD8" w:rsidRDefault="001A11CB" w:rsidP="00E43DD9">
            <w:pPr>
              <w:pStyle w:val="LZ-4"/>
            </w:pPr>
            <w:r w:rsidRPr="007B3BD8">
              <w:t>0.2</w:t>
            </w:r>
          </w:p>
        </w:tc>
        <w:tc>
          <w:tcPr>
            <w:tcW w:w="964" w:type="dxa"/>
            <w:shd w:val="clear" w:color="auto" w:fill="auto"/>
            <w:vAlign w:val="center"/>
          </w:tcPr>
          <w:p w14:paraId="7B04EA48" w14:textId="77777777" w:rsidR="001A11CB" w:rsidRPr="007B3BD8" w:rsidRDefault="001A11CB" w:rsidP="00E43DD9">
            <w:pPr>
              <w:pStyle w:val="LZ-4"/>
            </w:pPr>
            <w:r w:rsidRPr="007B3BD8">
              <w:t>30.95</w:t>
            </w:r>
          </w:p>
        </w:tc>
        <w:tc>
          <w:tcPr>
            <w:tcW w:w="1085" w:type="dxa"/>
            <w:gridSpan w:val="2"/>
            <w:shd w:val="clear" w:color="auto" w:fill="auto"/>
            <w:vAlign w:val="center"/>
          </w:tcPr>
          <w:p w14:paraId="069CD6A1" w14:textId="77777777" w:rsidR="001A11CB" w:rsidRPr="007B3BD8" w:rsidRDefault="001A11CB" w:rsidP="00E43DD9">
            <w:pPr>
              <w:pStyle w:val="LZ-4"/>
            </w:pPr>
            <w:r w:rsidRPr="007B3BD8">
              <w:t>13.4</w:t>
            </w:r>
          </w:p>
        </w:tc>
        <w:tc>
          <w:tcPr>
            <w:tcW w:w="1085" w:type="dxa"/>
            <w:gridSpan w:val="2"/>
            <w:shd w:val="clear" w:color="auto" w:fill="auto"/>
            <w:vAlign w:val="center"/>
          </w:tcPr>
          <w:p w14:paraId="49E28560" w14:textId="77777777" w:rsidR="001A11CB" w:rsidRPr="007B3BD8" w:rsidRDefault="001A11CB" w:rsidP="00E43DD9">
            <w:pPr>
              <w:pStyle w:val="LZ-4"/>
            </w:pPr>
            <w:r w:rsidRPr="007B3BD8">
              <w:t>1.4</w:t>
            </w:r>
          </w:p>
        </w:tc>
        <w:tc>
          <w:tcPr>
            <w:tcW w:w="1207" w:type="dxa"/>
            <w:shd w:val="clear" w:color="auto" w:fill="auto"/>
            <w:vAlign w:val="center"/>
          </w:tcPr>
          <w:p w14:paraId="12239822" w14:textId="77777777" w:rsidR="001A11CB" w:rsidRPr="007B3BD8" w:rsidRDefault="001A11CB" w:rsidP="00E43DD9">
            <w:pPr>
              <w:pStyle w:val="LZ-4"/>
            </w:pPr>
            <w:r w:rsidRPr="007B3BD8">
              <w:t>0.028</w:t>
            </w:r>
          </w:p>
        </w:tc>
        <w:tc>
          <w:tcPr>
            <w:tcW w:w="1085" w:type="dxa"/>
            <w:shd w:val="clear" w:color="auto" w:fill="auto"/>
            <w:vAlign w:val="center"/>
          </w:tcPr>
          <w:p w14:paraId="7A90052C" w14:textId="77777777" w:rsidR="001A11CB" w:rsidRPr="007B3BD8" w:rsidRDefault="001A11CB" w:rsidP="00E43DD9">
            <w:pPr>
              <w:pStyle w:val="LZ-4"/>
            </w:pPr>
            <w:r w:rsidRPr="007B3BD8">
              <w:t>0.014</w:t>
            </w:r>
          </w:p>
        </w:tc>
        <w:tc>
          <w:tcPr>
            <w:tcW w:w="964" w:type="dxa"/>
            <w:shd w:val="clear" w:color="auto" w:fill="auto"/>
            <w:vAlign w:val="center"/>
          </w:tcPr>
          <w:p w14:paraId="02236B5D" w14:textId="77777777" w:rsidR="001A11CB" w:rsidRPr="007B3BD8" w:rsidRDefault="001A11CB" w:rsidP="00E43DD9">
            <w:pPr>
              <w:pStyle w:val="LZ-4"/>
            </w:pPr>
            <w:r w:rsidRPr="007B3BD8">
              <w:t>0.18</w:t>
            </w:r>
          </w:p>
        </w:tc>
        <w:tc>
          <w:tcPr>
            <w:tcW w:w="842" w:type="dxa"/>
            <w:shd w:val="clear" w:color="auto" w:fill="auto"/>
            <w:vAlign w:val="center"/>
          </w:tcPr>
          <w:p w14:paraId="23DA845C" w14:textId="77777777" w:rsidR="001A11CB" w:rsidRPr="007B3BD8" w:rsidRDefault="001A11CB" w:rsidP="00E43DD9">
            <w:pPr>
              <w:pStyle w:val="LZ-4"/>
            </w:pPr>
            <w:r w:rsidRPr="007B3BD8">
              <w:t>/</w:t>
            </w:r>
          </w:p>
        </w:tc>
      </w:tr>
      <w:tr w:rsidR="001A11CB" w:rsidRPr="007B3BD8" w14:paraId="28B208E9" w14:textId="77777777" w:rsidTr="00E43DD9">
        <w:trPr>
          <w:trHeight w:val="283"/>
          <w:jc w:val="center"/>
        </w:trPr>
        <w:tc>
          <w:tcPr>
            <w:tcW w:w="2978" w:type="dxa"/>
            <w:vMerge/>
            <w:shd w:val="clear" w:color="auto" w:fill="auto"/>
            <w:vAlign w:val="center"/>
          </w:tcPr>
          <w:p w14:paraId="5D40F66B" w14:textId="77777777" w:rsidR="001A11CB" w:rsidRPr="007B3BD8" w:rsidRDefault="001A11CB" w:rsidP="00E43DD9">
            <w:pPr>
              <w:pStyle w:val="LZ-4"/>
            </w:pPr>
          </w:p>
        </w:tc>
        <w:tc>
          <w:tcPr>
            <w:tcW w:w="1275" w:type="dxa"/>
            <w:shd w:val="clear" w:color="auto" w:fill="auto"/>
            <w:vAlign w:val="center"/>
          </w:tcPr>
          <w:p w14:paraId="203A5CE3" w14:textId="77777777" w:rsidR="001A11CB" w:rsidRPr="007B3BD8" w:rsidRDefault="001A11CB" w:rsidP="00E43DD9">
            <w:pPr>
              <w:pStyle w:val="LZ-4"/>
            </w:pPr>
            <w:r w:rsidRPr="007B3BD8">
              <w:t>石膏</w:t>
            </w:r>
          </w:p>
        </w:tc>
        <w:tc>
          <w:tcPr>
            <w:tcW w:w="1488" w:type="dxa"/>
            <w:shd w:val="clear" w:color="auto" w:fill="auto"/>
            <w:vAlign w:val="center"/>
          </w:tcPr>
          <w:p w14:paraId="7A0A2729" w14:textId="77777777" w:rsidR="001A11CB" w:rsidRPr="007B3BD8" w:rsidRDefault="001A11CB" w:rsidP="00E43DD9">
            <w:pPr>
              <w:pStyle w:val="LZ-4"/>
            </w:pPr>
            <w:r w:rsidRPr="007B3BD8">
              <w:t>/</w:t>
            </w:r>
          </w:p>
        </w:tc>
        <w:tc>
          <w:tcPr>
            <w:tcW w:w="842" w:type="dxa"/>
            <w:shd w:val="clear" w:color="auto" w:fill="auto"/>
            <w:vAlign w:val="center"/>
          </w:tcPr>
          <w:p w14:paraId="728D40A9" w14:textId="77777777" w:rsidR="001A11CB" w:rsidRPr="007B3BD8" w:rsidRDefault="001A11CB" w:rsidP="00E43DD9">
            <w:pPr>
              <w:pStyle w:val="LZ-4"/>
            </w:pPr>
            <w:r w:rsidRPr="007B3BD8">
              <w:t>/</w:t>
            </w:r>
          </w:p>
        </w:tc>
        <w:tc>
          <w:tcPr>
            <w:tcW w:w="842" w:type="dxa"/>
            <w:shd w:val="clear" w:color="auto" w:fill="auto"/>
            <w:vAlign w:val="center"/>
          </w:tcPr>
          <w:p w14:paraId="2FF67B79" w14:textId="77777777" w:rsidR="001A11CB" w:rsidRPr="007B3BD8" w:rsidRDefault="001A11CB" w:rsidP="00E43DD9">
            <w:pPr>
              <w:pStyle w:val="LZ-4"/>
            </w:pPr>
            <w:r w:rsidRPr="007B3BD8">
              <w:t>/</w:t>
            </w:r>
          </w:p>
        </w:tc>
        <w:tc>
          <w:tcPr>
            <w:tcW w:w="964" w:type="dxa"/>
            <w:shd w:val="clear" w:color="auto" w:fill="auto"/>
            <w:vAlign w:val="center"/>
          </w:tcPr>
          <w:p w14:paraId="1DEB8FF9" w14:textId="77777777" w:rsidR="001A11CB" w:rsidRPr="007B3BD8" w:rsidRDefault="001A11CB" w:rsidP="00E43DD9">
            <w:pPr>
              <w:pStyle w:val="LZ-4"/>
            </w:pPr>
            <w:r w:rsidRPr="007B3BD8">
              <w:t>/</w:t>
            </w:r>
          </w:p>
        </w:tc>
        <w:tc>
          <w:tcPr>
            <w:tcW w:w="1085" w:type="dxa"/>
            <w:gridSpan w:val="2"/>
            <w:shd w:val="clear" w:color="auto" w:fill="auto"/>
            <w:vAlign w:val="center"/>
          </w:tcPr>
          <w:p w14:paraId="70FF1414" w14:textId="77777777" w:rsidR="001A11CB" w:rsidRPr="007B3BD8" w:rsidRDefault="001A11CB" w:rsidP="00E43DD9">
            <w:pPr>
              <w:pStyle w:val="LZ-4"/>
            </w:pPr>
            <w:r w:rsidRPr="007B3BD8">
              <w:t>0.03</w:t>
            </w:r>
          </w:p>
        </w:tc>
        <w:tc>
          <w:tcPr>
            <w:tcW w:w="1085" w:type="dxa"/>
            <w:gridSpan w:val="2"/>
            <w:shd w:val="clear" w:color="auto" w:fill="auto"/>
            <w:vAlign w:val="center"/>
          </w:tcPr>
          <w:p w14:paraId="04B22E31" w14:textId="77777777" w:rsidR="001A11CB" w:rsidRPr="007B3BD8" w:rsidRDefault="001A11CB" w:rsidP="00E43DD9">
            <w:pPr>
              <w:pStyle w:val="LZ-4"/>
            </w:pPr>
            <w:r w:rsidRPr="007B3BD8">
              <w:t>0.01</w:t>
            </w:r>
          </w:p>
        </w:tc>
        <w:tc>
          <w:tcPr>
            <w:tcW w:w="1207" w:type="dxa"/>
            <w:shd w:val="clear" w:color="auto" w:fill="auto"/>
            <w:vAlign w:val="center"/>
          </w:tcPr>
          <w:p w14:paraId="42A2C912" w14:textId="77777777" w:rsidR="001A11CB" w:rsidRPr="007B3BD8" w:rsidRDefault="001A11CB" w:rsidP="00E43DD9">
            <w:pPr>
              <w:pStyle w:val="LZ-4"/>
            </w:pPr>
            <w:r w:rsidRPr="007B3BD8">
              <w:t>/</w:t>
            </w:r>
          </w:p>
        </w:tc>
        <w:tc>
          <w:tcPr>
            <w:tcW w:w="1085" w:type="dxa"/>
            <w:shd w:val="clear" w:color="auto" w:fill="auto"/>
            <w:vAlign w:val="center"/>
          </w:tcPr>
          <w:p w14:paraId="7A088503" w14:textId="77777777" w:rsidR="001A11CB" w:rsidRPr="007B3BD8" w:rsidRDefault="001A11CB" w:rsidP="00E43DD9">
            <w:pPr>
              <w:pStyle w:val="LZ-4"/>
            </w:pPr>
            <w:r w:rsidRPr="007B3BD8">
              <w:t>/</w:t>
            </w:r>
          </w:p>
        </w:tc>
        <w:tc>
          <w:tcPr>
            <w:tcW w:w="964" w:type="dxa"/>
            <w:shd w:val="clear" w:color="auto" w:fill="auto"/>
            <w:vAlign w:val="center"/>
          </w:tcPr>
          <w:p w14:paraId="33E3BD40" w14:textId="77777777" w:rsidR="001A11CB" w:rsidRPr="007B3BD8" w:rsidRDefault="001A11CB" w:rsidP="00E43DD9">
            <w:pPr>
              <w:pStyle w:val="LZ-4"/>
            </w:pPr>
            <w:r w:rsidRPr="007B3BD8">
              <w:t>/</w:t>
            </w:r>
          </w:p>
        </w:tc>
        <w:tc>
          <w:tcPr>
            <w:tcW w:w="842" w:type="dxa"/>
            <w:shd w:val="clear" w:color="auto" w:fill="auto"/>
            <w:vAlign w:val="center"/>
          </w:tcPr>
          <w:p w14:paraId="42E00F26" w14:textId="77777777" w:rsidR="001A11CB" w:rsidRPr="007B3BD8" w:rsidRDefault="001A11CB" w:rsidP="00E43DD9">
            <w:pPr>
              <w:pStyle w:val="LZ-4"/>
            </w:pPr>
            <w:r w:rsidRPr="007B3BD8">
              <w:t>/</w:t>
            </w:r>
          </w:p>
        </w:tc>
      </w:tr>
      <w:tr w:rsidR="001A11CB" w:rsidRPr="007B3BD8" w14:paraId="02CBC63E" w14:textId="77777777" w:rsidTr="00E43DD9">
        <w:trPr>
          <w:trHeight w:val="283"/>
          <w:jc w:val="center"/>
        </w:trPr>
        <w:tc>
          <w:tcPr>
            <w:tcW w:w="2978" w:type="dxa"/>
            <w:vMerge/>
            <w:shd w:val="clear" w:color="auto" w:fill="auto"/>
            <w:vAlign w:val="center"/>
          </w:tcPr>
          <w:p w14:paraId="510C9FE5" w14:textId="77777777" w:rsidR="001A11CB" w:rsidRPr="007B3BD8" w:rsidRDefault="001A11CB" w:rsidP="00E43DD9">
            <w:pPr>
              <w:pStyle w:val="LZ-4"/>
            </w:pPr>
          </w:p>
        </w:tc>
        <w:tc>
          <w:tcPr>
            <w:tcW w:w="1275" w:type="dxa"/>
            <w:shd w:val="clear" w:color="auto" w:fill="auto"/>
            <w:vAlign w:val="center"/>
          </w:tcPr>
          <w:p w14:paraId="6C5EF871" w14:textId="77777777" w:rsidR="001A11CB" w:rsidRPr="007B3BD8" w:rsidRDefault="001A11CB" w:rsidP="00E43DD9">
            <w:pPr>
              <w:pStyle w:val="LZ-4"/>
            </w:pPr>
            <w:r w:rsidRPr="007B3BD8">
              <w:t>人造板</w:t>
            </w:r>
          </w:p>
        </w:tc>
        <w:tc>
          <w:tcPr>
            <w:tcW w:w="1488" w:type="dxa"/>
            <w:shd w:val="clear" w:color="auto" w:fill="auto"/>
            <w:vAlign w:val="center"/>
          </w:tcPr>
          <w:p w14:paraId="126E089B" w14:textId="77777777" w:rsidR="001A11CB" w:rsidRPr="007B3BD8" w:rsidRDefault="001A11CB" w:rsidP="00E43DD9">
            <w:pPr>
              <w:pStyle w:val="LZ-4"/>
            </w:pPr>
            <w:r w:rsidRPr="007B3BD8">
              <w:t>/</w:t>
            </w:r>
          </w:p>
        </w:tc>
        <w:tc>
          <w:tcPr>
            <w:tcW w:w="842" w:type="dxa"/>
            <w:shd w:val="clear" w:color="auto" w:fill="auto"/>
            <w:vAlign w:val="center"/>
          </w:tcPr>
          <w:p w14:paraId="224CD809" w14:textId="77777777" w:rsidR="001A11CB" w:rsidRPr="007B3BD8" w:rsidRDefault="001A11CB" w:rsidP="00E43DD9">
            <w:pPr>
              <w:pStyle w:val="LZ-4"/>
            </w:pPr>
            <w:r w:rsidRPr="007B3BD8">
              <w:t>/</w:t>
            </w:r>
          </w:p>
        </w:tc>
        <w:tc>
          <w:tcPr>
            <w:tcW w:w="842" w:type="dxa"/>
            <w:shd w:val="clear" w:color="auto" w:fill="auto"/>
            <w:vAlign w:val="center"/>
          </w:tcPr>
          <w:p w14:paraId="79088DCF" w14:textId="77777777" w:rsidR="001A11CB" w:rsidRPr="007B3BD8" w:rsidRDefault="001A11CB" w:rsidP="00E43DD9">
            <w:pPr>
              <w:pStyle w:val="LZ-4"/>
            </w:pPr>
            <w:r w:rsidRPr="007B3BD8">
              <w:t>/</w:t>
            </w:r>
          </w:p>
        </w:tc>
        <w:tc>
          <w:tcPr>
            <w:tcW w:w="964" w:type="dxa"/>
            <w:shd w:val="clear" w:color="auto" w:fill="auto"/>
            <w:vAlign w:val="center"/>
          </w:tcPr>
          <w:p w14:paraId="58353569" w14:textId="77777777" w:rsidR="001A11CB" w:rsidRPr="007B3BD8" w:rsidRDefault="001A11CB" w:rsidP="00E43DD9">
            <w:pPr>
              <w:pStyle w:val="LZ-4"/>
            </w:pPr>
            <w:r w:rsidRPr="007B3BD8">
              <w:t>/</w:t>
            </w:r>
          </w:p>
        </w:tc>
        <w:tc>
          <w:tcPr>
            <w:tcW w:w="1085" w:type="dxa"/>
            <w:gridSpan w:val="2"/>
            <w:shd w:val="clear" w:color="auto" w:fill="auto"/>
            <w:vAlign w:val="center"/>
          </w:tcPr>
          <w:p w14:paraId="0C4ED6B0" w14:textId="77777777" w:rsidR="001A11CB" w:rsidRPr="007B3BD8" w:rsidRDefault="001A11CB" w:rsidP="00E43DD9">
            <w:pPr>
              <w:pStyle w:val="LZ-4"/>
            </w:pPr>
            <w:r w:rsidRPr="007B3BD8">
              <w:t>/</w:t>
            </w:r>
          </w:p>
        </w:tc>
        <w:tc>
          <w:tcPr>
            <w:tcW w:w="1085" w:type="dxa"/>
            <w:gridSpan w:val="2"/>
            <w:shd w:val="clear" w:color="auto" w:fill="auto"/>
            <w:vAlign w:val="center"/>
          </w:tcPr>
          <w:p w14:paraId="478ED3BC" w14:textId="77777777" w:rsidR="001A11CB" w:rsidRPr="007B3BD8" w:rsidRDefault="001A11CB" w:rsidP="00E43DD9">
            <w:pPr>
              <w:pStyle w:val="LZ-4"/>
            </w:pPr>
            <w:r w:rsidRPr="007B3BD8">
              <w:t>/</w:t>
            </w:r>
          </w:p>
        </w:tc>
        <w:tc>
          <w:tcPr>
            <w:tcW w:w="1207" w:type="dxa"/>
            <w:shd w:val="clear" w:color="auto" w:fill="auto"/>
            <w:vAlign w:val="center"/>
          </w:tcPr>
          <w:p w14:paraId="4D5DBD2C" w14:textId="77777777" w:rsidR="001A11CB" w:rsidRPr="007B3BD8" w:rsidRDefault="001A11CB" w:rsidP="00E43DD9">
            <w:pPr>
              <w:pStyle w:val="LZ-4"/>
            </w:pPr>
            <w:r w:rsidRPr="007B3BD8">
              <w:t>/</w:t>
            </w:r>
          </w:p>
        </w:tc>
        <w:tc>
          <w:tcPr>
            <w:tcW w:w="1085" w:type="dxa"/>
            <w:shd w:val="clear" w:color="auto" w:fill="auto"/>
            <w:vAlign w:val="center"/>
          </w:tcPr>
          <w:p w14:paraId="202F0DB7" w14:textId="77777777" w:rsidR="001A11CB" w:rsidRPr="007B3BD8" w:rsidRDefault="001A11CB" w:rsidP="00E43DD9">
            <w:pPr>
              <w:pStyle w:val="LZ-4"/>
            </w:pPr>
            <w:r w:rsidRPr="007B3BD8">
              <w:t>/</w:t>
            </w:r>
          </w:p>
        </w:tc>
        <w:tc>
          <w:tcPr>
            <w:tcW w:w="964" w:type="dxa"/>
            <w:shd w:val="clear" w:color="auto" w:fill="auto"/>
            <w:vAlign w:val="center"/>
          </w:tcPr>
          <w:p w14:paraId="482DD8F5" w14:textId="77777777" w:rsidR="001A11CB" w:rsidRPr="007B3BD8" w:rsidRDefault="001A11CB" w:rsidP="00E43DD9">
            <w:pPr>
              <w:pStyle w:val="LZ-4"/>
            </w:pPr>
            <w:r w:rsidRPr="007B3BD8">
              <w:t>0.5</w:t>
            </w:r>
          </w:p>
        </w:tc>
        <w:tc>
          <w:tcPr>
            <w:tcW w:w="842" w:type="dxa"/>
            <w:shd w:val="clear" w:color="auto" w:fill="auto"/>
            <w:vAlign w:val="center"/>
          </w:tcPr>
          <w:p w14:paraId="21E900AE" w14:textId="77777777" w:rsidR="001A11CB" w:rsidRPr="007B3BD8" w:rsidRDefault="001A11CB" w:rsidP="00E43DD9">
            <w:pPr>
              <w:pStyle w:val="LZ-4"/>
            </w:pPr>
            <w:r w:rsidRPr="007B3BD8">
              <w:t>/</w:t>
            </w:r>
          </w:p>
        </w:tc>
      </w:tr>
      <w:tr w:rsidR="001A11CB" w:rsidRPr="007B3BD8" w14:paraId="2E56384A" w14:textId="77777777" w:rsidTr="00E43DD9">
        <w:trPr>
          <w:trHeight w:val="283"/>
          <w:jc w:val="center"/>
        </w:trPr>
        <w:tc>
          <w:tcPr>
            <w:tcW w:w="2978" w:type="dxa"/>
            <w:vMerge w:val="restart"/>
            <w:shd w:val="clear" w:color="auto" w:fill="auto"/>
            <w:vAlign w:val="center"/>
          </w:tcPr>
          <w:p w14:paraId="5E80E062" w14:textId="77777777" w:rsidR="001A11CB" w:rsidRPr="007B3BD8" w:rsidRDefault="001A11CB" w:rsidP="00E43DD9">
            <w:pPr>
              <w:pStyle w:val="LZ-4"/>
            </w:pPr>
            <w:r w:rsidRPr="007B3BD8">
              <w:t>化学原料和化学制品制造业</w:t>
            </w:r>
          </w:p>
        </w:tc>
        <w:tc>
          <w:tcPr>
            <w:tcW w:w="1275" w:type="dxa"/>
            <w:shd w:val="clear" w:color="auto" w:fill="auto"/>
            <w:vAlign w:val="center"/>
          </w:tcPr>
          <w:p w14:paraId="112D01B9" w14:textId="77777777" w:rsidR="001A11CB" w:rsidRPr="007B3BD8" w:rsidRDefault="001A11CB" w:rsidP="00E43DD9">
            <w:pPr>
              <w:pStyle w:val="LZ-4"/>
            </w:pPr>
            <w:r w:rsidRPr="007B3BD8">
              <w:t>硫酸</w:t>
            </w:r>
          </w:p>
        </w:tc>
        <w:tc>
          <w:tcPr>
            <w:tcW w:w="1488" w:type="dxa"/>
            <w:shd w:val="clear" w:color="auto" w:fill="auto"/>
            <w:vAlign w:val="center"/>
          </w:tcPr>
          <w:p w14:paraId="06A7D2D4" w14:textId="77777777" w:rsidR="001A11CB" w:rsidRPr="007B3BD8" w:rsidRDefault="001A11CB" w:rsidP="00E43DD9">
            <w:pPr>
              <w:pStyle w:val="LZ-4"/>
            </w:pPr>
            <w:r w:rsidRPr="007B3BD8">
              <w:t>/</w:t>
            </w:r>
          </w:p>
        </w:tc>
        <w:tc>
          <w:tcPr>
            <w:tcW w:w="842" w:type="dxa"/>
            <w:shd w:val="clear" w:color="auto" w:fill="auto"/>
            <w:vAlign w:val="center"/>
          </w:tcPr>
          <w:p w14:paraId="6F4FC077" w14:textId="77777777" w:rsidR="001A11CB" w:rsidRPr="007B3BD8" w:rsidRDefault="001A11CB" w:rsidP="00E43DD9">
            <w:pPr>
              <w:pStyle w:val="LZ-4"/>
            </w:pPr>
            <w:r w:rsidRPr="007B3BD8">
              <w:t>3.4</w:t>
            </w:r>
          </w:p>
        </w:tc>
        <w:tc>
          <w:tcPr>
            <w:tcW w:w="842" w:type="dxa"/>
            <w:shd w:val="clear" w:color="auto" w:fill="auto"/>
            <w:vAlign w:val="center"/>
          </w:tcPr>
          <w:p w14:paraId="619790EF" w14:textId="77777777" w:rsidR="001A11CB" w:rsidRPr="007B3BD8" w:rsidRDefault="001A11CB" w:rsidP="00E43DD9">
            <w:pPr>
              <w:pStyle w:val="LZ-4"/>
            </w:pPr>
            <w:r w:rsidRPr="007B3BD8">
              <w:t>/</w:t>
            </w:r>
          </w:p>
        </w:tc>
        <w:tc>
          <w:tcPr>
            <w:tcW w:w="964" w:type="dxa"/>
            <w:shd w:val="clear" w:color="auto" w:fill="auto"/>
            <w:vAlign w:val="center"/>
          </w:tcPr>
          <w:p w14:paraId="0EA01CD5" w14:textId="77777777" w:rsidR="001A11CB" w:rsidRPr="007B3BD8" w:rsidRDefault="001A11CB" w:rsidP="00E43DD9">
            <w:pPr>
              <w:pStyle w:val="LZ-4"/>
            </w:pPr>
            <w:r w:rsidRPr="007B3BD8">
              <w:t>/</w:t>
            </w:r>
          </w:p>
        </w:tc>
        <w:tc>
          <w:tcPr>
            <w:tcW w:w="1085" w:type="dxa"/>
            <w:gridSpan w:val="2"/>
            <w:shd w:val="clear" w:color="auto" w:fill="auto"/>
            <w:vAlign w:val="center"/>
          </w:tcPr>
          <w:p w14:paraId="2F7EE275" w14:textId="77777777" w:rsidR="001A11CB" w:rsidRPr="007B3BD8" w:rsidRDefault="001A11CB" w:rsidP="00E43DD9">
            <w:pPr>
              <w:pStyle w:val="LZ-4"/>
            </w:pPr>
            <w:r w:rsidRPr="007B3BD8">
              <w:t>/</w:t>
            </w:r>
          </w:p>
        </w:tc>
        <w:tc>
          <w:tcPr>
            <w:tcW w:w="1085" w:type="dxa"/>
            <w:gridSpan w:val="2"/>
            <w:shd w:val="clear" w:color="auto" w:fill="auto"/>
            <w:vAlign w:val="center"/>
          </w:tcPr>
          <w:p w14:paraId="31C27C7E" w14:textId="77777777" w:rsidR="001A11CB" w:rsidRPr="007B3BD8" w:rsidRDefault="001A11CB" w:rsidP="00E43DD9">
            <w:pPr>
              <w:pStyle w:val="LZ-4"/>
            </w:pPr>
            <w:r w:rsidRPr="007B3BD8">
              <w:t>/</w:t>
            </w:r>
          </w:p>
        </w:tc>
        <w:tc>
          <w:tcPr>
            <w:tcW w:w="1207" w:type="dxa"/>
            <w:shd w:val="clear" w:color="auto" w:fill="auto"/>
            <w:vAlign w:val="center"/>
          </w:tcPr>
          <w:p w14:paraId="0D2ECD63" w14:textId="77777777" w:rsidR="001A11CB" w:rsidRPr="007B3BD8" w:rsidRDefault="001A11CB" w:rsidP="00E43DD9">
            <w:pPr>
              <w:pStyle w:val="LZ-4"/>
            </w:pPr>
            <w:r w:rsidRPr="007B3BD8">
              <w:t>/</w:t>
            </w:r>
          </w:p>
        </w:tc>
        <w:tc>
          <w:tcPr>
            <w:tcW w:w="1085" w:type="dxa"/>
            <w:shd w:val="clear" w:color="auto" w:fill="auto"/>
            <w:vAlign w:val="center"/>
          </w:tcPr>
          <w:p w14:paraId="5789F9BF" w14:textId="77777777" w:rsidR="001A11CB" w:rsidRPr="007B3BD8" w:rsidRDefault="001A11CB" w:rsidP="00E43DD9">
            <w:pPr>
              <w:pStyle w:val="LZ-4"/>
            </w:pPr>
            <w:r w:rsidRPr="007B3BD8">
              <w:t>/</w:t>
            </w:r>
          </w:p>
        </w:tc>
        <w:tc>
          <w:tcPr>
            <w:tcW w:w="964" w:type="dxa"/>
            <w:shd w:val="clear" w:color="auto" w:fill="auto"/>
            <w:vAlign w:val="center"/>
          </w:tcPr>
          <w:p w14:paraId="633F09B9" w14:textId="77777777" w:rsidR="001A11CB" w:rsidRPr="007B3BD8" w:rsidRDefault="001A11CB" w:rsidP="00E43DD9">
            <w:pPr>
              <w:pStyle w:val="LZ-4"/>
            </w:pPr>
            <w:r w:rsidRPr="007B3BD8">
              <w:t>/</w:t>
            </w:r>
          </w:p>
        </w:tc>
        <w:tc>
          <w:tcPr>
            <w:tcW w:w="842" w:type="dxa"/>
            <w:shd w:val="clear" w:color="auto" w:fill="auto"/>
            <w:vAlign w:val="center"/>
          </w:tcPr>
          <w:p w14:paraId="0464E949" w14:textId="77777777" w:rsidR="001A11CB" w:rsidRPr="007B3BD8" w:rsidRDefault="001A11CB" w:rsidP="00E43DD9">
            <w:pPr>
              <w:pStyle w:val="LZ-4"/>
            </w:pPr>
            <w:r w:rsidRPr="007B3BD8">
              <w:t>/</w:t>
            </w:r>
          </w:p>
        </w:tc>
      </w:tr>
      <w:tr w:rsidR="001A11CB" w:rsidRPr="007B3BD8" w14:paraId="5138C539" w14:textId="77777777" w:rsidTr="00E43DD9">
        <w:trPr>
          <w:trHeight w:val="283"/>
          <w:jc w:val="center"/>
        </w:trPr>
        <w:tc>
          <w:tcPr>
            <w:tcW w:w="2978" w:type="dxa"/>
            <w:vMerge/>
            <w:shd w:val="clear" w:color="auto" w:fill="auto"/>
            <w:vAlign w:val="center"/>
          </w:tcPr>
          <w:p w14:paraId="3CBA2D26" w14:textId="77777777" w:rsidR="001A11CB" w:rsidRPr="007B3BD8" w:rsidRDefault="001A11CB" w:rsidP="00E43DD9">
            <w:pPr>
              <w:pStyle w:val="LZ-4"/>
            </w:pPr>
          </w:p>
        </w:tc>
        <w:tc>
          <w:tcPr>
            <w:tcW w:w="1275" w:type="dxa"/>
            <w:shd w:val="clear" w:color="auto" w:fill="auto"/>
            <w:vAlign w:val="center"/>
          </w:tcPr>
          <w:p w14:paraId="4D62E278" w14:textId="77777777" w:rsidR="001A11CB" w:rsidRPr="007B3BD8" w:rsidRDefault="001A11CB" w:rsidP="00E43DD9">
            <w:pPr>
              <w:pStyle w:val="LZ-4"/>
            </w:pPr>
            <w:r w:rsidRPr="007B3BD8">
              <w:t>合成氨</w:t>
            </w:r>
          </w:p>
        </w:tc>
        <w:tc>
          <w:tcPr>
            <w:tcW w:w="1488" w:type="dxa"/>
            <w:shd w:val="clear" w:color="auto" w:fill="auto"/>
            <w:vAlign w:val="center"/>
          </w:tcPr>
          <w:p w14:paraId="6597035D" w14:textId="77777777" w:rsidR="001A11CB" w:rsidRPr="007B3BD8" w:rsidRDefault="001A11CB" w:rsidP="00E43DD9">
            <w:pPr>
              <w:pStyle w:val="LZ-4"/>
            </w:pPr>
            <w:r w:rsidRPr="007B3BD8">
              <w:t>/</w:t>
            </w:r>
          </w:p>
        </w:tc>
        <w:tc>
          <w:tcPr>
            <w:tcW w:w="842" w:type="dxa"/>
            <w:shd w:val="clear" w:color="auto" w:fill="auto"/>
            <w:vAlign w:val="center"/>
          </w:tcPr>
          <w:p w14:paraId="6D68E498" w14:textId="77777777" w:rsidR="001A11CB" w:rsidRPr="007B3BD8" w:rsidRDefault="001A11CB" w:rsidP="00E43DD9">
            <w:pPr>
              <w:pStyle w:val="LZ-4"/>
            </w:pPr>
            <w:r w:rsidRPr="007B3BD8">
              <w:t>0.03</w:t>
            </w:r>
          </w:p>
        </w:tc>
        <w:tc>
          <w:tcPr>
            <w:tcW w:w="842" w:type="dxa"/>
            <w:shd w:val="clear" w:color="auto" w:fill="auto"/>
            <w:vAlign w:val="center"/>
          </w:tcPr>
          <w:p w14:paraId="6C1684F1" w14:textId="77777777" w:rsidR="001A11CB" w:rsidRPr="007B3BD8" w:rsidRDefault="001A11CB" w:rsidP="00E43DD9">
            <w:pPr>
              <w:pStyle w:val="LZ-4"/>
            </w:pPr>
            <w:r w:rsidRPr="007B3BD8">
              <w:t>1</w:t>
            </w:r>
          </w:p>
        </w:tc>
        <w:tc>
          <w:tcPr>
            <w:tcW w:w="964" w:type="dxa"/>
            <w:shd w:val="clear" w:color="auto" w:fill="auto"/>
            <w:vAlign w:val="center"/>
          </w:tcPr>
          <w:p w14:paraId="36F6F6C8" w14:textId="77777777" w:rsidR="001A11CB" w:rsidRPr="007B3BD8" w:rsidRDefault="001A11CB" w:rsidP="00E43DD9">
            <w:pPr>
              <w:pStyle w:val="LZ-4"/>
            </w:pPr>
            <w:r w:rsidRPr="007B3BD8">
              <w:t>7.9</w:t>
            </w:r>
          </w:p>
        </w:tc>
        <w:tc>
          <w:tcPr>
            <w:tcW w:w="1085" w:type="dxa"/>
            <w:gridSpan w:val="2"/>
            <w:shd w:val="clear" w:color="auto" w:fill="auto"/>
            <w:vAlign w:val="center"/>
          </w:tcPr>
          <w:p w14:paraId="3B66196B" w14:textId="77777777" w:rsidR="001A11CB" w:rsidRPr="007B3BD8" w:rsidRDefault="001A11CB" w:rsidP="00E43DD9">
            <w:pPr>
              <w:pStyle w:val="LZ-4"/>
            </w:pPr>
            <w:r w:rsidRPr="007B3BD8">
              <w:t>/</w:t>
            </w:r>
          </w:p>
        </w:tc>
        <w:tc>
          <w:tcPr>
            <w:tcW w:w="1085" w:type="dxa"/>
            <w:gridSpan w:val="2"/>
            <w:shd w:val="clear" w:color="auto" w:fill="auto"/>
            <w:vAlign w:val="center"/>
          </w:tcPr>
          <w:p w14:paraId="56E9F1A4" w14:textId="77777777" w:rsidR="001A11CB" w:rsidRPr="007B3BD8" w:rsidRDefault="001A11CB" w:rsidP="00E43DD9">
            <w:pPr>
              <w:pStyle w:val="LZ-4"/>
            </w:pPr>
            <w:r w:rsidRPr="007B3BD8">
              <w:t>/</w:t>
            </w:r>
          </w:p>
        </w:tc>
        <w:tc>
          <w:tcPr>
            <w:tcW w:w="1207" w:type="dxa"/>
            <w:shd w:val="clear" w:color="auto" w:fill="auto"/>
            <w:vAlign w:val="center"/>
          </w:tcPr>
          <w:p w14:paraId="67E7FD43" w14:textId="77777777" w:rsidR="001A11CB" w:rsidRPr="007B3BD8" w:rsidRDefault="001A11CB" w:rsidP="00E43DD9">
            <w:pPr>
              <w:pStyle w:val="LZ-4"/>
            </w:pPr>
            <w:r w:rsidRPr="007B3BD8">
              <w:t>/</w:t>
            </w:r>
          </w:p>
        </w:tc>
        <w:tc>
          <w:tcPr>
            <w:tcW w:w="1085" w:type="dxa"/>
            <w:shd w:val="clear" w:color="auto" w:fill="auto"/>
            <w:vAlign w:val="center"/>
          </w:tcPr>
          <w:p w14:paraId="49EBE7A1" w14:textId="77777777" w:rsidR="001A11CB" w:rsidRPr="007B3BD8" w:rsidRDefault="001A11CB" w:rsidP="00E43DD9">
            <w:pPr>
              <w:pStyle w:val="LZ-4"/>
            </w:pPr>
            <w:r w:rsidRPr="007B3BD8">
              <w:t>/</w:t>
            </w:r>
          </w:p>
        </w:tc>
        <w:tc>
          <w:tcPr>
            <w:tcW w:w="964" w:type="dxa"/>
            <w:shd w:val="clear" w:color="auto" w:fill="auto"/>
            <w:vAlign w:val="center"/>
          </w:tcPr>
          <w:p w14:paraId="7A21E1BA" w14:textId="77777777" w:rsidR="001A11CB" w:rsidRPr="007B3BD8" w:rsidRDefault="001A11CB" w:rsidP="00E43DD9">
            <w:pPr>
              <w:pStyle w:val="LZ-4"/>
            </w:pPr>
            <w:r w:rsidRPr="007B3BD8">
              <w:t>4.72</w:t>
            </w:r>
          </w:p>
        </w:tc>
        <w:tc>
          <w:tcPr>
            <w:tcW w:w="842" w:type="dxa"/>
            <w:shd w:val="clear" w:color="auto" w:fill="auto"/>
            <w:vAlign w:val="center"/>
          </w:tcPr>
          <w:p w14:paraId="00DD9F66" w14:textId="77777777" w:rsidR="001A11CB" w:rsidRPr="007B3BD8" w:rsidRDefault="001A11CB" w:rsidP="00E43DD9">
            <w:pPr>
              <w:pStyle w:val="LZ-4"/>
            </w:pPr>
            <w:r w:rsidRPr="007B3BD8">
              <w:t>2.10</w:t>
            </w:r>
          </w:p>
        </w:tc>
      </w:tr>
      <w:tr w:rsidR="001A11CB" w:rsidRPr="007B3BD8" w14:paraId="1D717FAA" w14:textId="77777777" w:rsidTr="00E43DD9">
        <w:trPr>
          <w:trHeight w:val="283"/>
          <w:jc w:val="center"/>
        </w:trPr>
        <w:tc>
          <w:tcPr>
            <w:tcW w:w="2978" w:type="dxa"/>
            <w:vMerge/>
            <w:shd w:val="clear" w:color="auto" w:fill="auto"/>
            <w:vAlign w:val="center"/>
          </w:tcPr>
          <w:p w14:paraId="09F30C41" w14:textId="77777777" w:rsidR="001A11CB" w:rsidRPr="007B3BD8" w:rsidRDefault="001A11CB" w:rsidP="00E43DD9">
            <w:pPr>
              <w:pStyle w:val="LZ-4"/>
            </w:pPr>
          </w:p>
        </w:tc>
        <w:tc>
          <w:tcPr>
            <w:tcW w:w="1275" w:type="dxa"/>
            <w:shd w:val="clear" w:color="auto" w:fill="auto"/>
            <w:vAlign w:val="center"/>
          </w:tcPr>
          <w:p w14:paraId="4C29D1CF" w14:textId="77777777" w:rsidR="001A11CB" w:rsidRPr="007B3BD8" w:rsidRDefault="001A11CB" w:rsidP="00E43DD9">
            <w:pPr>
              <w:pStyle w:val="LZ-4"/>
            </w:pPr>
            <w:r w:rsidRPr="007B3BD8">
              <w:t>尿素</w:t>
            </w:r>
          </w:p>
        </w:tc>
        <w:tc>
          <w:tcPr>
            <w:tcW w:w="1488" w:type="dxa"/>
            <w:shd w:val="clear" w:color="auto" w:fill="auto"/>
            <w:vAlign w:val="center"/>
          </w:tcPr>
          <w:p w14:paraId="7B62D4E0" w14:textId="77777777" w:rsidR="001A11CB" w:rsidRPr="007B3BD8" w:rsidRDefault="001A11CB" w:rsidP="00E43DD9">
            <w:pPr>
              <w:pStyle w:val="LZ-4"/>
            </w:pPr>
            <w:r w:rsidRPr="007B3BD8">
              <w:t>/</w:t>
            </w:r>
          </w:p>
        </w:tc>
        <w:tc>
          <w:tcPr>
            <w:tcW w:w="842" w:type="dxa"/>
            <w:shd w:val="clear" w:color="auto" w:fill="auto"/>
            <w:vAlign w:val="center"/>
          </w:tcPr>
          <w:p w14:paraId="198D9E0C" w14:textId="77777777" w:rsidR="001A11CB" w:rsidRPr="007B3BD8" w:rsidRDefault="001A11CB" w:rsidP="00E43DD9">
            <w:pPr>
              <w:pStyle w:val="LZ-4"/>
            </w:pPr>
            <w:r w:rsidRPr="007B3BD8">
              <w:t>/</w:t>
            </w:r>
          </w:p>
        </w:tc>
        <w:tc>
          <w:tcPr>
            <w:tcW w:w="842" w:type="dxa"/>
            <w:shd w:val="clear" w:color="auto" w:fill="auto"/>
            <w:vAlign w:val="center"/>
          </w:tcPr>
          <w:p w14:paraId="68F4F1D2" w14:textId="77777777" w:rsidR="001A11CB" w:rsidRPr="007B3BD8" w:rsidRDefault="001A11CB" w:rsidP="00E43DD9">
            <w:pPr>
              <w:pStyle w:val="LZ-4"/>
            </w:pPr>
            <w:r w:rsidRPr="007B3BD8">
              <w:t>/</w:t>
            </w:r>
          </w:p>
        </w:tc>
        <w:tc>
          <w:tcPr>
            <w:tcW w:w="964" w:type="dxa"/>
            <w:shd w:val="clear" w:color="auto" w:fill="auto"/>
            <w:vAlign w:val="center"/>
          </w:tcPr>
          <w:p w14:paraId="17EDFFBA" w14:textId="77777777" w:rsidR="001A11CB" w:rsidRPr="007B3BD8" w:rsidRDefault="001A11CB" w:rsidP="00E43DD9">
            <w:pPr>
              <w:pStyle w:val="LZ-4"/>
            </w:pPr>
            <w:r w:rsidRPr="007B3BD8">
              <w:t>/</w:t>
            </w:r>
          </w:p>
        </w:tc>
        <w:tc>
          <w:tcPr>
            <w:tcW w:w="1085" w:type="dxa"/>
            <w:gridSpan w:val="2"/>
            <w:shd w:val="clear" w:color="auto" w:fill="auto"/>
            <w:vAlign w:val="center"/>
          </w:tcPr>
          <w:p w14:paraId="20782E68" w14:textId="77777777" w:rsidR="001A11CB" w:rsidRPr="007B3BD8" w:rsidRDefault="001A11CB" w:rsidP="00E43DD9">
            <w:pPr>
              <w:pStyle w:val="LZ-4"/>
            </w:pPr>
            <w:r w:rsidRPr="007B3BD8">
              <w:t>2.12</w:t>
            </w:r>
          </w:p>
        </w:tc>
        <w:tc>
          <w:tcPr>
            <w:tcW w:w="1085" w:type="dxa"/>
            <w:gridSpan w:val="2"/>
            <w:shd w:val="clear" w:color="auto" w:fill="auto"/>
            <w:vAlign w:val="center"/>
          </w:tcPr>
          <w:p w14:paraId="3D990939" w14:textId="77777777" w:rsidR="001A11CB" w:rsidRPr="007B3BD8" w:rsidRDefault="001A11CB" w:rsidP="00E43DD9">
            <w:pPr>
              <w:pStyle w:val="LZ-4"/>
            </w:pPr>
            <w:r w:rsidRPr="007B3BD8">
              <w:t>1.86</w:t>
            </w:r>
          </w:p>
        </w:tc>
        <w:tc>
          <w:tcPr>
            <w:tcW w:w="1207" w:type="dxa"/>
            <w:shd w:val="clear" w:color="auto" w:fill="auto"/>
            <w:vAlign w:val="center"/>
          </w:tcPr>
          <w:p w14:paraId="3303A773" w14:textId="77777777" w:rsidR="001A11CB" w:rsidRPr="007B3BD8" w:rsidRDefault="001A11CB" w:rsidP="00E43DD9">
            <w:pPr>
              <w:pStyle w:val="LZ-4"/>
            </w:pPr>
            <w:r w:rsidRPr="007B3BD8">
              <w:t>/</w:t>
            </w:r>
          </w:p>
        </w:tc>
        <w:tc>
          <w:tcPr>
            <w:tcW w:w="1085" w:type="dxa"/>
            <w:shd w:val="clear" w:color="auto" w:fill="auto"/>
            <w:vAlign w:val="center"/>
          </w:tcPr>
          <w:p w14:paraId="2E3BB527" w14:textId="77777777" w:rsidR="001A11CB" w:rsidRPr="007B3BD8" w:rsidRDefault="001A11CB" w:rsidP="00E43DD9">
            <w:pPr>
              <w:pStyle w:val="LZ-4"/>
            </w:pPr>
            <w:r w:rsidRPr="007B3BD8">
              <w:t>/</w:t>
            </w:r>
          </w:p>
        </w:tc>
        <w:tc>
          <w:tcPr>
            <w:tcW w:w="964" w:type="dxa"/>
            <w:shd w:val="clear" w:color="auto" w:fill="auto"/>
            <w:vAlign w:val="center"/>
          </w:tcPr>
          <w:p w14:paraId="43A172DB" w14:textId="77777777" w:rsidR="001A11CB" w:rsidRPr="007B3BD8" w:rsidRDefault="001A11CB" w:rsidP="00E43DD9">
            <w:pPr>
              <w:pStyle w:val="LZ-4"/>
            </w:pPr>
            <w:r w:rsidRPr="007B3BD8">
              <w:t>0.01</w:t>
            </w:r>
          </w:p>
        </w:tc>
        <w:tc>
          <w:tcPr>
            <w:tcW w:w="842" w:type="dxa"/>
            <w:shd w:val="clear" w:color="auto" w:fill="auto"/>
            <w:vAlign w:val="center"/>
          </w:tcPr>
          <w:p w14:paraId="23C025A9" w14:textId="77777777" w:rsidR="001A11CB" w:rsidRPr="007B3BD8" w:rsidRDefault="001A11CB" w:rsidP="00E43DD9">
            <w:pPr>
              <w:pStyle w:val="LZ-4"/>
            </w:pPr>
            <w:r w:rsidRPr="007B3BD8">
              <w:t>9.98</w:t>
            </w:r>
          </w:p>
        </w:tc>
      </w:tr>
      <w:tr w:rsidR="001A11CB" w:rsidRPr="007B3BD8" w14:paraId="7B87153D" w14:textId="77777777" w:rsidTr="00E43DD9">
        <w:trPr>
          <w:trHeight w:val="283"/>
          <w:jc w:val="center"/>
        </w:trPr>
        <w:tc>
          <w:tcPr>
            <w:tcW w:w="2978" w:type="dxa"/>
            <w:vMerge/>
            <w:shd w:val="clear" w:color="auto" w:fill="auto"/>
            <w:vAlign w:val="center"/>
          </w:tcPr>
          <w:p w14:paraId="263B6A3C" w14:textId="77777777" w:rsidR="001A11CB" w:rsidRPr="007B3BD8" w:rsidRDefault="001A11CB" w:rsidP="00E43DD9">
            <w:pPr>
              <w:pStyle w:val="LZ-4"/>
            </w:pPr>
          </w:p>
        </w:tc>
        <w:tc>
          <w:tcPr>
            <w:tcW w:w="1275" w:type="dxa"/>
            <w:shd w:val="clear" w:color="auto" w:fill="auto"/>
            <w:vAlign w:val="center"/>
          </w:tcPr>
          <w:p w14:paraId="50675298" w14:textId="77777777" w:rsidR="001A11CB" w:rsidRPr="007B3BD8" w:rsidRDefault="001A11CB" w:rsidP="00E43DD9">
            <w:pPr>
              <w:pStyle w:val="LZ-4"/>
            </w:pPr>
            <w:r w:rsidRPr="007B3BD8">
              <w:t>硝铵</w:t>
            </w:r>
          </w:p>
        </w:tc>
        <w:tc>
          <w:tcPr>
            <w:tcW w:w="1488" w:type="dxa"/>
            <w:shd w:val="clear" w:color="auto" w:fill="auto"/>
            <w:vAlign w:val="center"/>
          </w:tcPr>
          <w:p w14:paraId="26D8600C" w14:textId="77777777" w:rsidR="001A11CB" w:rsidRPr="007B3BD8" w:rsidRDefault="001A11CB" w:rsidP="00E43DD9">
            <w:pPr>
              <w:pStyle w:val="LZ-4"/>
            </w:pPr>
            <w:r w:rsidRPr="007B3BD8">
              <w:t>/</w:t>
            </w:r>
          </w:p>
        </w:tc>
        <w:tc>
          <w:tcPr>
            <w:tcW w:w="842" w:type="dxa"/>
            <w:shd w:val="clear" w:color="auto" w:fill="auto"/>
            <w:vAlign w:val="center"/>
          </w:tcPr>
          <w:p w14:paraId="55E96322" w14:textId="77777777" w:rsidR="001A11CB" w:rsidRPr="007B3BD8" w:rsidRDefault="001A11CB" w:rsidP="00E43DD9">
            <w:pPr>
              <w:pStyle w:val="LZ-4"/>
            </w:pPr>
            <w:r w:rsidRPr="007B3BD8">
              <w:t>/</w:t>
            </w:r>
          </w:p>
        </w:tc>
        <w:tc>
          <w:tcPr>
            <w:tcW w:w="842" w:type="dxa"/>
            <w:shd w:val="clear" w:color="auto" w:fill="auto"/>
            <w:vAlign w:val="center"/>
          </w:tcPr>
          <w:p w14:paraId="758CE0B9" w14:textId="77777777" w:rsidR="001A11CB" w:rsidRPr="007B3BD8" w:rsidRDefault="001A11CB" w:rsidP="00E43DD9">
            <w:pPr>
              <w:pStyle w:val="LZ-4"/>
            </w:pPr>
            <w:r w:rsidRPr="007B3BD8">
              <w:t>/</w:t>
            </w:r>
          </w:p>
        </w:tc>
        <w:tc>
          <w:tcPr>
            <w:tcW w:w="964" w:type="dxa"/>
            <w:shd w:val="clear" w:color="auto" w:fill="auto"/>
            <w:vAlign w:val="center"/>
          </w:tcPr>
          <w:p w14:paraId="3895FD16" w14:textId="77777777" w:rsidR="001A11CB" w:rsidRPr="007B3BD8" w:rsidRDefault="001A11CB" w:rsidP="00E43DD9">
            <w:pPr>
              <w:pStyle w:val="LZ-4"/>
            </w:pPr>
            <w:r w:rsidRPr="007B3BD8">
              <w:t>/</w:t>
            </w:r>
          </w:p>
        </w:tc>
        <w:tc>
          <w:tcPr>
            <w:tcW w:w="1085" w:type="dxa"/>
            <w:gridSpan w:val="2"/>
            <w:shd w:val="clear" w:color="auto" w:fill="auto"/>
            <w:vAlign w:val="center"/>
          </w:tcPr>
          <w:p w14:paraId="6D1B13C6" w14:textId="77777777" w:rsidR="001A11CB" w:rsidRPr="007B3BD8" w:rsidRDefault="001A11CB" w:rsidP="00E43DD9">
            <w:pPr>
              <w:pStyle w:val="LZ-4"/>
            </w:pPr>
            <w:r w:rsidRPr="007B3BD8">
              <w:t>2.12</w:t>
            </w:r>
          </w:p>
        </w:tc>
        <w:tc>
          <w:tcPr>
            <w:tcW w:w="1085" w:type="dxa"/>
            <w:gridSpan w:val="2"/>
            <w:shd w:val="clear" w:color="auto" w:fill="auto"/>
            <w:vAlign w:val="center"/>
          </w:tcPr>
          <w:p w14:paraId="42D28A84" w14:textId="77777777" w:rsidR="001A11CB" w:rsidRPr="007B3BD8" w:rsidRDefault="001A11CB" w:rsidP="00E43DD9">
            <w:pPr>
              <w:pStyle w:val="LZ-4"/>
            </w:pPr>
            <w:r w:rsidRPr="007B3BD8">
              <w:t>1.86</w:t>
            </w:r>
          </w:p>
        </w:tc>
        <w:tc>
          <w:tcPr>
            <w:tcW w:w="1207" w:type="dxa"/>
            <w:shd w:val="clear" w:color="auto" w:fill="auto"/>
            <w:vAlign w:val="center"/>
          </w:tcPr>
          <w:p w14:paraId="2218BFE6" w14:textId="77777777" w:rsidR="001A11CB" w:rsidRPr="007B3BD8" w:rsidRDefault="001A11CB" w:rsidP="00E43DD9">
            <w:pPr>
              <w:pStyle w:val="LZ-4"/>
            </w:pPr>
            <w:r w:rsidRPr="007B3BD8">
              <w:t>/</w:t>
            </w:r>
          </w:p>
        </w:tc>
        <w:tc>
          <w:tcPr>
            <w:tcW w:w="1085" w:type="dxa"/>
            <w:shd w:val="clear" w:color="auto" w:fill="auto"/>
            <w:vAlign w:val="center"/>
          </w:tcPr>
          <w:p w14:paraId="2A869B25" w14:textId="77777777" w:rsidR="001A11CB" w:rsidRPr="007B3BD8" w:rsidRDefault="001A11CB" w:rsidP="00E43DD9">
            <w:pPr>
              <w:pStyle w:val="LZ-4"/>
            </w:pPr>
            <w:r w:rsidRPr="007B3BD8">
              <w:t>/</w:t>
            </w:r>
          </w:p>
        </w:tc>
        <w:tc>
          <w:tcPr>
            <w:tcW w:w="964" w:type="dxa"/>
            <w:shd w:val="clear" w:color="auto" w:fill="auto"/>
            <w:vAlign w:val="center"/>
          </w:tcPr>
          <w:p w14:paraId="08FAA3F3" w14:textId="77777777" w:rsidR="001A11CB" w:rsidRPr="007B3BD8" w:rsidRDefault="001A11CB" w:rsidP="00E43DD9">
            <w:pPr>
              <w:pStyle w:val="LZ-4"/>
            </w:pPr>
            <w:r w:rsidRPr="007B3BD8">
              <w:t>/</w:t>
            </w:r>
          </w:p>
        </w:tc>
        <w:tc>
          <w:tcPr>
            <w:tcW w:w="842" w:type="dxa"/>
            <w:shd w:val="clear" w:color="auto" w:fill="auto"/>
            <w:vAlign w:val="center"/>
          </w:tcPr>
          <w:p w14:paraId="12705C06" w14:textId="77777777" w:rsidR="001A11CB" w:rsidRPr="007B3BD8" w:rsidRDefault="001A11CB" w:rsidP="00E43DD9">
            <w:pPr>
              <w:pStyle w:val="LZ-4"/>
            </w:pPr>
            <w:r w:rsidRPr="007B3BD8">
              <w:t>2.15</w:t>
            </w:r>
          </w:p>
        </w:tc>
      </w:tr>
      <w:tr w:rsidR="001A11CB" w:rsidRPr="007B3BD8" w14:paraId="5FF397EA" w14:textId="77777777" w:rsidTr="00E43DD9">
        <w:trPr>
          <w:trHeight w:val="283"/>
          <w:jc w:val="center"/>
        </w:trPr>
        <w:tc>
          <w:tcPr>
            <w:tcW w:w="2978" w:type="dxa"/>
            <w:vMerge/>
            <w:shd w:val="clear" w:color="auto" w:fill="auto"/>
            <w:vAlign w:val="center"/>
          </w:tcPr>
          <w:p w14:paraId="0846B4CF" w14:textId="77777777" w:rsidR="001A11CB" w:rsidRPr="007B3BD8" w:rsidRDefault="001A11CB" w:rsidP="00E43DD9">
            <w:pPr>
              <w:pStyle w:val="LZ-4"/>
            </w:pPr>
          </w:p>
        </w:tc>
        <w:tc>
          <w:tcPr>
            <w:tcW w:w="1275" w:type="dxa"/>
            <w:shd w:val="clear" w:color="auto" w:fill="auto"/>
            <w:vAlign w:val="center"/>
          </w:tcPr>
          <w:p w14:paraId="1B930F31" w14:textId="77777777" w:rsidR="001A11CB" w:rsidRPr="007B3BD8" w:rsidRDefault="001A11CB" w:rsidP="00E43DD9">
            <w:pPr>
              <w:pStyle w:val="LZ-4"/>
            </w:pPr>
            <w:r w:rsidRPr="007B3BD8">
              <w:t>复合肥</w:t>
            </w:r>
          </w:p>
        </w:tc>
        <w:tc>
          <w:tcPr>
            <w:tcW w:w="1488" w:type="dxa"/>
            <w:shd w:val="clear" w:color="auto" w:fill="auto"/>
            <w:vAlign w:val="center"/>
          </w:tcPr>
          <w:p w14:paraId="73BA81CC" w14:textId="77777777" w:rsidR="001A11CB" w:rsidRPr="007B3BD8" w:rsidRDefault="001A11CB" w:rsidP="00E43DD9">
            <w:pPr>
              <w:pStyle w:val="LZ-4"/>
            </w:pPr>
            <w:r w:rsidRPr="007B3BD8">
              <w:t>/</w:t>
            </w:r>
          </w:p>
        </w:tc>
        <w:tc>
          <w:tcPr>
            <w:tcW w:w="842" w:type="dxa"/>
            <w:shd w:val="clear" w:color="auto" w:fill="auto"/>
            <w:vAlign w:val="center"/>
          </w:tcPr>
          <w:p w14:paraId="55125563" w14:textId="77777777" w:rsidR="001A11CB" w:rsidRPr="007B3BD8" w:rsidRDefault="001A11CB" w:rsidP="00E43DD9">
            <w:pPr>
              <w:pStyle w:val="LZ-4"/>
            </w:pPr>
            <w:r w:rsidRPr="007B3BD8">
              <w:t>/</w:t>
            </w:r>
          </w:p>
        </w:tc>
        <w:tc>
          <w:tcPr>
            <w:tcW w:w="842" w:type="dxa"/>
            <w:shd w:val="clear" w:color="auto" w:fill="auto"/>
            <w:vAlign w:val="center"/>
          </w:tcPr>
          <w:p w14:paraId="3B628E8E" w14:textId="77777777" w:rsidR="001A11CB" w:rsidRPr="007B3BD8" w:rsidRDefault="001A11CB" w:rsidP="00E43DD9">
            <w:pPr>
              <w:pStyle w:val="LZ-4"/>
            </w:pPr>
            <w:r w:rsidRPr="007B3BD8">
              <w:t>/</w:t>
            </w:r>
          </w:p>
        </w:tc>
        <w:tc>
          <w:tcPr>
            <w:tcW w:w="964" w:type="dxa"/>
            <w:shd w:val="clear" w:color="auto" w:fill="auto"/>
            <w:vAlign w:val="center"/>
          </w:tcPr>
          <w:p w14:paraId="4F03C463" w14:textId="77777777" w:rsidR="001A11CB" w:rsidRPr="007B3BD8" w:rsidRDefault="001A11CB" w:rsidP="00E43DD9">
            <w:pPr>
              <w:pStyle w:val="LZ-4"/>
            </w:pPr>
            <w:r w:rsidRPr="007B3BD8">
              <w:t>/</w:t>
            </w:r>
          </w:p>
        </w:tc>
        <w:tc>
          <w:tcPr>
            <w:tcW w:w="1085" w:type="dxa"/>
            <w:gridSpan w:val="2"/>
            <w:shd w:val="clear" w:color="auto" w:fill="auto"/>
            <w:vAlign w:val="center"/>
          </w:tcPr>
          <w:p w14:paraId="5E91EBE5" w14:textId="77777777" w:rsidR="001A11CB" w:rsidRPr="007B3BD8" w:rsidRDefault="001A11CB" w:rsidP="00E43DD9">
            <w:pPr>
              <w:pStyle w:val="LZ-4"/>
            </w:pPr>
            <w:r w:rsidRPr="007B3BD8">
              <w:t>2.12</w:t>
            </w:r>
          </w:p>
        </w:tc>
        <w:tc>
          <w:tcPr>
            <w:tcW w:w="1085" w:type="dxa"/>
            <w:gridSpan w:val="2"/>
            <w:shd w:val="clear" w:color="auto" w:fill="auto"/>
            <w:vAlign w:val="center"/>
          </w:tcPr>
          <w:p w14:paraId="1F13998B" w14:textId="77777777" w:rsidR="001A11CB" w:rsidRPr="007B3BD8" w:rsidRDefault="001A11CB" w:rsidP="00E43DD9">
            <w:pPr>
              <w:pStyle w:val="LZ-4"/>
            </w:pPr>
            <w:r w:rsidRPr="007B3BD8">
              <w:t>1.86</w:t>
            </w:r>
          </w:p>
        </w:tc>
        <w:tc>
          <w:tcPr>
            <w:tcW w:w="1207" w:type="dxa"/>
            <w:shd w:val="clear" w:color="auto" w:fill="auto"/>
            <w:vAlign w:val="center"/>
          </w:tcPr>
          <w:p w14:paraId="4DF62BCF" w14:textId="77777777" w:rsidR="001A11CB" w:rsidRPr="007B3BD8" w:rsidRDefault="001A11CB" w:rsidP="00E43DD9">
            <w:pPr>
              <w:pStyle w:val="LZ-4"/>
            </w:pPr>
            <w:r w:rsidRPr="007B3BD8">
              <w:t>/</w:t>
            </w:r>
          </w:p>
        </w:tc>
        <w:tc>
          <w:tcPr>
            <w:tcW w:w="1085" w:type="dxa"/>
            <w:shd w:val="clear" w:color="auto" w:fill="auto"/>
            <w:vAlign w:val="center"/>
          </w:tcPr>
          <w:p w14:paraId="77FB7485" w14:textId="77777777" w:rsidR="001A11CB" w:rsidRPr="007B3BD8" w:rsidRDefault="001A11CB" w:rsidP="00E43DD9">
            <w:pPr>
              <w:pStyle w:val="LZ-4"/>
            </w:pPr>
            <w:r w:rsidRPr="007B3BD8">
              <w:t>/</w:t>
            </w:r>
          </w:p>
        </w:tc>
        <w:tc>
          <w:tcPr>
            <w:tcW w:w="964" w:type="dxa"/>
            <w:shd w:val="clear" w:color="auto" w:fill="auto"/>
            <w:vAlign w:val="center"/>
          </w:tcPr>
          <w:p w14:paraId="04B207BC" w14:textId="77777777" w:rsidR="001A11CB" w:rsidRPr="007B3BD8" w:rsidRDefault="001A11CB" w:rsidP="00E43DD9">
            <w:pPr>
              <w:pStyle w:val="LZ-4"/>
            </w:pPr>
            <w:r w:rsidRPr="007B3BD8">
              <w:t>/</w:t>
            </w:r>
          </w:p>
        </w:tc>
        <w:tc>
          <w:tcPr>
            <w:tcW w:w="842" w:type="dxa"/>
            <w:shd w:val="clear" w:color="auto" w:fill="auto"/>
            <w:vAlign w:val="center"/>
          </w:tcPr>
          <w:p w14:paraId="3CDF5CB0" w14:textId="77777777" w:rsidR="001A11CB" w:rsidRPr="007B3BD8" w:rsidRDefault="001A11CB" w:rsidP="00E43DD9">
            <w:pPr>
              <w:pStyle w:val="LZ-4"/>
            </w:pPr>
            <w:r w:rsidRPr="007B3BD8">
              <w:t>1</w:t>
            </w:r>
          </w:p>
        </w:tc>
      </w:tr>
      <w:tr w:rsidR="001A11CB" w:rsidRPr="007B3BD8" w14:paraId="06FDA224" w14:textId="77777777" w:rsidTr="00E43DD9">
        <w:trPr>
          <w:trHeight w:val="283"/>
          <w:jc w:val="center"/>
        </w:trPr>
        <w:tc>
          <w:tcPr>
            <w:tcW w:w="2978" w:type="dxa"/>
            <w:vMerge/>
            <w:shd w:val="clear" w:color="auto" w:fill="auto"/>
            <w:vAlign w:val="center"/>
          </w:tcPr>
          <w:p w14:paraId="1F17CCE4" w14:textId="77777777" w:rsidR="001A11CB" w:rsidRPr="007B3BD8" w:rsidRDefault="001A11CB" w:rsidP="00E43DD9">
            <w:pPr>
              <w:pStyle w:val="LZ-4"/>
            </w:pPr>
          </w:p>
        </w:tc>
        <w:tc>
          <w:tcPr>
            <w:tcW w:w="1275" w:type="dxa"/>
            <w:shd w:val="clear" w:color="auto" w:fill="auto"/>
            <w:vAlign w:val="center"/>
          </w:tcPr>
          <w:p w14:paraId="6F1C1B58" w14:textId="77777777" w:rsidR="001A11CB" w:rsidRPr="007B3BD8" w:rsidRDefault="001A11CB" w:rsidP="00E43DD9">
            <w:pPr>
              <w:pStyle w:val="LZ-4"/>
            </w:pPr>
            <w:r w:rsidRPr="007B3BD8">
              <w:t>漆涂料</w:t>
            </w:r>
          </w:p>
        </w:tc>
        <w:tc>
          <w:tcPr>
            <w:tcW w:w="1488" w:type="dxa"/>
            <w:shd w:val="clear" w:color="auto" w:fill="auto"/>
            <w:vAlign w:val="center"/>
          </w:tcPr>
          <w:p w14:paraId="2451FAFA" w14:textId="77777777" w:rsidR="001A11CB" w:rsidRPr="007B3BD8" w:rsidRDefault="001A11CB" w:rsidP="00E43DD9">
            <w:pPr>
              <w:pStyle w:val="LZ-4"/>
            </w:pPr>
            <w:r w:rsidRPr="007B3BD8">
              <w:t>/</w:t>
            </w:r>
          </w:p>
        </w:tc>
        <w:tc>
          <w:tcPr>
            <w:tcW w:w="842" w:type="dxa"/>
            <w:shd w:val="clear" w:color="auto" w:fill="auto"/>
            <w:vAlign w:val="center"/>
          </w:tcPr>
          <w:p w14:paraId="781613F8" w14:textId="77777777" w:rsidR="001A11CB" w:rsidRPr="007B3BD8" w:rsidRDefault="001A11CB" w:rsidP="00E43DD9">
            <w:pPr>
              <w:pStyle w:val="LZ-4"/>
            </w:pPr>
            <w:r w:rsidRPr="007B3BD8">
              <w:t>/</w:t>
            </w:r>
          </w:p>
        </w:tc>
        <w:tc>
          <w:tcPr>
            <w:tcW w:w="842" w:type="dxa"/>
            <w:shd w:val="clear" w:color="auto" w:fill="auto"/>
            <w:vAlign w:val="center"/>
          </w:tcPr>
          <w:p w14:paraId="0209186B" w14:textId="77777777" w:rsidR="001A11CB" w:rsidRPr="007B3BD8" w:rsidRDefault="001A11CB" w:rsidP="00E43DD9">
            <w:pPr>
              <w:pStyle w:val="LZ-4"/>
            </w:pPr>
            <w:r w:rsidRPr="007B3BD8">
              <w:t>/</w:t>
            </w:r>
          </w:p>
        </w:tc>
        <w:tc>
          <w:tcPr>
            <w:tcW w:w="964" w:type="dxa"/>
            <w:shd w:val="clear" w:color="auto" w:fill="auto"/>
            <w:vAlign w:val="center"/>
          </w:tcPr>
          <w:p w14:paraId="31FA7625" w14:textId="77777777" w:rsidR="001A11CB" w:rsidRPr="007B3BD8" w:rsidRDefault="001A11CB" w:rsidP="00E43DD9">
            <w:pPr>
              <w:pStyle w:val="LZ-4"/>
            </w:pPr>
            <w:r w:rsidRPr="007B3BD8">
              <w:t>/</w:t>
            </w:r>
          </w:p>
        </w:tc>
        <w:tc>
          <w:tcPr>
            <w:tcW w:w="1085" w:type="dxa"/>
            <w:gridSpan w:val="2"/>
            <w:shd w:val="clear" w:color="auto" w:fill="auto"/>
            <w:vAlign w:val="center"/>
          </w:tcPr>
          <w:p w14:paraId="709348E6" w14:textId="77777777" w:rsidR="001A11CB" w:rsidRPr="007B3BD8" w:rsidRDefault="001A11CB" w:rsidP="00E43DD9">
            <w:pPr>
              <w:pStyle w:val="LZ-4"/>
            </w:pPr>
            <w:r w:rsidRPr="007B3BD8">
              <w:t>/</w:t>
            </w:r>
          </w:p>
        </w:tc>
        <w:tc>
          <w:tcPr>
            <w:tcW w:w="1085" w:type="dxa"/>
            <w:gridSpan w:val="2"/>
            <w:shd w:val="clear" w:color="auto" w:fill="auto"/>
            <w:vAlign w:val="center"/>
          </w:tcPr>
          <w:p w14:paraId="5D60A021" w14:textId="77777777" w:rsidR="001A11CB" w:rsidRPr="007B3BD8" w:rsidRDefault="001A11CB" w:rsidP="00E43DD9">
            <w:pPr>
              <w:pStyle w:val="LZ-4"/>
            </w:pPr>
            <w:r w:rsidRPr="007B3BD8">
              <w:t>/</w:t>
            </w:r>
          </w:p>
        </w:tc>
        <w:tc>
          <w:tcPr>
            <w:tcW w:w="1207" w:type="dxa"/>
            <w:shd w:val="clear" w:color="auto" w:fill="auto"/>
            <w:vAlign w:val="center"/>
          </w:tcPr>
          <w:p w14:paraId="5EEC0680" w14:textId="77777777" w:rsidR="001A11CB" w:rsidRPr="007B3BD8" w:rsidRDefault="001A11CB" w:rsidP="00E43DD9">
            <w:pPr>
              <w:pStyle w:val="LZ-4"/>
            </w:pPr>
            <w:r w:rsidRPr="007B3BD8">
              <w:t>/</w:t>
            </w:r>
          </w:p>
        </w:tc>
        <w:tc>
          <w:tcPr>
            <w:tcW w:w="1085" w:type="dxa"/>
            <w:shd w:val="clear" w:color="auto" w:fill="auto"/>
            <w:vAlign w:val="center"/>
          </w:tcPr>
          <w:p w14:paraId="1FC247A6" w14:textId="77777777" w:rsidR="001A11CB" w:rsidRPr="007B3BD8" w:rsidRDefault="001A11CB" w:rsidP="00E43DD9">
            <w:pPr>
              <w:pStyle w:val="LZ-4"/>
            </w:pPr>
            <w:r w:rsidRPr="007B3BD8">
              <w:t>/</w:t>
            </w:r>
          </w:p>
        </w:tc>
        <w:tc>
          <w:tcPr>
            <w:tcW w:w="964" w:type="dxa"/>
            <w:shd w:val="clear" w:color="auto" w:fill="auto"/>
            <w:vAlign w:val="center"/>
          </w:tcPr>
          <w:p w14:paraId="7B437B66" w14:textId="77777777" w:rsidR="001A11CB" w:rsidRPr="007B3BD8" w:rsidRDefault="001A11CB" w:rsidP="00E43DD9">
            <w:pPr>
              <w:pStyle w:val="LZ-4"/>
            </w:pPr>
            <w:r w:rsidRPr="007B3BD8">
              <w:t>15</w:t>
            </w:r>
          </w:p>
        </w:tc>
        <w:tc>
          <w:tcPr>
            <w:tcW w:w="842" w:type="dxa"/>
            <w:shd w:val="clear" w:color="auto" w:fill="auto"/>
            <w:vAlign w:val="center"/>
          </w:tcPr>
          <w:p w14:paraId="66E1FEEC" w14:textId="77777777" w:rsidR="001A11CB" w:rsidRPr="007B3BD8" w:rsidRDefault="001A11CB" w:rsidP="00E43DD9">
            <w:pPr>
              <w:pStyle w:val="LZ-4"/>
            </w:pPr>
            <w:r w:rsidRPr="007B3BD8">
              <w:t>/</w:t>
            </w:r>
          </w:p>
        </w:tc>
      </w:tr>
      <w:tr w:rsidR="001A11CB" w:rsidRPr="007B3BD8" w14:paraId="780F6D04" w14:textId="77777777" w:rsidTr="00E43DD9">
        <w:trPr>
          <w:trHeight w:val="283"/>
          <w:jc w:val="center"/>
        </w:trPr>
        <w:tc>
          <w:tcPr>
            <w:tcW w:w="2978" w:type="dxa"/>
            <w:vMerge/>
            <w:shd w:val="clear" w:color="auto" w:fill="auto"/>
            <w:vAlign w:val="center"/>
          </w:tcPr>
          <w:p w14:paraId="4B4202F6" w14:textId="77777777" w:rsidR="001A11CB" w:rsidRPr="007B3BD8" w:rsidRDefault="001A11CB" w:rsidP="00E43DD9">
            <w:pPr>
              <w:pStyle w:val="LZ-4"/>
            </w:pPr>
          </w:p>
        </w:tc>
        <w:tc>
          <w:tcPr>
            <w:tcW w:w="1275" w:type="dxa"/>
            <w:shd w:val="clear" w:color="auto" w:fill="auto"/>
            <w:vAlign w:val="center"/>
          </w:tcPr>
          <w:p w14:paraId="3E7886F0" w14:textId="77777777" w:rsidR="001A11CB" w:rsidRPr="007B3BD8" w:rsidRDefault="001A11CB" w:rsidP="00E43DD9">
            <w:pPr>
              <w:pStyle w:val="LZ-4"/>
            </w:pPr>
            <w:r w:rsidRPr="007B3BD8">
              <w:t>合成橡胶</w:t>
            </w:r>
          </w:p>
        </w:tc>
        <w:tc>
          <w:tcPr>
            <w:tcW w:w="1488" w:type="dxa"/>
            <w:shd w:val="clear" w:color="auto" w:fill="auto"/>
            <w:vAlign w:val="center"/>
          </w:tcPr>
          <w:p w14:paraId="30DD6A6C" w14:textId="77777777" w:rsidR="001A11CB" w:rsidRPr="007B3BD8" w:rsidRDefault="001A11CB" w:rsidP="00E43DD9">
            <w:pPr>
              <w:pStyle w:val="LZ-4"/>
            </w:pPr>
            <w:r w:rsidRPr="007B3BD8">
              <w:t>/</w:t>
            </w:r>
          </w:p>
        </w:tc>
        <w:tc>
          <w:tcPr>
            <w:tcW w:w="842" w:type="dxa"/>
            <w:shd w:val="clear" w:color="auto" w:fill="auto"/>
            <w:vAlign w:val="center"/>
          </w:tcPr>
          <w:p w14:paraId="394884C8" w14:textId="77777777" w:rsidR="001A11CB" w:rsidRPr="007B3BD8" w:rsidRDefault="001A11CB" w:rsidP="00E43DD9">
            <w:pPr>
              <w:pStyle w:val="LZ-4"/>
            </w:pPr>
            <w:r w:rsidRPr="007B3BD8">
              <w:t>/</w:t>
            </w:r>
          </w:p>
        </w:tc>
        <w:tc>
          <w:tcPr>
            <w:tcW w:w="842" w:type="dxa"/>
            <w:shd w:val="clear" w:color="auto" w:fill="auto"/>
            <w:vAlign w:val="center"/>
          </w:tcPr>
          <w:p w14:paraId="2E1AB470" w14:textId="77777777" w:rsidR="001A11CB" w:rsidRPr="007B3BD8" w:rsidRDefault="001A11CB" w:rsidP="00E43DD9">
            <w:pPr>
              <w:pStyle w:val="LZ-4"/>
            </w:pPr>
            <w:r w:rsidRPr="007B3BD8">
              <w:t>/</w:t>
            </w:r>
          </w:p>
        </w:tc>
        <w:tc>
          <w:tcPr>
            <w:tcW w:w="964" w:type="dxa"/>
            <w:shd w:val="clear" w:color="auto" w:fill="auto"/>
            <w:vAlign w:val="center"/>
          </w:tcPr>
          <w:p w14:paraId="518906FA" w14:textId="77777777" w:rsidR="001A11CB" w:rsidRPr="007B3BD8" w:rsidRDefault="001A11CB" w:rsidP="00E43DD9">
            <w:pPr>
              <w:pStyle w:val="LZ-4"/>
            </w:pPr>
            <w:r w:rsidRPr="007B3BD8">
              <w:t>/</w:t>
            </w:r>
          </w:p>
        </w:tc>
        <w:tc>
          <w:tcPr>
            <w:tcW w:w="1085" w:type="dxa"/>
            <w:gridSpan w:val="2"/>
            <w:shd w:val="clear" w:color="auto" w:fill="auto"/>
            <w:vAlign w:val="center"/>
          </w:tcPr>
          <w:p w14:paraId="10DD79F1" w14:textId="77777777" w:rsidR="001A11CB" w:rsidRPr="007B3BD8" w:rsidRDefault="001A11CB" w:rsidP="00E43DD9">
            <w:pPr>
              <w:pStyle w:val="LZ-4"/>
            </w:pPr>
            <w:r w:rsidRPr="007B3BD8">
              <w:t>/</w:t>
            </w:r>
          </w:p>
        </w:tc>
        <w:tc>
          <w:tcPr>
            <w:tcW w:w="1085" w:type="dxa"/>
            <w:gridSpan w:val="2"/>
            <w:shd w:val="clear" w:color="auto" w:fill="auto"/>
            <w:vAlign w:val="center"/>
          </w:tcPr>
          <w:p w14:paraId="1B9BD337" w14:textId="77777777" w:rsidR="001A11CB" w:rsidRPr="007B3BD8" w:rsidRDefault="001A11CB" w:rsidP="00E43DD9">
            <w:pPr>
              <w:pStyle w:val="LZ-4"/>
            </w:pPr>
            <w:r w:rsidRPr="007B3BD8">
              <w:t>/</w:t>
            </w:r>
          </w:p>
        </w:tc>
        <w:tc>
          <w:tcPr>
            <w:tcW w:w="1207" w:type="dxa"/>
            <w:shd w:val="clear" w:color="auto" w:fill="auto"/>
            <w:vAlign w:val="center"/>
          </w:tcPr>
          <w:p w14:paraId="4402B574" w14:textId="77777777" w:rsidR="001A11CB" w:rsidRPr="007B3BD8" w:rsidRDefault="001A11CB" w:rsidP="00E43DD9">
            <w:pPr>
              <w:pStyle w:val="LZ-4"/>
            </w:pPr>
            <w:r w:rsidRPr="007B3BD8">
              <w:t>/</w:t>
            </w:r>
          </w:p>
        </w:tc>
        <w:tc>
          <w:tcPr>
            <w:tcW w:w="1085" w:type="dxa"/>
            <w:shd w:val="clear" w:color="auto" w:fill="auto"/>
            <w:vAlign w:val="center"/>
          </w:tcPr>
          <w:p w14:paraId="36F80021" w14:textId="77777777" w:rsidR="001A11CB" w:rsidRPr="007B3BD8" w:rsidRDefault="001A11CB" w:rsidP="00E43DD9">
            <w:pPr>
              <w:pStyle w:val="LZ-4"/>
            </w:pPr>
            <w:r w:rsidRPr="007B3BD8">
              <w:t>/</w:t>
            </w:r>
          </w:p>
        </w:tc>
        <w:tc>
          <w:tcPr>
            <w:tcW w:w="964" w:type="dxa"/>
            <w:shd w:val="clear" w:color="auto" w:fill="auto"/>
            <w:vAlign w:val="center"/>
          </w:tcPr>
          <w:p w14:paraId="6329B56C" w14:textId="77777777" w:rsidR="001A11CB" w:rsidRPr="007B3BD8" w:rsidRDefault="001A11CB" w:rsidP="00E43DD9">
            <w:pPr>
              <w:pStyle w:val="LZ-4"/>
            </w:pPr>
            <w:r w:rsidRPr="007B3BD8">
              <w:t>7.17</w:t>
            </w:r>
          </w:p>
        </w:tc>
        <w:tc>
          <w:tcPr>
            <w:tcW w:w="842" w:type="dxa"/>
            <w:shd w:val="clear" w:color="auto" w:fill="auto"/>
            <w:vAlign w:val="center"/>
          </w:tcPr>
          <w:p w14:paraId="5221DC5B" w14:textId="77777777" w:rsidR="001A11CB" w:rsidRPr="007B3BD8" w:rsidRDefault="001A11CB" w:rsidP="00E43DD9">
            <w:pPr>
              <w:pStyle w:val="LZ-4"/>
            </w:pPr>
            <w:r w:rsidRPr="007B3BD8">
              <w:t>/</w:t>
            </w:r>
          </w:p>
        </w:tc>
      </w:tr>
      <w:tr w:rsidR="001A11CB" w:rsidRPr="007B3BD8" w14:paraId="1415A947" w14:textId="77777777" w:rsidTr="00E43DD9">
        <w:trPr>
          <w:trHeight w:val="283"/>
          <w:jc w:val="center"/>
        </w:trPr>
        <w:tc>
          <w:tcPr>
            <w:tcW w:w="2978" w:type="dxa"/>
            <w:shd w:val="clear" w:color="auto" w:fill="auto"/>
            <w:vAlign w:val="center"/>
          </w:tcPr>
          <w:p w14:paraId="02D62A1E" w14:textId="77777777" w:rsidR="001A11CB" w:rsidRPr="007B3BD8" w:rsidRDefault="001A11CB" w:rsidP="00E43DD9">
            <w:pPr>
              <w:pStyle w:val="LZ-4"/>
            </w:pPr>
            <w:r w:rsidRPr="007B3BD8">
              <w:t>橡胶和塑料制品业</w:t>
            </w:r>
          </w:p>
        </w:tc>
        <w:tc>
          <w:tcPr>
            <w:tcW w:w="1275" w:type="dxa"/>
            <w:shd w:val="clear" w:color="auto" w:fill="auto"/>
            <w:vAlign w:val="center"/>
          </w:tcPr>
          <w:p w14:paraId="6D1A7785" w14:textId="77777777" w:rsidR="001A11CB" w:rsidRPr="007B3BD8" w:rsidRDefault="001A11CB" w:rsidP="00E43DD9">
            <w:pPr>
              <w:pStyle w:val="LZ-4"/>
            </w:pPr>
            <w:r w:rsidRPr="007B3BD8">
              <w:t>泡沫塑料</w:t>
            </w:r>
          </w:p>
        </w:tc>
        <w:tc>
          <w:tcPr>
            <w:tcW w:w="1488" w:type="dxa"/>
            <w:shd w:val="clear" w:color="auto" w:fill="auto"/>
            <w:vAlign w:val="center"/>
          </w:tcPr>
          <w:p w14:paraId="2B68131E" w14:textId="77777777" w:rsidR="001A11CB" w:rsidRPr="007B3BD8" w:rsidRDefault="001A11CB" w:rsidP="00E43DD9">
            <w:pPr>
              <w:pStyle w:val="LZ-4"/>
            </w:pPr>
            <w:r w:rsidRPr="007B3BD8">
              <w:t>/</w:t>
            </w:r>
          </w:p>
        </w:tc>
        <w:tc>
          <w:tcPr>
            <w:tcW w:w="842" w:type="dxa"/>
            <w:shd w:val="clear" w:color="auto" w:fill="auto"/>
            <w:vAlign w:val="center"/>
          </w:tcPr>
          <w:p w14:paraId="52B242BC" w14:textId="77777777" w:rsidR="001A11CB" w:rsidRPr="007B3BD8" w:rsidRDefault="001A11CB" w:rsidP="00E43DD9">
            <w:pPr>
              <w:pStyle w:val="LZ-4"/>
            </w:pPr>
            <w:r w:rsidRPr="007B3BD8">
              <w:t>/</w:t>
            </w:r>
          </w:p>
        </w:tc>
        <w:tc>
          <w:tcPr>
            <w:tcW w:w="842" w:type="dxa"/>
            <w:shd w:val="clear" w:color="auto" w:fill="auto"/>
            <w:vAlign w:val="center"/>
          </w:tcPr>
          <w:p w14:paraId="1BB70229" w14:textId="77777777" w:rsidR="001A11CB" w:rsidRPr="007B3BD8" w:rsidRDefault="001A11CB" w:rsidP="00E43DD9">
            <w:pPr>
              <w:pStyle w:val="LZ-4"/>
            </w:pPr>
            <w:r w:rsidRPr="007B3BD8">
              <w:t>/</w:t>
            </w:r>
          </w:p>
        </w:tc>
        <w:tc>
          <w:tcPr>
            <w:tcW w:w="964" w:type="dxa"/>
            <w:shd w:val="clear" w:color="auto" w:fill="auto"/>
            <w:vAlign w:val="center"/>
          </w:tcPr>
          <w:p w14:paraId="56DAACE5" w14:textId="77777777" w:rsidR="001A11CB" w:rsidRPr="007B3BD8" w:rsidRDefault="001A11CB" w:rsidP="00E43DD9">
            <w:pPr>
              <w:pStyle w:val="LZ-4"/>
            </w:pPr>
            <w:r w:rsidRPr="007B3BD8">
              <w:t>/</w:t>
            </w:r>
          </w:p>
        </w:tc>
        <w:tc>
          <w:tcPr>
            <w:tcW w:w="1085" w:type="dxa"/>
            <w:gridSpan w:val="2"/>
            <w:shd w:val="clear" w:color="auto" w:fill="auto"/>
            <w:vAlign w:val="center"/>
          </w:tcPr>
          <w:p w14:paraId="1E27AA68" w14:textId="77777777" w:rsidR="001A11CB" w:rsidRPr="007B3BD8" w:rsidRDefault="001A11CB" w:rsidP="00E43DD9">
            <w:pPr>
              <w:pStyle w:val="LZ-4"/>
            </w:pPr>
            <w:r w:rsidRPr="007B3BD8">
              <w:t>/</w:t>
            </w:r>
          </w:p>
        </w:tc>
        <w:tc>
          <w:tcPr>
            <w:tcW w:w="1085" w:type="dxa"/>
            <w:gridSpan w:val="2"/>
            <w:shd w:val="clear" w:color="auto" w:fill="auto"/>
            <w:vAlign w:val="center"/>
          </w:tcPr>
          <w:p w14:paraId="72C109C1" w14:textId="77777777" w:rsidR="001A11CB" w:rsidRPr="007B3BD8" w:rsidRDefault="001A11CB" w:rsidP="00E43DD9">
            <w:pPr>
              <w:pStyle w:val="LZ-4"/>
            </w:pPr>
            <w:r w:rsidRPr="007B3BD8">
              <w:t>/</w:t>
            </w:r>
          </w:p>
        </w:tc>
        <w:tc>
          <w:tcPr>
            <w:tcW w:w="1207" w:type="dxa"/>
            <w:shd w:val="clear" w:color="auto" w:fill="auto"/>
            <w:vAlign w:val="center"/>
          </w:tcPr>
          <w:p w14:paraId="72A0373B" w14:textId="77777777" w:rsidR="001A11CB" w:rsidRPr="007B3BD8" w:rsidRDefault="001A11CB" w:rsidP="00E43DD9">
            <w:pPr>
              <w:pStyle w:val="LZ-4"/>
            </w:pPr>
            <w:r w:rsidRPr="007B3BD8">
              <w:t>/</w:t>
            </w:r>
          </w:p>
        </w:tc>
        <w:tc>
          <w:tcPr>
            <w:tcW w:w="1085" w:type="dxa"/>
            <w:shd w:val="clear" w:color="auto" w:fill="auto"/>
            <w:vAlign w:val="center"/>
          </w:tcPr>
          <w:p w14:paraId="0773D809" w14:textId="77777777" w:rsidR="001A11CB" w:rsidRPr="007B3BD8" w:rsidRDefault="001A11CB" w:rsidP="00E43DD9">
            <w:pPr>
              <w:pStyle w:val="LZ-4"/>
            </w:pPr>
            <w:r w:rsidRPr="007B3BD8">
              <w:t>/</w:t>
            </w:r>
          </w:p>
        </w:tc>
        <w:tc>
          <w:tcPr>
            <w:tcW w:w="964" w:type="dxa"/>
            <w:shd w:val="clear" w:color="auto" w:fill="auto"/>
            <w:vAlign w:val="center"/>
          </w:tcPr>
          <w:p w14:paraId="02337FA7" w14:textId="77777777" w:rsidR="001A11CB" w:rsidRPr="007B3BD8" w:rsidRDefault="001A11CB" w:rsidP="00E43DD9">
            <w:pPr>
              <w:pStyle w:val="LZ-4"/>
            </w:pPr>
            <w:r w:rsidRPr="007B3BD8">
              <w:t>770</w:t>
            </w:r>
          </w:p>
        </w:tc>
        <w:tc>
          <w:tcPr>
            <w:tcW w:w="842" w:type="dxa"/>
            <w:shd w:val="clear" w:color="auto" w:fill="auto"/>
            <w:vAlign w:val="center"/>
          </w:tcPr>
          <w:p w14:paraId="0CB4EDDB" w14:textId="77777777" w:rsidR="001A11CB" w:rsidRPr="007B3BD8" w:rsidRDefault="001A11CB" w:rsidP="00E43DD9">
            <w:pPr>
              <w:pStyle w:val="LZ-4"/>
            </w:pPr>
            <w:r w:rsidRPr="007B3BD8">
              <w:t>/</w:t>
            </w:r>
          </w:p>
        </w:tc>
      </w:tr>
      <w:tr w:rsidR="001A11CB" w:rsidRPr="007B3BD8" w14:paraId="7B8D5B9E" w14:textId="77777777" w:rsidTr="00E43DD9">
        <w:trPr>
          <w:trHeight w:val="283"/>
          <w:jc w:val="center"/>
        </w:trPr>
        <w:tc>
          <w:tcPr>
            <w:tcW w:w="2978" w:type="dxa"/>
            <w:vMerge w:val="restart"/>
            <w:shd w:val="clear" w:color="auto" w:fill="auto"/>
            <w:vAlign w:val="center"/>
          </w:tcPr>
          <w:p w14:paraId="1E0BD48A" w14:textId="77777777" w:rsidR="001A11CB" w:rsidRPr="007B3BD8" w:rsidRDefault="001A11CB" w:rsidP="00E43DD9">
            <w:pPr>
              <w:pStyle w:val="LZ-4"/>
            </w:pPr>
            <w:r w:rsidRPr="007B3BD8">
              <w:t>造纸和纸制品业</w:t>
            </w:r>
          </w:p>
        </w:tc>
        <w:tc>
          <w:tcPr>
            <w:tcW w:w="1275" w:type="dxa"/>
            <w:shd w:val="clear" w:color="auto" w:fill="auto"/>
            <w:vAlign w:val="center"/>
          </w:tcPr>
          <w:p w14:paraId="46E56EDD" w14:textId="77777777" w:rsidR="001A11CB" w:rsidRPr="007B3BD8" w:rsidRDefault="001A11CB" w:rsidP="00E43DD9">
            <w:pPr>
              <w:pStyle w:val="LZ-4"/>
            </w:pPr>
            <w:r w:rsidRPr="007B3BD8">
              <w:t>纸浆</w:t>
            </w:r>
          </w:p>
        </w:tc>
        <w:tc>
          <w:tcPr>
            <w:tcW w:w="1488" w:type="dxa"/>
            <w:shd w:val="clear" w:color="auto" w:fill="auto"/>
            <w:vAlign w:val="center"/>
          </w:tcPr>
          <w:p w14:paraId="6ADAE35F" w14:textId="77777777" w:rsidR="001A11CB" w:rsidRPr="007B3BD8" w:rsidRDefault="001A11CB" w:rsidP="00E43DD9">
            <w:pPr>
              <w:pStyle w:val="LZ-4"/>
            </w:pPr>
            <w:r w:rsidRPr="007B3BD8">
              <w:t>/</w:t>
            </w:r>
          </w:p>
        </w:tc>
        <w:tc>
          <w:tcPr>
            <w:tcW w:w="842" w:type="dxa"/>
            <w:shd w:val="clear" w:color="auto" w:fill="auto"/>
            <w:vAlign w:val="center"/>
          </w:tcPr>
          <w:p w14:paraId="6A5195D1" w14:textId="77777777" w:rsidR="001A11CB" w:rsidRPr="007B3BD8" w:rsidRDefault="001A11CB" w:rsidP="00E43DD9">
            <w:pPr>
              <w:pStyle w:val="LZ-4"/>
            </w:pPr>
            <w:r w:rsidRPr="007B3BD8">
              <w:t>/</w:t>
            </w:r>
          </w:p>
        </w:tc>
        <w:tc>
          <w:tcPr>
            <w:tcW w:w="842" w:type="dxa"/>
            <w:shd w:val="clear" w:color="auto" w:fill="auto"/>
            <w:vAlign w:val="center"/>
          </w:tcPr>
          <w:p w14:paraId="56ED58C1" w14:textId="77777777" w:rsidR="001A11CB" w:rsidRPr="007B3BD8" w:rsidRDefault="001A11CB" w:rsidP="00E43DD9">
            <w:pPr>
              <w:pStyle w:val="LZ-4"/>
            </w:pPr>
            <w:r w:rsidRPr="007B3BD8">
              <w:t>/</w:t>
            </w:r>
          </w:p>
        </w:tc>
        <w:tc>
          <w:tcPr>
            <w:tcW w:w="964" w:type="dxa"/>
            <w:shd w:val="clear" w:color="auto" w:fill="auto"/>
            <w:vAlign w:val="center"/>
          </w:tcPr>
          <w:p w14:paraId="6A72B82E" w14:textId="77777777" w:rsidR="001A11CB" w:rsidRPr="007B3BD8" w:rsidRDefault="001A11CB" w:rsidP="00E43DD9">
            <w:pPr>
              <w:pStyle w:val="LZ-4"/>
            </w:pPr>
            <w:r w:rsidRPr="007B3BD8">
              <w:t>/</w:t>
            </w:r>
          </w:p>
        </w:tc>
        <w:tc>
          <w:tcPr>
            <w:tcW w:w="1085" w:type="dxa"/>
            <w:gridSpan w:val="2"/>
            <w:shd w:val="clear" w:color="auto" w:fill="auto"/>
            <w:vAlign w:val="center"/>
          </w:tcPr>
          <w:p w14:paraId="4E10B545" w14:textId="77777777" w:rsidR="001A11CB" w:rsidRPr="007B3BD8" w:rsidRDefault="001A11CB" w:rsidP="00E43DD9">
            <w:pPr>
              <w:pStyle w:val="LZ-4"/>
            </w:pPr>
            <w:r w:rsidRPr="007B3BD8">
              <w:t>/</w:t>
            </w:r>
          </w:p>
        </w:tc>
        <w:tc>
          <w:tcPr>
            <w:tcW w:w="1085" w:type="dxa"/>
            <w:gridSpan w:val="2"/>
            <w:shd w:val="clear" w:color="auto" w:fill="auto"/>
            <w:vAlign w:val="center"/>
          </w:tcPr>
          <w:p w14:paraId="7206FBDE" w14:textId="77777777" w:rsidR="001A11CB" w:rsidRPr="007B3BD8" w:rsidRDefault="001A11CB" w:rsidP="00E43DD9">
            <w:pPr>
              <w:pStyle w:val="LZ-4"/>
            </w:pPr>
            <w:r w:rsidRPr="007B3BD8">
              <w:t>/</w:t>
            </w:r>
          </w:p>
        </w:tc>
        <w:tc>
          <w:tcPr>
            <w:tcW w:w="1207" w:type="dxa"/>
            <w:shd w:val="clear" w:color="auto" w:fill="auto"/>
            <w:vAlign w:val="center"/>
          </w:tcPr>
          <w:p w14:paraId="10F971C2" w14:textId="77777777" w:rsidR="001A11CB" w:rsidRPr="007B3BD8" w:rsidRDefault="001A11CB" w:rsidP="00E43DD9">
            <w:pPr>
              <w:pStyle w:val="LZ-4"/>
            </w:pPr>
            <w:r w:rsidRPr="007B3BD8">
              <w:t>/</w:t>
            </w:r>
          </w:p>
        </w:tc>
        <w:tc>
          <w:tcPr>
            <w:tcW w:w="1085" w:type="dxa"/>
            <w:shd w:val="clear" w:color="auto" w:fill="auto"/>
            <w:vAlign w:val="center"/>
          </w:tcPr>
          <w:p w14:paraId="4C8DC790" w14:textId="77777777" w:rsidR="001A11CB" w:rsidRPr="007B3BD8" w:rsidRDefault="001A11CB" w:rsidP="00E43DD9">
            <w:pPr>
              <w:pStyle w:val="LZ-4"/>
            </w:pPr>
            <w:r w:rsidRPr="007B3BD8">
              <w:t>/</w:t>
            </w:r>
          </w:p>
        </w:tc>
        <w:tc>
          <w:tcPr>
            <w:tcW w:w="964" w:type="dxa"/>
            <w:shd w:val="clear" w:color="auto" w:fill="auto"/>
            <w:vAlign w:val="center"/>
          </w:tcPr>
          <w:p w14:paraId="762DBFF8" w14:textId="77777777" w:rsidR="001A11CB" w:rsidRPr="007B3BD8" w:rsidRDefault="001A11CB" w:rsidP="00E43DD9">
            <w:pPr>
              <w:pStyle w:val="LZ-4"/>
            </w:pPr>
            <w:r w:rsidRPr="007B3BD8">
              <w:t>3.1</w:t>
            </w:r>
          </w:p>
        </w:tc>
        <w:tc>
          <w:tcPr>
            <w:tcW w:w="842" w:type="dxa"/>
            <w:shd w:val="clear" w:color="auto" w:fill="auto"/>
            <w:vAlign w:val="center"/>
          </w:tcPr>
          <w:p w14:paraId="542A7312" w14:textId="77777777" w:rsidR="001A11CB" w:rsidRPr="007B3BD8" w:rsidRDefault="001A11CB" w:rsidP="00E43DD9">
            <w:pPr>
              <w:pStyle w:val="LZ-4"/>
            </w:pPr>
            <w:r w:rsidRPr="007B3BD8">
              <w:t>/</w:t>
            </w:r>
          </w:p>
        </w:tc>
      </w:tr>
      <w:tr w:rsidR="001A11CB" w:rsidRPr="007B3BD8" w14:paraId="51012F99" w14:textId="77777777" w:rsidTr="00E43DD9">
        <w:trPr>
          <w:trHeight w:val="283"/>
          <w:jc w:val="center"/>
        </w:trPr>
        <w:tc>
          <w:tcPr>
            <w:tcW w:w="2978" w:type="dxa"/>
            <w:vMerge/>
            <w:shd w:val="clear" w:color="auto" w:fill="auto"/>
            <w:vAlign w:val="center"/>
          </w:tcPr>
          <w:p w14:paraId="7900B3AE" w14:textId="77777777" w:rsidR="001A11CB" w:rsidRPr="007B3BD8" w:rsidRDefault="001A11CB" w:rsidP="00E43DD9">
            <w:pPr>
              <w:pStyle w:val="LZ-4"/>
            </w:pPr>
          </w:p>
        </w:tc>
        <w:tc>
          <w:tcPr>
            <w:tcW w:w="1275" w:type="dxa"/>
            <w:shd w:val="clear" w:color="auto" w:fill="auto"/>
            <w:vAlign w:val="center"/>
          </w:tcPr>
          <w:p w14:paraId="2AFA2102" w14:textId="77777777" w:rsidR="001A11CB" w:rsidRPr="007B3BD8" w:rsidRDefault="001A11CB" w:rsidP="00E43DD9">
            <w:pPr>
              <w:pStyle w:val="LZ-4"/>
            </w:pPr>
            <w:r w:rsidRPr="007B3BD8">
              <w:t>纸制品</w:t>
            </w:r>
          </w:p>
        </w:tc>
        <w:tc>
          <w:tcPr>
            <w:tcW w:w="1488" w:type="dxa"/>
            <w:shd w:val="clear" w:color="auto" w:fill="auto"/>
            <w:vAlign w:val="center"/>
          </w:tcPr>
          <w:p w14:paraId="58D11ADF" w14:textId="77777777" w:rsidR="001A11CB" w:rsidRPr="007B3BD8" w:rsidRDefault="001A11CB" w:rsidP="00E43DD9">
            <w:pPr>
              <w:pStyle w:val="LZ-4"/>
            </w:pPr>
            <w:r w:rsidRPr="007B3BD8">
              <w:t>/</w:t>
            </w:r>
          </w:p>
        </w:tc>
        <w:tc>
          <w:tcPr>
            <w:tcW w:w="842" w:type="dxa"/>
            <w:shd w:val="clear" w:color="auto" w:fill="auto"/>
            <w:vAlign w:val="center"/>
          </w:tcPr>
          <w:p w14:paraId="6900D259" w14:textId="77777777" w:rsidR="001A11CB" w:rsidRPr="007B3BD8" w:rsidRDefault="001A11CB" w:rsidP="00E43DD9">
            <w:pPr>
              <w:pStyle w:val="LZ-4"/>
            </w:pPr>
            <w:r w:rsidRPr="007B3BD8">
              <w:t>/</w:t>
            </w:r>
          </w:p>
        </w:tc>
        <w:tc>
          <w:tcPr>
            <w:tcW w:w="842" w:type="dxa"/>
            <w:shd w:val="clear" w:color="auto" w:fill="auto"/>
            <w:vAlign w:val="center"/>
          </w:tcPr>
          <w:p w14:paraId="5F928B67" w14:textId="77777777" w:rsidR="001A11CB" w:rsidRPr="007B3BD8" w:rsidRDefault="001A11CB" w:rsidP="00E43DD9">
            <w:pPr>
              <w:pStyle w:val="LZ-4"/>
            </w:pPr>
            <w:r w:rsidRPr="007B3BD8">
              <w:t>/</w:t>
            </w:r>
          </w:p>
        </w:tc>
        <w:tc>
          <w:tcPr>
            <w:tcW w:w="964" w:type="dxa"/>
            <w:shd w:val="clear" w:color="auto" w:fill="auto"/>
            <w:vAlign w:val="center"/>
          </w:tcPr>
          <w:p w14:paraId="13FADDEA" w14:textId="77777777" w:rsidR="001A11CB" w:rsidRPr="007B3BD8" w:rsidRDefault="001A11CB" w:rsidP="00E43DD9">
            <w:pPr>
              <w:pStyle w:val="LZ-4"/>
            </w:pPr>
            <w:r w:rsidRPr="007B3BD8">
              <w:t>/</w:t>
            </w:r>
          </w:p>
        </w:tc>
        <w:tc>
          <w:tcPr>
            <w:tcW w:w="1085" w:type="dxa"/>
            <w:gridSpan w:val="2"/>
            <w:shd w:val="clear" w:color="auto" w:fill="auto"/>
            <w:vAlign w:val="center"/>
          </w:tcPr>
          <w:p w14:paraId="1A201847" w14:textId="77777777" w:rsidR="001A11CB" w:rsidRPr="007B3BD8" w:rsidRDefault="001A11CB" w:rsidP="00E43DD9">
            <w:pPr>
              <w:pStyle w:val="LZ-4"/>
            </w:pPr>
            <w:r w:rsidRPr="007B3BD8">
              <w:t>/</w:t>
            </w:r>
          </w:p>
        </w:tc>
        <w:tc>
          <w:tcPr>
            <w:tcW w:w="1085" w:type="dxa"/>
            <w:gridSpan w:val="2"/>
            <w:shd w:val="clear" w:color="auto" w:fill="auto"/>
            <w:vAlign w:val="center"/>
          </w:tcPr>
          <w:p w14:paraId="5C500D18" w14:textId="77777777" w:rsidR="001A11CB" w:rsidRPr="007B3BD8" w:rsidRDefault="001A11CB" w:rsidP="00E43DD9">
            <w:pPr>
              <w:pStyle w:val="LZ-4"/>
            </w:pPr>
            <w:r w:rsidRPr="007B3BD8">
              <w:t>/</w:t>
            </w:r>
          </w:p>
        </w:tc>
        <w:tc>
          <w:tcPr>
            <w:tcW w:w="1207" w:type="dxa"/>
            <w:shd w:val="clear" w:color="auto" w:fill="auto"/>
            <w:vAlign w:val="center"/>
          </w:tcPr>
          <w:p w14:paraId="06133F7E" w14:textId="77777777" w:rsidR="001A11CB" w:rsidRPr="007B3BD8" w:rsidRDefault="001A11CB" w:rsidP="00E43DD9">
            <w:pPr>
              <w:pStyle w:val="LZ-4"/>
            </w:pPr>
            <w:r w:rsidRPr="007B3BD8">
              <w:t>/</w:t>
            </w:r>
          </w:p>
        </w:tc>
        <w:tc>
          <w:tcPr>
            <w:tcW w:w="1085" w:type="dxa"/>
            <w:shd w:val="clear" w:color="auto" w:fill="auto"/>
            <w:vAlign w:val="center"/>
          </w:tcPr>
          <w:p w14:paraId="2B777C39" w14:textId="77777777" w:rsidR="001A11CB" w:rsidRPr="007B3BD8" w:rsidRDefault="001A11CB" w:rsidP="00E43DD9">
            <w:pPr>
              <w:pStyle w:val="LZ-4"/>
            </w:pPr>
            <w:r w:rsidRPr="007B3BD8">
              <w:t>/</w:t>
            </w:r>
          </w:p>
        </w:tc>
        <w:tc>
          <w:tcPr>
            <w:tcW w:w="964" w:type="dxa"/>
            <w:shd w:val="clear" w:color="auto" w:fill="auto"/>
            <w:vAlign w:val="center"/>
          </w:tcPr>
          <w:p w14:paraId="21E55A12" w14:textId="77777777" w:rsidR="001A11CB" w:rsidRPr="007B3BD8" w:rsidRDefault="001A11CB" w:rsidP="00E43DD9">
            <w:pPr>
              <w:pStyle w:val="LZ-4"/>
            </w:pPr>
            <w:r w:rsidRPr="007B3BD8">
              <w:t>0.1</w:t>
            </w:r>
          </w:p>
        </w:tc>
        <w:tc>
          <w:tcPr>
            <w:tcW w:w="842" w:type="dxa"/>
            <w:shd w:val="clear" w:color="auto" w:fill="auto"/>
            <w:vAlign w:val="center"/>
          </w:tcPr>
          <w:p w14:paraId="76BD2353" w14:textId="77777777" w:rsidR="001A11CB" w:rsidRPr="007B3BD8" w:rsidRDefault="001A11CB" w:rsidP="00E43DD9">
            <w:pPr>
              <w:pStyle w:val="LZ-4"/>
            </w:pPr>
            <w:r w:rsidRPr="007B3BD8">
              <w:t>/</w:t>
            </w:r>
          </w:p>
        </w:tc>
      </w:tr>
      <w:tr w:rsidR="001A11CB" w:rsidRPr="007B3BD8" w14:paraId="6808BD2D" w14:textId="77777777" w:rsidTr="00E43DD9">
        <w:trPr>
          <w:trHeight w:val="283"/>
          <w:jc w:val="center"/>
        </w:trPr>
        <w:tc>
          <w:tcPr>
            <w:tcW w:w="2978" w:type="dxa"/>
            <w:vMerge w:val="restart"/>
            <w:shd w:val="clear" w:color="auto" w:fill="auto"/>
            <w:vAlign w:val="center"/>
          </w:tcPr>
          <w:p w14:paraId="358BD195" w14:textId="77777777" w:rsidR="001A11CB" w:rsidRPr="007B3BD8" w:rsidRDefault="001A11CB" w:rsidP="00E43DD9">
            <w:pPr>
              <w:pStyle w:val="LZ-4"/>
            </w:pPr>
            <w:r w:rsidRPr="007B3BD8">
              <w:t>酒、饮料和精制茶制造业</w:t>
            </w:r>
          </w:p>
        </w:tc>
        <w:tc>
          <w:tcPr>
            <w:tcW w:w="1275" w:type="dxa"/>
            <w:shd w:val="clear" w:color="auto" w:fill="auto"/>
            <w:vAlign w:val="center"/>
          </w:tcPr>
          <w:p w14:paraId="4FF4022B" w14:textId="77777777" w:rsidR="001A11CB" w:rsidRPr="007B3BD8" w:rsidRDefault="001A11CB" w:rsidP="00E43DD9">
            <w:pPr>
              <w:pStyle w:val="LZ-4"/>
            </w:pPr>
            <w:r w:rsidRPr="007B3BD8">
              <w:t>酒精</w:t>
            </w:r>
          </w:p>
        </w:tc>
        <w:tc>
          <w:tcPr>
            <w:tcW w:w="1488" w:type="dxa"/>
            <w:shd w:val="clear" w:color="auto" w:fill="auto"/>
            <w:vAlign w:val="center"/>
          </w:tcPr>
          <w:p w14:paraId="5F03F892" w14:textId="77777777" w:rsidR="001A11CB" w:rsidRPr="007B3BD8" w:rsidRDefault="001A11CB" w:rsidP="00E43DD9">
            <w:pPr>
              <w:pStyle w:val="LZ-4"/>
            </w:pPr>
            <w:r w:rsidRPr="007B3BD8">
              <w:t>/</w:t>
            </w:r>
          </w:p>
        </w:tc>
        <w:tc>
          <w:tcPr>
            <w:tcW w:w="842" w:type="dxa"/>
            <w:shd w:val="clear" w:color="auto" w:fill="auto"/>
            <w:vAlign w:val="center"/>
          </w:tcPr>
          <w:p w14:paraId="3663E7C9" w14:textId="77777777" w:rsidR="001A11CB" w:rsidRPr="007B3BD8" w:rsidRDefault="001A11CB" w:rsidP="00E43DD9">
            <w:pPr>
              <w:pStyle w:val="LZ-4"/>
            </w:pPr>
            <w:r w:rsidRPr="007B3BD8">
              <w:t>/</w:t>
            </w:r>
          </w:p>
        </w:tc>
        <w:tc>
          <w:tcPr>
            <w:tcW w:w="842" w:type="dxa"/>
            <w:shd w:val="clear" w:color="auto" w:fill="auto"/>
            <w:vAlign w:val="center"/>
          </w:tcPr>
          <w:p w14:paraId="31BFCF54" w14:textId="77777777" w:rsidR="001A11CB" w:rsidRPr="007B3BD8" w:rsidRDefault="001A11CB" w:rsidP="00E43DD9">
            <w:pPr>
              <w:pStyle w:val="LZ-4"/>
            </w:pPr>
            <w:r w:rsidRPr="007B3BD8">
              <w:t>/</w:t>
            </w:r>
          </w:p>
        </w:tc>
        <w:tc>
          <w:tcPr>
            <w:tcW w:w="964" w:type="dxa"/>
            <w:shd w:val="clear" w:color="auto" w:fill="auto"/>
            <w:vAlign w:val="center"/>
          </w:tcPr>
          <w:p w14:paraId="2681A408" w14:textId="77777777" w:rsidR="001A11CB" w:rsidRPr="007B3BD8" w:rsidRDefault="001A11CB" w:rsidP="00E43DD9">
            <w:pPr>
              <w:pStyle w:val="LZ-4"/>
            </w:pPr>
            <w:r w:rsidRPr="007B3BD8">
              <w:t>/</w:t>
            </w:r>
          </w:p>
        </w:tc>
        <w:tc>
          <w:tcPr>
            <w:tcW w:w="1085" w:type="dxa"/>
            <w:gridSpan w:val="2"/>
            <w:shd w:val="clear" w:color="auto" w:fill="auto"/>
            <w:vAlign w:val="center"/>
          </w:tcPr>
          <w:p w14:paraId="567E8A91" w14:textId="77777777" w:rsidR="001A11CB" w:rsidRPr="007B3BD8" w:rsidRDefault="001A11CB" w:rsidP="00E43DD9">
            <w:pPr>
              <w:pStyle w:val="LZ-4"/>
            </w:pPr>
            <w:r w:rsidRPr="007B3BD8">
              <w:t>/</w:t>
            </w:r>
          </w:p>
        </w:tc>
        <w:tc>
          <w:tcPr>
            <w:tcW w:w="1085" w:type="dxa"/>
            <w:gridSpan w:val="2"/>
            <w:shd w:val="clear" w:color="auto" w:fill="auto"/>
            <w:vAlign w:val="center"/>
          </w:tcPr>
          <w:p w14:paraId="4F96B757" w14:textId="77777777" w:rsidR="001A11CB" w:rsidRPr="007B3BD8" w:rsidRDefault="001A11CB" w:rsidP="00E43DD9">
            <w:pPr>
              <w:pStyle w:val="LZ-4"/>
            </w:pPr>
            <w:r w:rsidRPr="007B3BD8">
              <w:t>/</w:t>
            </w:r>
          </w:p>
        </w:tc>
        <w:tc>
          <w:tcPr>
            <w:tcW w:w="1207" w:type="dxa"/>
            <w:shd w:val="clear" w:color="auto" w:fill="auto"/>
            <w:vAlign w:val="center"/>
          </w:tcPr>
          <w:p w14:paraId="64045633" w14:textId="77777777" w:rsidR="001A11CB" w:rsidRPr="007B3BD8" w:rsidRDefault="001A11CB" w:rsidP="00E43DD9">
            <w:pPr>
              <w:pStyle w:val="LZ-4"/>
            </w:pPr>
            <w:r w:rsidRPr="007B3BD8">
              <w:t>/</w:t>
            </w:r>
          </w:p>
        </w:tc>
        <w:tc>
          <w:tcPr>
            <w:tcW w:w="1085" w:type="dxa"/>
            <w:shd w:val="clear" w:color="auto" w:fill="auto"/>
            <w:vAlign w:val="center"/>
          </w:tcPr>
          <w:p w14:paraId="156BDB51" w14:textId="77777777" w:rsidR="001A11CB" w:rsidRPr="007B3BD8" w:rsidRDefault="001A11CB" w:rsidP="00E43DD9">
            <w:pPr>
              <w:pStyle w:val="LZ-4"/>
            </w:pPr>
            <w:r w:rsidRPr="007B3BD8">
              <w:t>/</w:t>
            </w:r>
          </w:p>
        </w:tc>
        <w:tc>
          <w:tcPr>
            <w:tcW w:w="964" w:type="dxa"/>
            <w:shd w:val="clear" w:color="auto" w:fill="auto"/>
            <w:vAlign w:val="center"/>
          </w:tcPr>
          <w:p w14:paraId="65C95E68" w14:textId="77777777" w:rsidR="001A11CB" w:rsidRPr="007B3BD8" w:rsidRDefault="001A11CB" w:rsidP="00E43DD9">
            <w:pPr>
              <w:pStyle w:val="LZ-4"/>
            </w:pPr>
            <w:r w:rsidRPr="007B3BD8">
              <w:t>30</w:t>
            </w:r>
          </w:p>
        </w:tc>
        <w:tc>
          <w:tcPr>
            <w:tcW w:w="842" w:type="dxa"/>
            <w:shd w:val="clear" w:color="auto" w:fill="auto"/>
            <w:vAlign w:val="center"/>
          </w:tcPr>
          <w:p w14:paraId="7937AD85" w14:textId="77777777" w:rsidR="001A11CB" w:rsidRPr="007B3BD8" w:rsidRDefault="001A11CB" w:rsidP="00E43DD9">
            <w:pPr>
              <w:pStyle w:val="LZ-4"/>
            </w:pPr>
            <w:r w:rsidRPr="007B3BD8">
              <w:t>/</w:t>
            </w:r>
          </w:p>
        </w:tc>
      </w:tr>
      <w:tr w:rsidR="001A11CB" w:rsidRPr="007B3BD8" w14:paraId="19C78A99" w14:textId="77777777" w:rsidTr="00E43DD9">
        <w:trPr>
          <w:trHeight w:val="283"/>
          <w:jc w:val="center"/>
        </w:trPr>
        <w:tc>
          <w:tcPr>
            <w:tcW w:w="2978" w:type="dxa"/>
            <w:vMerge/>
            <w:shd w:val="clear" w:color="auto" w:fill="auto"/>
            <w:vAlign w:val="center"/>
          </w:tcPr>
          <w:p w14:paraId="324E5CE9" w14:textId="77777777" w:rsidR="001A11CB" w:rsidRPr="007B3BD8" w:rsidRDefault="001A11CB" w:rsidP="00E43DD9">
            <w:pPr>
              <w:pStyle w:val="LZ-4"/>
            </w:pPr>
          </w:p>
        </w:tc>
        <w:tc>
          <w:tcPr>
            <w:tcW w:w="1275" w:type="dxa"/>
            <w:shd w:val="clear" w:color="auto" w:fill="auto"/>
            <w:vAlign w:val="center"/>
          </w:tcPr>
          <w:p w14:paraId="034F3043" w14:textId="77777777" w:rsidR="001A11CB" w:rsidRPr="007B3BD8" w:rsidRDefault="001A11CB" w:rsidP="00E43DD9">
            <w:pPr>
              <w:pStyle w:val="LZ-4"/>
            </w:pPr>
            <w:r w:rsidRPr="007B3BD8">
              <w:t>啤酒</w:t>
            </w:r>
          </w:p>
        </w:tc>
        <w:tc>
          <w:tcPr>
            <w:tcW w:w="1488" w:type="dxa"/>
            <w:shd w:val="clear" w:color="auto" w:fill="auto"/>
            <w:vAlign w:val="center"/>
          </w:tcPr>
          <w:p w14:paraId="0FFB371C" w14:textId="77777777" w:rsidR="001A11CB" w:rsidRPr="007B3BD8" w:rsidRDefault="001A11CB" w:rsidP="00E43DD9">
            <w:pPr>
              <w:pStyle w:val="LZ-4"/>
            </w:pPr>
            <w:r w:rsidRPr="007B3BD8">
              <w:t>/</w:t>
            </w:r>
          </w:p>
        </w:tc>
        <w:tc>
          <w:tcPr>
            <w:tcW w:w="842" w:type="dxa"/>
            <w:shd w:val="clear" w:color="auto" w:fill="auto"/>
            <w:vAlign w:val="center"/>
          </w:tcPr>
          <w:p w14:paraId="337DEC91" w14:textId="77777777" w:rsidR="001A11CB" w:rsidRPr="007B3BD8" w:rsidRDefault="001A11CB" w:rsidP="00E43DD9">
            <w:pPr>
              <w:pStyle w:val="LZ-4"/>
            </w:pPr>
            <w:r w:rsidRPr="007B3BD8">
              <w:t>/</w:t>
            </w:r>
          </w:p>
        </w:tc>
        <w:tc>
          <w:tcPr>
            <w:tcW w:w="842" w:type="dxa"/>
            <w:shd w:val="clear" w:color="auto" w:fill="auto"/>
            <w:vAlign w:val="center"/>
          </w:tcPr>
          <w:p w14:paraId="00E9346C" w14:textId="77777777" w:rsidR="001A11CB" w:rsidRPr="007B3BD8" w:rsidRDefault="001A11CB" w:rsidP="00E43DD9">
            <w:pPr>
              <w:pStyle w:val="LZ-4"/>
            </w:pPr>
            <w:r w:rsidRPr="007B3BD8">
              <w:t>/</w:t>
            </w:r>
          </w:p>
        </w:tc>
        <w:tc>
          <w:tcPr>
            <w:tcW w:w="964" w:type="dxa"/>
            <w:shd w:val="clear" w:color="auto" w:fill="auto"/>
            <w:vAlign w:val="center"/>
          </w:tcPr>
          <w:p w14:paraId="0D8CBA20" w14:textId="77777777" w:rsidR="001A11CB" w:rsidRPr="007B3BD8" w:rsidRDefault="001A11CB" w:rsidP="00E43DD9">
            <w:pPr>
              <w:pStyle w:val="LZ-4"/>
            </w:pPr>
            <w:r w:rsidRPr="007B3BD8">
              <w:t>/</w:t>
            </w:r>
          </w:p>
        </w:tc>
        <w:tc>
          <w:tcPr>
            <w:tcW w:w="1085" w:type="dxa"/>
            <w:gridSpan w:val="2"/>
            <w:shd w:val="clear" w:color="auto" w:fill="auto"/>
            <w:vAlign w:val="center"/>
          </w:tcPr>
          <w:p w14:paraId="6ACD1B84" w14:textId="77777777" w:rsidR="001A11CB" w:rsidRPr="007B3BD8" w:rsidRDefault="001A11CB" w:rsidP="00E43DD9">
            <w:pPr>
              <w:pStyle w:val="LZ-4"/>
            </w:pPr>
            <w:r w:rsidRPr="007B3BD8">
              <w:t>/</w:t>
            </w:r>
          </w:p>
        </w:tc>
        <w:tc>
          <w:tcPr>
            <w:tcW w:w="1085" w:type="dxa"/>
            <w:gridSpan w:val="2"/>
            <w:shd w:val="clear" w:color="auto" w:fill="auto"/>
            <w:vAlign w:val="center"/>
          </w:tcPr>
          <w:p w14:paraId="59A57DA4" w14:textId="77777777" w:rsidR="001A11CB" w:rsidRPr="007B3BD8" w:rsidRDefault="001A11CB" w:rsidP="00E43DD9">
            <w:pPr>
              <w:pStyle w:val="LZ-4"/>
            </w:pPr>
            <w:r w:rsidRPr="007B3BD8">
              <w:t>/</w:t>
            </w:r>
          </w:p>
        </w:tc>
        <w:tc>
          <w:tcPr>
            <w:tcW w:w="1207" w:type="dxa"/>
            <w:shd w:val="clear" w:color="auto" w:fill="auto"/>
            <w:vAlign w:val="center"/>
          </w:tcPr>
          <w:p w14:paraId="3CD1E75A" w14:textId="77777777" w:rsidR="001A11CB" w:rsidRPr="007B3BD8" w:rsidRDefault="001A11CB" w:rsidP="00E43DD9">
            <w:pPr>
              <w:pStyle w:val="LZ-4"/>
            </w:pPr>
            <w:r w:rsidRPr="007B3BD8">
              <w:t>/</w:t>
            </w:r>
          </w:p>
        </w:tc>
        <w:tc>
          <w:tcPr>
            <w:tcW w:w="1085" w:type="dxa"/>
            <w:shd w:val="clear" w:color="auto" w:fill="auto"/>
            <w:vAlign w:val="center"/>
          </w:tcPr>
          <w:p w14:paraId="5BA53B50" w14:textId="77777777" w:rsidR="001A11CB" w:rsidRPr="007B3BD8" w:rsidRDefault="001A11CB" w:rsidP="00E43DD9">
            <w:pPr>
              <w:pStyle w:val="LZ-4"/>
            </w:pPr>
            <w:r w:rsidRPr="007B3BD8">
              <w:t>/</w:t>
            </w:r>
          </w:p>
        </w:tc>
        <w:tc>
          <w:tcPr>
            <w:tcW w:w="964" w:type="dxa"/>
            <w:shd w:val="clear" w:color="auto" w:fill="auto"/>
            <w:vAlign w:val="center"/>
          </w:tcPr>
          <w:p w14:paraId="6CE1612C" w14:textId="77777777" w:rsidR="001A11CB" w:rsidRPr="007B3BD8" w:rsidRDefault="001A11CB" w:rsidP="00E43DD9">
            <w:pPr>
              <w:pStyle w:val="LZ-4"/>
            </w:pPr>
            <w:r w:rsidRPr="007B3BD8">
              <w:t>0.25</w:t>
            </w:r>
          </w:p>
        </w:tc>
        <w:tc>
          <w:tcPr>
            <w:tcW w:w="842" w:type="dxa"/>
            <w:shd w:val="clear" w:color="auto" w:fill="auto"/>
            <w:vAlign w:val="center"/>
          </w:tcPr>
          <w:p w14:paraId="1D59D185" w14:textId="77777777" w:rsidR="001A11CB" w:rsidRPr="007B3BD8" w:rsidRDefault="001A11CB" w:rsidP="00E43DD9">
            <w:pPr>
              <w:pStyle w:val="LZ-4"/>
            </w:pPr>
            <w:r w:rsidRPr="007B3BD8">
              <w:t>/</w:t>
            </w:r>
          </w:p>
        </w:tc>
      </w:tr>
      <w:tr w:rsidR="001A11CB" w:rsidRPr="007B3BD8" w14:paraId="5DAA6DA8" w14:textId="77777777" w:rsidTr="00E43DD9">
        <w:trPr>
          <w:trHeight w:val="283"/>
          <w:jc w:val="center"/>
        </w:trPr>
        <w:tc>
          <w:tcPr>
            <w:tcW w:w="2978" w:type="dxa"/>
            <w:vMerge/>
            <w:shd w:val="clear" w:color="auto" w:fill="auto"/>
            <w:vAlign w:val="center"/>
          </w:tcPr>
          <w:p w14:paraId="171CDAAA" w14:textId="77777777" w:rsidR="001A11CB" w:rsidRPr="007B3BD8" w:rsidRDefault="001A11CB" w:rsidP="00E43DD9">
            <w:pPr>
              <w:pStyle w:val="LZ-4"/>
            </w:pPr>
          </w:p>
        </w:tc>
        <w:tc>
          <w:tcPr>
            <w:tcW w:w="1275" w:type="dxa"/>
            <w:shd w:val="clear" w:color="auto" w:fill="auto"/>
            <w:vAlign w:val="center"/>
          </w:tcPr>
          <w:p w14:paraId="48FD5F62" w14:textId="77777777" w:rsidR="001A11CB" w:rsidRPr="007B3BD8" w:rsidRDefault="001A11CB" w:rsidP="00E43DD9">
            <w:pPr>
              <w:pStyle w:val="LZ-4"/>
            </w:pPr>
            <w:r w:rsidRPr="007B3BD8">
              <w:t>白酒</w:t>
            </w:r>
          </w:p>
        </w:tc>
        <w:tc>
          <w:tcPr>
            <w:tcW w:w="1488" w:type="dxa"/>
            <w:shd w:val="clear" w:color="auto" w:fill="auto"/>
            <w:vAlign w:val="center"/>
          </w:tcPr>
          <w:p w14:paraId="3B411236" w14:textId="77777777" w:rsidR="001A11CB" w:rsidRPr="007B3BD8" w:rsidRDefault="001A11CB" w:rsidP="00E43DD9">
            <w:pPr>
              <w:pStyle w:val="LZ-4"/>
            </w:pPr>
            <w:r w:rsidRPr="007B3BD8">
              <w:t>/</w:t>
            </w:r>
          </w:p>
        </w:tc>
        <w:tc>
          <w:tcPr>
            <w:tcW w:w="842" w:type="dxa"/>
            <w:shd w:val="clear" w:color="auto" w:fill="auto"/>
            <w:vAlign w:val="center"/>
          </w:tcPr>
          <w:p w14:paraId="4A6472C4" w14:textId="77777777" w:rsidR="001A11CB" w:rsidRPr="007B3BD8" w:rsidRDefault="001A11CB" w:rsidP="00E43DD9">
            <w:pPr>
              <w:pStyle w:val="LZ-4"/>
            </w:pPr>
            <w:r w:rsidRPr="007B3BD8">
              <w:t>/</w:t>
            </w:r>
          </w:p>
        </w:tc>
        <w:tc>
          <w:tcPr>
            <w:tcW w:w="842" w:type="dxa"/>
            <w:shd w:val="clear" w:color="auto" w:fill="auto"/>
            <w:vAlign w:val="center"/>
          </w:tcPr>
          <w:p w14:paraId="0A93982E" w14:textId="77777777" w:rsidR="001A11CB" w:rsidRPr="007B3BD8" w:rsidRDefault="001A11CB" w:rsidP="00E43DD9">
            <w:pPr>
              <w:pStyle w:val="LZ-4"/>
            </w:pPr>
            <w:r w:rsidRPr="007B3BD8">
              <w:t>/</w:t>
            </w:r>
          </w:p>
        </w:tc>
        <w:tc>
          <w:tcPr>
            <w:tcW w:w="964" w:type="dxa"/>
            <w:shd w:val="clear" w:color="auto" w:fill="auto"/>
            <w:vAlign w:val="center"/>
          </w:tcPr>
          <w:p w14:paraId="5B41E16B" w14:textId="77777777" w:rsidR="001A11CB" w:rsidRPr="007B3BD8" w:rsidRDefault="001A11CB" w:rsidP="00E43DD9">
            <w:pPr>
              <w:pStyle w:val="LZ-4"/>
            </w:pPr>
            <w:r w:rsidRPr="007B3BD8">
              <w:t>/</w:t>
            </w:r>
          </w:p>
        </w:tc>
        <w:tc>
          <w:tcPr>
            <w:tcW w:w="1085" w:type="dxa"/>
            <w:gridSpan w:val="2"/>
            <w:shd w:val="clear" w:color="auto" w:fill="auto"/>
            <w:vAlign w:val="center"/>
          </w:tcPr>
          <w:p w14:paraId="0971B55E" w14:textId="77777777" w:rsidR="001A11CB" w:rsidRPr="007B3BD8" w:rsidRDefault="001A11CB" w:rsidP="00E43DD9">
            <w:pPr>
              <w:pStyle w:val="LZ-4"/>
            </w:pPr>
            <w:r w:rsidRPr="007B3BD8">
              <w:t>/</w:t>
            </w:r>
          </w:p>
        </w:tc>
        <w:tc>
          <w:tcPr>
            <w:tcW w:w="1085" w:type="dxa"/>
            <w:gridSpan w:val="2"/>
            <w:shd w:val="clear" w:color="auto" w:fill="auto"/>
            <w:vAlign w:val="center"/>
          </w:tcPr>
          <w:p w14:paraId="6A479569" w14:textId="77777777" w:rsidR="001A11CB" w:rsidRPr="007B3BD8" w:rsidRDefault="001A11CB" w:rsidP="00E43DD9">
            <w:pPr>
              <w:pStyle w:val="LZ-4"/>
            </w:pPr>
            <w:r w:rsidRPr="007B3BD8">
              <w:t>/</w:t>
            </w:r>
          </w:p>
        </w:tc>
        <w:tc>
          <w:tcPr>
            <w:tcW w:w="1207" w:type="dxa"/>
            <w:shd w:val="clear" w:color="auto" w:fill="auto"/>
            <w:vAlign w:val="center"/>
          </w:tcPr>
          <w:p w14:paraId="573BDB2C" w14:textId="77777777" w:rsidR="001A11CB" w:rsidRPr="007B3BD8" w:rsidRDefault="001A11CB" w:rsidP="00E43DD9">
            <w:pPr>
              <w:pStyle w:val="LZ-4"/>
            </w:pPr>
            <w:r w:rsidRPr="007B3BD8">
              <w:t>/</w:t>
            </w:r>
          </w:p>
        </w:tc>
        <w:tc>
          <w:tcPr>
            <w:tcW w:w="1085" w:type="dxa"/>
            <w:shd w:val="clear" w:color="auto" w:fill="auto"/>
            <w:vAlign w:val="center"/>
          </w:tcPr>
          <w:p w14:paraId="2E5414C1" w14:textId="77777777" w:rsidR="001A11CB" w:rsidRPr="007B3BD8" w:rsidRDefault="001A11CB" w:rsidP="00E43DD9">
            <w:pPr>
              <w:pStyle w:val="LZ-4"/>
            </w:pPr>
            <w:r w:rsidRPr="007B3BD8">
              <w:t>/</w:t>
            </w:r>
          </w:p>
        </w:tc>
        <w:tc>
          <w:tcPr>
            <w:tcW w:w="964" w:type="dxa"/>
            <w:shd w:val="clear" w:color="auto" w:fill="auto"/>
            <w:vAlign w:val="center"/>
          </w:tcPr>
          <w:p w14:paraId="6AAD0DEC" w14:textId="77777777" w:rsidR="001A11CB" w:rsidRPr="007B3BD8" w:rsidRDefault="001A11CB" w:rsidP="00E43DD9">
            <w:pPr>
              <w:pStyle w:val="LZ-4"/>
            </w:pPr>
            <w:r w:rsidRPr="007B3BD8">
              <w:t>25</w:t>
            </w:r>
          </w:p>
        </w:tc>
        <w:tc>
          <w:tcPr>
            <w:tcW w:w="842" w:type="dxa"/>
            <w:shd w:val="clear" w:color="auto" w:fill="auto"/>
            <w:vAlign w:val="center"/>
          </w:tcPr>
          <w:p w14:paraId="0BFC0076" w14:textId="77777777" w:rsidR="001A11CB" w:rsidRPr="007B3BD8" w:rsidRDefault="001A11CB" w:rsidP="00E43DD9">
            <w:pPr>
              <w:pStyle w:val="LZ-4"/>
            </w:pPr>
            <w:r w:rsidRPr="007B3BD8">
              <w:t>/</w:t>
            </w:r>
          </w:p>
        </w:tc>
      </w:tr>
      <w:tr w:rsidR="001A11CB" w:rsidRPr="007B3BD8" w14:paraId="35D9B658" w14:textId="77777777" w:rsidTr="00E43DD9">
        <w:trPr>
          <w:trHeight w:val="283"/>
          <w:jc w:val="center"/>
        </w:trPr>
        <w:tc>
          <w:tcPr>
            <w:tcW w:w="2978" w:type="dxa"/>
            <w:vMerge/>
            <w:shd w:val="clear" w:color="auto" w:fill="auto"/>
            <w:vAlign w:val="center"/>
          </w:tcPr>
          <w:p w14:paraId="6E3DA81C" w14:textId="77777777" w:rsidR="001A11CB" w:rsidRPr="007B3BD8" w:rsidRDefault="001A11CB" w:rsidP="00E43DD9">
            <w:pPr>
              <w:pStyle w:val="LZ-4"/>
            </w:pPr>
          </w:p>
        </w:tc>
        <w:tc>
          <w:tcPr>
            <w:tcW w:w="1275" w:type="dxa"/>
            <w:shd w:val="clear" w:color="auto" w:fill="auto"/>
            <w:vAlign w:val="center"/>
          </w:tcPr>
          <w:p w14:paraId="4E673175" w14:textId="77777777" w:rsidR="001A11CB" w:rsidRPr="007B3BD8" w:rsidRDefault="001A11CB" w:rsidP="00E43DD9">
            <w:pPr>
              <w:pStyle w:val="LZ-4"/>
            </w:pPr>
            <w:r w:rsidRPr="007B3BD8">
              <w:t>黄酒</w:t>
            </w:r>
          </w:p>
        </w:tc>
        <w:tc>
          <w:tcPr>
            <w:tcW w:w="1488" w:type="dxa"/>
            <w:shd w:val="clear" w:color="auto" w:fill="auto"/>
            <w:vAlign w:val="center"/>
          </w:tcPr>
          <w:p w14:paraId="67E135EF" w14:textId="77777777" w:rsidR="001A11CB" w:rsidRPr="007B3BD8" w:rsidRDefault="001A11CB" w:rsidP="00E43DD9">
            <w:pPr>
              <w:pStyle w:val="LZ-4"/>
            </w:pPr>
            <w:r w:rsidRPr="007B3BD8">
              <w:t>/</w:t>
            </w:r>
          </w:p>
        </w:tc>
        <w:tc>
          <w:tcPr>
            <w:tcW w:w="842" w:type="dxa"/>
            <w:shd w:val="clear" w:color="auto" w:fill="auto"/>
            <w:vAlign w:val="center"/>
          </w:tcPr>
          <w:p w14:paraId="45DF0943" w14:textId="77777777" w:rsidR="001A11CB" w:rsidRPr="007B3BD8" w:rsidRDefault="001A11CB" w:rsidP="00E43DD9">
            <w:pPr>
              <w:pStyle w:val="LZ-4"/>
            </w:pPr>
            <w:r w:rsidRPr="007B3BD8">
              <w:t>/</w:t>
            </w:r>
          </w:p>
        </w:tc>
        <w:tc>
          <w:tcPr>
            <w:tcW w:w="842" w:type="dxa"/>
            <w:shd w:val="clear" w:color="auto" w:fill="auto"/>
            <w:vAlign w:val="center"/>
          </w:tcPr>
          <w:p w14:paraId="18731759" w14:textId="77777777" w:rsidR="001A11CB" w:rsidRPr="007B3BD8" w:rsidRDefault="001A11CB" w:rsidP="00E43DD9">
            <w:pPr>
              <w:pStyle w:val="LZ-4"/>
            </w:pPr>
            <w:r w:rsidRPr="007B3BD8">
              <w:t>/</w:t>
            </w:r>
          </w:p>
        </w:tc>
        <w:tc>
          <w:tcPr>
            <w:tcW w:w="964" w:type="dxa"/>
            <w:shd w:val="clear" w:color="auto" w:fill="auto"/>
            <w:vAlign w:val="center"/>
          </w:tcPr>
          <w:p w14:paraId="12537A2A" w14:textId="77777777" w:rsidR="001A11CB" w:rsidRPr="007B3BD8" w:rsidRDefault="001A11CB" w:rsidP="00E43DD9">
            <w:pPr>
              <w:pStyle w:val="LZ-4"/>
            </w:pPr>
            <w:r w:rsidRPr="007B3BD8">
              <w:t>/</w:t>
            </w:r>
          </w:p>
        </w:tc>
        <w:tc>
          <w:tcPr>
            <w:tcW w:w="1085" w:type="dxa"/>
            <w:gridSpan w:val="2"/>
            <w:shd w:val="clear" w:color="auto" w:fill="auto"/>
            <w:vAlign w:val="center"/>
          </w:tcPr>
          <w:p w14:paraId="27826604" w14:textId="77777777" w:rsidR="001A11CB" w:rsidRPr="007B3BD8" w:rsidRDefault="001A11CB" w:rsidP="00E43DD9">
            <w:pPr>
              <w:pStyle w:val="LZ-4"/>
            </w:pPr>
            <w:r w:rsidRPr="007B3BD8">
              <w:t>/</w:t>
            </w:r>
          </w:p>
        </w:tc>
        <w:tc>
          <w:tcPr>
            <w:tcW w:w="1085" w:type="dxa"/>
            <w:gridSpan w:val="2"/>
            <w:shd w:val="clear" w:color="auto" w:fill="auto"/>
            <w:vAlign w:val="center"/>
          </w:tcPr>
          <w:p w14:paraId="5090693D" w14:textId="77777777" w:rsidR="001A11CB" w:rsidRPr="007B3BD8" w:rsidRDefault="001A11CB" w:rsidP="00E43DD9">
            <w:pPr>
              <w:pStyle w:val="LZ-4"/>
            </w:pPr>
            <w:r w:rsidRPr="007B3BD8">
              <w:t>/</w:t>
            </w:r>
          </w:p>
        </w:tc>
        <w:tc>
          <w:tcPr>
            <w:tcW w:w="1207" w:type="dxa"/>
            <w:shd w:val="clear" w:color="auto" w:fill="auto"/>
            <w:vAlign w:val="center"/>
          </w:tcPr>
          <w:p w14:paraId="4F22356E" w14:textId="77777777" w:rsidR="001A11CB" w:rsidRPr="007B3BD8" w:rsidRDefault="001A11CB" w:rsidP="00E43DD9">
            <w:pPr>
              <w:pStyle w:val="LZ-4"/>
            </w:pPr>
            <w:r w:rsidRPr="007B3BD8">
              <w:t>/</w:t>
            </w:r>
          </w:p>
        </w:tc>
        <w:tc>
          <w:tcPr>
            <w:tcW w:w="1085" w:type="dxa"/>
            <w:shd w:val="clear" w:color="auto" w:fill="auto"/>
            <w:vAlign w:val="center"/>
          </w:tcPr>
          <w:p w14:paraId="6E68A8DB" w14:textId="77777777" w:rsidR="001A11CB" w:rsidRPr="007B3BD8" w:rsidRDefault="001A11CB" w:rsidP="00E43DD9">
            <w:pPr>
              <w:pStyle w:val="LZ-4"/>
            </w:pPr>
            <w:r w:rsidRPr="007B3BD8">
              <w:t>/</w:t>
            </w:r>
          </w:p>
        </w:tc>
        <w:tc>
          <w:tcPr>
            <w:tcW w:w="964" w:type="dxa"/>
            <w:shd w:val="clear" w:color="auto" w:fill="auto"/>
            <w:vAlign w:val="center"/>
          </w:tcPr>
          <w:p w14:paraId="4022C8FA" w14:textId="77777777" w:rsidR="001A11CB" w:rsidRPr="007B3BD8" w:rsidRDefault="001A11CB" w:rsidP="00E43DD9">
            <w:pPr>
              <w:pStyle w:val="LZ-4"/>
            </w:pPr>
            <w:r w:rsidRPr="007B3BD8">
              <w:t>0.5</w:t>
            </w:r>
          </w:p>
        </w:tc>
        <w:tc>
          <w:tcPr>
            <w:tcW w:w="842" w:type="dxa"/>
            <w:shd w:val="clear" w:color="auto" w:fill="auto"/>
            <w:vAlign w:val="center"/>
          </w:tcPr>
          <w:p w14:paraId="1184FC8F" w14:textId="77777777" w:rsidR="001A11CB" w:rsidRPr="007B3BD8" w:rsidRDefault="001A11CB" w:rsidP="00E43DD9">
            <w:pPr>
              <w:pStyle w:val="LZ-4"/>
            </w:pPr>
            <w:r w:rsidRPr="007B3BD8">
              <w:t>/</w:t>
            </w:r>
          </w:p>
        </w:tc>
      </w:tr>
      <w:tr w:rsidR="001A11CB" w:rsidRPr="007B3BD8" w14:paraId="094175FD" w14:textId="77777777" w:rsidTr="00E43DD9">
        <w:trPr>
          <w:trHeight w:val="283"/>
          <w:jc w:val="center"/>
        </w:trPr>
        <w:tc>
          <w:tcPr>
            <w:tcW w:w="2978" w:type="dxa"/>
            <w:vMerge w:val="restart"/>
            <w:shd w:val="clear" w:color="auto" w:fill="auto"/>
            <w:vAlign w:val="center"/>
          </w:tcPr>
          <w:p w14:paraId="7C3510E0" w14:textId="77777777" w:rsidR="001A11CB" w:rsidRPr="007B3BD8" w:rsidRDefault="001A11CB" w:rsidP="00E43DD9">
            <w:pPr>
              <w:pStyle w:val="LZ-4"/>
            </w:pPr>
            <w:r w:rsidRPr="007B3BD8">
              <w:t>农副食品加工业</w:t>
            </w:r>
          </w:p>
        </w:tc>
        <w:tc>
          <w:tcPr>
            <w:tcW w:w="1275" w:type="dxa"/>
            <w:shd w:val="clear" w:color="auto" w:fill="auto"/>
            <w:vAlign w:val="center"/>
          </w:tcPr>
          <w:p w14:paraId="1AD56973" w14:textId="77777777" w:rsidR="001A11CB" w:rsidRPr="007B3BD8" w:rsidRDefault="001A11CB" w:rsidP="00E43DD9">
            <w:pPr>
              <w:pStyle w:val="LZ-4"/>
            </w:pPr>
            <w:r w:rsidRPr="007B3BD8">
              <w:t>酒精</w:t>
            </w:r>
          </w:p>
        </w:tc>
        <w:tc>
          <w:tcPr>
            <w:tcW w:w="1488" w:type="dxa"/>
            <w:shd w:val="clear" w:color="auto" w:fill="auto"/>
            <w:vAlign w:val="center"/>
          </w:tcPr>
          <w:p w14:paraId="083B0EDD" w14:textId="77777777" w:rsidR="001A11CB" w:rsidRPr="007B3BD8" w:rsidRDefault="001A11CB" w:rsidP="00E43DD9">
            <w:pPr>
              <w:pStyle w:val="LZ-4"/>
            </w:pPr>
            <w:r w:rsidRPr="007B3BD8">
              <w:t>/</w:t>
            </w:r>
          </w:p>
        </w:tc>
        <w:tc>
          <w:tcPr>
            <w:tcW w:w="842" w:type="dxa"/>
            <w:shd w:val="clear" w:color="auto" w:fill="auto"/>
            <w:vAlign w:val="center"/>
          </w:tcPr>
          <w:p w14:paraId="5CB5DC98" w14:textId="77777777" w:rsidR="001A11CB" w:rsidRPr="007B3BD8" w:rsidRDefault="001A11CB" w:rsidP="00E43DD9">
            <w:pPr>
              <w:pStyle w:val="LZ-4"/>
            </w:pPr>
            <w:r w:rsidRPr="007B3BD8">
              <w:t>/</w:t>
            </w:r>
          </w:p>
        </w:tc>
        <w:tc>
          <w:tcPr>
            <w:tcW w:w="842" w:type="dxa"/>
            <w:shd w:val="clear" w:color="auto" w:fill="auto"/>
            <w:vAlign w:val="center"/>
          </w:tcPr>
          <w:p w14:paraId="47DCA8C8" w14:textId="77777777" w:rsidR="001A11CB" w:rsidRPr="007B3BD8" w:rsidRDefault="001A11CB" w:rsidP="00E43DD9">
            <w:pPr>
              <w:pStyle w:val="LZ-4"/>
            </w:pPr>
            <w:r w:rsidRPr="007B3BD8">
              <w:t>/</w:t>
            </w:r>
          </w:p>
        </w:tc>
        <w:tc>
          <w:tcPr>
            <w:tcW w:w="964" w:type="dxa"/>
            <w:shd w:val="clear" w:color="auto" w:fill="auto"/>
            <w:vAlign w:val="center"/>
          </w:tcPr>
          <w:p w14:paraId="7743DA44" w14:textId="77777777" w:rsidR="001A11CB" w:rsidRPr="007B3BD8" w:rsidRDefault="001A11CB" w:rsidP="00E43DD9">
            <w:pPr>
              <w:pStyle w:val="LZ-4"/>
            </w:pPr>
            <w:r w:rsidRPr="007B3BD8">
              <w:t>/</w:t>
            </w:r>
          </w:p>
        </w:tc>
        <w:tc>
          <w:tcPr>
            <w:tcW w:w="1085" w:type="dxa"/>
            <w:gridSpan w:val="2"/>
            <w:shd w:val="clear" w:color="auto" w:fill="auto"/>
            <w:vAlign w:val="center"/>
          </w:tcPr>
          <w:p w14:paraId="01196C33" w14:textId="77777777" w:rsidR="001A11CB" w:rsidRPr="007B3BD8" w:rsidRDefault="001A11CB" w:rsidP="00E43DD9">
            <w:pPr>
              <w:pStyle w:val="LZ-4"/>
            </w:pPr>
            <w:r w:rsidRPr="007B3BD8">
              <w:t>/</w:t>
            </w:r>
          </w:p>
        </w:tc>
        <w:tc>
          <w:tcPr>
            <w:tcW w:w="1085" w:type="dxa"/>
            <w:gridSpan w:val="2"/>
            <w:shd w:val="clear" w:color="auto" w:fill="auto"/>
            <w:vAlign w:val="center"/>
          </w:tcPr>
          <w:p w14:paraId="47589FFE" w14:textId="77777777" w:rsidR="001A11CB" w:rsidRPr="007B3BD8" w:rsidRDefault="001A11CB" w:rsidP="00E43DD9">
            <w:pPr>
              <w:pStyle w:val="LZ-4"/>
            </w:pPr>
            <w:r w:rsidRPr="007B3BD8">
              <w:t>/</w:t>
            </w:r>
          </w:p>
        </w:tc>
        <w:tc>
          <w:tcPr>
            <w:tcW w:w="1207" w:type="dxa"/>
            <w:shd w:val="clear" w:color="auto" w:fill="auto"/>
            <w:vAlign w:val="center"/>
          </w:tcPr>
          <w:p w14:paraId="2DFEA758" w14:textId="77777777" w:rsidR="001A11CB" w:rsidRPr="007B3BD8" w:rsidRDefault="001A11CB" w:rsidP="00E43DD9">
            <w:pPr>
              <w:pStyle w:val="LZ-4"/>
            </w:pPr>
            <w:r w:rsidRPr="007B3BD8">
              <w:t>/</w:t>
            </w:r>
          </w:p>
        </w:tc>
        <w:tc>
          <w:tcPr>
            <w:tcW w:w="1085" w:type="dxa"/>
            <w:shd w:val="clear" w:color="auto" w:fill="auto"/>
            <w:vAlign w:val="center"/>
          </w:tcPr>
          <w:p w14:paraId="1D66B8A2" w14:textId="77777777" w:rsidR="001A11CB" w:rsidRPr="007B3BD8" w:rsidRDefault="001A11CB" w:rsidP="00E43DD9">
            <w:pPr>
              <w:pStyle w:val="LZ-4"/>
            </w:pPr>
            <w:r w:rsidRPr="007B3BD8">
              <w:t>/</w:t>
            </w:r>
          </w:p>
        </w:tc>
        <w:tc>
          <w:tcPr>
            <w:tcW w:w="964" w:type="dxa"/>
            <w:shd w:val="clear" w:color="auto" w:fill="auto"/>
            <w:vAlign w:val="center"/>
          </w:tcPr>
          <w:p w14:paraId="08C5D447" w14:textId="77777777" w:rsidR="001A11CB" w:rsidRPr="007B3BD8" w:rsidRDefault="001A11CB" w:rsidP="00E43DD9">
            <w:pPr>
              <w:pStyle w:val="LZ-4"/>
            </w:pPr>
            <w:r w:rsidRPr="007B3BD8">
              <w:t>30</w:t>
            </w:r>
          </w:p>
        </w:tc>
        <w:tc>
          <w:tcPr>
            <w:tcW w:w="842" w:type="dxa"/>
            <w:shd w:val="clear" w:color="auto" w:fill="auto"/>
            <w:vAlign w:val="center"/>
          </w:tcPr>
          <w:p w14:paraId="286D6ED4" w14:textId="77777777" w:rsidR="001A11CB" w:rsidRPr="007B3BD8" w:rsidRDefault="001A11CB" w:rsidP="00E43DD9">
            <w:pPr>
              <w:pStyle w:val="LZ-4"/>
            </w:pPr>
            <w:r w:rsidRPr="007B3BD8">
              <w:t>/</w:t>
            </w:r>
          </w:p>
        </w:tc>
      </w:tr>
      <w:tr w:rsidR="001A11CB" w:rsidRPr="007B3BD8" w14:paraId="5C552C81" w14:textId="77777777" w:rsidTr="00E43DD9">
        <w:trPr>
          <w:trHeight w:val="283"/>
          <w:jc w:val="center"/>
        </w:trPr>
        <w:tc>
          <w:tcPr>
            <w:tcW w:w="2978" w:type="dxa"/>
            <w:vMerge/>
            <w:shd w:val="clear" w:color="auto" w:fill="auto"/>
            <w:vAlign w:val="center"/>
          </w:tcPr>
          <w:p w14:paraId="2F581C84" w14:textId="77777777" w:rsidR="001A11CB" w:rsidRPr="007B3BD8" w:rsidRDefault="001A11CB" w:rsidP="00E43DD9">
            <w:pPr>
              <w:pStyle w:val="LZ-4"/>
            </w:pPr>
          </w:p>
        </w:tc>
        <w:tc>
          <w:tcPr>
            <w:tcW w:w="1275" w:type="dxa"/>
            <w:shd w:val="clear" w:color="auto" w:fill="auto"/>
            <w:vAlign w:val="center"/>
          </w:tcPr>
          <w:p w14:paraId="624AB0DE" w14:textId="77777777" w:rsidR="001A11CB" w:rsidRPr="007B3BD8" w:rsidRDefault="001A11CB" w:rsidP="00E43DD9">
            <w:pPr>
              <w:pStyle w:val="LZ-4"/>
            </w:pPr>
            <w:r w:rsidRPr="007B3BD8">
              <w:t>食用植物油</w:t>
            </w:r>
          </w:p>
        </w:tc>
        <w:tc>
          <w:tcPr>
            <w:tcW w:w="1488" w:type="dxa"/>
            <w:shd w:val="clear" w:color="auto" w:fill="auto"/>
            <w:vAlign w:val="center"/>
          </w:tcPr>
          <w:p w14:paraId="66702856" w14:textId="77777777" w:rsidR="001A11CB" w:rsidRPr="007B3BD8" w:rsidRDefault="001A11CB" w:rsidP="00E43DD9">
            <w:pPr>
              <w:pStyle w:val="LZ-4"/>
            </w:pPr>
            <w:r w:rsidRPr="007B3BD8">
              <w:t>/</w:t>
            </w:r>
          </w:p>
        </w:tc>
        <w:tc>
          <w:tcPr>
            <w:tcW w:w="842" w:type="dxa"/>
            <w:shd w:val="clear" w:color="auto" w:fill="auto"/>
            <w:vAlign w:val="center"/>
          </w:tcPr>
          <w:p w14:paraId="77C85676" w14:textId="77777777" w:rsidR="001A11CB" w:rsidRPr="007B3BD8" w:rsidRDefault="001A11CB" w:rsidP="00E43DD9">
            <w:pPr>
              <w:pStyle w:val="LZ-4"/>
            </w:pPr>
            <w:r w:rsidRPr="007B3BD8">
              <w:t>/</w:t>
            </w:r>
          </w:p>
        </w:tc>
        <w:tc>
          <w:tcPr>
            <w:tcW w:w="842" w:type="dxa"/>
            <w:shd w:val="clear" w:color="auto" w:fill="auto"/>
            <w:vAlign w:val="center"/>
          </w:tcPr>
          <w:p w14:paraId="5BA9EA4C" w14:textId="77777777" w:rsidR="001A11CB" w:rsidRPr="007B3BD8" w:rsidRDefault="001A11CB" w:rsidP="00E43DD9">
            <w:pPr>
              <w:pStyle w:val="LZ-4"/>
            </w:pPr>
            <w:r w:rsidRPr="007B3BD8">
              <w:t>/</w:t>
            </w:r>
          </w:p>
        </w:tc>
        <w:tc>
          <w:tcPr>
            <w:tcW w:w="964" w:type="dxa"/>
            <w:shd w:val="clear" w:color="auto" w:fill="auto"/>
            <w:vAlign w:val="center"/>
          </w:tcPr>
          <w:p w14:paraId="208E4226" w14:textId="77777777" w:rsidR="001A11CB" w:rsidRPr="007B3BD8" w:rsidRDefault="001A11CB" w:rsidP="00E43DD9">
            <w:pPr>
              <w:pStyle w:val="LZ-4"/>
            </w:pPr>
            <w:r w:rsidRPr="007B3BD8">
              <w:t>/</w:t>
            </w:r>
          </w:p>
        </w:tc>
        <w:tc>
          <w:tcPr>
            <w:tcW w:w="1085" w:type="dxa"/>
            <w:gridSpan w:val="2"/>
            <w:shd w:val="clear" w:color="auto" w:fill="auto"/>
            <w:vAlign w:val="center"/>
          </w:tcPr>
          <w:p w14:paraId="0C8C6BCC" w14:textId="77777777" w:rsidR="001A11CB" w:rsidRPr="007B3BD8" w:rsidRDefault="001A11CB" w:rsidP="00E43DD9">
            <w:pPr>
              <w:pStyle w:val="LZ-4"/>
            </w:pPr>
            <w:r w:rsidRPr="007B3BD8">
              <w:t>/</w:t>
            </w:r>
          </w:p>
        </w:tc>
        <w:tc>
          <w:tcPr>
            <w:tcW w:w="1085" w:type="dxa"/>
            <w:gridSpan w:val="2"/>
            <w:shd w:val="clear" w:color="auto" w:fill="auto"/>
            <w:vAlign w:val="center"/>
          </w:tcPr>
          <w:p w14:paraId="0210293C" w14:textId="77777777" w:rsidR="001A11CB" w:rsidRPr="007B3BD8" w:rsidRDefault="001A11CB" w:rsidP="00E43DD9">
            <w:pPr>
              <w:pStyle w:val="LZ-4"/>
            </w:pPr>
            <w:r w:rsidRPr="007B3BD8">
              <w:t>/</w:t>
            </w:r>
          </w:p>
        </w:tc>
        <w:tc>
          <w:tcPr>
            <w:tcW w:w="1207" w:type="dxa"/>
            <w:shd w:val="clear" w:color="auto" w:fill="auto"/>
            <w:vAlign w:val="center"/>
          </w:tcPr>
          <w:p w14:paraId="410A9825" w14:textId="77777777" w:rsidR="001A11CB" w:rsidRPr="007B3BD8" w:rsidRDefault="001A11CB" w:rsidP="00E43DD9">
            <w:pPr>
              <w:pStyle w:val="LZ-4"/>
            </w:pPr>
            <w:r w:rsidRPr="007B3BD8">
              <w:t>/</w:t>
            </w:r>
          </w:p>
        </w:tc>
        <w:tc>
          <w:tcPr>
            <w:tcW w:w="1085" w:type="dxa"/>
            <w:shd w:val="clear" w:color="auto" w:fill="auto"/>
            <w:vAlign w:val="center"/>
          </w:tcPr>
          <w:p w14:paraId="4E7BA9DF" w14:textId="77777777" w:rsidR="001A11CB" w:rsidRPr="007B3BD8" w:rsidRDefault="001A11CB" w:rsidP="00E43DD9">
            <w:pPr>
              <w:pStyle w:val="LZ-4"/>
            </w:pPr>
            <w:r w:rsidRPr="007B3BD8">
              <w:t>/</w:t>
            </w:r>
          </w:p>
        </w:tc>
        <w:tc>
          <w:tcPr>
            <w:tcW w:w="964" w:type="dxa"/>
            <w:shd w:val="clear" w:color="auto" w:fill="auto"/>
            <w:vAlign w:val="center"/>
          </w:tcPr>
          <w:p w14:paraId="7930A61A" w14:textId="77777777" w:rsidR="001A11CB" w:rsidRPr="007B3BD8" w:rsidRDefault="001A11CB" w:rsidP="00E43DD9">
            <w:pPr>
              <w:pStyle w:val="LZ-4"/>
            </w:pPr>
            <w:r w:rsidRPr="007B3BD8">
              <w:t>9.35</w:t>
            </w:r>
          </w:p>
        </w:tc>
        <w:tc>
          <w:tcPr>
            <w:tcW w:w="842" w:type="dxa"/>
            <w:shd w:val="clear" w:color="auto" w:fill="auto"/>
            <w:vAlign w:val="center"/>
          </w:tcPr>
          <w:p w14:paraId="5A612855" w14:textId="77777777" w:rsidR="001A11CB" w:rsidRPr="007B3BD8" w:rsidRDefault="001A11CB" w:rsidP="00E43DD9">
            <w:pPr>
              <w:pStyle w:val="LZ-4"/>
            </w:pPr>
            <w:r w:rsidRPr="007B3BD8">
              <w:t>/</w:t>
            </w:r>
          </w:p>
        </w:tc>
      </w:tr>
      <w:tr w:rsidR="001A11CB" w:rsidRPr="007B3BD8" w14:paraId="6DB5B0AF" w14:textId="77777777" w:rsidTr="00E43DD9">
        <w:trPr>
          <w:trHeight w:val="283"/>
          <w:jc w:val="center"/>
        </w:trPr>
        <w:tc>
          <w:tcPr>
            <w:tcW w:w="2978" w:type="dxa"/>
            <w:vMerge w:val="restart"/>
            <w:shd w:val="clear" w:color="auto" w:fill="auto"/>
            <w:vAlign w:val="center"/>
          </w:tcPr>
          <w:p w14:paraId="4A9932B8" w14:textId="77777777" w:rsidR="001A11CB" w:rsidRPr="007B3BD8" w:rsidRDefault="001A11CB" w:rsidP="00E43DD9">
            <w:pPr>
              <w:pStyle w:val="LZ-4"/>
            </w:pPr>
            <w:r w:rsidRPr="007B3BD8">
              <w:lastRenderedPageBreak/>
              <w:t>纺织业</w:t>
            </w:r>
          </w:p>
        </w:tc>
        <w:tc>
          <w:tcPr>
            <w:tcW w:w="1275" w:type="dxa"/>
            <w:shd w:val="clear" w:color="auto" w:fill="auto"/>
            <w:vAlign w:val="center"/>
          </w:tcPr>
          <w:p w14:paraId="723B9F39" w14:textId="77777777" w:rsidR="001A11CB" w:rsidRPr="007B3BD8" w:rsidRDefault="001A11CB" w:rsidP="00E43DD9">
            <w:pPr>
              <w:pStyle w:val="LZ-4"/>
            </w:pPr>
            <w:r w:rsidRPr="007B3BD8">
              <w:t>纱</w:t>
            </w:r>
          </w:p>
        </w:tc>
        <w:tc>
          <w:tcPr>
            <w:tcW w:w="1488" w:type="dxa"/>
            <w:shd w:val="clear" w:color="auto" w:fill="auto"/>
            <w:vAlign w:val="center"/>
          </w:tcPr>
          <w:p w14:paraId="74583A80" w14:textId="77777777" w:rsidR="001A11CB" w:rsidRPr="007B3BD8" w:rsidRDefault="001A11CB" w:rsidP="00E43DD9">
            <w:pPr>
              <w:pStyle w:val="LZ-4"/>
            </w:pPr>
            <w:r w:rsidRPr="007B3BD8">
              <w:t>/</w:t>
            </w:r>
          </w:p>
        </w:tc>
        <w:tc>
          <w:tcPr>
            <w:tcW w:w="842" w:type="dxa"/>
            <w:shd w:val="clear" w:color="auto" w:fill="auto"/>
            <w:vAlign w:val="center"/>
          </w:tcPr>
          <w:p w14:paraId="77C936CF" w14:textId="77777777" w:rsidR="001A11CB" w:rsidRPr="007B3BD8" w:rsidRDefault="001A11CB" w:rsidP="00E43DD9">
            <w:pPr>
              <w:pStyle w:val="LZ-4"/>
            </w:pPr>
            <w:r w:rsidRPr="007B3BD8">
              <w:t>/</w:t>
            </w:r>
          </w:p>
        </w:tc>
        <w:tc>
          <w:tcPr>
            <w:tcW w:w="842" w:type="dxa"/>
            <w:shd w:val="clear" w:color="auto" w:fill="auto"/>
            <w:vAlign w:val="center"/>
          </w:tcPr>
          <w:p w14:paraId="7D489C34" w14:textId="77777777" w:rsidR="001A11CB" w:rsidRPr="007B3BD8" w:rsidRDefault="001A11CB" w:rsidP="00E43DD9">
            <w:pPr>
              <w:pStyle w:val="LZ-4"/>
            </w:pPr>
            <w:r w:rsidRPr="007B3BD8">
              <w:t>/</w:t>
            </w:r>
          </w:p>
        </w:tc>
        <w:tc>
          <w:tcPr>
            <w:tcW w:w="964" w:type="dxa"/>
            <w:shd w:val="clear" w:color="auto" w:fill="auto"/>
            <w:vAlign w:val="center"/>
          </w:tcPr>
          <w:p w14:paraId="659D8494" w14:textId="77777777" w:rsidR="001A11CB" w:rsidRPr="007B3BD8" w:rsidRDefault="001A11CB" w:rsidP="00E43DD9">
            <w:pPr>
              <w:pStyle w:val="LZ-4"/>
            </w:pPr>
            <w:r w:rsidRPr="007B3BD8">
              <w:t>/</w:t>
            </w:r>
          </w:p>
        </w:tc>
        <w:tc>
          <w:tcPr>
            <w:tcW w:w="1085" w:type="dxa"/>
            <w:gridSpan w:val="2"/>
            <w:shd w:val="clear" w:color="auto" w:fill="auto"/>
            <w:vAlign w:val="center"/>
          </w:tcPr>
          <w:p w14:paraId="66F40E2F" w14:textId="77777777" w:rsidR="001A11CB" w:rsidRPr="007B3BD8" w:rsidRDefault="001A11CB" w:rsidP="00E43DD9">
            <w:pPr>
              <w:pStyle w:val="LZ-4"/>
            </w:pPr>
            <w:r w:rsidRPr="007B3BD8">
              <w:t>/</w:t>
            </w:r>
          </w:p>
        </w:tc>
        <w:tc>
          <w:tcPr>
            <w:tcW w:w="1085" w:type="dxa"/>
            <w:gridSpan w:val="2"/>
            <w:shd w:val="clear" w:color="auto" w:fill="auto"/>
            <w:vAlign w:val="center"/>
          </w:tcPr>
          <w:p w14:paraId="3BD11AE8" w14:textId="77777777" w:rsidR="001A11CB" w:rsidRPr="007B3BD8" w:rsidRDefault="001A11CB" w:rsidP="00E43DD9">
            <w:pPr>
              <w:pStyle w:val="LZ-4"/>
            </w:pPr>
            <w:r w:rsidRPr="007B3BD8">
              <w:t>/</w:t>
            </w:r>
          </w:p>
        </w:tc>
        <w:tc>
          <w:tcPr>
            <w:tcW w:w="1207" w:type="dxa"/>
            <w:shd w:val="clear" w:color="auto" w:fill="auto"/>
            <w:vAlign w:val="center"/>
          </w:tcPr>
          <w:p w14:paraId="60021D75" w14:textId="77777777" w:rsidR="001A11CB" w:rsidRPr="007B3BD8" w:rsidRDefault="001A11CB" w:rsidP="00E43DD9">
            <w:pPr>
              <w:pStyle w:val="LZ-4"/>
            </w:pPr>
            <w:r w:rsidRPr="007B3BD8">
              <w:t>/</w:t>
            </w:r>
          </w:p>
        </w:tc>
        <w:tc>
          <w:tcPr>
            <w:tcW w:w="1085" w:type="dxa"/>
            <w:shd w:val="clear" w:color="auto" w:fill="auto"/>
            <w:vAlign w:val="center"/>
          </w:tcPr>
          <w:p w14:paraId="4C30EFEA" w14:textId="77777777" w:rsidR="001A11CB" w:rsidRPr="007B3BD8" w:rsidRDefault="001A11CB" w:rsidP="00E43DD9">
            <w:pPr>
              <w:pStyle w:val="LZ-4"/>
            </w:pPr>
            <w:r w:rsidRPr="007B3BD8">
              <w:t>/</w:t>
            </w:r>
          </w:p>
        </w:tc>
        <w:tc>
          <w:tcPr>
            <w:tcW w:w="964" w:type="dxa"/>
            <w:shd w:val="clear" w:color="auto" w:fill="auto"/>
            <w:vAlign w:val="center"/>
          </w:tcPr>
          <w:p w14:paraId="0C70B8C1" w14:textId="77777777" w:rsidR="001A11CB" w:rsidRPr="007B3BD8" w:rsidRDefault="001A11CB" w:rsidP="00E43DD9">
            <w:pPr>
              <w:pStyle w:val="LZ-4"/>
            </w:pPr>
            <w:r w:rsidRPr="007B3BD8">
              <w:t>10</w:t>
            </w:r>
          </w:p>
        </w:tc>
        <w:tc>
          <w:tcPr>
            <w:tcW w:w="842" w:type="dxa"/>
            <w:shd w:val="clear" w:color="auto" w:fill="auto"/>
            <w:vAlign w:val="center"/>
          </w:tcPr>
          <w:p w14:paraId="5B6C884C" w14:textId="77777777" w:rsidR="001A11CB" w:rsidRPr="007B3BD8" w:rsidRDefault="001A11CB" w:rsidP="00E43DD9">
            <w:pPr>
              <w:pStyle w:val="LZ-4"/>
            </w:pPr>
            <w:r w:rsidRPr="007B3BD8">
              <w:t>/</w:t>
            </w:r>
          </w:p>
        </w:tc>
      </w:tr>
      <w:tr w:rsidR="001A11CB" w:rsidRPr="007B3BD8" w14:paraId="3006F3BC" w14:textId="77777777" w:rsidTr="00E43DD9">
        <w:trPr>
          <w:trHeight w:val="283"/>
          <w:jc w:val="center"/>
        </w:trPr>
        <w:tc>
          <w:tcPr>
            <w:tcW w:w="2978" w:type="dxa"/>
            <w:vMerge/>
            <w:shd w:val="clear" w:color="auto" w:fill="auto"/>
            <w:vAlign w:val="center"/>
          </w:tcPr>
          <w:p w14:paraId="6E482B0C" w14:textId="77777777" w:rsidR="001A11CB" w:rsidRPr="007B3BD8" w:rsidRDefault="001A11CB" w:rsidP="00E43DD9">
            <w:pPr>
              <w:pStyle w:val="LZ-4"/>
            </w:pPr>
          </w:p>
        </w:tc>
        <w:tc>
          <w:tcPr>
            <w:tcW w:w="1275" w:type="dxa"/>
            <w:shd w:val="clear" w:color="auto" w:fill="auto"/>
            <w:vAlign w:val="center"/>
          </w:tcPr>
          <w:p w14:paraId="61A866C4" w14:textId="77777777" w:rsidR="001A11CB" w:rsidRPr="007B3BD8" w:rsidRDefault="001A11CB" w:rsidP="00E43DD9">
            <w:pPr>
              <w:pStyle w:val="LZ-4"/>
            </w:pPr>
            <w:r w:rsidRPr="007B3BD8">
              <w:t>毛线</w:t>
            </w:r>
          </w:p>
        </w:tc>
        <w:tc>
          <w:tcPr>
            <w:tcW w:w="1488" w:type="dxa"/>
            <w:shd w:val="clear" w:color="auto" w:fill="auto"/>
            <w:vAlign w:val="center"/>
          </w:tcPr>
          <w:p w14:paraId="147B4D57" w14:textId="77777777" w:rsidR="001A11CB" w:rsidRPr="007B3BD8" w:rsidRDefault="001A11CB" w:rsidP="00E43DD9">
            <w:pPr>
              <w:pStyle w:val="LZ-4"/>
            </w:pPr>
            <w:r w:rsidRPr="007B3BD8">
              <w:t>/</w:t>
            </w:r>
          </w:p>
        </w:tc>
        <w:tc>
          <w:tcPr>
            <w:tcW w:w="842" w:type="dxa"/>
            <w:shd w:val="clear" w:color="auto" w:fill="auto"/>
            <w:vAlign w:val="center"/>
          </w:tcPr>
          <w:p w14:paraId="5952B7CE" w14:textId="77777777" w:rsidR="001A11CB" w:rsidRPr="007B3BD8" w:rsidRDefault="001A11CB" w:rsidP="00E43DD9">
            <w:pPr>
              <w:pStyle w:val="LZ-4"/>
            </w:pPr>
            <w:r w:rsidRPr="007B3BD8">
              <w:t>/</w:t>
            </w:r>
          </w:p>
        </w:tc>
        <w:tc>
          <w:tcPr>
            <w:tcW w:w="842" w:type="dxa"/>
            <w:shd w:val="clear" w:color="auto" w:fill="auto"/>
            <w:vAlign w:val="center"/>
          </w:tcPr>
          <w:p w14:paraId="55623253" w14:textId="77777777" w:rsidR="001A11CB" w:rsidRPr="007B3BD8" w:rsidRDefault="001A11CB" w:rsidP="00E43DD9">
            <w:pPr>
              <w:pStyle w:val="LZ-4"/>
            </w:pPr>
            <w:r w:rsidRPr="007B3BD8">
              <w:t>/</w:t>
            </w:r>
          </w:p>
        </w:tc>
        <w:tc>
          <w:tcPr>
            <w:tcW w:w="964" w:type="dxa"/>
            <w:shd w:val="clear" w:color="auto" w:fill="auto"/>
            <w:vAlign w:val="center"/>
          </w:tcPr>
          <w:p w14:paraId="333187D9" w14:textId="77777777" w:rsidR="001A11CB" w:rsidRPr="007B3BD8" w:rsidRDefault="001A11CB" w:rsidP="00E43DD9">
            <w:pPr>
              <w:pStyle w:val="LZ-4"/>
            </w:pPr>
            <w:r w:rsidRPr="007B3BD8">
              <w:t>/</w:t>
            </w:r>
          </w:p>
        </w:tc>
        <w:tc>
          <w:tcPr>
            <w:tcW w:w="1085" w:type="dxa"/>
            <w:gridSpan w:val="2"/>
            <w:shd w:val="clear" w:color="auto" w:fill="auto"/>
            <w:vAlign w:val="center"/>
          </w:tcPr>
          <w:p w14:paraId="0E3566AD" w14:textId="77777777" w:rsidR="001A11CB" w:rsidRPr="007B3BD8" w:rsidRDefault="001A11CB" w:rsidP="00E43DD9">
            <w:pPr>
              <w:pStyle w:val="LZ-4"/>
            </w:pPr>
            <w:r w:rsidRPr="007B3BD8">
              <w:t>/</w:t>
            </w:r>
          </w:p>
        </w:tc>
        <w:tc>
          <w:tcPr>
            <w:tcW w:w="1085" w:type="dxa"/>
            <w:gridSpan w:val="2"/>
            <w:shd w:val="clear" w:color="auto" w:fill="auto"/>
            <w:vAlign w:val="center"/>
          </w:tcPr>
          <w:p w14:paraId="31B0C255" w14:textId="77777777" w:rsidR="001A11CB" w:rsidRPr="007B3BD8" w:rsidRDefault="001A11CB" w:rsidP="00E43DD9">
            <w:pPr>
              <w:pStyle w:val="LZ-4"/>
            </w:pPr>
            <w:r w:rsidRPr="007B3BD8">
              <w:t>/</w:t>
            </w:r>
          </w:p>
        </w:tc>
        <w:tc>
          <w:tcPr>
            <w:tcW w:w="1207" w:type="dxa"/>
            <w:shd w:val="clear" w:color="auto" w:fill="auto"/>
            <w:vAlign w:val="center"/>
          </w:tcPr>
          <w:p w14:paraId="651BF54B" w14:textId="77777777" w:rsidR="001A11CB" w:rsidRPr="007B3BD8" w:rsidRDefault="001A11CB" w:rsidP="00E43DD9">
            <w:pPr>
              <w:pStyle w:val="LZ-4"/>
            </w:pPr>
            <w:r w:rsidRPr="007B3BD8">
              <w:t>/</w:t>
            </w:r>
          </w:p>
        </w:tc>
        <w:tc>
          <w:tcPr>
            <w:tcW w:w="1085" w:type="dxa"/>
            <w:shd w:val="clear" w:color="auto" w:fill="auto"/>
            <w:vAlign w:val="center"/>
          </w:tcPr>
          <w:p w14:paraId="7C9E23D8" w14:textId="77777777" w:rsidR="001A11CB" w:rsidRPr="007B3BD8" w:rsidRDefault="001A11CB" w:rsidP="00E43DD9">
            <w:pPr>
              <w:pStyle w:val="LZ-4"/>
            </w:pPr>
            <w:r w:rsidRPr="007B3BD8">
              <w:t>/</w:t>
            </w:r>
          </w:p>
        </w:tc>
        <w:tc>
          <w:tcPr>
            <w:tcW w:w="964" w:type="dxa"/>
            <w:shd w:val="clear" w:color="auto" w:fill="auto"/>
            <w:vAlign w:val="center"/>
          </w:tcPr>
          <w:p w14:paraId="59D2215C" w14:textId="77777777" w:rsidR="001A11CB" w:rsidRPr="007B3BD8" w:rsidRDefault="001A11CB" w:rsidP="00E43DD9">
            <w:pPr>
              <w:pStyle w:val="LZ-4"/>
            </w:pPr>
            <w:r w:rsidRPr="007B3BD8">
              <w:t>10</w:t>
            </w:r>
          </w:p>
        </w:tc>
        <w:tc>
          <w:tcPr>
            <w:tcW w:w="842" w:type="dxa"/>
            <w:shd w:val="clear" w:color="auto" w:fill="auto"/>
            <w:vAlign w:val="center"/>
          </w:tcPr>
          <w:p w14:paraId="6D56A50E" w14:textId="77777777" w:rsidR="001A11CB" w:rsidRPr="007B3BD8" w:rsidRDefault="001A11CB" w:rsidP="00E43DD9">
            <w:pPr>
              <w:pStyle w:val="LZ-4"/>
            </w:pPr>
            <w:r w:rsidRPr="007B3BD8">
              <w:t>/</w:t>
            </w:r>
          </w:p>
        </w:tc>
      </w:tr>
      <w:tr w:rsidR="001A11CB" w:rsidRPr="007B3BD8" w14:paraId="431AB081" w14:textId="77777777" w:rsidTr="00E43DD9">
        <w:trPr>
          <w:trHeight w:val="283"/>
          <w:jc w:val="center"/>
        </w:trPr>
        <w:tc>
          <w:tcPr>
            <w:tcW w:w="2978" w:type="dxa"/>
            <w:vMerge/>
            <w:shd w:val="clear" w:color="auto" w:fill="auto"/>
            <w:vAlign w:val="center"/>
          </w:tcPr>
          <w:p w14:paraId="15C151A2" w14:textId="77777777" w:rsidR="001A11CB" w:rsidRPr="007B3BD8" w:rsidRDefault="001A11CB" w:rsidP="00E43DD9">
            <w:pPr>
              <w:pStyle w:val="LZ-4"/>
            </w:pPr>
          </w:p>
        </w:tc>
        <w:tc>
          <w:tcPr>
            <w:tcW w:w="1275" w:type="dxa"/>
            <w:shd w:val="clear" w:color="auto" w:fill="auto"/>
            <w:vAlign w:val="center"/>
          </w:tcPr>
          <w:p w14:paraId="346581A1" w14:textId="77777777" w:rsidR="001A11CB" w:rsidRPr="007B3BD8" w:rsidRDefault="001A11CB" w:rsidP="00E43DD9">
            <w:pPr>
              <w:pStyle w:val="LZ-4"/>
            </w:pPr>
            <w:r w:rsidRPr="007B3BD8">
              <w:t>丝</w:t>
            </w:r>
          </w:p>
        </w:tc>
        <w:tc>
          <w:tcPr>
            <w:tcW w:w="1488" w:type="dxa"/>
            <w:shd w:val="clear" w:color="auto" w:fill="auto"/>
            <w:vAlign w:val="center"/>
          </w:tcPr>
          <w:p w14:paraId="352AC5CC" w14:textId="77777777" w:rsidR="001A11CB" w:rsidRPr="007B3BD8" w:rsidRDefault="001A11CB" w:rsidP="00E43DD9">
            <w:pPr>
              <w:pStyle w:val="LZ-4"/>
            </w:pPr>
            <w:r w:rsidRPr="007B3BD8">
              <w:t>/</w:t>
            </w:r>
          </w:p>
        </w:tc>
        <w:tc>
          <w:tcPr>
            <w:tcW w:w="842" w:type="dxa"/>
            <w:shd w:val="clear" w:color="auto" w:fill="auto"/>
            <w:vAlign w:val="center"/>
          </w:tcPr>
          <w:p w14:paraId="44F2E173" w14:textId="77777777" w:rsidR="001A11CB" w:rsidRPr="007B3BD8" w:rsidRDefault="001A11CB" w:rsidP="00E43DD9">
            <w:pPr>
              <w:pStyle w:val="LZ-4"/>
            </w:pPr>
            <w:r w:rsidRPr="007B3BD8">
              <w:t>/</w:t>
            </w:r>
          </w:p>
        </w:tc>
        <w:tc>
          <w:tcPr>
            <w:tcW w:w="842" w:type="dxa"/>
            <w:shd w:val="clear" w:color="auto" w:fill="auto"/>
            <w:vAlign w:val="center"/>
          </w:tcPr>
          <w:p w14:paraId="34BFD76A" w14:textId="77777777" w:rsidR="001A11CB" w:rsidRPr="007B3BD8" w:rsidRDefault="001A11CB" w:rsidP="00E43DD9">
            <w:pPr>
              <w:pStyle w:val="LZ-4"/>
            </w:pPr>
            <w:r w:rsidRPr="007B3BD8">
              <w:t>/</w:t>
            </w:r>
          </w:p>
        </w:tc>
        <w:tc>
          <w:tcPr>
            <w:tcW w:w="964" w:type="dxa"/>
            <w:shd w:val="clear" w:color="auto" w:fill="auto"/>
            <w:vAlign w:val="center"/>
          </w:tcPr>
          <w:p w14:paraId="3EB7C0CB" w14:textId="77777777" w:rsidR="001A11CB" w:rsidRPr="007B3BD8" w:rsidRDefault="001A11CB" w:rsidP="00E43DD9">
            <w:pPr>
              <w:pStyle w:val="LZ-4"/>
            </w:pPr>
            <w:r w:rsidRPr="007B3BD8">
              <w:t>/</w:t>
            </w:r>
          </w:p>
        </w:tc>
        <w:tc>
          <w:tcPr>
            <w:tcW w:w="1085" w:type="dxa"/>
            <w:gridSpan w:val="2"/>
            <w:shd w:val="clear" w:color="auto" w:fill="auto"/>
            <w:vAlign w:val="center"/>
          </w:tcPr>
          <w:p w14:paraId="2A6C09EF" w14:textId="77777777" w:rsidR="001A11CB" w:rsidRPr="007B3BD8" w:rsidRDefault="001A11CB" w:rsidP="00E43DD9">
            <w:pPr>
              <w:pStyle w:val="LZ-4"/>
            </w:pPr>
            <w:r w:rsidRPr="007B3BD8">
              <w:t>/</w:t>
            </w:r>
          </w:p>
        </w:tc>
        <w:tc>
          <w:tcPr>
            <w:tcW w:w="1085" w:type="dxa"/>
            <w:gridSpan w:val="2"/>
            <w:shd w:val="clear" w:color="auto" w:fill="auto"/>
            <w:vAlign w:val="center"/>
          </w:tcPr>
          <w:p w14:paraId="0DC5D5AB" w14:textId="77777777" w:rsidR="001A11CB" w:rsidRPr="007B3BD8" w:rsidRDefault="001A11CB" w:rsidP="00E43DD9">
            <w:pPr>
              <w:pStyle w:val="LZ-4"/>
            </w:pPr>
            <w:r w:rsidRPr="007B3BD8">
              <w:t>/</w:t>
            </w:r>
          </w:p>
        </w:tc>
        <w:tc>
          <w:tcPr>
            <w:tcW w:w="1207" w:type="dxa"/>
            <w:shd w:val="clear" w:color="auto" w:fill="auto"/>
            <w:vAlign w:val="center"/>
          </w:tcPr>
          <w:p w14:paraId="79A2AB4D" w14:textId="77777777" w:rsidR="001A11CB" w:rsidRPr="007B3BD8" w:rsidRDefault="001A11CB" w:rsidP="00E43DD9">
            <w:pPr>
              <w:pStyle w:val="LZ-4"/>
            </w:pPr>
            <w:r w:rsidRPr="007B3BD8">
              <w:t>/</w:t>
            </w:r>
          </w:p>
        </w:tc>
        <w:tc>
          <w:tcPr>
            <w:tcW w:w="1085" w:type="dxa"/>
            <w:shd w:val="clear" w:color="auto" w:fill="auto"/>
            <w:vAlign w:val="center"/>
          </w:tcPr>
          <w:p w14:paraId="7092B34A" w14:textId="77777777" w:rsidR="001A11CB" w:rsidRPr="007B3BD8" w:rsidRDefault="001A11CB" w:rsidP="00E43DD9">
            <w:pPr>
              <w:pStyle w:val="LZ-4"/>
            </w:pPr>
            <w:r w:rsidRPr="007B3BD8">
              <w:t>/</w:t>
            </w:r>
          </w:p>
        </w:tc>
        <w:tc>
          <w:tcPr>
            <w:tcW w:w="964" w:type="dxa"/>
            <w:shd w:val="clear" w:color="auto" w:fill="auto"/>
            <w:vAlign w:val="center"/>
          </w:tcPr>
          <w:p w14:paraId="46F503B6" w14:textId="77777777" w:rsidR="001A11CB" w:rsidRPr="007B3BD8" w:rsidRDefault="001A11CB" w:rsidP="00E43DD9">
            <w:pPr>
              <w:pStyle w:val="LZ-4"/>
            </w:pPr>
            <w:r w:rsidRPr="007B3BD8">
              <w:t>10</w:t>
            </w:r>
          </w:p>
        </w:tc>
        <w:tc>
          <w:tcPr>
            <w:tcW w:w="842" w:type="dxa"/>
            <w:shd w:val="clear" w:color="auto" w:fill="auto"/>
            <w:vAlign w:val="center"/>
          </w:tcPr>
          <w:p w14:paraId="409C3143" w14:textId="77777777" w:rsidR="001A11CB" w:rsidRPr="007B3BD8" w:rsidRDefault="001A11CB" w:rsidP="00E43DD9">
            <w:pPr>
              <w:pStyle w:val="LZ-4"/>
            </w:pPr>
            <w:r w:rsidRPr="007B3BD8">
              <w:t>/</w:t>
            </w:r>
          </w:p>
        </w:tc>
      </w:tr>
      <w:tr w:rsidR="001A11CB" w:rsidRPr="007B3BD8" w14:paraId="3EB35D7C" w14:textId="77777777" w:rsidTr="00E43DD9">
        <w:trPr>
          <w:trHeight w:val="283"/>
          <w:jc w:val="center"/>
        </w:trPr>
        <w:tc>
          <w:tcPr>
            <w:tcW w:w="2978" w:type="dxa"/>
            <w:vMerge/>
            <w:shd w:val="clear" w:color="auto" w:fill="auto"/>
            <w:vAlign w:val="center"/>
          </w:tcPr>
          <w:p w14:paraId="71F2248B" w14:textId="77777777" w:rsidR="001A11CB" w:rsidRPr="007B3BD8" w:rsidRDefault="001A11CB" w:rsidP="00E43DD9">
            <w:pPr>
              <w:pStyle w:val="LZ-4"/>
            </w:pPr>
          </w:p>
        </w:tc>
        <w:tc>
          <w:tcPr>
            <w:tcW w:w="1275" w:type="dxa"/>
            <w:shd w:val="clear" w:color="auto" w:fill="auto"/>
            <w:vAlign w:val="center"/>
          </w:tcPr>
          <w:p w14:paraId="7170E6F9" w14:textId="77777777" w:rsidR="001A11CB" w:rsidRPr="007B3BD8" w:rsidRDefault="001A11CB" w:rsidP="00E43DD9">
            <w:pPr>
              <w:pStyle w:val="LZ-4"/>
            </w:pPr>
            <w:r w:rsidRPr="007B3BD8">
              <w:t>布</w:t>
            </w:r>
          </w:p>
        </w:tc>
        <w:tc>
          <w:tcPr>
            <w:tcW w:w="1488" w:type="dxa"/>
            <w:shd w:val="clear" w:color="auto" w:fill="auto"/>
            <w:vAlign w:val="center"/>
          </w:tcPr>
          <w:p w14:paraId="1359CFAD" w14:textId="77777777" w:rsidR="001A11CB" w:rsidRPr="007B3BD8" w:rsidRDefault="001A11CB" w:rsidP="00E43DD9">
            <w:pPr>
              <w:pStyle w:val="LZ-4"/>
            </w:pPr>
            <w:r w:rsidRPr="007B3BD8">
              <w:t>/</w:t>
            </w:r>
          </w:p>
        </w:tc>
        <w:tc>
          <w:tcPr>
            <w:tcW w:w="842" w:type="dxa"/>
            <w:shd w:val="clear" w:color="auto" w:fill="auto"/>
            <w:vAlign w:val="center"/>
          </w:tcPr>
          <w:p w14:paraId="7780E501" w14:textId="77777777" w:rsidR="001A11CB" w:rsidRPr="007B3BD8" w:rsidRDefault="001A11CB" w:rsidP="00E43DD9">
            <w:pPr>
              <w:pStyle w:val="LZ-4"/>
            </w:pPr>
            <w:r w:rsidRPr="007B3BD8">
              <w:t>/</w:t>
            </w:r>
          </w:p>
        </w:tc>
        <w:tc>
          <w:tcPr>
            <w:tcW w:w="842" w:type="dxa"/>
            <w:shd w:val="clear" w:color="auto" w:fill="auto"/>
            <w:vAlign w:val="center"/>
          </w:tcPr>
          <w:p w14:paraId="26DE4A4E" w14:textId="77777777" w:rsidR="001A11CB" w:rsidRPr="007B3BD8" w:rsidRDefault="001A11CB" w:rsidP="00E43DD9">
            <w:pPr>
              <w:pStyle w:val="LZ-4"/>
            </w:pPr>
            <w:r w:rsidRPr="007B3BD8">
              <w:t>/</w:t>
            </w:r>
          </w:p>
        </w:tc>
        <w:tc>
          <w:tcPr>
            <w:tcW w:w="964" w:type="dxa"/>
            <w:shd w:val="clear" w:color="auto" w:fill="auto"/>
            <w:vAlign w:val="center"/>
          </w:tcPr>
          <w:p w14:paraId="38D55E64" w14:textId="77777777" w:rsidR="001A11CB" w:rsidRPr="007B3BD8" w:rsidRDefault="001A11CB" w:rsidP="00E43DD9">
            <w:pPr>
              <w:pStyle w:val="LZ-4"/>
            </w:pPr>
            <w:r w:rsidRPr="007B3BD8">
              <w:t>/</w:t>
            </w:r>
          </w:p>
        </w:tc>
        <w:tc>
          <w:tcPr>
            <w:tcW w:w="1085" w:type="dxa"/>
            <w:gridSpan w:val="2"/>
            <w:shd w:val="clear" w:color="auto" w:fill="auto"/>
            <w:vAlign w:val="center"/>
          </w:tcPr>
          <w:p w14:paraId="6C92E3D0" w14:textId="77777777" w:rsidR="001A11CB" w:rsidRPr="007B3BD8" w:rsidRDefault="001A11CB" w:rsidP="00E43DD9">
            <w:pPr>
              <w:pStyle w:val="LZ-4"/>
            </w:pPr>
            <w:r w:rsidRPr="007B3BD8">
              <w:t>/</w:t>
            </w:r>
          </w:p>
        </w:tc>
        <w:tc>
          <w:tcPr>
            <w:tcW w:w="1085" w:type="dxa"/>
            <w:gridSpan w:val="2"/>
            <w:shd w:val="clear" w:color="auto" w:fill="auto"/>
            <w:vAlign w:val="center"/>
          </w:tcPr>
          <w:p w14:paraId="5A3A9953" w14:textId="77777777" w:rsidR="001A11CB" w:rsidRPr="007B3BD8" w:rsidRDefault="001A11CB" w:rsidP="00E43DD9">
            <w:pPr>
              <w:pStyle w:val="LZ-4"/>
            </w:pPr>
            <w:r w:rsidRPr="007B3BD8">
              <w:t>/</w:t>
            </w:r>
          </w:p>
        </w:tc>
        <w:tc>
          <w:tcPr>
            <w:tcW w:w="1207" w:type="dxa"/>
            <w:shd w:val="clear" w:color="auto" w:fill="auto"/>
            <w:vAlign w:val="center"/>
          </w:tcPr>
          <w:p w14:paraId="1518DB3F" w14:textId="77777777" w:rsidR="001A11CB" w:rsidRPr="007B3BD8" w:rsidRDefault="001A11CB" w:rsidP="00E43DD9">
            <w:pPr>
              <w:pStyle w:val="LZ-4"/>
            </w:pPr>
            <w:r w:rsidRPr="007B3BD8">
              <w:t>/</w:t>
            </w:r>
          </w:p>
        </w:tc>
        <w:tc>
          <w:tcPr>
            <w:tcW w:w="1085" w:type="dxa"/>
            <w:shd w:val="clear" w:color="auto" w:fill="auto"/>
            <w:vAlign w:val="center"/>
          </w:tcPr>
          <w:p w14:paraId="759FCE69" w14:textId="77777777" w:rsidR="001A11CB" w:rsidRPr="007B3BD8" w:rsidRDefault="001A11CB" w:rsidP="00E43DD9">
            <w:pPr>
              <w:pStyle w:val="LZ-4"/>
            </w:pPr>
            <w:r w:rsidRPr="007B3BD8">
              <w:t>/</w:t>
            </w:r>
          </w:p>
        </w:tc>
        <w:tc>
          <w:tcPr>
            <w:tcW w:w="964" w:type="dxa"/>
            <w:shd w:val="clear" w:color="auto" w:fill="auto"/>
            <w:vAlign w:val="center"/>
          </w:tcPr>
          <w:p w14:paraId="0EBE79C6" w14:textId="77777777" w:rsidR="001A11CB" w:rsidRPr="007B3BD8" w:rsidRDefault="001A11CB" w:rsidP="00E43DD9">
            <w:pPr>
              <w:pStyle w:val="LZ-4"/>
            </w:pPr>
            <w:r w:rsidRPr="007B3BD8">
              <w:t>10</w:t>
            </w:r>
          </w:p>
        </w:tc>
        <w:tc>
          <w:tcPr>
            <w:tcW w:w="842" w:type="dxa"/>
            <w:shd w:val="clear" w:color="auto" w:fill="auto"/>
            <w:vAlign w:val="center"/>
          </w:tcPr>
          <w:p w14:paraId="3C525C80" w14:textId="77777777" w:rsidR="001A11CB" w:rsidRPr="007B3BD8" w:rsidRDefault="001A11CB" w:rsidP="00E43DD9">
            <w:pPr>
              <w:pStyle w:val="LZ-4"/>
            </w:pPr>
            <w:r w:rsidRPr="007B3BD8">
              <w:t>/</w:t>
            </w:r>
          </w:p>
        </w:tc>
      </w:tr>
      <w:tr w:rsidR="001A11CB" w:rsidRPr="007B3BD8" w14:paraId="7645499D" w14:textId="77777777" w:rsidTr="00E43DD9">
        <w:trPr>
          <w:trHeight w:val="283"/>
          <w:jc w:val="center"/>
        </w:trPr>
        <w:tc>
          <w:tcPr>
            <w:tcW w:w="2978" w:type="dxa"/>
            <w:shd w:val="clear" w:color="auto" w:fill="auto"/>
            <w:vAlign w:val="center"/>
          </w:tcPr>
          <w:p w14:paraId="021646BA" w14:textId="77777777" w:rsidR="001A11CB" w:rsidRPr="007B3BD8" w:rsidRDefault="001A11CB" w:rsidP="00E43DD9">
            <w:pPr>
              <w:pStyle w:val="LZ-4"/>
            </w:pPr>
            <w:r w:rsidRPr="007B3BD8">
              <w:t>医药制造业</w:t>
            </w:r>
          </w:p>
        </w:tc>
        <w:tc>
          <w:tcPr>
            <w:tcW w:w="1275" w:type="dxa"/>
            <w:shd w:val="clear" w:color="auto" w:fill="auto"/>
            <w:vAlign w:val="center"/>
          </w:tcPr>
          <w:p w14:paraId="2BA3F788" w14:textId="77777777" w:rsidR="001A11CB" w:rsidRPr="007B3BD8" w:rsidRDefault="001A11CB" w:rsidP="00E43DD9">
            <w:pPr>
              <w:pStyle w:val="LZ-4"/>
            </w:pPr>
            <w:r w:rsidRPr="007B3BD8">
              <w:t>化学原料药</w:t>
            </w:r>
          </w:p>
        </w:tc>
        <w:tc>
          <w:tcPr>
            <w:tcW w:w="1488" w:type="dxa"/>
            <w:shd w:val="clear" w:color="auto" w:fill="auto"/>
            <w:vAlign w:val="center"/>
          </w:tcPr>
          <w:p w14:paraId="4C5BEB75" w14:textId="77777777" w:rsidR="001A11CB" w:rsidRPr="007B3BD8" w:rsidRDefault="001A11CB" w:rsidP="00E43DD9">
            <w:pPr>
              <w:pStyle w:val="LZ-4"/>
            </w:pPr>
            <w:r w:rsidRPr="007B3BD8">
              <w:t>/</w:t>
            </w:r>
          </w:p>
        </w:tc>
        <w:tc>
          <w:tcPr>
            <w:tcW w:w="842" w:type="dxa"/>
            <w:shd w:val="clear" w:color="auto" w:fill="auto"/>
            <w:vAlign w:val="center"/>
          </w:tcPr>
          <w:p w14:paraId="7D64CA2E" w14:textId="77777777" w:rsidR="001A11CB" w:rsidRPr="007B3BD8" w:rsidRDefault="001A11CB" w:rsidP="00E43DD9">
            <w:pPr>
              <w:pStyle w:val="LZ-4"/>
            </w:pPr>
            <w:r w:rsidRPr="007B3BD8">
              <w:t>/</w:t>
            </w:r>
          </w:p>
        </w:tc>
        <w:tc>
          <w:tcPr>
            <w:tcW w:w="842" w:type="dxa"/>
            <w:shd w:val="clear" w:color="auto" w:fill="auto"/>
            <w:vAlign w:val="center"/>
          </w:tcPr>
          <w:p w14:paraId="1EAD4F62" w14:textId="77777777" w:rsidR="001A11CB" w:rsidRPr="007B3BD8" w:rsidRDefault="001A11CB" w:rsidP="00E43DD9">
            <w:pPr>
              <w:pStyle w:val="LZ-4"/>
            </w:pPr>
            <w:r w:rsidRPr="007B3BD8">
              <w:t>/</w:t>
            </w:r>
          </w:p>
        </w:tc>
        <w:tc>
          <w:tcPr>
            <w:tcW w:w="964" w:type="dxa"/>
            <w:shd w:val="clear" w:color="auto" w:fill="auto"/>
            <w:vAlign w:val="center"/>
          </w:tcPr>
          <w:p w14:paraId="79CB2210" w14:textId="77777777" w:rsidR="001A11CB" w:rsidRPr="007B3BD8" w:rsidRDefault="001A11CB" w:rsidP="00E43DD9">
            <w:pPr>
              <w:pStyle w:val="LZ-4"/>
            </w:pPr>
            <w:r w:rsidRPr="007B3BD8">
              <w:t>/</w:t>
            </w:r>
          </w:p>
        </w:tc>
        <w:tc>
          <w:tcPr>
            <w:tcW w:w="1085" w:type="dxa"/>
            <w:gridSpan w:val="2"/>
            <w:shd w:val="clear" w:color="auto" w:fill="auto"/>
            <w:vAlign w:val="center"/>
          </w:tcPr>
          <w:p w14:paraId="00E6BA40" w14:textId="77777777" w:rsidR="001A11CB" w:rsidRPr="007B3BD8" w:rsidRDefault="001A11CB" w:rsidP="00E43DD9">
            <w:pPr>
              <w:pStyle w:val="LZ-4"/>
            </w:pPr>
            <w:r w:rsidRPr="007B3BD8">
              <w:t>/</w:t>
            </w:r>
          </w:p>
        </w:tc>
        <w:tc>
          <w:tcPr>
            <w:tcW w:w="1085" w:type="dxa"/>
            <w:gridSpan w:val="2"/>
            <w:shd w:val="clear" w:color="auto" w:fill="auto"/>
            <w:vAlign w:val="center"/>
          </w:tcPr>
          <w:p w14:paraId="2E83D53C" w14:textId="77777777" w:rsidR="001A11CB" w:rsidRPr="007B3BD8" w:rsidRDefault="001A11CB" w:rsidP="00E43DD9">
            <w:pPr>
              <w:pStyle w:val="LZ-4"/>
            </w:pPr>
            <w:r w:rsidRPr="007B3BD8">
              <w:t>/</w:t>
            </w:r>
          </w:p>
        </w:tc>
        <w:tc>
          <w:tcPr>
            <w:tcW w:w="1207" w:type="dxa"/>
            <w:shd w:val="clear" w:color="auto" w:fill="auto"/>
            <w:vAlign w:val="center"/>
          </w:tcPr>
          <w:p w14:paraId="12982A2E" w14:textId="77777777" w:rsidR="001A11CB" w:rsidRPr="007B3BD8" w:rsidRDefault="001A11CB" w:rsidP="00E43DD9">
            <w:pPr>
              <w:pStyle w:val="LZ-4"/>
            </w:pPr>
            <w:r w:rsidRPr="007B3BD8">
              <w:t>/</w:t>
            </w:r>
          </w:p>
        </w:tc>
        <w:tc>
          <w:tcPr>
            <w:tcW w:w="1085" w:type="dxa"/>
            <w:shd w:val="clear" w:color="auto" w:fill="auto"/>
            <w:vAlign w:val="center"/>
          </w:tcPr>
          <w:p w14:paraId="7296DB58" w14:textId="77777777" w:rsidR="001A11CB" w:rsidRPr="007B3BD8" w:rsidRDefault="001A11CB" w:rsidP="00E43DD9">
            <w:pPr>
              <w:pStyle w:val="LZ-4"/>
            </w:pPr>
            <w:r w:rsidRPr="007B3BD8">
              <w:t>/</w:t>
            </w:r>
          </w:p>
        </w:tc>
        <w:tc>
          <w:tcPr>
            <w:tcW w:w="964" w:type="dxa"/>
            <w:shd w:val="clear" w:color="auto" w:fill="auto"/>
            <w:vAlign w:val="center"/>
          </w:tcPr>
          <w:p w14:paraId="2069C31B" w14:textId="77777777" w:rsidR="001A11CB" w:rsidRPr="007B3BD8" w:rsidRDefault="001A11CB" w:rsidP="00E43DD9">
            <w:pPr>
              <w:pStyle w:val="LZ-4"/>
            </w:pPr>
            <w:r w:rsidRPr="007B3BD8">
              <w:t>430</w:t>
            </w:r>
          </w:p>
        </w:tc>
        <w:tc>
          <w:tcPr>
            <w:tcW w:w="842" w:type="dxa"/>
            <w:shd w:val="clear" w:color="auto" w:fill="auto"/>
            <w:vAlign w:val="center"/>
          </w:tcPr>
          <w:p w14:paraId="146EB5E8" w14:textId="77777777" w:rsidR="001A11CB" w:rsidRPr="007B3BD8" w:rsidRDefault="001A11CB" w:rsidP="00E43DD9">
            <w:pPr>
              <w:pStyle w:val="LZ-4"/>
            </w:pPr>
            <w:r w:rsidRPr="007B3BD8">
              <w:t>/</w:t>
            </w:r>
          </w:p>
        </w:tc>
      </w:tr>
      <w:tr w:rsidR="001A11CB" w:rsidRPr="007B3BD8" w14:paraId="5A13FCB2" w14:textId="77777777" w:rsidTr="00E43DD9">
        <w:trPr>
          <w:trHeight w:val="283"/>
          <w:jc w:val="center"/>
        </w:trPr>
        <w:tc>
          <w:tcPr>
            <w:tcW w:w="2978" w:type="dxa"/>
            <w:shd w:val="clear" w:color="auto" w:fill="auto"/>
            <w:vAlign w:val="center"/>
          </w:tcPr>
          <w:p w14:paraId="5B25FF0C" w14:textId="77777777" w:rsidR="001A11CB" w:rsidRPr="007B3BD8" w:rsidRDefault="001A11CB" w:rsidP="00E43DD9">
            <w:pPr>
              <w:pStyle w:val="LZ-4"/>
            </w:pPr>
            <w:r w:rsidRPr="007B3BD8">
              <w:rPr>
                <w:rFonts w:hint="eastAsia"/>
              </w:rPr>
              <w:t>化工</w:t>
            </w:r>
          </w:p>
        </w:tc>
        <w:tc>
          <w:tcPr>
            <w:tcW w:w="1275" w:type="dxa"/>
            <w:shd w:val="clear" w:color="auto" w:fill="auto"/>
            <w:vAlign w:val="center"/>
          </w:tcPr>
          <w:p w14:paraId="5BB668AB" w14:textId="77777777" w:rsidR="001A11CB" w:rsidRPr="007B3BD8" w:rsidRDefault="001A11CB" w:rsidP="00E43DD9">
            <w:pPr>
              <w:pStyle w:val="LZ-4"/>
            </w:pPr>
            <w:r w:rsidRPr="007B3BD8">
              <w:t>原油加工</w:t>
            </w:r>
          </w:p>
        </w:tc>
        <w:tc>
          <w:tcPr>
            <w:tcW w:w="1488" w:type="dxa"/>
            <w:shd w:val="clear" w:color="auto" w:fill="auto"/>
            <w:vAlign w:val="center"/>
          </w:tcPr>
          <w:p w14:paraId="7FDA44E1" w14:textId="77777777" w:rsidR="001A11CB" w:rsidRPr="007B3BD8" w:rsidRDefault="001A11CB" w:rsidP="00E43DD9">
            <w:pPr>
              <w:pStyle w:val="LZ-4"/>
            </w:pPr>
            <w:r w:rsidRPr="007B3BD8">
              <w:t>/</w:t>
            </w:r>
          </w:p>
        </w:tc>
        <w:tc>
          <w:tcPr>
            <w:tcW w:w="842" w:type="dxa"/>
            <w:shd w:val="clear" w:color="auto" w:fill="auto"/>
            <w:vAlign w:val="center"/>
          </w:tcPr>
          <w:p w14:paraId="739166FE" w14:textId="77777777" w:rsidR="001A11CB" w:rsidRPr="007B3BD8" w:rsidRDefault="001A11CB" w:rsidP="00E43DD9">
            <w:pPr>
              <w:pStyle w:val="LZ-4"/>
            </w:pPr>
            <w:r w:rsidRPr="007B3BD8">
              <w:t>/</w:t>
            </w:r>
          </w:p>
        </w:tc>
        <w:tc>
          <w:tcPr>
            <w:tcW w:w="842" w:type="dxa"/>
            <w:shd w:val="clear" w:color="auto" w:fill="auto"/>
            <w:vAlign w:val="center"/>
          </w:tcPr>
          <w:p w14:paraId="2C2916D6" w14:textId="77777777" w:rsidR="001A11CB" w:rsidRPr="007B3BD8" w:rsidRDefault="001A11CB" w:rsidP="00E43DD9">
            <w:pPr>
              <w:pStyle w:val="LZ-4"/>
            </w:pPr>
            <w:r w:rsidRPr="007B3BD8">
              <w:t>/</w:t>
            </w:r>
          </w:p>
        </w:tc>
        <w:tc>
          <w:tcPr>
            <w:tcW w:w="964" w:type="dxa"/>
            <w:shd w:val="clear" w:color="auto" w:fill="auto"/>
            <w:vAlign w:val="center"/>
          </w:tcPr>
          <w:p w14:paraId="3F5DCD42" w14:textId="77777777" w:rsidR="001A11CB" w:rsidRPr="007B3BD8" w:rsidRDefault="001A11CB" w:rsidP="00E43DD9">
            <w:pPr>
              <w:pStyle w:val="LZ-4"/>
            </w:pPr>
            <w:r w:rsidRPr="007B3BD8">
              <w:t>/</w:t>
            </w:r>
          </w:p>
        </w:tc>
        <w:tc>
          <w:tcPr>
            <w:tcW w:w="1085" w:type="dxa"/>
            <w:gridSpan w:val="2"/>
            <w:shd w:val="clear" w:color="auto" w:fill="auto"/>
            <w:vAlign w:val="center"/>
          </w:tcPr>
          <w:p w14:paraId="0C983BB0" w14:textId="77777777" w:rsidR="001A11CB" w:rsidRPr="007B3BD8" w:rsidRDefault="001A11CB" w:rsidP="00E43DD9">
            <w:pPr>
              <w:pStyle w:val="LZ-4"/>
            </w:pPr>
            <w:r w:rsidRPr="007B3BD8">
              <w:t>/</w:t>
            </w:r>
          </w:p>
        </w:tc>
        <w:tc>
          <w:tcPr>
            <w:tcW w:w="1085" w:type="dxa"/>
            <w:gridSpan w:val="2"/>
            <w:shd w:val="clear" w:color="auto" w:fill="auto"/>
            <w:vAlign w:val="center"/>
          </w:tcPr>
          <w:p w14:paraId="47369931" w14:textId="77777777" w:rsidR="001A11CB" w:rsidRPr="007B3BD8" w:rsidRDefault="001A11CB" w:rsidP="00E43DD9">
            <w:pPr>
              <w:pStyle w:val="LZ-4"/>
            </w:pPr>
            <w:r w:rsidRPr="007B3BD8">
              <w:t>/</w:t>
            </w:r>
          </w:p>
        </w:tc>
        <w:tc>
          <w:tcPr>
            <w:tcW w:w="1207" w:type="dxa"/>
            <w:shd w:val="clear" w:color="auto" w:fill="auto"/>
            <w:vAlign w:val="center"/>
          </w:tcPr>
          <w:p w14:paraId="149FC6DE" w14:textId="77777777" w:rsidR="001A11CB" w:rsidRPr="007B3BD8" w:rsidRDefault="001A11CB" w:rsidP="00E43DD9">
            <w:pPr>
              <w:pStyle w:val="LZ-4"/>
            </w:pPr>
            <w:r w:rsidRPr="007B3BD8">
              <w:t>/</w:t>
            </w:r>
          </w:p>
        </w:tc>
        <w:tc>
          <w:tcPr>
            <w:tcW w:w="1085" w:type="dxa"/>
            <w:shd w:val="clear" w:color="auto" w:fill="auto"/>
            <w:vAlign w:val="center"/>
          </w:tcPr>
          <w:p w14:paraId="509CF2DC" w14:textId="77777777" w:rsidR="001A11CB" w:rsidRPr="007B3BD8" w:rsidRDefault="001A11CB" w:rsidP="00E43DD9">
            <w:pPr>
              <w:pStyle w:val="LZ-4"/>
            </w:pPr>
            <w:r w:rsidRPr="007B3BD8">
              <w:t>/</w:t>
            </w:r>
          </w:p>
        </w:tc>
        <w:tc>
          <w:tcPr>
            <w:tcW w:w="964" w:type="dxa"/>
            <w:shd w:val="clear" w:color="auto" w:fill="auto"/>
            <w:vAlign w:val="center"/>
          </w:tcPr>
          <w:p w14:paraId="301DD550" w14:textId="77777777" w:rsidR="001A11CB" w:rsidRPr="007B3BD8" w:rsidRDefault="001A11CB" w:rsidP="00E43DD9">
            <w:pPr>
              <w:pStyle w:val="LZ-4"/>
            </w:pPr>
            <w:r w:rsidRPr="007B3BD8">
              <w:t>0.32</w:t>
            </w:r>
          </w:p>
        </w:tc>
        <w:tc>
          <w:tcPr>
            <w:tcW w:w="842" w:type="dxa"/>
            <w:shd w:val="clear" w:color="auto" w:fill="auto"/>
            <w:vAlign w:val="center"/>
          </w:tcPr>
          <w:p w14:paraId="038D2D6A" w14:textId="77777777" w:rsidR="001A11CB" w:rsidRPr="007B3BD8" w:rsidRDefault="001A11CB" w:rsidP="00E43DD9">
            <w:pPr>
              <w:pStyle w:val="LZ-4"/>
            </w:pPr>
            <w:r w:rsidRPr="007B3BD8">
              <w:t>/</w:t>
            </w:r>
          </w:p>
        </w:tc>
      </w:tr>
      <w:tr w:rsidR="001A11CB" w:rsidRPr="007B3BD8" w14:paraId="7E7A9E47" w14:textId="77777777" w:rsidTr="00E43DD9">
        <w:trPr>
          <w:trHeight w:val="283"/>
          <w:jc w:val="center"/>
        </w:trPr>
        <w:tc>
          <w:tcPr>
            <w:tcW w:w="2978" w:type="dxa"/>
            <w:shd w:val="clear" w:color="auto" w:fill="auto"/>
            <w:vAlign w:val="center"/>
          </w:tcPr>
          <w:p w14:paraId="4BD2138D" w14:textId="77777777" w:rsidR="001A11CB" w:rsidRPr="007B3BD8" w:rsidRDefault="001A11CB" w:rsidP="00E43DD9">
            <w:pPr>
              <w:pStyle w:val="LZ-4"/>
            </w:pPr>
            <w:r w:rsidRPr="007B3BD8">
              <w:t>炼焦</w:t>
            </w:r>
          </w:p>
        </w:tc>
        <w:tc>
          <w:tcPr>
            <w:tcW w:w="1275" w:type="dxa"/>
            <w:shd w:val="clear" w:color="auto" w:fill="auto"/>
            <w:vAlign w:val="center"/>
          </w:tcPr>
          <w:p w14:paraId="5544EEB9" w14:textId="77777777" w:rsidR="001A11CB" w:rsidRPr="007B3BD8" w:rsidRDefault="001A11CB" w:rsidP="00E43DD9">
            <w:pPr>
              <w:pStyle w:val="LZ-4"/>
            </w:pPr>
            <w:r w:rsidRPr="007B3BD8">
              <w:t>焦炭</w:t>
            </w:r>
          </w:p>
        </w:tc>
        <w:tc>
          <w:tcPr>
            <w:tcW w:w="1488" w:type="dxa"/>
            <w:shd w:val="clear" w:color="auto" w:fill="auto"/>
            <w:vAlign w:val="center"/>
          </w:tcPr>
          <w:p w14:paraId="50871BA1" w14:textId="77777777" w:rsidR="001A11CB" w:rsidRPr="007B3BD8" w:rsidRDefault="001A11CB" w:rsidP="00E43DD9">
            <w:pPr>
              <w:pStyle w:val="LZ-4"/>
            </w:pPr>
            <w:r w:rsidRPr="007B3BD8">
              <w:t>有组织</w:t>
            </w:r>
          </w:p>
        </w:tc>
        <w:tc>
          <w:tcPr>
            <w:tcW w:w="842" w:type="dxa"/>
            <w:shd w:val="clear" w:color="auto" w:fill="auto"/>
            <w:vAlign w:val="center"/>
          </w:tcPr>
          <w:p w14:paraId="6A3BC2F5" w14:textId="77777777" w:rsidR="001A11CB" w:rsidRPr="007B3BD8" w:rsidRDefault="001A11CB" w:rsidP="00E43DD9">
            <w:pPr>
              <w:pStyle w:val="LZ-4"/>
            </w:pPr>
            <w:r w:rsidRPr="007B3BD8">
              <w:t>1.08</w:t>
            </w:r>
          </w:p>
        </w:tc>
        <w:tc>
          <w:tcPr>
            <w:tcW w:w="842" w:type="dxa"/>
            <w:shd w:val="clear" w:color="auto" w:fill="auto"/>
            <w:vAlign w:val="center"/>
          </w:tcPr>
          <w:p w14:paraId="11B3182F" w14:textId="77777777" w:rsidR="001A11CB" w:rsidRPr="007B3BD8" w:rsidRDefault="001A11CB" w:rsidP="00E43DD9">
            <w:pPr>
              <w:pStyle w:val="LZ-4"/>
            </w:pPr>
            <w:r w:rsidRPr="007B3BD8">
              <w:t>1.23</w:t>
            </w:r>
          </w:p>
        </w:tc>
        <w:tc>
          <w:tcPr>
            <w:tcW w:w="964" w:type="dxa"/>
            <w:shd w:val="clear" w:color="auto" w:fill="auto"/>
            <w:vAlign w:val="center"/>
          </w:tcPr>
          <w:p w14:paraId="1EB37B1F" w14:textId="77777777" w:rsidR="001A11CB" w:rsidRPr="007B3BD8" w:rsidRDefault="001A11CB" w:rsidP="00E43DD9">
            <w:pPr>
              <w:pStyle w:val="LZ-4"/>
            </w:pPr>
            <w:r w:rsidRPr="007B3BD8">
              <w:t>1.6</w:t>
            </w:r>
          </w:p>
        </w:tc>
        <w:tc>
          <w:tcPr>
            <w:tcW w:w="1085" w:type="dxa"/>
            <w:gridSpan w:val="2"/>
            <w:shd w:val="clear" w:color="auto" w:fill="auto"/>
            <w:vAlign w:val="center"/>
          </w:tcPr>
          <w:p w14:paraId="66872901" w14:textId="77777777" w:rsidR="001A11CB" w:rsidRPr="007B3BD8" w:rsidRDefault="001A11CB" w:rsidP="00E43DD9">
            <w:pPr>
              <w:pStyle w:val="LZ-4"/>
            </w:pPr>
            <w:r w:rsidRPr="007B3BD8">
              <w:t>8.79</w:t>
            </w:r>
          </w:p>
        </w:tc>
        <w:tc>
          <w:tcPr>
            <w:tcW w:w="1085" w:type="dxa"/>
            <w:gridSpan w:val="2"/>
            <w:shd w:val="clear" w:color="auto" w:fill="auto"/>
            <w:vAlign w:val="center"/>
          </w:tcPr>
          <w:p w14:paraId="6A3CF5E9" w14:textId="77777777" w:rsidR="001A11CB" w:rsidRPr="007B3BD8" w:rsidRDefault="001A11CB" w:rsidP="00E43DD9">
            <w:pPr>
              <w:pStyle w:val="LZ-4"/>
            </w:pPr>
            <w:r w:rsidRPr="007B3BD8">
              <w:t>5.22</w:t>
            </w:r>
          </w:p>
        </w:tc>
        <w:tc>
          <w:tcPr>
            <w:tcW w:w="1207" w:type="dxa"/>
            <w:shd w:val="clear" w:color="auto" w:fill="auto"/>
            <w:vAlign w:val="center"/>
          </w:tcPr>
          <w:p w14:paraId="3FB2D0B9" w14:textId="77777777" w:rsidR="001A11CB" w:rsidRPr="007B3BD8" w:rsidRDefault="001A11CB" w:rsidP="00E43DD9">
            <w:pPr>
              <w:pStyle w:val="LZ-4"/>
            </w:pPr>
            <w:r w:rsidRPr="007B3BD8">
              <w:t>1.57</w:t>
            </w:r>
          </w:p>
        </w:tc>
        <w:tc>
          <w:tcPr>
            <w:tcW w:w="1085" w:type="dxa"/>
            <w:shd w:val="clear" w:color="auto" w:fill="auto"/>
            <w:vAlign w:val="center"/>
          </w:tcPr>
          <w:p w14:paraId="49FE2452" w14:textId="77777777" w:rsidR="001A11CB" w:rsidRPr="007B3BD8" w:rsidRDefault="001A11CB" w:rsidP="00E43DD9">
            <w:pPr>
              <w:pStyle w:val="LZ-4"/>
            </w:pPr>
            <w:r w:rsidRPr="007B3BD8">
              <w:t>1.83</w:t>
            </w:r>
          </w:p>
        </w:tc>
        <w:tc>
          <w:tcPr>
            <w:tcW w:w="964" w:type="dxa"/>
            <w:shd w:val="clear" w:color="auto" w:fill="auto"/>
            <w:vAlign w:val="center"/>
          </w:tcPr>
          <w:p w14:paraId="35C432D5" w14:textId="77777777" w:rsidR="001A11CB" w:rsidRPr="007B3BD8" w:rsidRDefault="001A11CB" w:rsidP="00E43DD9">
            <w:pPr>
              <w:pStyle w:val="LZ-4"/>
            </w:pPr>
            <w:r w:rsidRPr="007B3BD8">
              <w:t>0.44</w:t>
            </w:r>
          </w:p>
        </w:tc>
        <w:tc>
          <w:tcPr>
            <w:tcW w:w="842" w:type="dxa"/>
            <w:shd w:val="clear" w:color="auto" w:fill="auto"/>
            <w:vAlign w:val="center"/>
          </w:tcPr>
          <w:p w14:paraId="42DEF570" w14:textId="77777777" w:rsidR="001A11CB" w:rsidRPr="007B3BD8" w:rsidRDefault="001A11CB" w:rsidP="00E43DD9">
            <w:pPr>
              <w:pStyle w:val="LZ-4"/>
            </w:pPr>
            <w:r w:rsidRPr="007B3BD8">
              <w:t>/</w:t>
            </w:r>
          </w:p>
        </w:tc>
      </w:tr>
      <w:tr w:rsidR="001A11CB" w:rsidRPr="007B3BD8" w14:paraId="3A9F3D01" w14:textId="77777777" w:rsidTr="00E43DD9">
        <w:trPr>
          <w:trHeight w:val="283"/>
          <w:jc w:val="center"/>
        </w:trPr>
        <w:tc>
          <w:tcPr>
            <w:tcW w:w="2978" w:type="dxa"/>
            <w:shd w:val="clear" w:color="auto" w:fill="auto"/>
            <w:vAlign w:val="center"/>
          </w:tcPr>
          <w:p w14:paraId="41170CC5" w14:textId="77777777" w:rsidR="001A11CB" w:rsidRPr="007B3BD8" w:rsidRDefault="001A11CB" w:rsidP="00E43DD9">
            <w:pPr>
              <w:pStyle w:val="LZ-4"/>
            </w:pPr>
          </w:p>
        </w:tc>
        <w:tc>
          <w:tcPr>
            <w:tcW w:w="1275" w:type="dxa"/>
            <w:shd w:val="clear" w:color="auto" w:fill="auto"/>
            <w:vAlign w:val="center"/>
          </w:tcPr>
          <w:p w14:paraId="2C51A886" w14:textId="77777777" w:rsidR="001A11CB" w:rsidRPr="007B3BD8" w:rsidRDefault="001A11CB" w:rsidP="00E43DD9">
            <w:pPr>
              <w:pStyle w:val="LZ-4"/>
            </w:pPr>
          </w:p>
        </w:tc>
        <w:tc>
          <w:tcPr>
            <w:tcW w:w="1488" w:type="dxa"/>
            <w:shd w:val="clear" w:color="auto" w:fill="auto"/>
            <w:vAlign w:val="center"/>
          </w:tcPr>
          <w:p w14:paraId="53BAF70B" w14:textId="77777777" w:rsidR="001A11CB" w:rsidRPr="007B3BD8" w:rsidRDefault="001A11CB" w:rsidP="00E43DD9">
            <w:pPr>
              <w:pStyle w:val="LZ-4"/>
            </w:pPr>
            <w:r w:rsidRPr="007B3BD8">
              <w:t>无组织</w:t>
            </w:r>
          </w:p>
        </w:tc>
        <w:tc>
          <w:tcPr>
            <w:tcW w:w="842" w:type="dxa"/>
            <w:shd w:val="clear" w:color="auto" w:fill="auto"/>
            <w:vAlign w:val="center"/>
          </w:tcPr>
          <w:p w14:paraId="46A43D15" w14:textId="77777777" w:rsidR="001A11CB" w:rsidRPr="007B3BD8" w:rsidRDefault="001A11CB" w:rsidP="00E43DD9">
            <w:pPr>
              <w:pStyle w:val="LZ-4"/>
            </w:pPr>
            <w:r w:rsidRPr="007B3BD8">
              <w:t>2.79</w:t>
            </w:r>
          </w:p>
        </w:tc>
        <w:tc>
          <w:tcPr>
            <w:tcW w:w="842" w:type="dxa"/>
            <w:shd w:val="clear" w:color="auto" w:fill="auto"/>
            <w:vAlign w:val="center"/>
          </w:tcPr>
          <w:p w14:paraId="25C83189" w14:textId="77777777" w:rsidR="001A11CB" w:rsidRPr="007B3BD8" w:rsidRDefault="001A11CB" w:rsidP="00E43DD9">
            <w:pPr>
              <w:pStyle w:val="LZ-4"/>
            </w:pPr>
            <w:r w:rsidRPr="007B3BD8">
              <w:t>/</w:t>
            </w:r>
          </w:p>
        </w:tc>
        <w:tc>
          <w:tcPr>
            <w:tcW w:w="964" w:type="dxa"/>
            <w:shd w:val="clear" w:color="auto" w:fill="auto"/>
            <w:vAlign w:val="center"/>
          </w:tcPr>
          <w:p w14:paraId="0C21259F" w14:textId="77777777" w:rsidR="001A11CB" w:rsidRPr="007B3BD8" w:rsidRDefault="001A11CB" w:rsidP="00E43DD9">
            <w:pPr>
              <w:pStyle w:val="LZ-4"/>
            </w:pPr>
            <w:r w:rsidRPr="007B3BD8">
              <w:t>15.6</w:t>
            </w:r>
          </w:p>
        </w:tc>
        <w:tc>
          <w:tcPr>
            <w:tcW w:w="1085" w:type="dxa"/>
            <w:gridSpan w:val="2"/>
            <w:shd w:val="clear" w:color="auto" w:fill="auto"/>
            <w:vAlign w:val="center"/>
          </w:tcPr>
          <w:p w14:paraId="6EACF7DC" w14:textId="77777777" w:rsidR="001A11CB" w:rsidRPr="007B3BD8" w:rsidRDefault="001A11CB" w:rsidP="00E43DD9">
            <w:pPr>
              <w:pStyle w:val="LZ-4"/>
            </w:pPr>
            <w:r w:rsidRPr="007B3BD8">
              <w:t>8.79</w:t>
            </w:r>
          </w:p>
        </w:tc>
        <w:tc>
          <w:tcPr>
            <w:tcW w:w="1085" w:type="dxa"/>
            <w:gridSpan w:val="2"/>
            <w:shd w:val="clear" w:color="auto" w:fill="auto"/>
            <w:vAlign w:val="center"/>
          </w:tcPr>
          <w:p w14:paraId="7CADAE7A" w14:textId="77777777" w:rsidR="001A11CB" w:rsidRPr="007B3BD8" w:rsidRDefault="001A11CB" w:rsidP="00E43DD9">
            <w:pPr>
              <w:pStyle w:val="LZ-4"/>
            </w:pPr>
            <w:r w:rsidRPr="007B3BD8">
              <w:t>5.22</w:t>
            </w:r>
          </w:p>
        </w:tc>
        <w:tc>
          <w:tcPr>
            <w:tcW w:w="1207" w:type="dxa"/>
            <w:shd w:val="clear" w:color="auto" w:fill="auto"/>
            <w:vAlign w:val="center"/>
          </w:tcPr>
          <w:p w14:paraId="2E0B6C64" w14:textId="77777777" w:rsidR="001A11CB" w:rsidRPr="007B3BD8" w:rsidRDefault="001A11CB" w:rsidP="00E43DD9">
            <w:pPr>
              <w:pStyle w:val="LZ-4"/>
            </w:pPr>
            <w:r w:rsidRPr="007B3BD8">
              <w:t>1.57</w:t>
            </w:r>
          </w:p>
        </w:tc>
        <w:tc>
          <w:tcPr>
            <w:tcW w:w="1085" w:type="dxa"/>
            <w:shd w:val="clear" w:color="auto" w:fill="auto"/>
            <w:vAlign w:val="center"/>
          </w:tcPr>
          <w:p w14:paraId="074A0BBA" w14:textId="77777777" w:rsidR="001A11CB" w:rsidRPr="007B3BD8" w:rsidRDefault="001A11CB" w:rsidP="00E43DD9">
            <w:pPr>
              <w:pStyle w:val="LZ-4"/>
            </w:pPr>
            <w:r w:rsidRPr="007B3BD8">
              <w:t>1.83</w:t>
            </w:r>
          </w:p>
        </w:tc>
        <w:tc>
          <w:tcPr>
            <w:tcW w:w="964" w:type="dxa"/>
            <w:shd w:val="clear" w:color="auto" w:fill="auto"/>
            <w:vAlign w:val="center"/>
          </w:tcPr>
          <w:p w14:paraId="3EB0986A" w14:textId="77777777" w:rsidR="001A11CB" w:rsidRPr="007B3BD8" w:rsidRDefault="001A11CB" w:rsidP="00E43DD9">
            <w:pPr>
              <w:pStyle w:val="LZ-4"/>
            </w:pPr>
            <w:r w:rsidRPr="007B3BD8">
              <w:t>0.44</w:t>
            </w:r>
          </w:p>
        </w:tc>
        <w:tc>
          <w:tcPr>
            <w:tcW w:w="842" w:type="dxa"/>
            <w:shd w:val="clear" w:color="auto" w:fill="auto"/>
            <w:vAlign w:val="center"/>
          </w:tcPr>
          <w:p w14:paraId="17D3FD0B" w14:textId="77777777" w:rsidR="001A11CB" w:rsidRPr="007B3BD8" w:rsidRDefault="001A11CB" w:rsidP="00E43DD9">
            <w:pPr>
              <w:pStyle w:val="LZ-4"/>
            </w:pPr>
            <w:r w:rsidRPr="007B3BD8">
              <w:t>/</w:t>
            </w:r>
          </w:p>
        </w:tc>
      </w:tr>
      <w:tr w:rsidR="001A11CB" w:rsidRPr="007B3BD8" w14:paraId="6F09B70A" w14:textId="77777777" w:rsidTr="00E43DD9">
        <w:trPr>
          <w:trHeight w:val="283"/>
          <w:jc w:val="center"/>
        </w:trPr>
        <w:tc>
          <w:tcPr>
            <w:tcW w:w="2978" w:type="dxa"/>
            <w:shd w:val="clear" w:color="auto" w:fill="auto"/>
            <w:vAlign w:val="center"/>
          </w:tcPr>
          <w:p w14:paraId="09F41713" w14:textId="77777777" w:rsidR="001A11CB" w:rsidRPr="007B3BD8" w:rsidRDefault="001A11CB" w:rsidP="00E43DD9">
            <w:pPr>
              <w:pStyle w:val="LZ-4"/>
            </w:pPr>
            <w:r w:rsidRPr="007B3BD8">
              <w:t>炼铁</w:t>
            </w:r>
          </w:p>
        </w:tc>
        <w:tc>
          <w:tcPr>
            <w:tcW w:w="1275" w:type="dxa"/>
            <w:shd w:val="clear" w:color="auto" w:fill="auto"/>
            <w:vAlign w:val="center"/>
          </w:tcPr>
          <w:p w14:paraId="7425E0DB" w14:textId="77777777" w:rsidR="001A11CB" w:rsidRPr="007B3BD8" w:rsidRDefault="001A11CB" w:rsidP="00E43DD9">
            <w:pPr>
              <w:pStyle w:val="LZ-4"/>
            </w:pPr>
            <w:r w:rsidRPr="007B3BD8">
              <w:t>烧结矿</w:t>
            </w:r>
          </w:p>
        </w:tc>
        <w:tc>
          <w:tcPr>
            <w:tcW w:w="1488" w:type="dxa"/>
            <w:shd w:val="clear" w:color="auto" w:fill="auto"/>
            <w:vAlign w:val="center"/>
          </w:tcPr>
          <w:p w14:paraId="6C303129" w14:textId="77777777" w:rsidR="001A11CB" w:rsidRPr="007B3BD8" w:rsidRDefault="001A11CB" w:rsidP="00E43DD9">
            <w:pPr>
              <w:pStyle w:val="LZ-4"/>
            </w:pPr>
            <w:r w:rsidRPr="007B3BD8">
              <w:t>有组织</w:t>
            </w:r>
          </w:p>
        </w:tc>
        <w:tc>
          <w:tcPr>
            <w:tcW w:w="842" w:type="dxa"/>
            <w:shd w:val="clear" w:color="auto" w:fill="auto"/>
            <w:vAlign w:val="center"/>
          </w:tcPr>
          <w:p w14:paraId="0FDAD8A0" w14:textId="77777777" w:rsidR="001A11CB" w:rsidRPr="007B3BD8" w:rsidRDefault="001A11CB" w:rsidP="00E43DD9">
            <w:pPr>
              <w:pStyle w:val="LZ-4"/>
            </w:pPr>
            <w:r w:rsidRPr="007B3BD8">
              <w:t>1.34</w:t>
            </w:r>
          </w:p>
        </w:tc>
        <w:tc>
          <w:tcPr>
            <w:tcW w:w="842" w:type="dxa"/>
            <w:shd w:val="clear" w:color="auto" w:fill="auto"/>
            <w:vAlign w:val="center"/>
          </w:tcPr>
          <w:p w14:paraId="59B526CC" w14:textId="77777777" w:rsidR="001A11CB" w:rsidRPr="007B3BD8" w:rsidRDefault="001A11CB" w:rsidP="00E43DD9">
            <w:pPr>
              <w:pStyle w:val="LZ-4"/>
            </w:pPr>
            <w:r w:rsidRPr="007B3BD8">
              <w:t>0.14</w:t>
            </w:r>
          </w:p>
        </w:tc>
        <w:tc>
          <w:tcPr>
            <w:tcW w:w="964" w:type="dxa"/>
            <w:shd w:val="clear" w:color="auto" w:fill="auto"/>
            <w:vAlign w:val="center"/>
          </w:tcPr>
          <w:p w14:paraId="159E548D" w14:textId="77777777" w:rsidR="001A11CB" w:rsidRPr="007B3BD8" w:rsidRDefault="001A11CB" w:rsidP="00E43DD9">
            <w:pPr>
              <w:pStyle w:val="LZ-4"/>
            </w:pPr>
            <w:r w:rsidRPr="007B3BD8">
              <w:t>16</w:t>
            </w:r>
          </w:p>
        </w:tc>
        <w:tc>
          <w:tcPr>
            <w:tcW w:w="1085" w:type="dxa"/>
            <w:gridSpan w:val="2"/>
            <w:shd w:val="clear" w:color="auto" w:fill="auto"/>
            <w:vAlign w:val="center"/>
          </w:tcPr>
          <w:p w14:paraId="761E6309" w14:textId="77777777" w:rsidR="001A11CB" w:rsidRPr="007B3BD8" w:rsidRDefault="001A11CB" w:rsidP="00E43DD9">
            <w:pPr>
              <w:pStyle w:val="LZ-4"/>
            </w:pPr>
            <w:r w:rsidRPr="007B3BD8">
              <w:t>5.81</w:t>
            </w:r>
          </w:p>
        </w:tc>
        <w:tc>
          <w:tcPr>
            <w:tcW w:w="1085" w:type="dxa"/>
            <w:gridSpan w:val="2"/>
            <w:shd w:val="clear" w:color="auto" w:fill="auto"/>
            <w:vAlign w:val="center"/>
          </w:tcPr>
          <w:p w14:paraId="06CA4ADB" w14:textId="77777777" w:rsidR="001A11CB" w:rsidRPr="007B3BD8" w:rsidRDefault="001A11CB" w:rsidP="00E43DD9">
            <w:pPr>
              <w:pStyle w:val="LZ-4"/>
            </w:pPr>
            <w:r w:rsidRPr="007B3BD8">
              <w:t>2.52</w:t>
            </w:r>
          </w:p>
        </w:tc>
        <w:tc>
          <w:tcPr>
            <w:tcW w:w="1207" w:type="dxa"/>
            <w:shd w:val="clear" w:color="auto" w:fill="auto"/>
            <w:vAlign w:val="center"/>
          </w:tcPr>
          <w:p w14:paraId="19A66D55" w14:textId="77777777" w:rsidR="001A11CB" w:rsidRPr="007B3BD8" w:rsidRDefault="001A11CB" w:rsidP="00E43DD9">
            <w:pPr>
              <w:pStyle w:val="LZ-4"/>
            </w:pPr>
            <w:r w:rsidRPr="007B3BD8">
              <w:t>0.00252</w:t>
            </w:r>
          </w:p>
        </w:tc>
        <w:tc>
          <w:tcPr>
            <w:tcW w:w="1085" w:type="dxa"/>
            <w:shd w:val="clear" w:color="auto" w:fill="auto"/>
            <w:vAlign w:val="center"/>
          </w:tcPr>
          <w:p w14:paraId="20BD0B15" w14:textId="77777777" w:rsidR="001A11CB" w:rsidRPr="007B3BD8" w:rsidRDefault="001A11CB" w:rsidP="00E43DD9">
            <w:pPr>
              <w:pStyle w:val="LZ-4"/>
            </w:pPr>
            <w:r w:rsidRPr="007B3BD8">
              <w:t>0.13</w:t>
            </w:r>
          </w:p>
        </w:tc>
        <w:tc>
          <w:tcPr>
            <w:tcW w:w="964" w:type="dxa"/>
            <w:shd w:val="clear" w:color="auto" w:fill="auto"/>
            <w:vAlign w:val="center"/>
          </w:tcPr>
          <w:p w14:paraId="0F5ED6C2" w14:textId="77777777" w:rsidR="001A11CB" w:rsidRPr="007B3BD8" w:rsidRDefault="001A11CB" w:rsidP="00E43DD9">
            <w:pPr>
              <w:pStyle w:val="LZ-4"/>
            </w:pPr>
            <w:r w:rsidRPr="007B3BD8">
              <w:t>0.138</w:t>
            </w:r>
          </w:p>
        </w:tc>
        <w:tc>
          <w:tcPr>
            <w:tcW w:w="842" w:type="dxa"/>
            <w:shd w:val="clear" w:color="auto" w:fill="auto"/>
            <w:vAlign w:val="center"/>
          </w:tcPr>
          <w:p w14:paraId="446197CF" w14:textId="77777777" w:rsidR="001A11CB" w:rsidRPr="007B3BD8" w:rsidRDefault="001A11CB" w:rsidP="00E43DD9">
            <w:pPr>
              <w:pStyle w:val="LZ-4"/>
            </w:pPr>
            <w:r w:rsidRPr="007B3BD8">
              <w:t>/</w:t>
            </w:r>
          </w:p>
        </w:tc>
      </w:tr>
      <w:tr w:rsidR="001A11CB" w:rsidRPr="007B3BD8" w14:paraId="4FE312A6" w14:textId="77777777" w:rsidTr="00E43DD9">
        <w:trPr>
          <w:trHeight w:val="283"/>
          <w:jc w:val="center"/>
        </w:trPr>
        <w:tc>
          <w:tcPr>
            <w:tcW w:w="2978" w:type="dxa"/>
            <w:shd w:val="clear" w:color="auto" w:fill="auto"/>
            <w:vAlign w:val="center"/>
          </w:tcPr>
          <w:p w14:paraId="62BFE87A" w14:textId="77777777" w:rsidR="001A11CB" w:rsidRPr="007B3BD8" w:rsidRDefault="001A11CB" w:rsidP="00E43DD9">
            <w:pPr>
              <w:pStyle w:val="LZ-4"/>
            </w:pPr>
          </w:p>
        </w:tc>
        <w:tc>
          <w:tcPr>
            <w:tcW w:w="1275" w:type="dxa"/>
            <w:shd w:val="clear" w:color="auto" w:fill="auto"/>
            <w:vAlign w:val="center"/>
          </w:tcPr>
          <w:p w14:paraId="7746753F" w14:textId="77777777" w:rsidR="001A11CB" w:rsidRPr="007B3BD8" w:rsidRDefault="001A11CB" w:rsidP="00E43DD9">
            <w:pPr>
              <w:pStyle w:val="LZ-4"/>
            </w:pPr>
          </w:p>
        </w:tc>
        <w:tc>
          <w:tcPr>
            <w:tcW w:w="1488" w:type="dxa"/>
            <w:shd w:val="clear" w:color="auto" w:fill="auto"/>
            <w:vAlign w:val="center"/>
          </w:tcPr>
          <w:p w14:paraId="650CE56D" w14:textId="77777777" w:rsidR="001A11CB" w:rsidRPr="007B3BD8" w:rsidRDefault="001A11CB" w:rsidP="00E43DD9">
            <w:pPr>
              <w:pStyle w:val="LZ-4"/>
            </w:pPr>
            <w:r w:rsidRPr="007B3BD8">
              <w:t>无组织</w:t>
            </w:r>
          </w:p>
        </w:tc>
        <w:tc>
          <w:tcPr>
            <w:tcW w:w="842" w:type="dxa"/>
            <w:shd w:val="clear" w:color="auto" w:fill="auto"/>
            <w:vAlign w:val="center"/>
          </w:tcPr>
          <w:p w14:paraId="3ACA6409" w14:textId="77777777" w:rsidR="001A11CB" w:rsidRPr="007B3BD8" w:rsidRDefault="001A11CB" w:rsidP="00E43DD9">
            <w:pPr>
              <w:pStyle w:val="LZ-4"/>
            </w:pPr>
            <w:r w:rsidRPr="007B3BD8">
              <w:t>/</w:t>
            </w:r>
          </w:p>
        </w:tc>
        <w:tc>
          <w:tcPr>
            <w:tcW w:w="842" w:type="dxa"/>
            <w:shd w:val="clear" w:color="auto" w:fill="auto"/>
            <w:vAlign w:val="center"/>
          </w:tcPr>
          <w:p w14:paraId="016C7428" w14:textId="77777777" w:rsidR="001A11CB" w:rsidRPr="007B3BD8" w:rsidRDefault="001A11CB" w:rsidP="00E43DD9">
            <w:pPr>
              <w:pStyle w:val="LZ-4"/>
            </w:pPr>
            <w:r w:rsidRPr="007B3BD8">
              <w:t>/</w:t>
            </w:r>
          </w:p>
        </w:tc>
        <w:tc>
          <w:tcPr>
            <w:tcW w:w="964" w:type="dxa"/>
            <w:shd w:val="clear" w:color="auto" w:fill="auto"/>
            <w:vAlign w:val="center"/>
          </w:tcPr>
          <w:p w14:paraId="38B0CF90" w14:textId="77777777" w:rsidR="001A11CB" w:rsidRPr="007B3BD8" w:rsidRDefault="001A11CB" w:rsidP="00E43DD9">
            <w:pPr>
              <w:pStyle w:val="LZ-4"/>
            </w:pPr>
            <w:r w:rsidRPr="007B3BD8">
              <w:t>/</w:t>
            </w:r>
          </w:p>
        </w:tc>
        <w:tc>
          <w:tcPr>
            <w:tcW w:w="1085" w:type="dxa"/>
            <w:gridSpan w:val="2"/>
            <w:shd w:val="clear" w:color="auto" w:fill="auto"/>
            <w:vAlign w:val="center"/>
          </w:tcPr>
          <w:p w14:paraId="7217A785" w14:textId="77777777" w:rsidR="001A11CB" w:rsidRPr="007B3BD8" w:rsidRDefault="001A11CB" w:rsidP="00E43DD9">
            <w:pPr>
              <w:pStyle w:val="LZ-4"/>
            </w:pPr>
            <w:r w:rsidRPr="007B3BD8">
              <w:t>0.24</w:t>
            </w:r>
          </w:p>
        </w:tc>
        <w:tc>
          <w:tcPr>
            <w:tcW w:w="1085" w:type="dxa"/>
            <w:gridSpan w:val="2"/>
            <w:shd w:val="clear" w:color="auto" w:fill="auto"/>
            <w:vAlign w:val="center"/>
          </w:tcPr>
          <w:p w14:paraId="10828750" w14:textId="77777777" w:rsidR="001A11CB" w:rsidRPr="007B3BD8" w:rsidRDefault="001A11CB" w:rsidP="00E43DD9">
            <w:pPr>
              <w:pStyle w:val="LZ-4"/>
            </w:pPr>
            <w:r w:rsidRPr="007B3BD8">
              <w:t>0.1</w:t>
            </w:r>
          </w:p>
        </w:tc>
        <w:tc>
          <w:tcPr>
            <w:tcW w:w="1207" w:type="dxa"/>
            <w:shd w:val="clear" w:color="auto" w:fill="auto"/>
            <w:vAlign w:val="center"/>
          </w:tcPr>
          <w:p w14:paraId="7A8DD469" w14:textId="77777777" w:rsidR="001A11CB" w:rsidRPr="007B3BD8" w:rsidRDefault="001A11CB" w:rsidP="00E43DD9">
            <w:pPr>
              <w:pStyle w:val="LZ-4"/>
            </w:pPr>
            <w:r w:rsidRPr="007B3BD8">
              <w:t>0.001</w:t>
            </w:r>
          </w:p>
        </w:tc>
        <w:tc>
          <w:tcPr>
            <w:tcW w:w="1085" w:type="dxa"/>
            <w:shd w:val="clear" w:color="auto" w:fill="auto"/>
            <w:vAlign w:val="center"/>
          </w:tcPr>
          <w:p w14:paraId="2E1AC3DF" w14:textId="77777777" w:rsidR="001A11CB" w:rsidRPr="007B3BD8" w:rsidRDefault="001A11CB" w:rsidP="00E43DD9">
            <w:pPr>
              <w:pStyle w:val="LZ-4"/>
            </w:pPr>
            <w:r w:rsidRPr="007B3BD8">
              <w:t>0.0052</w:t>
            </w:r>
          </w:p>
        </w:tc>
        <w:tc>
          <w:tcPr>
            <w:tcW w:w="964" w:type="dxa"/>
            <w:shd w:val="clear" w:color="auto" w:fill="auto"/>
            <w:vAlign w:val="center"/>
          </w:tcPr>
          <w:p w14:paraId="53D90213" w14:textId="77777777" w:rsidR="001A11CB" w:rsidRPr="007B3BD8" w:rsidRDefault="001A11CB" w:rsidP="00E43DD9">
            <w:pPr>
              <w:pStyle w:val="LZ-4"/>
            </w:pPr>
            <w:r w:rsidRPr="007B3BD8">
              <w:t>0.138</w:t>
            </w:r>
          </w:p>
        </w:tc>
        <w:tc>
          <w:tcPr>
            <w:tcW w:w="842" w:type="dxa"/>
            <w:shd w:val="clear" w:color="auto" w:fill="auto"/>
            <w:vAlign w:val="center"/>
          </w:tcPr>
          <w:p w14:paraId="4731785B" w14:textId="77777777" w:rsidR="001A11CB" w:rsidRPr="007B3BD8" w:rsidRDefault="001A11CB" w:rsidP="00E43DD9">
            <w:pPr>
              <w:pStyle w:val="LZ-4"/>
            </w:pPr>
            <w:r w:rsidRPr="007B3BD8">
              <w:t>/</w:t>
            </w:r>
          </w:p>
        </w:tc>
      </w:tr>
      <w:tr w:rsidR="001A11CB" w:rsidRPr="007B3BD8" w14:paraId="4E23EB8E" w14:textId="77777777" w:rsidTr="00E43DD9">
        <w:trPr>
          <w:trHeight w:val="283"/>
          <w:jc w:val="center"/>
        </w:trPr>
        <w:tc>
          <w:tcPr>
            <w:tcW w:w="2978" w:type="dxa"/>
            <w:shd w:val="clear" w:color="auto" w:fill="auto"/>
            <w:vAlign w:val="center"/>
          </w:tcPr>
          <w:p w14:paraId="554F511B" w14:textId="77777777" w:rsidR="001A11CB" w:rsidRPr="007B3BD8" w:rsidRDefault="001A11CB" w:rsidP="00E43DD9">
            <w:pPr>
              <w:pStyle w:val="LZ-4"/>
            </w:pPr>
          </w:p>
        </w:tc>
        <w:tc>
          <w:tcPr>
            <w:tcW w:w="1275" w:type="dxa"/>
            <w:shd w:val="clear" w:color="auto" w:fill="auto"/>
            <w:vAlign w:val="center"/>
          </w:tcPr>
          <w:p w14:paraId="5EE75ABD" w14:textId="77777777" w:rsidR="001A11CB" w:rsidRPr="007B3BD8" w:rsidRDefault="001A11CB" w:rsidP="00E43DD9">
            <w:pPr>
              <w:pStyle w:val="LZ-4"/>
            </w:pPr>
            <w:r w:rsidRPr="007B3BD8">
              <w:t>球团矿</w:t>
            </w:r>
          </w:p>
        </w:tc>
        <w:tc>
          <w:tcPr>
            <w:tcW w:w="1488" w:type="dxa"/>
            <w:shd w:val="clear" w:color="auto" w:fill="auto"/>
            <w:vAlign w:val="center"/>
          </w:tcPr>
          <w:p w14:paraId="6C90EE02" w14:textId="77777777" w:rsidR="001A11CB" w:rsidRPr="007B3BD8" w:rsidRDefault="001A11CB" w:rsidP="00E43DD9">
            <w:pPr>
              <w:pStyle w:val="LZ-4"/>
            </w:pPr>
            <w:r w:rsidRPr="007B3BD8">
              <w:t>有组织</w:t>
            </w:r>
          </w:p>
        </w:tc>
        <w:tc>
          <w:tcPr>
            <w:tcW w:w="842" w:type="dxa"/>
            <w:shd w:val="clear" w:color="auto" w:fill="auto"/>
            <w:vAlign w:val="center"/>
          </w:tcPr>
          <w:p w14:paraId="0F07AB68" w14:textId="77777777" w:rsidR="001A11CB" w:rsidRPr="007B3BD8" w:rsidRDefault="001A11CB" w:rsidP="00E43DD9">
            <w:pPr>
              <w:pStyle w:val="LZ-4"/>
            </w:pPr>
            <w:r w:rsidRPr="007B3BD8">
              <w:t>1.34</w:t>
            </w:r>
          </w:p>
        </w:tc>
        <w:tc>
          <w:tcPr>
            <w:tcW w:w="842" w:type="dxa"/>
            <w:shd w:val="clear" w:color="auto" w:fill="auto"/>
            <w:vAlign w:val="center"/>
          </w:tcPr>
          <w:p w14:paraId="34475ED1" w14:textId="77777777" w:rsidR="001A11CB" w:rsidRPr="007B3BD8" w:rsidRDefault="001A11CB" w:rsidP="00E43DD9">
            <w:pPr>
              <w:pStyle w:val="LZ-4"/>
            </w:pPr>
            <w:r w:rsidRPr="007B3BD8">
              <w:t>0.14</w:t>
            </w:r>
          </w:p>
        </w:tc>
        <w:tc>
          <w:tcPr>
            <w:tcW w:w="964" w:type="dxa"/>
            <w:shd w:val="clear" w:color="auto" w:fill="auto"/>
            <w:vAlign w:val="center"/>
          </w:tcPr>
          <w:p w14:paraId="310D4DF2" w14:textId="77777777" w:rsidR="001A11CB" w:rsidRPr="007B3BD8" w:rsidRDefault="001A11CB" w:rsidP="00E43DD9">
            <w:pPr>
              <w:pStyle w:val="LZ-4"/>
            </w:pPr>
            <w:r w:rsidRPr="007B3BD8">
              <w:t>16</w:t>
            </w:r>
          </w:p>
        </w:tc>
        <w:tc>
          <w:tcPr>
            <w:tcW w:w="1085" w:type="dxa"/>
            <w:gridSpan w:val="2"/>
            <w:shd w:val="clear" w:color="auto" w:fill="auto"/>
            <w:vAlign w:val="center"/>
          </w:tcPr>
          <w:p w14:paraId="66740478" w14:textId="77777777" w:rsidR="001A11CB" w:rsidRPr="007B3BD8" w:rsidRDefault="001A11CB" w:rsidP="00E43DD9">
            <w:pPr>
              <w:pStyle w:val="LZ-4"/>
            </w:pPr>
            <w:r w:rsidRPr="007B3BD8">
              <w:t>5.81</w:t>
            </w:r>
          </w:p>
        </w:tc>
        <w:tc>
          <w:tcPr>
            <w:tcW w:w="1085" w:type="dxa"/>
            <w:gridSpan w:val="2"/>
            <w:shd w:val="clear" w:color="auto" w:fill="auto"/>
            <w:vAlign w:val="center"/>
          </w:tcPr>
          <w:p w14:paraId="0BDC5B58" w14:textId="77777777" w:rsidR="001A11CB" w:rsidRPr="007B3BD8" w:rsidRDefault="001A11CB" w:rsidP="00E43DD9">
            <w:pPr>
              <w:pStyle w:val="LZ-4"/>
            </w:pPr>
            <w:r w:rsidRPr="007B3BD8">
              <w:t>2.52</w:t>
            </w:r>
          </w:p>
        </w:tc>
        <w:tc>
          <w:tcPr>
            <w:tcW w:w="1207" w:type="dxa"/>
            <w:shd w:val="clear" w:color="auto" w:fill="auto"/>
            <w:vAlign w:val="center"/>
          </w:tcPr>
          <w:p w14:paraId="1FA8FA17" w14:textId="77777777" w:rsidR="001A11CB" w:rsidRPr="007B3BD8" w:rsidRDefault="001A11CB" w:rsidP="00E43DD9">
            <w:pPr>
              <w:pStyle w:val="LZ-4"/>
            </w:pPr>
            <w:r w:rsidRPr="007B3BD8">
              <w:t>0.00252</w:t>
            </w:r>
          </w:p>
        </w:tc>
        <w:tc>
          <w:tcPr>
            <w:tcW w:w="1085" w:type="dxa"/>
            <w:shd w:val="clear" w:color="auto" w:fill="auto"/>
            <w:vAlign w:val="center"/>
          </w:tcPr>
          <w:p w14:paraId="308F03E5" w14:textId="77777777" w:rsidR="001A11CB" w:rsidRPr="007B3BD8" w:rsidRDefault="001A11CB" w:rsidP="00E43DD9">
            <w:pPr>
              <w:pStyle w:val="LZ-4"/>
            </w:pPr>
            <w:r w:rsidRPr="007B3BD8">
              <w:t>0.13</w:t>
            </w:r>
          </w:p>
        </w:tc>
        <w:tc>
          <w:tcPr>
            <w:tcW w:w="964" w:type="dxa"/>
            <w:shd w:val="clear" w:color="auto" w:fill="auto"/>
            <w:vAlign w:val="center"/>
          </w:tcPr>
          <w:p w14:paraId="7995433A" w14:textId="77777777" w:rsidR="001A11CB" w:rsidRPr="007B3BD8" w:rsidRDefault="001A11CB" w:rsidP="00E43DD9">
            <w:pPr>
              <w:pStyle w:val="LZ-4"/>
            </w:pPr>
            <w:r w:rsidRPr="007B3BD8">
              <w:t>0.014</w:t>
            </w:r>
          </w:p>
        </w:tc>
        <w:tc>
          <w:tcPr>
            <w:tcW w:w="842" w:type="dxa"/>
            <w:shd w:val="clear" w:color="auto" w:fill="auto"/>
            <w:vAlign w:val="center"/>
          </w:tcPr>
          <w:p w14:paraId="6E40FC82" w14:textId="77777777" w:rsidR="001A11CB" w:rsidRPr="007B3BD8" w:rsidRDefault="001A11CB" w:rsidP="00E43DD9">
            <w:pPr>
              <w:pStyle w:val="LZ-4"/>
            </w:pPr>
            <w:r w:rsidRPr="007B3BD8">
              <w:t>/</w:t>
            </w:r>
          </w:p>
        </w:tc>
      </w:tr>
      <w:tr w:rsidR="001A11CB" w:rsidRPr="007B3BD8" w14:paraId="6C2B0364" w14:textId="77777777" w:rsidTr="00E43DD9">
        <w:trPr>
          <w:trHeight w:val="283"/>
          <w:jc w:val="center"/>
        </w:trPr>
        <w:tc>
          <w:tcPr>
            <w:tcW w:w="2978" w:type="dxa"/>
            <w:shd w:val="clear" w:color="auto" w:fill="auto"/>
            <w:vAlign w:val="center"/>
          </w:tcPr>
          <w:p w14:paraId="531088D1" w14:textId="77777777" w:rsidR="001A11CB" w:rsidRPr="007B3BD8" w:rsidRDefault="001A11CB" w:rsidP="00E43DD9">
            <w:pPr>
              <w:pStyle w:val="LZ-4"/>
            </w:pPr>
          </w:p>
        </w:tc>
        <w:tc>
          <w:tcPr>
            <w:tcW w:w="1275" w:type="dxa"/>
            <w:shd w:val="clear" w:color="auto" w:fill="auto"/>
            <w:vAlign w:val="center"/>
          </w:tcPr>
          <w:p w14:paraId="3C5D98C9" w14:textId="77777777" w:rsidR="001A11CB" w:rsidRPr="007B3BD8" w:rsidRDefault="001A11CB" w:rsidP="00E43DD9">
            <w:pPr>
              <w:pStyle w:val="LZ-4"/>
            </w:pPr>
          </w:p>
        </w:tc>
        <w:tc>
          <w:tcPr>
            <w:tcW w:w="1488" w:type="dxa"/>
            <w:shd w:val="clear" w:color="auto" w:fill="auto"/>
            <w:vAlign w:val="center"/>
          </w:tcPr>
          <w:p w14:paraId="6DBB2F35" w14:textId="77777777" w:rsidR="001A11CB" w:rsidRPr="007B3BD8" w:rsidRDefault="001A11CB" w:rsidP="00E43DD9">
            <w:pPr>
              <w:pStyle w:val="LZ-4"/>
            </w:pPr>
            <w:r w:rsidRPr="007B3BD8">
              <w:t>无组织</w:t>
            </w:r>
          </w:p>
        </w:tc>
        <w:tc>
          <w:tcPr>
            <w:tcW w:w="842" w:type="dxa"/>
            <w:shd w:val="clear" w:color="auto" w:fill="auto"/>
            <w:vAlign w:val="center"/>
          </w:tcPr>
          <w:p w14:paraId="410EFC70" w14:textId="77777777" w:rsidR="001A11CB" w:rsidRPr="007B3BD8" w:rsidRDefault="001A11CB" w:rsidP="00E43DD9">
            <w:pPr>
              <w:pStyle w:val="LZ-4"/>
            </w:pPr>
            <w:r w:rsidRPr="007B3BD8">
              <w:t>/</w:t>
            </w:r>
          </w:p>
        </w:tc>
        <w:tc>
          <w:tcPr>
            <w:tcW w:w="842" w:type="dxa"/>
            <w:shd w:val="clear" w:color="auto" w:fill="auto"/>
            <w:vAlign w:val="center"/>
          </w:tcPr>
          <w:p w14:paraId="76F73C03" w14:textId="77777777" w:rsidR="001A11CB" w:rsidRPr="007B3BD8" w:rsidRDefault="001A11CB" w:rsidP="00E43DD9">
            <w:pPr>
              <w:pStyle w:val="LZ-4"/>
            </w:pPr>
            <w:r w:rsidRPr="007B3BD8">
              <w:t>/</w:t>
            </w:r>
          </w:p>
        </w:tc>
        <w:tc>
          <w:tcPr>
            <w:tcW w:w="964" w:type="dxa"/>
            <w:shd w:val="clear" w:color="auto" w:fill="auto"/>
            <w:vAlign w:val="center"/>
          </w:tcPr>
          <w:p w14:paraId="05C62B71" w14:textId="77777777" w:rsidR="001A11CB" w:rsidRPr="007B3BD8" w:rsidRDefault="001A11CB" w:rsidP="00E43DD9">
            <w:pPr>
              <w:pStyle w:val="LZ-4"/>
            </w:pPr>
            <w:r w:rsidRPr="007B3BD8">
              <w:t>/</w:t>
            </w:r>
          </w:p>
        </w:tc>
        <w:tc>
          <w:tcPr>
            <w:tcW w:w="1085" w:type="dxa"/>
            <w:gridSpan w:val="2"/>
            <w:shd w:val="clear" w:color="auto" w:fill="auto"/>
            <w:vAlign w:val="center"/>
          </w:tcPr>
          <w:p w14:paraId="1E7D3457" w14:textId="77777777" w:rsidR="001A11CB" w:rsidRPr="007B3BD8" w:rsidRDefault="001A11CB" w:rsidP="00E43DD9">
            <w:pPr>
              <w:pStyle w:val="LZ-4"/>
            </w:pPr>
            <w:r w:rsidRPr="007B3BD8">
              <w:t>0.24</w:t>
            </w:r>
          </w:p>
        </w:tc>
        <w:tc>
          <w:tcPr>
            <w:tcW w:w="1085" w:type="dxa"/>
            <w:gridSpan w:val="2"/>
            <w:shd w:val="clear" w:color="auto" w:fill="auto"/>
            <w:vAlign w:val="center"/>
          </w:tcPr>
          <w:p w14:paraId="444DC07A" w14:textId="77777777" w:rsidR="001A11CB" w:rsidRPr="007B3BD8" w:rsidRDefault="001A11CB" w:rsidP="00E43DD9">
            <w:pPr>
              <w:pStyle w:val="LZ-4"/>
            </w:pPr>
            <w:r w:rsidRPr="007B3BD8">
              <w:t>0.1</w:t>
            </w:r>
          </w:p>
        </w:tc>
        <w:tc>
          <w:tcPr>
            <w:tcW w:w="1207" w:type="dxa"/>
            <w:shd w:val="clear" w:color="auto" w:fill="auto"/>
            <w:vAlign w:val="center"/>
          </w:tcPr>
          <w:p w14:paraId="75DDDE1C" w14:textId="77777777" w:rsidR="001A11CB" w:rsidRPr="007B3BD8" w:rsidRDefault="001A11CB" w:rsidP="00E43DD9">
            <w:pPr>
              <w:pStyle w:val="LZ-4"/>
            </w:pPr>
            <w:r w:rsidRPr="007B3BD8">
              <w:t>0.001</w:t>
            </w:r>
          </w:p>
        </w:tc>
        <w:tc>
          <w:tcPr>
            <w:tcW w:w="1085" w:type="dxa"/>
            <w:shd w:val="clear" w:color="auto" w:fill="auto"/>
            <w:vAlign w:val="center"/>
          </w:tcPr>
          <w:p w14:paraId="5B9ED78C" w14:textId="77777777" w:rsidR="001A11CB" w:rsidRPr="007B3BD8" w:rsidRDefault="001A11CB" w:rsidP="00E43DD9">
            <w:pPr>
              <w:pStyle w:val="LZ-4"/>
            </w:pPr>
            <w:r w:rsidRPr="007B3BD8">
              <w:t>0.0052</w:t>
            </w:r>
          </w:p>
        </w:tc>
        <w:tc>
          <w:tcPr>
            <w:tcW w:w="964" w:type="dxa"/>
            <w:shd w:val="clear" w:color="auto" w:fill="auto"/>
            <w:vAlign w:val="center"/>
          </w:tcPr>
          <w:p w14:paraId="77C00DF7" w14:textId="77777777" w:rsidR="001A11CB" w:rsidRPr="007B3BD8" w:rsidRDefault="001A11CB" w:rsidP="00E43DD9">
            <w:pPr>
              <w:pStyle w:val="LZ-4"/>
            </w:pPr>
            <w:r w:rsidRPr="007B3BD8">
              <w:t>0.014</w:t>
            </w:r>
          </w:p>
        </w:tc>
        <w:tc>
          <w:tcPr>
            <w:tcW w:w="842" w:type="dxa"/>
            <w:shd w:val="clear" w:color="auto" w:fill="auto"/>
            <w:vAlign w:val="center"/>
          </w:tcPr>
          <w:p w14:paraId="1DE4C374" w14:textId="77777777" w:rsidR="001A11CB" w:rsidRPr="007B3BD8" w:rsidRDefault="001A11CB" w:rsidP="00E43DD9">
            <w:pPr>
              <w:pStyle w:val="LZ-4"/>
            </w:pPr>
            <w:r w:rsidRPr="007B3BD8">
              <w:t>/</w:t>
            </w:r>
          </w:p>
        </w:tc>
      </w:tr>
      <w:tr w:rsidR="001A11CB" w:rsidRPr="007B3BD8" w14:paraId="2419618C" w14:textId="77777777" w:rsidTr="00E43DD9">
        <w:trPr>
          <w:trHeight w:val="283"/>
          <w:jc w:val="center"/>
        </w:trPr>
        <w:tc>
          <w:tcPr>
            <w:tcW w:w="2978" w:type="dxa"/>
            <w:shd w:val="clear" w:color="auto" w:fill="auto"/>
            <w:vAlign w:val="center"/>
          </w:tcPr>
          <w:p w14:paraId="492E13C1" w14:textId="77777777" w:rsidR="001A11CB" w:rsidRPr="007B3BD8" w:rsidRDefault="001A11CB" w:rsidP="00E43DD9">
            <w:pPr>
              <w:pStyle w:val="LZ-4"/>
            </w:pPr>
            <w:r w:rsidRPr="007B3BD8">
              <w:t>炼钢</w:t>
            </w:r>
          </w:p>
        </w:tc>
        <w:tc>
          <w:tcPr>
            <w:tcW w:w="1275" w:type="dxa"/>
            <w:shd w:val="clear" w:color="auto" w:fill="auto"/>
            <w:vAlign w:val="center"/>
          </w:tcPr>
          <w:p w14:paraId="07B8B9D8" w14:textId="77777777" w:rsidR="001A11CB" w:rsidRPr="007B3BD8" w:rsidRDefault="001A11CB" w:rsidP="00E43DD9">
            <w:pPr>
              <w:pStyle w:val="LZ-4"/>
            </w:pPr>
            <w:r w:rsidRPr="007B3BD8">
              <w:t>粗钢</w:t>
            </w:r>
          </w:p>
        </w:tc>
        <w:tc>
          <w:tcPr>
            <w:tcW w:w="1488" w:type="dxa"/>
            <w:shd w:val="clear" w:color="auto" w:fill="auto"/>
            <w:vAlign w:val="center"/>
          </w:tcPr>
          <w:p w14:paraId="54BE4811" w14:textId="77777777" w:rsidR="001A11CB" w:rsidRPr="007B3BD8" w:rsidRDefault="001A11CB" w:rsidP="00E43DD9">
            <w:pPr>
              <w:pStyle w:val="LZ-4"/>
            </w:pPr>
            <w:r w:rsidRPr="007B3BD8">
              <w:t>转炉</w:t>
            </w:r>
            <w:r w:rsidRPr="007B3BD8">
              <w:t>_</w:t>
            </w:r>
            <w:r w:rsidRPr="007B3BD8">
              <w:t>有组织</w:t>
            </w:r>
          </w:p>
        </w:tc>
        <w:tc>
          <w:tcPr>
            <w:tcW w:w="842" w:type="dxa"/>
            <w:shd w:val="clear" w:color="auto" w:fill="auto"/>
            <w:vAlign w:val="center"/>
          </w:tcPr>
          <w:p w14:paraId="22DFA1A6" w14:textId="77777777" w:rsidR="001A11CB" w:rsidRPr="007B3BD8" w:rsidRDefault="001A11CB" w:rsidP="00E43DD9">
            <w:pPr>
              <w:pStyle w:val="LZ-4"/>
            </w:pPr>
            <w:r w:rsidRPr="007B3BD8">
              <w:t>/</w:t>
            </w:r>
          </w:p>
        </w:tc>
        <w:tc>
          <w:tcPr>
            <w:tcW w:w="842" w:type="dxa"/>
            <w:shd w:val="clear" w:color="auto" w:fill="auto"/>
            <w:vAlign w:val="center"/>
          </w:tcPr>
          <w:p w14:paraId="78491F3D" w14:textId="77777777" w:rsidR="001A11CB" w:rsidRPr="007B3BD8" w:rsidRDefault="001A11CB" w:rsidP="00E43DD9">
            <w:pPr>
              <w:pStyle w:val="LZ-4"/>
            </w:pPr>
            <w:r w:rsidRPr="007B3BD8">
              <w:t>/</w:t>
            </w:r>
          </w:p>
        </w:tc>
        <w:tc>
          <w:tcPr>
            <w:tcW w:w="964" w:type="dxa"/>
            <w:shd w:val="clear" w:color="auto" w:fill="auto"/>
            <w:vAlign w:val="center"/>
          </w:tcPr>
          <w:p w14:paraId="2840615F" w14:textId="77777777" w:rsidR="001A11CB" w:rsidRPr="007B3BD8" w:rsidRDefault="001A11CB" w:rsidP="00E43DD9">
            <w:pPr>
              <w:pStyle w:val="LZ-4"/>
            </w:pPr>
            <w:r w:rsidRPr="007B3BD8">
              <w:t>8.75</w:t>
            </w:r>
          </w:p>
        </w:tc>
        <w:tc>
          <w:tcPr>
            <w:tcW w:w="1085" w:type="dxa"/>
            <w:gridSpan w:val="2"/>
            <w:shd w:val="clear" w:color="auto" w:fill="auto"/>
            <w:vAlign w:val="center"/>
          </w:tcPr>
          <w:p w14:paraId="48E436E1" w14:textId="77777777" w:rsidR="001A11CB" w:rsidRPr="007B3BD8" w:rsidRDefault="001A11CB" w:rsidP="00E43DD9">
            <w:pPr>
              <w:pStyle w:val="LZ-4"/>
            </w:pPr>
            <w:r w:rsidRPr="007B3BD8">
              <w:t>14.63</w:t>
            </w:r>
          </w:p>
        </w:tc>
        <w:tc>
          <w:tcPr>
            <w:tcW w:w="1085" w:type="dxa"/>
            <w:gridSpan w:val="2"/>
            <w:shd w:val="clear" w:color="auto" w:fill="auto"/>
            <w:vAlign w:val="center"/>
          </w:tcPr>
          <w:p w14:paraId="761A2682" w14:textId="77777777" w:rsidR="001A11CB" w:rsidRPr="007B3BD8" w:rsidRDefault="001A11CB" w:rsidP="00E43DD9">
            <w:pPr>
              <w:pStyle w:val="LZ-4"/>
            </w:pPr>
            <w:r w:rsidRPr="007B3BD8">
              <w:t>10.45</w:t>
            </w:r>
          </w:p>
        </w:tc>
        <w:tc>
          <w:tcPr>
            <w:tcW w:w="1207" w:type="dxa"/>
            <w:shd w:val="clear" w:color="auto" w:fill="auto"/>
            <w:vAlign w:val="center"/>
          </w:tcPr>
          <w:p w14:paraId="64444216" w14:textId="77777777" w:rsidR="001A11CB" w:rsidRPr="007B3BD8" w:rsidRDefault="001A11CB" w:rsidP="00E43DD9">
            <w:pPr>
              <w:pStyle w:val="LZ-4"/>
            </w:pPr>
            <w:r w:rsidRPr="007B3BD8">
              <w:t>/</w:t>
            </w:r>
          </w:p>
        </w:tc>
        <w:tc>
          <w:tcPr>
            <w:tcW w:w="1085" w:type="dxa"/>
            <w:shd w:val="clear" w:color="auto" w:fill="auto"/>
            <w:vAlign w:val="center"/>
          </w:tcPr>
          <w:p w14:paraId="29A81F62" w14:textId="77777777" w:rsidR="001A11CB" w:rsidRPr="007B3BD8" w:rsidRDefault="001A11CB" w:rsidP="00E43DD9">
            <w:pPr>
              <w:pStyle w:val="LZ-4"/>
            </w:pPr>
            <w:r w:rsidRPr="007B3BD8">
              <w:t>2.09</w:t>
            </w:r>
          </w:p>
        </w:tc>
        <w:tc>
          <w:tcPr>
            <w:tcW w:w="964" w:type="dxa"/>
            <w:shd w:val="clear" w:color="auto" w:fill="auto"/>
            <w:vAlign w:val="center"/>
          </w:tcPr>
          <w:p w14:paraId="31C8C0D4" w14:textId="77777777" w:rsidR="001A11CB" w:rsidRPr="007B3BD8" w:rsidRDefault="001A11CB" w:rsidP="00E43DD9">
            <w:pPr>
              <w:pStyle w:val="LZ-4"/>
            </w:pPr>
            <w:r w:rsidRPr="007B3BD8">
              <w:t>0.06</w:t>
            </w:r>
          </w:p>
        </w:tc>
        <w:tc>
          <w:tcPr>
            <w:tcW w:w="842" w:type="dxa"/>
            <w:shd w:val="clear" w:color="auto" w:fill="auto"/>
            <w:vAlign w:val="center"/>
          </w:tcPr>
          <w:p w14:paraId="7D9A50C4" w14:textId="77777777" w:rsidR="001A11CB" w:rsidRPr="007B3BD8" w:rsidRDefault="001A11CB" w:rsidP="00E43DD9">
            <w:pPr>
              <w:pStyle w:val="LZ-4"/>
            </w:pPr>
            <w:r w:rsidRPr="007B3BD8">
              <w:t>/</w:t>
            </w:r>
          </w:p>
        </w:tc>
      </w:tr>
      <w:tr w:rsidR="001A11CB" w:rsidRPr="007B3BD8" w14:paraId="39B3D9BA" w14:textId="77777777" w:rsidTr="00E43DD9">
        <w:trPr>
          <w:trHeight w:val="283"/>
          <w:jc w:val="center"/>
        </w:trPr>
        <w:tc>
          <w:tcPr>
            <w:tcW w:w="2978" w:type="dxa"/>
            <w:shd w:val="clear" w:color="auto" w:fill="auto"/>
            <w:vAlign w:val="center"/>
          </w:tcPr>
          <w:p w14:paraId="7CBFF286" w14:textId="77777777" w:rsidR="001A11CB" w:rsidRPr="007B3BD8" w:rsidRDefault="001A11CB" w:rsidP="00E43DD9">
            <w:pPr>
              <w:pStyle w:val="LZ-4"/>
            </w:pPr>
          </w:p>
        </w:tc>
        <w:tc>
          <w:tcPr>
            <w:tcW w:w="1275" w:type="dxa"/>
            <w:shd w:val="clear" w:color="auto" w:fill="auto"/>
            <w:vAlign w:val="center"/>
          </w:tcPr>
          <w:p w14:paraId="6AC8077F" w14:textId="77777777" w:rsidR="001A11CB" w:rsidRPr="007B3BD8" w:rsidRDefault="001A11CB" w:rsidP="00E43DD9">
            <w:pPr>
              <w:pStyle w:val="LZ-4"/>
            </w:pPr>
          </w:p>
        </w:tc>
        <w:tc>
          <w:tcPr>
            <w:tcW w:w="1488" w:type="dxa"/>
            <w:shd w:val="clear" w:color="auto" w:fill="auto"/>
            <w:vAlign w:val="center"/>
          </w:tcPr>
          <w:p w14:paraId="16D4870E" w14:textId="77777777" w:rsidR="001A11CB" w:rsidRPr="007B3BD8" w:rsidRDefault="001A11CB" w:rsidP="00E43DD9">
            <w:pPr>
              <w:pStyle w:val="LZ-4"/>
            </w:pPr>
            <w:r w:rsidRPr="007B3BD8">
              <w:t>转炉</w:t>
            </w:r>
            <w:r w:rsidRPr="007B3BD8">
              <w:t>_</w:t>
            </w:r>
            <w:r w:rsidRPr="007B3BD8">
              <w:t>无组织</w:t>
            </w:r>
          </w:p>
        </w:tc>
        <w:tc>
          <w:tcPr>
            <w:tcW w:w="842" w:type="dxa"/>
            <w:shd w:val="clear" w:color="auto" w:fill="auto"/>
            <w:vAlign w:val="center"/>
          </w:tcPr>
          <w:p w14:paraId="724DD78F" w14:textId="77777777" w:rsidR="001A11CB" w:rsidRPr="007B3BD8" w:rsidRDefault="001A11CB" w:rsidP="00E43DD9">
            <w:pPr>
              <w:pStyle w:val="LZ-4"/>
            </w:pPr>
            <w:r w:rsidRPr="007B3BD8">
              <w:t>/</w:t>
            </w:r>
          </w:p>
        </w:tc>
        <w:tc>
          <w:tcPr>
            <w:tcW w:w="842" w:type="dxa"/>
            <w:shd w:val="clear" w:color="auto" w:fill="auto"/>
            <w:vAlign w:val="center"/>
          </w:tcPr>
          <w:p w14:paraId="2F5380FC" w14:textId="77777777" w:rsidR="001A11CB" w:rsidRPr="007B3BD8" w:rsidRDefault="001A11CB" w:rsidP="00E43DD9">
            <w:pPr>
              <w:pStyle w:val="LZ-4"/>
            </w:pPr>
            <w:r w:rsidRPr="007B3BD8">
              <w:t>/</w:t>
            </w:r>
          </w:p>
        </w:tc>
        <w:tc>
          <w:tcPr>
            <w:tcW w:w="964" w:type="dxa"/>
            <w:shd w:val="clear" w:color="auto" w:fill="auto"/>
            <w:vAlign w:val="center"/>
          </w:tcPr>
          <w:p w14:paraId="31881D16" w14:textId="77777777" w:rsidR="001A11CB" w:rsidRPr="007B3BD8" w:rsidRDefault="001A11CB" w:rsidP="00E43DD9">
            <w:pPr>
              <w:pStyle w:val="LZ-4"/>
            </w:pPr>
          </w:p>
        </w:tc>
        <w:tc>
          <w:tcPr>
            <w:tcW w:w="1085" w:type="dxa"/>
            <w:gridSpan w:val="2"/>
            <w:shd w:val="clear" w:color="auto" w:fill="auto"/>
            <w:vAlign w:val="center"/>
          </w:tcPr>
          <w:p w14:paraId="4DD0B127" w14:textId="77777777" w:rsidR="001A11CB" w:rsidRPr="007B3BD8" w:rsidRDefault="001A11CB" w:rsidP="00E43DD9">
            <w:pPr>
              <w:pStyle w:val="LZ-4"/>
            </w:pPr>
            <w:r w:rsidRPr="007B3BD8">
              <w:t>1.46</w:t>
            </w:r>
          </w:p>
        </w:tc>
        <w:tc>
          <w:tcPr>
            <w:tcW w:w="1085" w:type="dxa"/>
            <w:gridSpan w:val="2"/>
            <w:shd w:val="clear" w:color="auto" w:fill="auto"/>
            <w:vAlign w:val="center"/>
          </w:tcPr>
          <w:p w14:paraId="5A290F0A" w14:textId="77777777" w:rsidR="001A11CB" w:rsidRPr="007B3BD8" w:rsidRDefault="001A11CB" w:rsidP="00E43DD9">
            <w:pPr>
              <w:pStyle w:val="LZ-4"/>
            </w:pPr>
            <w:r w:rsidRPr="007B3BD8">
              <w:t>1.05</w:t>
            </w:r>
          </w:p>
        </w:tc>
        <w:tc>
          <w:tcPr>
            <w:tcW w:w="1207" w:type="dxa"/>
            <w:shd w:val="clear" w:color="auto" w:fill="auto"/>
            <w:vAlign w:val="center"/>
          </w:tcPr>
          <w:p w14:paraId="7432E5B8" w14:textId="77777777" w:rsidR="001A11CB" w:rsidRPr="007B3BD8" w:rsidRDefault="001A11CB" w:rsidP="00E43DD9">
            <w:pPr>
              <w:pStyle w:val="LZ-4"/>
            </w:pPr>
            <w:r w:rsidRPr="007B3BD8">
              <w:t>/</w:t>
            </w:r>
          </w:p>
        </w:tc>
        <w:tc>
          <w:tcPr>
            <w:tcW w:w="1085" w:type="dxa"/>
            <w:shd w:val="clear" w:color="auto" w:fill="auto"/>
            <w:vAlign w:val="center"/>
          </w:tcPr>
          <w:p w14:paraId="5FA3C40B" w14:textId="77777777" w:rsidR="001A11CB" w:rsidRPr="007B3BD8" w:rsidRDefault="001A11CB" w:rsidP="00E43DD9">
            <w:pPr>
              <w:pStyle w:val="LZ-4"/>
            </w:pPr>
            <w:r w:rsidRPr="007B3BD8">
              <w:t>/</w:t>
            </w:r>
          </w:p>
        </w:tc>
        <w:tc>
          <w:tcPr>
            <w:tcW w:w="964" w:type="dxa"/>
            <w:shd w:val="clear" w:color="auto" w:fill="auto"/>
            <w:vAlign w:val="center"/>
          </w:tcPr>
          <w:p w14:paraId="28A4D21C" w14:textId="77777777" w:rsidR="001A11CB" w:rsidRPr="007B3BD8" w:rsidRDefault="001A11CB" w:rsidP="00E43DD9">
            <w:pPr>
              <w:pStyle w:val="LZ-4"/>
            </w:pPr>
            <w:r w:rsidRPr="007B3BD8">
              <w:t>/</w:t>
            </w:r>
          </w:p>
        </w:tc>
        <w:tc>
          <w:tcPr>
            <w:tcW w:w="842" w:type="dxa"/>
            <w:shd w:val="clear" w:color="auto" w:fill="auto"/>
            <w:vAlign w:val="center"/>
          </w:tcPr>
          <w:p w14:paraId="561D362A" w14:textId="77777777" w:rsidR="001A11CB" w:rsidRPr="007B3BD8" w:rsidRDefault="001A11CB" w:rsidP="00E43DD9">
            <w:pPr>
              <w:pStyle w:val="LZ-4"/>
            </w:pPr>
            <w:r w:rsidRPr="007B3BD8">
              <w:t>/</w:t>
            </w:r>
          </w:p>
        </w:tc>
      </w:tr>
      <w:tr w:rsidR="001A11CB" w:rsidRPr="007B3BD8" w14:paraId="4431D0C8" w14:textId="77777777" w:rsidTr="00E43DD9">
        <w:trPr>
          <w:trHeight w:val="283"/>
          <w:jc w:val="center"/>
        </w:trPr>
        <w:tc>
          <w:tcPr>
            <w:tcW w:w="2978" w:type="dxa"/>
            <w:shd w:val="clear" w:color="auto" w:fill="auto"/>
            <w:vAlign w:val="center"/>
          </w:tcPr>
          <w:p w14:paraId="43B480B3" w14:textId="77777777" w:rsidR="001A11CB" w:rsidRPr="007B3BD8" w:rsidRDefault="001A11CB" w:rsidP="00E43DD9">
            <w:pPr>
              <w:pStyle w:val="LZ-4"/>
            </w:pPr>
            <w:r w:rsidRPr="007B3BD8">
              <w:t>黑色金属铸造</w:t>
            </w:r>
          </w:p>
        </w:tc>
        <w:tc>
          <w:tcPr>
            <w:tcW w:w="1275" w:type="dxa"/>
            <w:shd w:val="clear" w:color="auto" w:fill="auto"/>
            <w:vAlign w:val="center"/>
          </w:tcPr>
          <w:p w14:paraId="7EBA1B7B" w14:textId="77777777" w:rsidR="001A11CB" w:rsidRPr="007B3BD8" w:rsidRDefault="001A11CB" w:rsidP="00E43DD9">
            <w:pPr>
              <w:pStyle w:val="LZ-4"/>
            </w:pPr>
            <w:r w:rsidRPr="007B3BD8">
              <w:t>铸铁</w:t>
            </w:r>
          </w:p>
        </w:tc>
        <w:tc>
          <w:tcPr>
            <w:tcW w:w="1488" w:type="dxa"/>
            <w:shd w:val="clear" w:color="auto" w:fill="auto"/>
            <w:vAlign w:val="center"/>
          </w:tcPr>
          <w:p w14:paraId="44BD3053" w14:textId="77777777" w:rsidR="001A11CB" w:rsidRPr="007B3BD8" w:rsidRDefault="001A11CB" w:rsidP="00E43DD9">
            <w:pPr>
              <w:pStyle w:val="LZ-4"/>
            </w:pPr>
            <w:r w:rsidRPr="007B3BD8">
              <w:t>有组织</w:t>
            </w:r>
          </w:p>
        </w:tc>
        <w:tc>
          <w:tcPr>
            <w:tcW w:w="842" w:type="dxa"/>
            <w:shd w:val="clear" w:color="auto" w:fill="auto"/>
            <w:vAlign w:val="center"/>
          </w:tcPr>
          <w:p w14:paraId="28F3B6B2" w14:textId="77777777" w:rsidR="001A11CB" w:rsidRPr="007B3BD8" w:rsidRDefault="001A11CB" w:rsidP="00E43DD9">
            <w:pPr>
              <w:pStyle w:val="LZ-4"/>
            </w:pPr>
            <w:r w:rsidRPr="007B3BD8">
              <w:t>/</w:t>
            </w:r>
          </w:p>
        </w:tc>
        <w:tc>
          <w:tcPr>
            <w:tcW w:w="842" w:type="dxa"/>
            <w:shd w:val="clear" w:color="auto" w:fill="auto"/>
            <w:vAlign w:val="center"/>
          </w:tcPr>
          <w:p w14:paraId="28B49CA3" w14:textId="77777777" w:rsidR="001A11CB" w:rsidRPr="007B3BD8" w:rsidRDefault="001A11CB" w:rsidP="00E43DD9">
            <w:pPr>
              <w:pStyle w:val="LZ-4"/>
            </w:pPr>
          </w:p>
        </w:tc>
        <w:tc>
          <w:tcPr>
            <w:tcW w:w="964" w:type="dxa"/>
            <w:shd w:val="clear" w:color="auto" w:fill="auto"/>
            <w:vAlign w:val="center"/>
          </w:tcPr>
          <w:p w14:paraId="33E9E81E" w14:textId="77777777" w:rsidR="001A11CB" w:rsidRPr="007B3BD8" w:rsidRDefault="001A11CB" w:rsidP="00E43DD9">
            <w:pPr>
              <w:pStyle w:val="LZ-4"/>
            </w:pPr>
            <w:r w:rsidRPr="007B3BD8">
              <w:t>/</w:t>
            </w:r>
          </w:p>
        </w:tc>
        <w:tc>
          <w:tcPr>
            <w:tcW w:w="1085" w:type="dxa"/>
            <w:gridSpan w:val="2"/>
            <w:shd w:val="clear" w:color="auto" w:fill="auto"/>
            <w:vAlign w:val="center"/>
          </w:tcPr>
          <w:p w14:paraId="2F7A84A4" w14:textId="77777777" w:rsidR="001A11CB" w:rsidRPr="007B3BD8" w:rsidRDefault="001A11CB" w:rsidP="00E43DD9">
            <w:pPr>
              <w:pStyle w:val="LZ-4"/>
            </w:pPr>
            <w:r w:rsidRPr="007B3BD8">
              <w:t>9.01</w:t>
            </w:r>
          </w:p>
        </w:tc>
        <w:tc>
          <w:tcPr>
            <w:tcW w:w="1085" w:type="dxa"/>
            <w:gridSpan w:val="2"/>
            <w:shd w:val="clear" w:color="auto" w:fill="auto"/>
            <w:vAlign w:val="center"/>
          </w:tcPr>
          <w:p w14:paraId="0A3F54D5" w14:textId="77777777" w:rsidR="001A11CB" w:rsidRPr="007B3BD8" w:rsidRDefault="001A11CB" w:rsidP="00E43DD9">
            <w:pPr>
              <w:pStyle w:val="LZ-4"/>
            </w:pPr>
            <w:r w:rsidRPr="007B3BD8">
              <w:t>7.1</w:t>
            </w:r>
          </w:p>
        </w:tc>
        <w:tc>
          <w:tcPr>
            <w:tcW w:w="1207" w:type="dxa"/>
            <w:shd w:val="clear" w:color="auto" w:fill="auto"/>
            <w:vAlign w:val="center"/>
          </w:tcPr>
          <w:p w14:paraId="3AA62D45" w14:textId="77777777" w:rsidR="001A11CB" w:rsidRPr="007B3BD8" w:rsidRDefault="001A11CB" w:rsidP="00E43DD9">
            <w:pPr>
              <w:pStyle w:val="LZ-4"/>
            </w:pPr>
            <w:r w:rsidRPr="007B3BD8">
              <w:t>/</w:t>
            </w:r>
          </w:p>
        </w:tc>
        <w:tc>
          <w:tcPr>
            <w:tcW w:w="1085" w:type="dxa"/>
            <w:shd w:val="clear" w:color="auto" w:fill="auto"/>
            <w:vAlign w:val="center"/>
          </w:tcPr>
          <w:p w14:paraId="14238B42" w14:textId="77777777" w:rsidR="001A11CB" w:rsidRPr="007B3BD8" w:rsidRDefault="001A11CB" w:rsidP="00E43DD9">
            <w:pPr>
              <w:pStyle w:val="LZ-4"/>
            </w:pPr>
            <w:r w:rsidRPr="007B3BD8">
              <w:t>0.21</w:t>
            </w:r>
          </w:p>
        </w:tc>
        <w:tc>
          <w:tcPr>
            <w:tcW w:w="964" w:type="dxa"/>
            <w:shd w:val="clear" w:color="auto" w:fill="auto"/>
            <w:vAlign w:val="center"/>
          </w:tcPr>
          <w:p w14:paraId="32A218A0" w14:textId="77777777" w:rsidR="001A11CB" w:rsidRPr="007B3BD8" w:rsidRDefault="001A11CB" w:rsidP="00E43DD9">
            <w:pPr>
              <w:pStyle w:val="LZ-4"/>
            </w:pPr>
            <w:r w:rsidRPr="007B3BD8">
              <w:t>/</w:t>
            </w:r>
          </w:p>
        </w:tc>
        <w:tc>
          <w:tcPr>
            <w:tcW w:w="842" w:type="dxa"/>
            <w:shd w:val="clear" w:color="auto" w:fill="auto"/>
            <w:vAlign w:val="center"/>
          </w:tcPr>
          <w:p w14:paraId="0F978E11" w14:textId="77777777" w:rsidR="001A11CB" w:rsidRPr="007B3BD8" w:rsidRDefault="001A11CB" w:rsidP="00E43DD9">
            <w:pPr>
              <w:pStyle w:val="LZ-4"/>
            </w:pPr>
            <w:r w:rsidRPr="007B3BD8">
              <w:t>/</w:t>
            </w:r>
          </w:p>
        </w:tc>
      </w:tr>
      <w:tr w:rsidR="001A11CB" w:rsidRPr="007B3BD8" w14:paraId="194033EC" w14:textId="77777777" w:rsidTr="00E43DD9">
        <w:trPr>
          <w:trHeight w:val="283"/>
          <w:jc w:val="center"/>
        </w:trPr>
        <w:tc>
          <w:tcPr>
            <w:tcW w:w="2978" w:type="dxa"/>
            <w:shd w:val="clear" w:color="auto" w:fill="auto"/>
            <w:vAlign w:val="center"/>
          </w:tcPr>
          <w:p w14:paraId="462361BF" w14:textId="77777777" w:rsidR="001A11CB" w:rsidRPr="007B3BD8" w:rsidRDefault="001A11CB" w:rsidP="00E43DD9">
            <w:pPr>
              <w:pStyle w:val="LZ-4"/>
            </w:pPr>
          </w:p>
        </w:tc>
        <w:tc>
          <w:tcPr>
            <w:tcW w:w="1275" w:type="dxa"/>
            <w:shd w:val="clear" w:color="auto" w:fill="auto"/>
            <w:vAlign w:val="center"/>
          </w:tcPr>
          <w:p w14:paraId="5669B51A" w14:textId="77777777" w:rsidR="001A11CB" w:rsidRPr="007B3BD8" w:rsidRDefault="001A11CB" w:rsidP="00E43DD9">
            <w:pPr>
              <w:pStyle w:val="LZ-4"/>
            </w:pPr>
          </w:p>
        </w:tc>
        <w:tc>
          <w:tcPr>
            <w:tcW w:w="1488" w:type="dxa"/>
            <w:shd w:val="clear" w:color="auto" w:fill="auto"/>
            <w:vAlign w:val="center"/>
          </w:tcPr>
          <w:p w14:paraId="305582AF" w14:textId="77777777" w:rsidR="001A11CB" w:rsidRPr="007B3BD8" w:rsidRDefault="001A11CB" w:rsidP="00E43DD9">
            <w:pPr>
              <w:pStyle w:val="LZ-4"/>
            </w:pPr>
            <w:r w:rsidRPr="007B3BD8">
              <w:t>无组织</w:t>
            </w:r>
          </w:p>
        </w:tc>
        <w:tc>
          <w:tcPr>
            <w:tcW w:w="842" w:type="dxa"/>
            <w:shd w:val="clear" w:color="auto" w:fill="auto"/>
            <w:vAlign w:val="center"/>
          </w:tcPr>
          <w:p w14:paraId="5B833E0D" w14:textId="77777777" w:rsidR="001A11CB" w:rsidRPr="007B3BD8" w:rsidRDefault="001A11CB" w:rsidP="00E43DD9">
            <w:pPr>
              <w:pStyle w:val="LZ-4"/>
            </w:pPr>
            <w:r w:rsidRPr="007B3BD8">
              <w:t>/</w:t>
            </w:r>
          </w:p>
        </w:tc>
        <w:tc>
          <w:tcPr>
            <w:tcW w:w="842" w:type="dxa"/>
            <w:shd w:val="clear" w:color="auto" w:fill="auto"/>
            <w:vAlign w:val="center"/>
          </w:tcPr>
          <w:p w14:paraId="54F067B1" w14:textId="77777777" w:rsidR="001A11CB" w:rsidRPr="007B3BD8" w:rsidRDefault="001A11CB" w:rsidP="00E43DD9">
            <w:pPr>
              <w:pStyle w:val="LZ-4"/>
            </w:pPr>
            <w:r w:rsidRPr="007B3BD8">
              <w:t>/</w:t>
            </w:r>
          </w:p>
        </w:tc>
        <w:tc>
          <w:tcPr>
            <w:tcW w:w="964" w:type="dxa"/>
            <w:shd w:val="clear" w:color="auto" w:fill="auto"/>
            <w:vAlign w:val="center"/>
          </w:tcPr>
          <w:p w14:paraId="25C6CB84" w14:textId="77777777" w:rsidR="001A11CB" w:rsidRPr="007B3BD8" w:rsidRDefault="001A11CB" w:rsidP="00E43DD9">
            <w:pPr>
              <w:pStyle w:val="LZ-4"/>
            </w:pPr>
            <w:r w:rsidRPr="007B3BD8">
              <w:t>/</w:t>
            </w:r>
          </w:p>
        </w:tc>
        <w:tc>
          <w:tcPr>
            <w:tcW w:w="1085" w:type="dxa"/>
            <w:gridSpan w:val="2"/>
            <w:shd w:val="clear" w:color="auto" w:fill="auto"/>
            <w:vAlign w:val="center"/>
          </w:tcPr>
          <w:p w14:paraId="567A551A" w14:textId="77777777" w:rsidR="001A11CB" w:rsidRPr="007B3BD8" w:rsidRDefault="001A11CB" w:rsidP="00E43DD9">
            <w:pPr>
              <w:pStyle w:val="LZ-4"/>
            </w:pPr>
            <w:r w:rsidRPr="007B3BD8">
              <w:t>2.82</w:t>
            </w:r>
          </w:p>
        </w:tc>
        <w:tc>
          <w:tcPr>
            <w:tcW w:w="1085" w:type="dxa"/>
            <w:gridSpan w:val="2"/>
            <w:shd w:val="clear" w:color="auto" w:fill="auto"/>
            <w:vAlign w:val="center"/>
          </w:tcPr>
          <w:p w14:paraId="2E1FB198" w14:textId="77777777" w:rsidR="001A11CB" w:rsidRPr="007B3BD8" w:rsidRDefault="001A11CB" w:rsidP="00E43DD9">
            <w:pPr>
              <w:pStyle w:val="LZ-4"/>
            </w:pPr>
            <w:r w:rsidRPr="007B3BD8">
              <w:t>1.38</w:t>
            </w:r>
          </w:p>
        </w:tc>
        <w:tc>
          <w:tcPr>
            <w:tcW w:w="1207" w:type="dxa"/>
            <w:shd w:val="clear" w:color="auto" w:fill="auto"/>
            <w:vAlign w:val="center"/>
          </w:tcPr>
          <w:p w14:paraId="10ECE452" w14:textId="77777777" w:rsidR="001A11CB" w:rsidRPr="007B3BD8" w:rsidRDefault="001A11CB" w:rsidP="00E43DD9">
            <w:pPr>
              <w:pStyle w:val="LZ-4"/>
            </w:pPr>
            <w:r w:rsidRPr="007B3BD8">
              <w:t>/</w:t>
            </w:r>
          </w:p>
        </w:tc>
        <w:tc>
          <w:tcPr>
            <w:tcW w:w="1085" w:type="dxa"/>
            <w:shd w:val="clear" w:color="auto" w:fill="auto"/>
            <w:vAlign w:val="center"/>
          </w:tcPr>
          <w:p w14:paraId="6AFFD7EE" w14:textId="77777777" w:rsidR="001A11CB" w:rsidRPr="007B3BD8" w:rsidRDefault="001A11CB" w:rsidP="00E43DD9">
            <w:pPr>
              <w:pStyle w:val="LZ-4"/>
            </w:pPr>
            <w:r w:rsidRPr="007B3BD8">
              <w:t>0.04</w:t>
            </w:r>
          </w:p>
        </w:tc>
        <w:tc>
          <w:tcPr>
            <w:tcW w:w="964" w:type="dxa"/>
            <w:shd w:val="clear" w:color="auto" w:fill="auto"/>
            <w:vAlign w:val="center"/>
          </w:tcPr>
          <w:p w14:paraId="740BC3DD" w14:textId="77777777" w:rsidR="001A11CB" w:rsidRPr="007B3BD8" w:rsidRDefault="001A11CB" w:rsidP="00E43DD9">
            <w:pPr>
              <w:pStyle w:val="LZ-4"/>
            </w:pPr>
            <w:r w:rsidRPr="007B3BD8">
              <w:t>/</w:t>
            </w:r>
          </w:p>
        </w:tc>
        <w:tc>
          <w:tcPr>
            <w:tcW w:w="842" w:type="dxa"/>
            <w:shd w:val="clear" w:color="auto" w:fill="auto"/>
            <w:vAlign w:val="center"/>
          </w:tcPr>
          <w:p w14:paraId="0265DF9D" w14:textId="77777777" w:rsidR="001A11CB" w:rsidRPr="007B3BD8" w:rsidRDefault="001A11CB" w:rsidP="00E43DD9">
            <w:pPr>
              <w:pStyle w:val="LZ-4"/>
            </w:pPr>
            <w:r w:rsidRPr="007B3BD8">
              <w:t>/</w:t>
            </w:r>
          </w:p>
        </w:tc>
      </w:tr>
      <w:tr w:rsidR="001A11CB" w:rsidRPr="007B3BD8" w14:paraId="0E5E7284" w14:textId="77777777" w:rsidTr="00E43DD9">
        <w:trPr>
          <w:trHeight w:val="283"/>
          <w:jc w:val="center"/>
        </w:trPr>
        <w:tc>
          <w:tcPr>
            <w:tcW w:w="2978" w:type="dxa"/>
            <w:shd w:val="clear" w:color="auto" w:fill="auto"/>
            <w:vAlign w:val="center"/>
          </w:tcPr>
          <w:p w14:paraId="4F14ACD1" w14:textId="77777777" w:rsidR="001A11CB" w:rsidRPr="007B3BD8" w:rsidRDefault="001A11CB" w:rsidP="00E43DD9">
            <w:pPr>
              <w:pStyle w:val="LZ-4"/>
            </w:pPr>
            <w:r w:rsidRPr="007B3BD8">
              <w:t>钢压延加工</w:t>
            </w:r>
          </w:p>
        </w:tc>
        <w:tc>
          <w:tcPr>
            <w:tcW w:w="1275" w:type="dxa"/>
            <w:shd w:val="clear" w:color="auto" w:fill="auto"/>
            <w:vAlign w:val="center"/>
          </w:tcPr>
          <w:p w14:paraId="6736B4BA" w14:textId="77777777" w:rsidR="001A11CB" w:rsidRPr="007B3BD8" w:rsidRDefault="001A11CB" w:rsidP="00E43DD9">
            <w:pPr>
              <w:pStyle w:val="LZ-4"/>
            </w:pPr>
            <w:r w:rsidRPr="007B3BD8">
              <w:t>钢材</w:t>
            </w:r>
          </w:p>
        </w:tc>
        <w:tc>
          <w:tcPr>
            <w:tcW w:w="1488" w:type="dxa"/>
            <w:shd w:val="clear" w:color="auto" w:fill="auto"/>
            <w:vAlign w:val="center"/>
          </w:tcPr>
          <w:p w14:paraId="38C02581" w14:textId="77777777" w:rsidR="001A11CB" w:rsidRPr="007B3BD8" w:rsidRDefault="001A11CB" w:rsidP="00E43DD9">
            <w:pPr>
              <w:pStyle w:val="LZ-4"/>
            </w:pPr>
            <w:r w:rsidRPr="007B3BD8">
              <w:t>/</w:t>
            </w:r>
          </w:p>
        </w:tc>
        <w:tc>
          <w:tcPr>
            <w:tcW w:w="842" w:type="dxa"/>
            <w:shd w:val="clear" w:color="auto" w:fill="auto"/>
            <w:vAlign w:val="center"/>
          </w:tcPr>
          <w:p w14:paraId="3E6B88D9" w14:textId="77777777" w:rsidR="001A11CB" w:rsidRPr="007B3BD8" w:rsidRDefault="001A11CB" w:rsidP="00E43DD9">
            <w:pPr>
              <w:pStyle w:val="LZ-4"/>
            </w:pPr>
            <w:r w:rsidRPr="007B3BD8">
              <w:t>/</w:t>
            </w:r>
          </w:p>
        </w:tc>
        <w:tc>
          <w:tcPr>
            <w:tcW w:w="842" w:type="dxa"/>
            <w:shd w:val="clear" w:color="auto" w:fill="auto"/>
            <w:vAlign w:val="center"/>
          </w:tcPr>
          <w:p w14:paraId="3E6DD582" w14:textId="77777777" w:rsidR="001A11CB" w:rsidRPr="007B3BD8" w:rsidRDefault="001A11CB" w:rsidP="00E43DD9">
            <w:pPr>
              <w:pStyle w:val="LZ-4"/>
            </w:pPr>
            <w:r w:rsidRPr="007B3BD8">
              <w:t>/</w:t>
            </w:r>
          </w:p>
        </w:tc>
        <w:tc>
          <w:tcPr>
            <w:tcW w:w="964" w:type="dxa"/>
            <w:shd w:val="clear" w:color="auto" w:fill="auto"/>
            <w:vAlign w:val="center"/>
          </w:tcPr>
          <w:p w14:paraId="16A4AC8D" w14:textId="77777777" w:rsidR="001A11CB" w:rsidRPr="007B3BD8" w:rsidRDefault="001A11CB" w:rsidP="00E43DD9">
            <w:pPr>
              <w:pStyle w:val="LZ-4"/>
            </w:pPr>
            <w:r w:rsidRPr="007B3BD8">
              <w:t>/</w:t>
            </w:r>
          </w:p>
        </w:tc>
        <w:tc>
          <w:tcPr>
            <w:tcW w:w="1085" w:type="dxa"/>
            <w:gridSpan w:val="2"/>
            <w:shd w:val="clear" w:color="auto" w:fill="auto"/>
            <w:vAlign w:val="center"/>
          </w:tcPr>
          <w:p w14:paraId="467C6C46" w14:textId="77777777" w:rsidR="001A11CB" w:rsidRPr="007B3BD8" w:rsidRDefault="001A11CB" w:rsidP="00E43DD9">
            <w:pPr>
              <w:pStyle w:val="LZ-4"/>
            </w:pPr>
            <w:r w:rsidRPr="007B3BD8">
              <w:t>0.046</w:t>
            </w:r>
          </w:p>
        </w:tc>
        <w:tc>
          <w:tcPr>
            <w:tcW w:w="1085" w:type="dxa"/>
            <w:gridSpan w:val="2"/>
            <w:shd w:val="clear" w:color="auto" w:fill="auto"/>
            <w:vAlign w:val="center"/>
          </w:tcPr>
          <w:p w14:paraId="2E52851C" w14:textId="77777777" w:rsidR="001A11CB" w:rsidRPr="007B3BD8" w:rsidRDefault="001A11CB" w:rsidP="00E43DD9">
            <w:pPr>
              <w:pStyle w:val="LZ-4"/>
            </w:pPr>
            <w:r w:rsidRPr="007B3BD8">
              <w:t>0.046</w:t>
            </w:r>
          </w:p>
        </w:tc>
        <w:tc>
          <w:tcPr>
            <w:tcW w:w="1207" w:type="dxa"/>
            <w:shd w:val="clear" w:color="auto" w:fill="auto"/>
            <w:vAlign w:val="center"/>
          </w:tcPr>
          <w:p w14:paraId="2EC9482F" w14:textId="77777777" w:rsidR="001A11CB" w:rsidRPr="007B3BD8" w:rsidRDefault="001A11CB" w:rsidP="00E43DD9">
            <w:pPr>
              <w:pStyle w:val="LZ-4"/>
            </w:pPr>
            <w:r w:rsidRPr="007B3BD8">
              <w:t>/</w:t>
            </w:r>
          </w:p>
        </w:tc>
        <w:tc>
          <w:tcPr>
            <w:tcW w:w="1085" w:type="dxa"/>
            <w:shd w:val="clear" w:color="auto" w:fill="auto"/>
            <w:vAlign w:val="center"/>
          </w:tcPr>
          <w:p w14:paraId="7AE2F1B6" w14:textId="77777777" w:rsidR="001A11CB" w:rsidRPr="007B3BD8" w:rsidRDefault="001A11CB" w:rsidP="00E43DD9">
            <w:pPr>
              <w:pStyle w:val="LZ-4"/>
            </w:pPr>
            <w:r w:rsidRPr="007B3BD8">
              <w:t>/</w:t>
            </w:r>
          </w:p>
        </w:tc>
        <w:tc>
          <w:tcPr>
            <w:tcW w:w="964" w:type="dxa"/>
            <w:shd w:val="clear" w:color="auto" w:fill="auto"/>
            <w:vAlign w:val="center"/>
          </w:tcPr>
          <w:p w14:paraId="6F5FCD9F" w14:textId="77777777" w:rsidR="001A11CB" w:rsidRPr="007B3BD8" w:rsidRDefault="001A11CB" w:rsidP="00E43DD9">
            <w:pPr>
              <w:pStyle w:val="LZ-4"/>
            </w:pPr>
            <w:r w:rsidRPr="007B3BD8">
              <w:t>0.055</w:t>
            </w:r>
          </w:p>
        </w:tc>
        <w:tc>
          <w:tcPr>
            <w:tcW w:w="842" w:type="dxa"/>
            <w:shd w:val="clear" w:color="auto" w:fill="auto"/>
            <w:vAlign w:val="center"/>
          </w:tcPr>
          <w:p w14:paraId="49604C5D" w14:textId="77777777" w:rsidR="001A11CB" w:rsidRPr="007B3BD8" w:rsidRDefault="001A11CB" w:rsidP="00E43DD9">
            <w:pPr>
              <w:pStyle w:val="LZ-4"/>
            </w:pPr>
            <w:r w:rsidRPr="007B3BD8">
              <w:t>/</w:t>
            </w:r>
          </w:p>
        </w:tc>
      </w:tr>
      <w:tr w:rsidR="001A11CB" w:rsidRPr="007B3BD8" w14:paraId="01548BDE" w14:textId="77777777" w:rsidTr="00E43DD9">
        <w:trPr>
          <w:trHeight w:val="283"/>
          <w:jc w:val="center"/>
        </w:trPr>
        <w:tc>
          <w:tcPr>
            <w:tcW w:w="2978" w:type="dxa"/>
            <w:shd w:val="clear" w:color="auto" w:fill="auto"/>
            <w:vAlign w:val="center"/>
          </w:tcPr>
          <w:p w14:paraId="585BE68D" w14:textId="77777777" w:rsidR="001A11CB" w:rsidRPr="007B3BD8" w:rsidRDefault="001A11CB" w:rsidP="00E43DD9">
            <w:pPr>
              <w:pStyle w:val="LZ-4"/>
            </w:pPr>
            <w:r w:rsidRPr="007B3BD8">
              <w:t>有色金属冶炼和压延加工业</w:t>
            </w:r>
          </w:p>
        </w:tc>
        <w:tc>
          <w:tcPr>
            <w:tcW w:w="1275" w:type="dxa"/>
            <w:shd w:val="clear" w:color="auto" w:fill="auto"/>
            <w:vAlign w:val="center"/>
          </w:tcPr>
          <w:p w14:paraId="58A89CB1" w14:textId="77777777" w:rsidR="001A11CB" w:rsidRPr="007B3BD8" w:rsidRDefault="001A11CB" w:rsidP="00E43DD9">
            <w:pPr>
              <w:pStyle w:val="LZ-4"/>
            </w:pPr>
            <w:r w:rsidRPr="007B3BD8">
              <w:t>锌</w:t>
            </w:r>
          </w:p>
        </w:tc>
        <w:tc>
          <w:tcPr>
            <w:tcW w:w="1488" w:type="dxa"/>
            <w:shd w:val="clear" w:color="auto" w:fill="auto"/>
            <w:vAlign w:val="center"/>
          </w:tcPr>
          <w:p w14:paraId="57901A9A" w14:textId="77777777" w:rsidR="001A11CB" w:rsidRPr="007B3BD8" w:rsidRDefault="001A11CB" w:rsidP="00E43DD9">
            <w:pPr>
              <w:pStyle w:val="LZ-4"/>
            </w:pPr>
            <w:r w:rsidRPr="007B3BD8">
              <w:t>一次冶炼</w:t>
            </w:r>
          </w:p>
        </w:tc>
        <w:tc>
          <w:tcPr>
            <w:tcW w:w="842" w:type="dxa"/>
            <w:shd w:val="clear" w:color="auto" w:fill="auto"/>
            <w:vAlign w:val="center"/>
          </w:tcPr>
          <w:p w14:paraId="4E5959CA" w14:textId="77777777" w:rsidR="001A11CB" w:rsidRPr="007B3BD8" w:rsidRDefault="001A11CB" w:rsidP="00E43DD9">
            <w:pPr>
              <w:pStyle w:val="LZ-4"/>
            </w:pPr>
            <w:r w:rsidRPr="007B3BD8">
              <w:t>/</w:t>
            </w:r>
          </w:p>
        </w:tc>
        <w:tc>
          <w:tcPr>
            <w:tcW w:w="842" w:type="dxa"/>
            <w:shd w:val="clear" w:color="auto" w:fill="auto"/>
            <w:vAlign w:val="center"/>
          </w:tcPr>
          <w:p w14:paraId="54D67E09" w14:textId="77777777" w:rsidR="001A11CB" w:rsidRPr="007B3BD8" w:rsidRDefault="001A11CB" w:rsidP="00E43DD9">
            <w:pPr>
              <w:pStyle w:val="LZ-4"/>
            </w:pPr>
            <w:r w:rsidRPr="007B3BD8">
              <w:t>/</w:t>
            </w:r>
          </w:p>
        </w:tc>
        <w:tc>
          <w:tcPr>
            <w:tcW w:w="964" w:type="dxa"/>
            <w:shd w:val="clear" w:color="auto" w:fill="auto"/>
            <w:vAlign w:val="center"/>
          </w:tcPr>
          <w:p w14:paraId="43AE0F70" w14:textId="77777777" w:rsidR="001A11CB" w:rsidRPr="007B3BD8" w:rsidRDefault="001A11CB" w:rsidP="00E43DD9">
            <w:pPr>
              <w:pStyle w:val="LZ-4"/>
            </w:pPr>
            <w:r w:rsidRPr="007B3BD8">
              <w:t>/</w:t>
            </w:r>
          </w:p>
        </w:tc>
        <w:tc>
          <w:tcPr>
            <w:tcW w:w="1085" w:type="dxa"/>
            <w:gridSpan w:val="2"/>
            <w:shd w:val="clear" w:color="auto" w:fill="auto"/>
            <w:vAlign w:val="center"/>
          </w:tcPr>
          <w:p w14:paraId="0793124F" w14:textId="77777777" w:rsidR="001A11CB" w:rsidRPr="007B3BD8" w:rsidRDefault="001A11CB" w:rsidP="00E43DD9">
            <w:pPr>
              <w:pStyle w:val="LZ-4"/>
            </w:pPr>
            <w:r w:rsidRPr="007B3BD8">
              <w:t>233.06</w:t>
            </w:r>
          </w:p>
        </w:tc>
        <w:tc>
          <w:tcPr>
            <w:tcW w:w="1085" w:type="dxa"/>
            <w:gridSpan w:val="2"/>
            <w:shd w:val="clear" w:color="auto" w:fill="auto"/>
            <w:vAlign w:val="center"/>
          </w:tcPr>
          <w:p w14:paraId="30321347" w14:textId="77777777" w:rsidR="001A11CB" w:rsidRPr="007B3BD8" w:rsidRDefault="001A11CB" w:rsidP="00E43DD9">
            <w:pPr>
              <w:pStyle w:val="LZ-4"/>
            </w:pPr>
            <w:r w:rsidRPr="007B3BD8">
              <w:t>207.73</w:t>
            </w:r>
          </w:p>
        </w:tc>
        <w:tc>
          <w:tcPr>
            <w:tcW w:w="1207" w:type="dxa"/>
            <w:shd w:val="clear" w:color="auto" w:fill="auto"/>
            <w:vAlign w:val="center"/>
          </w:tcPr>
          <w:p w14:paraId="0C1A5593" w14:textId="77777777" w:rsidR="001A11CB" w:rsidRPr="007B3BD8" w:rsidRDefault="001A11CB" w:rsidP="00E43DD9">
            <w:pPr>
              <w:pStyle w:val="LZ-4"/>
            </w:pPr>
            <w:r w:rsidRPr="007B3BD8">
              <w:t>/</w:t>
            </w:r>
          </w:p>
        </w:tc>
        <w:tc>
          <w:tcPr>
            <w:tcW w:w="1085" w:type="dxa"/>
            <w:shd w:val="clear" w:color="auto" w:fill="auto"/>
            <w:vAlign w:val="center"/>
          </w:tcPr>
          <w:p w14:paraId="6951A684" w14:textId="77777777" w:rsidR="001A11CB" w:rsidRPr="007B3BD8" w:rsidRDefault="001A11CB" w:rsidP="00E43DD9">
            <w:pPr>
              <w:pStyle w:val="LZ-4"/>
            </w:pPr>
            <w:r w:rsidRPr="007B3BD8">
              <w:t>/</w:t>
            </w:r>
          </w:p>
        </w:tc>
        <w:tc>
          <w:tcPr>
            <w:tcW w:w="964" w:type="dxa"/>
            <w:shd w:val="clear" w:color="auto" w:fill="auto"/>
            <w:vAlign w:val="center"/>
          </w:tcPr>
          <w:p w14:paraId="7C6E060B" w14:textId="77777777" w:rsidR="001A11CB" w:rsidRPr="007B3BD8" w:rsidRDefault="001A11CB" w:rsidP="00E43DD9">
            <w:pPr>
              <w:pStyle w:val="LZ-4"/>
            </w:pPr>
            <w:r w:rsidRPr="007B3BD8">
              <w:t>/</w:t>
            </w:r>
          </w:p>
        </w:tc>
        <w:tc>
          <w:tcPr>
            <w:tcW w:w="842" w:type="dxa"/>
            <w:shd w:val="clear" w:color="auto" w:fill="auto"/>
            <w:vAlign w:val="center"/>
          </w:tcPr>
          <w:p w14:paraId="23EACA03" w14:textId="77777777" w:rsidR="001A11CB" w:rsidRPr="007B3BD8" w:rsidRDefault="001A11CB" w:rsidP="00E43DD9">
            <w:pPr>
              <w:pStyle w:val="LZ-4"/>
            </w:pPr>
            <w:r w:rsidRPr="007B3BD8">
              <w:t>/</w:t>
            </w:r>
          </w:p>
        </w:tc>
      </w:tr>
    </w:tbl>
    <w:p w14:paraId="23866EA9" w14:textId="77777777" w:rsidR="001A11CB" w:rsidRPr="007B3BD8" w:rsidRDefault="001A11CB" w:rsidP="001A11CB">
      <w:pPr>
        <w:spacing w:line="360" w:lineRule="auto"/>
        <w:ind w:firstLineChars="200" w:firstLine="480"/>
        <w:jc w:val="center"/>
        <w:rPr>
          <w:rFonts w:ascii="Times New Roman" w:hAnsi="Times New Roman"/>
          <w:color w:val="000000"/>
          <w:kern w:val="0"/>
          <w:szCs w:val="21"/>
          <w:lang w:val="zh-CN"/>
        </w:rPr>
        <w:sectPr w:rsidR="001A11CB" w:rsidRPr="007B3BD8" w:rsidSect="005D18AD">
          <w:pgSz w:w="16838" w:h="11906" w:orient="landscape"/>
          <w:pgMar w:top="1800" w:right="1440" w:bottom="1800" w:left="1276" w:header="851" w:footer="992" w:gutter="0"/>
          <w:cols w:space="720"/>
          <w:docGrid w:type="lines" w:linePitch="312"/>
        </w:sectPr>
      </w:pPr>
    </w:p>
    <w:p w14:paraId="775006E9" w14:textId="77777777" w:rsidR="001A11CB" w:rsidRPr="007B3BD8" w:rsidRDefault="001A11CB" w:rsidP="001A11CB">
      <w:pPr>
        <w:pStyle w:val="LA-4NEW"/>
      </w:pPr>
      <w:r w:rsidRPr="007B3BD8">
        <w:rPr>
          <w:rFonts w:hint="eastAsia"/>
          <w:lang w:eastAsia="zh-CN"/>
        </w:rPr>
        <w:lastRenderedPageBreak/>
        <w:t>工业溶剂</w:t>
      </w:r>
      <w:r w:rsidRPr="007B3BD8">
        <w:rPr>
          <w:lang w:eastAsia="zh-CN"/>
        </w:rPr>
        <w:t>使用源</w:t>
      </w:r>
    </w:p>
    <w:p w14:paraId="542602DB" w14:textId="2E809789" w:rsidR="001A11CB" w:rsidRPr="0029160B" w:rsidRDefault="001A11CB" w:rsidP="001A11CB">
      <w:pPr>
        <w:pStyle w:val="LZ-"/>
        <w:ind w:firstLine="480"/>
      </w:pPr>
      <w:r w:rsidRPr="0029160B">
        <w:t>溶剂使用源的排放系数主要参考《清单编制技术手册》</w:t>
      </w:r>
      <w:r w:rsidRPr="0029160B">
        <w:rPr>
          <w:rFonts w:hint="eastAsia"/>
        </w:rPr>
        <w:t>以及调研</w:t>
      </w:r>
      <w:r w:rsidRPr="0029160B">
        <w:t>获取的</w:t>
      </w:r>
      <w:r w:rsidRPr="0029160B">
        <w:rPr>
          <w:rFonts w:hint="eastAsia"/>
        </w:rPr>
        <w:t>MSDS</w:t>
      </w:r>
      <w:r w:rsidRPr="0029160B">
        <w:rPr>
          <w:rFonts w:hint="eastAsia"/>
        </w:rPr>
        <w:t>数据，详见表</w:t>
      </w:r>
      <w:r w:rsidR="001F1DA6" w:rsidRPr="0029160B">
        <w:t>3</w:t>
      </w:r>
      <w:r w:rsidRPr="0029160B">
        <w:t>-6</w:t>
      </w:r>
      <w:r w:rsidRPr="0029160B">
        <w:t>。</w:t>
      </w:r>
    </w:p>
    <w:p w14:paraId="5148647F" w14:textId="60F8D7D6" w:rsidR="001A11CB" w:rsidRPr="007B3BD8" w:rsidRDefault="001A11CB" w:rsidP="001A11CB">
      <w:pPr>
        <w:pStyle w:val="LZ-0"/>
        <w:rPr>
          <w:color w:val="000000"/>
          <w:kern w:val="0"/>
          <w:szCs w:val="21"/>
          <w:lang w:val="zh-CN"/>
        </w:rPr>
      </w:pPr>
      <w:r w:rsidRPr="0036030C">
        <w:rPr>
          <w:rFonts w:hint="eastAsia"/>
        </w:rPr>
        <w:t>表</w:t>
      </w:r>
      <w:r w:rsidR="001F1DA6">
        <w:t>3</w:t>
      </w:r>
      <w:r w:rsidRPr="007B3BD8">
        <w:rPr>
          <w:rFonts w:hint="eastAsia"/>
        </w:rPr>
        <w:t>-</w:t>
      </w:r>
      <w:del w:id="255" w:author="彭 mq" w:date="2023-03-09T09:01:00Z">
        <w:r w:rsidRPr="007B3BD8" w:rsidDel="009B223C">
          <w:rPr>
            <w:rFonts w:hint="eastAsia"/>
          </w:rPr>
          <w:delText xml:space="preserve"> </w:delText>
        </w:r>
      </w:del>
      <w:r w:rsidRPr="007B3BD8">
        <w:fldChar w:fldCharType="begin"/>
      </w:r>
      <w:r w:rsidRPr="007B3BD8">
        <w:instrText xml:space="preserve"> </w:instrText>
      </w:r>
      <w:r w:rsidRPr="007B3BD8">
        <w:rPr>
          <w:rFonts w:hint="eastAsia"/>
        </w:rPr>
        <w:instrText xml:space="preserve">SEQ </w:instrText>
      </w:r>
      <w:r w:rsidRPr="007B3BD8">
        <w:rPr>
          <w:rFonts w:hint="eastAsia"/>
        </w:rPr>
        <w:instrText>表</w:instrText>
      </w:r>
      <w:r w:rsidRPr="007B3BD8">
        <w:rPr>
          <w:rFonts w:hint="eastAsia"/>
        </w:rPr>
        <w:instrText>5- \* ARABIC</w:instrText>
      </w:r>
      <w:r w:rsidRPr="007B3BD8">
        <w:instrText xml:space="preserve"> </w:instrText>
      </w:r>
      <w:r w:rsidRPr="007B3BD8">
        <w:fldChar w:fldCharType="separate"/>
      </w:r>
      <w:r w:rsidR="000E3AA8">
        <w:rPr>
          <w:noProof/>
        </w:rPr>
        <w:t>6</w:t>
      </w:r>
      <w:r w:rsidRPr="007B3BD8">
        <w:fldChar w:fldCharType="end"/>
      </w:r>
      <w:ins w:id="256" w:author="彭 mq" w:date="2023-03-09T09:01:00Z">
        <w:r w:rsidR="009B223C">
          <w:t xml:space="preserve"> </w:t>
        </w:r>
      </w:ins>
      <w:r w:rsidRPr="007B3BD8">
        <w:rPr>
          <w:rFonts w:hint="eastAsia"/>
        </w:rPr>
        <w:t>工业</w:t>
      </w:r>
      <w:r w:rsidRPr="007B3BD8">
        <w:rPr>
          <w:rFonts w:hint="eastAsia"/>
          <w:color w:val="000000"/>
          <w:kern w:val="0"/>
          <w:szCs w:val="21"/>
          <w:lang w:val="zh-CN"/>
        </w:rPr>
        <w:t>溶剂使用源</w:t>
      </w:r>
      <w:r w:rsidRPr="007B3BD8">
        <w:rPr>
          <w:color w:val="000000"/>
          <w:kern w:val="0"/>
          <w:szCs w:val="21"/>
          <w:lang w:val="zh-CN"/>
        </w:rPr>
        <w:t>排放因子</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229"/>
        <w:gridCol w:w="1165"/>
        <w:gridCol w:w="1722"/>
      </w:tblGrid>
      <w:tr w:rsidR="001A11CB" w:rsidRPr="007B3BD8" w14:paraId="3461998F" w14:textId="77777777" w:rsidTr="00E43DD9">
        <w:trPr>
          <w:trHeight w:val="349"/>
          <w:jc w:val="center"/>
        </w:trPr>
        <w:tc>
          <w:tcPr>
            <w:tcW w:w="1843" w:type="dxa"/>
            <w:noWrap/>
            <w:vAlign w:val="center"/>
            <w:hideMark/>
          </w:tcPr>
          <w:p w14:paraId="61444D47" w14:textId="77777777" w:rsidR="001A11CB" w:rsidRPr="007B3BD8" w:rsidRDefault="001A11CB" w:rsidP="00E43DD9">
            <w:pPr>
              <w:pStyle w:val="LZ-4"/>
              <w:rPr>
                <w:b/>
              </w:rPr>
            </w:pPr>
            <w:r w:rsidRPr="007B3BD8">
              <w:rPr>
                <w:b/>
              </w:rPr>
              <w:t>部门</w:t>
            </w:r>
          </w:p>
        </w:tc>
        <w:tc>
          <w:tcPr>
            <w:tcW w:w="3229" w:type="dxa"/>
            <w:noWrap/>
            <w:vAlign w:val="center"/>
            <w:hideMark/>
          </w:tcPr>
          <w:p w14:paraId="14558146" w14:textId="77777777" w:rsidR="001A11CB" w:rsidRPr="007B3BD8" w:rsidRDefault="001A11CB" w:rsidP="00E43DD9">
            <w:pPr>
              <w:pStyle w:val="LZ-4"/>
              <w:rPr>
                <w:b/>
              </w:rPr>
            </w:pPr>
            <w:r w:rsidRPr="007B3BD8">
              <w:rPr>
                <w:b/>
              </w:rPr>
              <w:t>行业</w:t>
            </w:r>
          </w:p>
        </w:tc>
        <w:tc>
          <w:tcPr>
            <w:tcW w:w="1165" w:type="dxa"/>
            <w:noWrap/>
            <w:vAlign w:val="center"/>
            <w:hideMark/>
          </w:tcPr>
          <w:p w14:paraId="2F4D2429" w14:textId="77777777" w:rsidR="001A11CB" w:rsidRPr="007B3BD8" w:rsidRDefault="001A11CB" w:rsidP="00E43DD9">
            <w:pPr>
              <w:pStyle w:val="LZ-4"/>
              <w:rPr>
                <w:b/>
              </w:rPr>
            </w:pPr>
            <w:r w:rsidRPr="007B3BD8">
              <w:rPr>
                <w:b/>
              </w:rPr>
              <w:t>VOCs</w:t>
            </w:r>
          </w:p>
        </w:tc>
        <w:tc>
          <w:tcPr>
            <w:tcW w:w="1722" w:type="dxa"/>
            <w:noWrap/>
            <w:vAlign w:val="center"/>
            <w:hideMark/>
          </w:tcPr>
          <w:p w14:paraId="3D71088B" w14:textId="77777777" w:rsidR="001A11CB" w:rsidRPr="007B3BD8" w:rsidRDefault="001A11CB" w:rsidP="00E43DD9">
            <w:pPr>
              <w:pStyle w:val="LZ-4"/>
              <w:rPr>
                <w:b/>
              </w:rPr>
            </w:pPr>
            <w:r w:rsidRPr="007B3BD8">
              <w:rPr>
                <w:b/>
              </w:rPr>
              <w:t>单位</w:t>
            </w:r>
          </w:p>
        </w:tc>
      </w:tr>
      <w:tr w:rsidR="001A11CB" w:rsidRPr="007B3BD8" w14:paraId="33BC879A" w14:textId="77777777" w:rsidTr="00E43DD9">
        <w:trPr>
          <w:trHeight w:val="227"/>
          <w:jc w:val="center"/>
        </w:trPr>
        <w:tc>
          <w:tcPr>
            <w:tcW w:w="1843" w:type="dxa"/>
            <w:vMerge w:val="restart"/>
            <w:noWrap/>
            <w:vAlign w:val="center"/>
          </w:tcPr>
          <w:p w14:paraId="1F4CCD5B" w14:textId="77777777" w:rsidR="001A11CB" w:rsidRPr="007B3BD8" w:rsidRDefault="001A11CB" w:rsidP="00E43DD9">
            <w:pPr>
              <w:pStyle w:val="LZ-4"/>
            </w:pPr>
            <w:r w:rsidRPr="007B3BD8">
              <w:t>工业溶剂使用</w:t>
            </w:r>
          </w:p>
        </w:tc>
        <w:tc>
          <w:tcPr>
            <w:tcW w:w="3229" w:type="dxa"/>
            <w:noWrap/>
            <w:vAlign w:val="center"/>
          </w:tcPr>
          <w:p w14:paraId="606EDDB2" w14:textId="77777777" w:rsidR="001A11CB" w:rsidRPr="007B3BD8" w:rsidRDefault="001A11CB" w:rsidP="00E43DD9">
            <w:pPr>
              <w:pStyle w:val="LZ-4"/>
            </w:pPr>
            <w:r w:rsidRPr="007B3BD8">
              <w:t>印刷印染</w:t>
            </w:r>
          </w:p>
        </w:tc>
        <w:tc>
          <w:tcPr>
            <w:tcW w:w="1165" w:type="dxa"/>
            <w:noWrap/>
            <w:vAlign w:val="center"/>
          </w:tcPr>
          <w:p w14:paraId="183BD400" w14:textId="77777777" w:rsidR="001A11CB" w:rsidRPr="007B3BD8" w:rsidRDefault="001A11CB" w:rsidP="00E43DD9">
            <w:pPr>
              <w:pStyle w:val="LZ-4"/>
            </w:pPr>
            <w:r w:rsidRPr="007B3BD8">
              <w:t>81.4</w:t>
            </w:r>
          </w:p>
        </w:tc>
        <w:tc>
          <w:tcPr>
            <w:tcW w:w="1722" w:type="dxa"/>
            <w:noWrap/>
            <w:vAlign w:val="center"/>
          </w:tcPr>
          <w:p w14:paraId="4A40D1C6" w14:textId="77777777" w:rsidR="001A11CB" w:rsidRPr="007B3BD8" w:rsidRDefault="001A11CB" w:rsidP="00E43DD9">
            <w:pPr>
              <w:pStyle w:val="LZ-4"/>
            </w:pPr>
            <w:r w:rsidRPr="007B3BD8">
              <w:t>g/kg</w:t>
            </w:r>
            <w:r w:rsidRPr="007B3BD8">
              <w:t>染料</w:t>
            </w:r>
          </w:p>
        </w:tc>
      </w:tr>
      <w:tr w:rsidR="001A11CB" w:rsidRPr="007B3BD8" w14:paraId="4D0D8973" w14:textId="77777777" w:rsidTr="00E43DD9">
        <w:trPr>
          <w:trHeight w:val="227"/>
          <w:jc w:val="center"/>
        </w:trPr>
        <w:tc>
          <w:tcPr>
            <w:tcW w:w="1843" w:type="dxa"/>
            <w:vMerge/>
            <w:noWrap/>
            <w:vAlign w:val="center"/>
          </w:tcPr>
          <w:p w14:paraId="62AADD49" w14:textId="77777777" w:rsidR="001A11CB" w:rsidRPr="007B3BD8" w:rsidRDefault="001A11CB" w:rsidP="00E43DD9">
            <w:pPr>
              <w:pStyle w:val="LZ-4"/>
            </w:pPr>
          </w:p>
        </w:tc>
        <w:tc>
          <w:tcPr>
            <w:tcW w:w="3229" w:type="dxa"/>
            <w:noWrap/>
            <w:vAlign w:val="center"/>
          </w:tcPr>
          <w:p w14:paraId="4FF81827" w14:textId="77777777" w:rsidR="001A11CB" w:rsidRPr="007B3BD8" w:rsidRDefault="001A11CB" w:rsidP="00E43DD9">
            <w:pPr>
              <w:pStyle w:val="LZ-4"/>
            </w:pPr>
            <w:r w:rsidRPr="007B3BD8">
              <w:t>汽车喷涂</w:t>
            </w:r>
          </w:p>
        </w:tc>
        <w:tc>
          <w:tcPr>
            <w:tcW w:w="1165" w:type="dxa"/>
            <w:noWrap/>
            <w:vAlign w:val="center"/>
          </w:tcPr>
          <w:p w14:paraId="7BC379D0" w14:textId="77777777" w:rsidR="001A11CB" w:rsidRPr="007B3BD8" w:rsidRDefault="001A11CB" w:rsidP="00E43DD9">
            <w:pPr>
              <w:pStyle w:val="LZ-4"/>
            </w:pPr>
            <w:r w:rsidRPr="007B3BD8">
              <w:t>21.2</w:t>
            </w:r>
          </w:p>
        </w:tc>
        <w:tc>
          <w:tcPr>
            <w:tcW w:w="1722" w:type="dxa"/>
            <w:noWrap/>
            <w:vAlign w:val="center"/>
          </w:tcPr>
          <w:p w14:paraId="1525251D" w14:textId="77777777" w:rsidR="001A11CB" w:rsidRPr="007B3BD8" w:rsidRDefault="001A11CB" w:rsidP="00E43DD9">
            <w:pPr>
              <w:pStyle w:val="LZ-4"/>
            </w:pPr>
            <w:r w:rsidRPr="007B3BD8">
              <w:t>kg/</w:t>
            </w:r>
            <w:r w:rsidRPr="007B3BD8">
              <w:t>辆</w:t>
            </w:r>
          </w:p>
        </w:tc>
      </w:tr>
      <w:tr w:rsidR="001A11CB" w:rsidRPr="007B3BD8" w14:paraId="48004740" w14:textId="77777777" w:rsidTr="00E43DD9">
        <w:trPr>
          <w:trHeight w:val="227"/>
          <w:jc w:val="center"/>
        </w:trPr>
        <w:tc>
          <w:tcPr>
            <w:tcW w:w="1843" w:type="dxa"/>
            <w:vMerge/>
            <w:noWrap/>
            <w:vAlign w:val="center"/>
          </w:tcPr>
          <w:p w14:paraId="1B5ED84C" w14:textId="77777777" w:rsidR="001A11CB" w:rsidRPr="007B3BD8" w:rsidRDefault="001A11CB" w:rsidP="00E43DD9">
            <w:pPr>
              <w:pStyle w:val="LZ-4"/>
            </w:pPr>
          </w:p>
        </w:tc>
        <w:tc>
          <w:tcPr>
            <w:tcW w:w="3229" w:type="dxa"/>
            <w:noWrap/>
            <w:vAlign w:val="center"/>
          </w:tcPr>
          <w:p w14:paraId="209C9515" w14:textId="77777777" w:rsidR="001A11CB" w:rsidRPr="007B3BD8" w:rsidRDefault="001A11CB" w:rsidP="00E43DD9">
            <w:pPr>
              <w:pStyle w:val="LZ-4"/>
            </w:pPr>
            <w:r w:rsidRPr="007B3BD8">
              <w:t>金属家具涂层</w:t>
            </w:r>
          </w:p>
        </w:tc>
        <w:tc>
          <w:tcPr>
            <w:tcW w:w="1165" w:type="dxa"/>
            <w:noWrap/>
            <w:vAlign w:val="center"/>
          </w:tcPr>
          <w:p w14:paraId="32100652" w14:textId="77777777" w:rsidR="001A11CB" w:rsidRPr="007B3BD8" w:rsidRDefault="001A11CB" w:rsidP="00E43DD9">
            <w:pPr>
              <w:pStyle w:val="LZ-4"/>
            </w:pPr>
            <w:r w:rsidRPr="007B3BD8">
              <w:t>0.2</w:t>
            </w:r>
          </w:p>
        </w:tc>
        <w:tc>
          <w:tcPr>
            <w:tcW w:w="1722" w:type="dxa"/>
            <w:noWrap/>
            <w:vAlign w:val="center"/>
          </w:tcPr>
          <w:p w14:paraId="2BCF3A67" w14:textId="77777777" w:rsidR="001A11CB" w:rsidRPr="007B3BD8" w:rsidRDefault="001A11CB" w:rsidP="00E43DD9">
            <w:pPr>
              <w:pStyle w:val="LZ-4"/>
            </w:pPr>
            <w:r w:rsidRPr="007B3BD8">
              <w:t>kg/</w:t>
            </w:r>
            <w:r w:rsidRPr="007B3BD8">
              <w:t>件</w:t>
            </w:r>
          </w:p>
        </w:tc>
      </w:tr>
      <w:tr w:rsidR="001A11CB" w:rsidRPr="007B3BD8" w14:paraId="0EEC00F6" w14:textId="77777777" w:rsidTr="00E43DD9">
        <w:trPr>
          <w:trHeight w:val="227"/>
          <w:jc w:val="center"/>
        </w:trPr>
        <w:tc>
          <w:tcPr>
            <w:tcW w:w="1843" w:type="dxa"/>
            <w:vMerge/>
            <w:noWrap/>
            <w:vAlign w:val="center"/>
          </w:tcPr>
          <w:p w14:paraId="4DBA472E" w14:textId="77777777" w:rsidR="001A11CB" w:rsidRPr="007B3BD8" w:rsidRDefault="001A11CB" w:rsidP="00E43DD9">
            <w:pPr>
              <w:pStyle w:val="LZ-4"/>
            </w:pPr>
          </w:p>
        </w:tc>
        <w:tc>
          <w:tcPr>
            <w:tcW w:w="3229" w:type="dxa"/>
            <w:noWrap/>
            <w:vAlign w:val="center"/>
          </w:tcPr>
          <w:p w14:paraId="7E497CE2" w14:textId="77777777" w:rsidR="001A11CB" w:rsidRPr="007B3BD8" w:rsidRDefault="001A11CB" w:rsidP="00E43DD9">
            <w:pPr>
              <w:pStyle w:val="LZ-4"/>
            </w:pPr>
            <w:r w:rsidRPr="007B3BD8">
              <w:t>木制家具涂层</w:t>
            </w:r>
          </w:p>
        </w:tc>
        <w:tc>
          <w:tcPr>
            <w:tcW w:w="1165" w:type="dxa"/>
            <w:noWrap/>
            <w:vAlign w:val="center"/>
          </w:tcPr>
          <w:p w14:paraId="6448EDC0" w14:textId="77777777" w:rsidR="001A11CB" w:rsidRPr="007B3BD8" w:rsidRDefault="001A11CB" w:rsidP="00E43DD9">
            <w:pPr>
              <w:pStyle w:val="LZ-4"/>
            </w:pPr>
            <w:r w:rsidRPr="007B3BD8">
              <w:t>640</w:t>
            </w:r>
          </w:p>
        </w:tc>
        <w:tc>
          <w:tcPr>
            <w:tcW w:w="1722" w:type="dxa"/>
            <w:noWrap/>
            <w:vAlign w:val="center"/>
          </w:tcPr>
          <w:p w14:paraId="5CD5BE22" w14:textId="77777777" w:rsidR="001A11CB" w:rsidRPr="007B3BD8" w:rsidRDefault="001A11CB" w:rsidP="00E43DD9">
            <w:pPr>
              <w:pStyle w:val="LZ-4"/>
            </w:pPr>
            <w:r w:rsidRPr="007B3BD8">
              <w:t>g/kg</w:t>
            </w:r>
            <w:r w:rsidRPr="007B3BD8">
              <w:t>涂料</w:t>
            </w:r>
          </w:p>
        </w:tc>
      </w:tr>
      <w:tr w:rsidR="001A11CB" w:rsidRPr="007B3BD8" w14:paraId="311F4A6C" w14:textId="77777777" w:rsidTr="00E43DD9">
        <w:trPr>
          <w:trHeight w:val="227"/>
          <w:jc w:val="center"/>
        </w:trPr>
        <w:tc>
          <w:tcPr>
            <w:tcW w:w="1843" w:type="dxa"/>
            <w:vMerge/>
            <w:noWrap/>
            <w:vAlign w:val="center"/>
          </w:tcPr>
          <w:p w14:paraId="0EED9258" w14:textId="77777777" w:rsidR="001A11CB" w:rsidRPr="007B3BD8" w:rsidRDefault="001A11CB" w:rsidP="00E43DD9">
            <w:pPr>
              <w:pStyle w:val="LZ-4"/>
            </w:pPr>
          </w:p>
        </w:tc>
        <w:tc>
          <w:tcPr>
            <w:tcW w:w="3229" w:type="dxa"/>
            <w:noWrap/>
            <w:vAlign w:val="center"/>
          </w:tcPr>
          <w:p w14:paraId="4B13FD8E" w14:textId="77777777" w:rsidR="001A11CB" w:rsidRPr="007B3BD8" w:rsidRDefault="001A11CB" w:rsidP="00E43DD9">
            <w:pPr>
              <w:pStyle w:val="LZ-4"/>
            </w:pPr>
            <w:r w:rsidRPr="007B3BD8">
              <w:t>机床涂层</w:t>
            </w:r>
          </w:p>
        </w:tc>
        <w:tc>
          <w:tcPr>
            <w:tcW w:w="1165" w:type="dxa"/>
            <w:noWrap/>
            <w:vAlign w:val="center"/>
          </w:tcPr>
          <w:p w14:paraId="58F30448" w14:textId="77777777" w:rsidR="001A11CB" w:rsidRPr="007B3BD8" w:rsidRDefault="001A11CB" w:rsidP="00E43DD9">
            <w:pPr>
              <w:pStyle w:val="LZ-4"/>
            </w:pPr>
            <w:r w:rsidRPr="007B3BD8">
              <w:t>0.4</w:t>
            </w:r>
          </w:p>
        </w:tc>
        <w:tc>
          <w:tcPr>
            <w:tcW w:w="1722" w:type="dxa"/>
            <w:noWrap/>
            <w:vAlign w:val="center"/>
          </w:tcPr>
          <w:p w14:paraId="7DF813DF" w14:textId="77777777" w:rsidR="001A11CB" w:rsidRPr="007B3BD8" w:rsidRDefault="001A11CB" w:rsidP="00E43DD9">
            <w:pPr>
              <w:pStyle w:val="LZ-4"/>
            </w:pPr>
            <w:r w:rsidRPr="007B3BD8">
              <w:t>kg/</w:t>
            </w:r>
            <w:r w:rsidRPr="007B3BD8">
              <w:t>件</w:t>
            </w:r>
          </w:p>
        </w:tc>
      </w:tr>
      <w:tr w:rsidR="001A11CB" w:rsidRPr="007B3BD8" w14:paraId="4D331F05" w14:textId="77777777" w:rsidTr="00E43DD9">
        <w:trPr>
          <w:trHeight w:val="227"/>
          <w:jc w:val="center"/>
        </w:trPr>
        <w:tc>
          <w:tcPr>
            <w:tcW w:w="1843" w:type="dxa"/>
            <w:vMerge/>
            <w:noWrap/>
            <w:vAlign w:val="center"/>
          </w:tcPr>
          <w:p w14:paraId="1876E72E" w14:textId="77777777" w:rsidR="001A11CB" w:rsidRPr="007B3BD8" w:rsidRDefault="001A11CB" w:rsidP="00E43DD9">
            <w:pPr>
              <w:pStyle w:val="LZ-4"/>
            </w:pPr>
          </w:p>
        </w:tc>
        <w:tc>
          <w:tcPr>
            <w:tcW w:w="3229" w:type="dxa"/>
            <w:noWrap/>
            <w:vAlign w:val="center"/>
          </w:tcPr>
          <w:p w14:paraId="248F904D" w14:textId="77777777" w:rsidR="001A11CB" w:rsidRPr="007B3BD8" w:rsidRDefault="001A11CB" w:rsidP="00E43DD9">
            <w:pPr>
              <w:pStyle w:val="LZ-4"/>
            </w:pPr>
            <w:r w:rsidRPr="007B3BD8">
              <w:t>设备制造涂层</w:t>
            </w:r>
          </w:p>
        </w:tc>
        <w:tc>
          <w:tcPr>
            <w:tcW w:w="1165" w:type="dxa"/>
            <w:noWrap/>
            <w:vAlign w:val="center"/>
          </w:tcPr>
          <w:p w14:paraId="329FA37A" w14:textId="77777777" w:rsidR="001A11CB" w:rsidRPr="007B3BD8" w:rsidRDefault="001A11CB" w:rsidP="00E43DD9">
            <w:pPr>
              <w:pStyle w:val="LZ-4"/>
            </w:pPr>
            <w:r w:rsidRPr="007B3BD8">
              <w:t>0.4</w:t>
            </w:r>
          </w:p>
        </w:tc>
        <w:tc>
          <w:tcPr>
            <w:tcW w:w="1722" w:type="dxa"/>
            <w:noWrap/>
            <w:vAlign w:val="center"/>
          </w:tcPr>
          <w:p w14:paraId="314F606E" w14:textId="77777777" w:rsidR="001A11CB" w:rsidRPr="007B3BD8" w:rsidRDefault="001A11CB" w:rsidP="00E43DD9">
            <w:pPr>
              <w:pStyle w:val="LZ-4"/>
            </w:pPr>
            <w:r w:rsidRPr="007B3BD8">
              <w:t>kg/</w:t>
            </w:r>
            <w:r w:rsidRPr="007B3BD8">
              <w:t>件</w:t>
            </w:r>
          </w:p>
        </w:tc>
      </w:tr>
      <w:tr w:rsidR="001A11CB" w:rsidRPr="007B3BD8" w14:paraId="162DDC3C" w14:textId="77777777" w:rsidTr="00E43DD9">
        <w:trPr>
          <w:trHeight w:val="227"/>
          <w:jc w:val="center"/>
        </w:trPr>
        <w:tc>
          <w:tcPr>
            <w:tcW w:w="1843" w:type="dxa"/>
            <w:vMerge/>
            <w:noWrap/>
            <w:vAlign w:val="center"/>
          </w:tcPr>
          <w:p w14:paraId="3D39F276" w14:textId="77777777" w:rsidR="001A11CB" w:rsidRPr="007B3BD8" w:rsidRDefault="001A11CB" w:rsidP="00E43DD9">
            <w:pPr>
              <w:pStyle w:val="LZ-4"/>
            </w:pPr>
          </w:p>
        </w:tc>
        <w:tc>
          <w:tcPr>
            <w:tcW w:w="3229" w:type="dxa"/>
            <w:noWrap/>
            <w:vAlign w:val="center"/>
          </w:tcPr>
          <w:p w14:paraId="73176511" w14:textId="77777777" w:rsidR="001A11CB" w:rsidRPr="007B3BD8" w:rsidRDefault="001A11CB" w:rsidP="00E43DD9">
            <w:pPr>
              <w:pStyle w:val="LZ-4"/>
            </w:pPr>
            <w:r w:rsidRPr="007B3BD8">
              <w:t>胶粘剂使用</w:t>
            </w:r>
          </w:p>
        </w:tc>
        <w:tc>
          <w:tcPr>
            <w:tcW w:w="1165" w:type="dxa"/>
            <w:noWrap/>
            <w:vAlign w:val="center"/>
          </w:tcPr>
          <w:p w14:paraId="638D32F6" w14:textId="77777777" w:rsidR="001A11CB" w:rsidRPr="007B3BD8" w:rsidRDefault="001A11CB" w:rsidP="00E43DD9">
            <w:pPr>
              <w:pStyle w:val="LZ-4"/>
            </w:pPr>
            <w:r w:rsidRPr="007B3BD8">
              <w:t>30</w:t>
            </w:r>
          </w:p>
        </w:tc>
        <w:tc>
          <w:tcPr>
            <w:tcW w:w="1722" w:type="dxa"/>
            <w:noWrap/>
            <w:vAlign w:val="center"/>
          </w:tcPr>
          <w:p w14:paraId="3AE8F5E3" w14:textId="77777777" w:rsidR="001A11CB" w:rsidRPr="007B3BD8" w:rsidRDefault="001A11CB" w:rsidP="00E43DD9">
            <w:pPr>
              <w:pStyle w:val="LZ-4"/>
            </w:pPr>
            <w:r w:rsidRPr="007B3BD8">
              <w:t>g/kg</w:t>
            </w:r>
            <w:r w:rsidRPr="007B3BD8">
              <w:t>胶粘剂</w:t>
            </w:r>
          </w:p>
        </w:tc>
      </w:tr>
    </w:tbl>
    <w:p w14:paraId="7866AA4F" w14:textId="77777777" w:rsidR="001A11CB" w:rsidRPr="007B3BD8" w:rsidRDefault="001A11CB" w:rsidP="001A11CB">
      <w:pPr>
        <w:pStyle w:val="LZ-3"/>
      </w:pPr>
      <w:bookmarkStart w:id="257" w:name="_Toc117179419"/>
      <w:proofErr w:type="spellStart"/>
      <w:r w:rsidRPr="007B3BD8">
        <w:t>道路移动源</w:t>
      </w:r>
      <w:bookmarkEnd w:id="257"/>
      <w:proofErr w:type="spellEnd"/>
    </w:p>
    <w:p w14:paraId="15A0819A" w14:textId="77777777" w:rsidR="001A11CB" w:rsidRPr="007B3BD8" w:rsidRDefault="001A11CB" w:rsidP="001A11CB">
      <w:pPr>
        <w:pStyle w:val="LZ-"/>
        <w:ind w:firstLine="480"/>
      </w:pPr>
      <w:r w:rsidRPr="007B3BD8">
        <w:t>道路移动源排放因子主要参考《清单编制技术手册》提供的基准排放系数结合实际修正获得，计算公式如下：</w:t>
      </w:r>
    </w:p>
    <w:p w14:paraId="4998AFCF" w14:textId="77777777" w:rsidR="001A11CB" w:rsidRPr="007B3BD8" w:rsidRDefault="001A11CB" w:rsidP="001A11CB">
      <w:pPr>
        <w:pStyle w:val="af6"/>
        <w:spacing w:line="360" w:lineRule="auto"/>
        <w:rPr>
          <w:sz w:val="24"/>
          <w:szCs w:val="24"/>
        </w:rPr>
      </w:pPr>
      <w:r w:rsidRPr="007B3BD8">
        <w:rPr>
          <w:sz w:val="24"/>
          <w:szCs w:val="24"/>
        </w:rPr>
        <w:t>EF</w:t>
      </w:r>
      <w:r w:rsidRPr="007B3BD8">
        <w:rPr>
          <w:sz w:val="24"/>
          <w:szCs w:val="24"/>
          <w:vertAlign w:val="subscript"/>
        </w:rPr>
        <w:t>ij</w:t>
      </w:r>
      <w:r w:rsidRPr="007B3BD8">
        <w:rPr>
          <w:sz w:val="24"/>
          <w:szCs w:val="24"/>
        </w:rPr>
        <w:t>=BEF</w:t>
      </w:r>
      <w:r w:rsidRPr="007B3BD8">
        <w:rPr>
          <w:sz w:val="24"/>
          <w:szCs w:val="24"/>
          <w:vertAlign w:val="subscript"/>
        </w:rPr>
        <w:t>i</w:t>
      </w:r>
      <w:r w:rsidRPr="007B3BD8">
        <w:rPr>
          <w:sz w:val="24"/>
          <w:szCs w:val="24"/>
        </w:rPr>
        <w:t>×φ</w:t>
      </w:r>
      <w:r w:rsidRPr="007B3BD8">
        <w:rPr>
          <w:sz w:val="24"/>
          <w:szCs w:val="24"/>
          <w:vertAlign w:val="subscript"/>
        </w:rPr>
        <w:t>j</w:t>
      </w:r>
      <w:r w:rsidRPr="007B3BD8">
        <w:rPr>
          <w:sz w:val="24"/>
          <w:szCs w:val="24"/>
        </w:rPr>
        <w:t>×γ</w:t>
      </w:r>
      <w:r w:rsidRPr="007B3BD8">
        <w:rPr>
          <w:sz w:val="24"/>
          <w:szCs w:val="24"/>
          <w:vertAlign w:val="subscript"/>
        </w:rPr>
        <w:t>j</w:t>
      </w:r>
      <w:r w:rsidRPr="007B3BD8">
        <w:rPr>
          <w:sz w:val="24"/>
          <w:szCs w:val="24"/>
        </w:rPr>
        <w:t>×λ</w:t>
      </w:r>
      <w:r w:rsidRPr="007B3BD8">
        <w:rPr>
          <w:sz w:val="24"/>
          <w:szCs w:val="24"/>
          <w:vertAlign w:val="subscript"/>
        </w:rPr>
        <w:t>i</w:t>
      </w:r>
      <w:r w:rsidRPr="007B3BD8">
        <w:rPr>
          <w:sz w:val="24"/>
          <w:szCs w:val="24"/>
        </w:rPr>
        <w:t>×θ</w:t>
      </w:r>
      <w:r w:rsidRPr="007B3BD8">
        <w:rPr>
          <w:sz w:val="24"/>
          <w:szCs w:val="24"/>
          <w:vertAlign w:val="subscript"/>
        </w:rPr>
        <w:t>i</w:t>
      </w:r>
    </w:p>
    <w:p w14:paraId="019D8141" w14:textId="77777777" w:rsidR="001A11CB" w:rsidRPr="007B3BD8" w:rsidRDefault="001A11CB" w:rsidP="001A11CB">
      <w:pPr>
        <w:pStyle w:val="LZ-"/>
        <w:ind w:firstLine="480"/>
      </w:pPr>
      <w:r w:rsidRPr="007B3BD8">
        <w:t>式中，</w:t>
      </w:r>
      <w:r w:rsidRPr="007B3BD8">
        <w:t>EF</w:t>
      </w:r>
      <w:r w:rsidRPr="007B3BD8">
        <w:rPr>
          <w:vertAlign w:val="subscript"/>
        </w:rPr>
        <w:t>ij</w:t>
      </w:r>
      <w:r w:rsidRPr="007B3BD8">
        <w:t>为</w:t>
      </w:r>
      <w:r w:rsidRPr="007B3BD8">
        <w:t>i</w:t>
      </w:r>
      <w:r w:rsidRPr="007B3BD8">
        <w:t>类车在</w:t>
      </w:r>
      <w:r w:rsidRPr="007B3BD8">
        <w:t>j</w:t>
      </w:r>
      <w:r w:rsidRPr="007B3BD8">
        <w:t>地区的排放系数，</w:t>
      </w:r>
      <w:r w:rsidRPr="007B3BD8">
        <w:t>BEF</w:t>
      </w:r>
      <w:r w:rsidRPr="007B3BD8">
        <w:rPr>
          <w:vertAlign w:val="subscript"/>
        </w:rPr>
        <w:t>i</w:t>
      </w:r>
      <w:r w:rsidRPr="007B3BD8">
        <w:t>为</w:t>
      </w:r>
      <w:r w:rsidRPr="007B3BD8">
        <w:t>i</w:t>
      </w:r>
      <w:r w:rsidRPr="007B3BD8">
        <w:t>类车的综合基准排放系数，</w:t>
      </w:r>
      <w:r w:rsidRPr="007B3BD8">
        <w:t>φ</w:t>
      </w:r>
      <w:r w:rsidRPr="007B3BD8">
        <w:rPr>
          <w:vertAlign w:val="subscript"/>
        </w:rPr>
        <w:t>j</w:t>
      </w:r>
      <w:r w:rsidRPr="007B3BD8">
        <w:t>为</w:t>
      </w:r>
      <w:r w:rsidRPr="007B3BD8">
        <w:t>j</w:t>
      </w:r>
      <w:r w:rsidRPr="007B3BD8">
        <w:t>地区的环境修正因子，</w:t>
      </w:r>
      <w:r w:rsidRPr="007B3BD8">
        <w:t>γ</w:t>
      </w:r>
      <w:r w:rsidRPr="007B3BD8">
        <w:rPr>
          <w:vertAlign w:val="subscript"/>
        </w:rPr>
        <w:t>j</w:t>
      </w:r>
      <w:r w:rsidRPr="007B3BD8">
        <w:t>为</w:t>
      </w:r>
      <w:r w:rsidRPr="007B3BD8">
        <w:t>j</w:t>
      </w:r>
      <w:r w:rsidRPr="007B3BD8">
        <w:t>地区的平均速度修正因子；</w:t>
      </w:r>
      <w:r w:rsidRPr="007B3BD8">
        <w:t>λ</w:t>
      </w:r>
      <w:r w:rsidRPr="007B3BD8">
        <w:rPr>
          <w:vertAlign w:val="subscript"/>
        </w:rPr>
        <w:t>i</w:t>
      </w:r>
      <w:r w:rsidRPr="007B3BD8">
        <w:t>为</w:t>
      </w:r>
      <w:r w:rsidRPr="007B3BD8">
        <w:t>i</w:t>
      </w:r>
      <w:r w:rsidRPr="007B3BD8">
        <w:t>类车辆的劣化修正因子，</w:t>
      </w:r>
      <w:r w:rsidRPr="007B3BD8">
        <w:t>θ</w:t>
      </w:r>
      <w:r w:rsidRPr="007B3BD8">
        <w:rPr>
          <w:vertAlign w:val="subscript"/>
        </w:rPr>
        <w:t>i</w:t>
      </w:r>
      <w:r w:rsidRPr="007B3BD8">
        <w:t>为</w:t>
      </w:r>
      <w:r w:rsidRPr="007B3BD8">
        <w:t>i</w:t>
      </w:r>
      <w:r w:rsidRPr="007B3BD8">
        <w:t>类车辆其它使用条件修正因子。</w:t>
      </w:r>
    </w:p>
    <w:p w14:paraId="1274410E" w14:textId="77777777" w:rsidR="001A11CB" w:rsidRPr="007B3BD8" w:rsidRDefault="001A11CB" w:rsidP="001A11CB">
      <w:pPr>
        <w:pStyle w:val="LZ-"/>
        <w:ind w:firstLine="482"/>
        <w:rPr>
          <w:b/>
        </w:rPr>
      </w:pPr>
      <w:r w:rsidRPr="007B3BD8">
        <w:rPr>
          <w:b/>
        </w:rPr>
        <w:t>1</w:t>
      </w:r>
      <w:r w:rsidRPr="007B3BD8">
        <w:rPr>
          <w:b/>
        </w:rPr>
        <w:t>）基准排放系数</w:t>
      </w:r>
    </w:p>
    <w:p w14:paraId="10F07089" w14:textId="65A718A9" w:rsidR="001A11CB" w:rsidRPr="007B3BD8" w:rsidRDefault="001A11CB" w:rsidP="001A11CB">
      <w:pPr>
        <w:pStyle w:val="LZ-"/>
        <w:ind w:firstLine="480"/>
      </w:pPr>
      <w:r w:rsidRPr="007B3BD8">
        <w:t>基准排放系数指在平均行驶工况、油品质量和环境条件下的车辆排放水平。各车型基准排放系数对应的条件为</w:t>
      </w:r>
      <w:r w:rsidRPr="007B3BD8">
        <w:rPr>
          <w:rFonts w:hint="eastAsia"/>
        </w:rPr>
        <w:t>：</w:t>
      </w:r>
      <w:r w:rsidRPr="007B3BD8">
        <w:t>典型城市工况（</w:t>
      </w:r>
      <w:r w:rsidRPr="007B3BD8">
        <w:t>30 km/h</w:t>
      </w:r>
      <w:r w:rsidRPr="007B3BD8">
        <w:t>）</w:t>
      </w:r>
      <w:r w:rsidRPr="007B3BD8">
        <w:rPr>
          <w:rFonts w:hint="eastAsia"/>
        </w:rPr>
        <w:t>、</w:t>
      </w:r>
      <w:r w:rsidRPr="007B3BD8">
        <w:t>全国平均劣化状况</w:t>
      </w:r>
      <w:r w:rsidRPr="007B3BD8">
        <w:rPr>
          <w:rFonts w:hint="eastAsia"/>
        </w:rPr>
        <w:t>、</w:t>
      </w:r>
      <w:r w:rsidRPr="007B3BD8">
        <w:t>温度</w:t>
      </w:r>
      <w:r w:rsidRPr="007B3BD8">
        <w:t>15</w:t>
      </w:r>
      <w:r w:rsidRPr="007B3BD8">
        <w:rPr>
          <w:rFonts w:ascii="宋体" w:hAnsi="宋体" w:cs="宋体" w:hint="eastAsia"/>
        </w:rPr>
        <w:t>℃</w:t>
      </w:r>
      <w:r w:rsidRPr="007B3BD8">
        <w:rPr>
          <w:rFonts w:hint="eastAsia"/>
        </w:rPr>
        <w:t>、</w:t>
      </w:r>
      <w:r w:rsidRPr="007B3BD8">
        <w:t>相对湿度</w:t>
      </w:r>
      <w:r w:rsidRPr="007B3BD8">
        <w:t>50%</w:t>
      </w:r>
      <w:r w:rsidRPr="007B3BD8">
        <w:rPr>
          <w:rFonts w:hint="eastAsia"/>
        </w:rPr>
        <w:t>、</w:t>
      </w:r>
      <w:r w:rsidRPr="007B3BD8">
        <w:t>低海拔</w:t>
      </w:r>
      <w:r w:rsidRPr="007B3BD8">
        <w:rPr>
          <w:rFonts w:hint="eastAsia"/>
        </w:rPr>
        <w:t>、</w:t>
      </w:r>
      <w:r w:rsidRPr="007B3BD8">
        <w:t>汽油无乙醇掺混且含硫量</w:t>
      </w:r>
      <w:r w:rsidRPr="007B3BD8">
        <w:t>50ppm</w:t>
      </w:r>
      <w:r w:rsidRPr="007B3BD8">
        <w:t>、柴油含硫量</w:t>
      </w:r>
      <w:r w:rsidRPr="007B3BD8">
        <w:t>350ppm</w:t>
      </w:r>
      <w:r w:rsidRPr="007B3BD8">
        <w:rPr>
          <w:rFonts w:hint="eastAsia"/>
        </w:rPr>
        <w:t>、</w:t>
      </w:r>
      <w:r w:rsidRPr="007B3BD8">
        <w:t>柴油车载重系数</w:t>
      </w:r>
      <w:r w:rsidRPr="007B3BD8">
        <w:t>50%</w:t>
      </w:r>
      <w:r w:rsidRPr="007B3BD8">
        <w:t>。各车型的基准排放系数主要参考《清单编制技术手册》</w:t>
      </w:r>
      <w:r w:rsidRPr="007B3BD8">
        <w:rPr>
          <w:rFonts w:hint="eastAsia"/>
        </w:rPr>
        <w:t>，</w:t>
      </w:r>
      <w:r w:rsidRPr="007B3BD8">
        <w:t>具体如表</w:t>
      </w:r>
      <w:r w:rsidR="001F1DA6">
        <w:t>3</w:t>
      </w:r>
      <w:r w:rsidRPr="007B3BD8">
        <w:rPr>
          <w:rFonts w:hint="eastAsia"/>
        </w:rPr>
        <w:t>-</w:t>
      </w:r>
      <w:r w:rsidRPr="007B3BD8">
        <w:t>7</w:t>
      </w:r>
      <w:r w:rsidRPr="007B3BD8">
        <w:rPr>
          <w:rFonts w:hint="eastAsia"/>
        </w:rPr>
        <w:t>和表</w:t>
      </w:r>
      <w:r w:rsidR="001F1DA6">
        <w:t>3</w:t>
      </w:r>
      <w:r w:rsidRPr="007B3BD8">
        <w:t>-8</w:t>
      </w:r>
      <w:r w:rsidRPr="007B3BD8">
        <w:rPr>
          <w:rFonts w:hint="eastAsia"/>
        </w:rPr>
        <w:t>所示</w:t>
      </w:r>
      <w:r w:rsidR="0029160B">
        <w:rPr>
          <w:rFonts w:hint="eastAsia"/>
        </w:rPr>
        <w:t>。</w:t>
      </w:r>
    </w:p>
    <w:p w14:paraId="7319EA75" w14:textId="514687F4" w:rsidR="001A11CB" w:rsidRPr="007B3BD8" w:rsidRDefault="001A11CB" w:rsidP="001A11CB">
      <w:pPr>
        <w:pStyle w:val="LZ-0"/>
      </w:pPr>
      <w:r w:rsidRPr="007B3BD8">
        <w:rPr>
          <w:rFonts w:hint="eastAsia"/>
        </w:rPr>
        <w:t>表</w:t>
      </w:r>
      <w:r w:rsidR="001F1DA6">
        <w:t>3</w:t>
      </w:r>
      <w:r w:rsidRPr="007B3BD8">
        <w:rPr>
          <w:rFonts w:hint="eastAsia"/>
        </w:rPr>
        <w:t>-</w:t>
      </w:r>
      <w:del w:id="258" w:author="彭 mq" w:date="2023-03-09T09:02:00Z">
        <w:r w:rsidRPr="007B3BD8" w:rsidDel="009B223C">
          <w:rPr>
            <w:rFonts w:hint="eastAsia"/>
          </w:rPr>
          <w:delText xml:space="preserve"> </w:delText>
        </w:r>
      </w:del>
      <w:r w:rsidRPr="007B3BD8">
        <w:fldChar w:fldCharType="begin"/>
      </w:r>
      <w:r w:rsidRPr="007B3BD8">
        <w:instrText xml:space="preserve"> </w:instrText>
      </w:r>
      <w:r w:rsidRPr="007B3BD8">
        <w:rPr>
          <w:rFonts w:hint="eastAsia"/>
        </w:rPr>
        <w:instrText xml:space="preserve">SEQ </w:instrText>
      </w:r>
      <w:r w:rsidRPr="007B3BD8">
        <w:rPr>
          <w:rFonts w:hint="eastAsia"/>
        </w:rPr>
        <w:instrText>表</w:instrText>
      </w:r>
      <w:r w:rsidRPr="007B3BD8">
        <w:rPr>
          <w:rFonts w:hint="eastAsia"/>
        </w:rPr>
        <w:instrText>5- \* ARABIC</w:instrText>
      </w:r>
      <w:r w:rsidRPr="007B3BD8">
        <w:instrText xml:space="preserve"> </w:instrText>
      </w:r>
      <w:r w:rsidRPr="007B3BD8">
        <w:fldChar w:fldCharType="separate"/>
      </w:r>
      <w:r w:rsidR="000E3AA8">
        <w:rPr>
          <w:noProof/>
        </w:rPr>
        <w:t>7</w:t>
      </w:r>
      <w:r w:rsidRPr="007B3BD8">
        <w:fldChar w:fldCharType="end"/>
      </w:r>
      <w:ins w:id="259" w:author="彭 mq" w:date="2023-03-09T09:02:00Z">
        <w:r w:rsidR="009B223C">
          <w:t xml:space="preserve"> </w:t>
        </w:r>
      </w:ins>
      <w:r w:rsidRPr="007B3BD8">
        <w:rPr>
          <w:rFonts w:hint="eastAsia"/>
        </w:rPr>
        <w:t>道路移动源机动车污染物排放系数</w:t>
      </w:r>
    </w:p>
    <w:tbl>
      <w:tblPr>
        <w:tblW w:w="9720" w:type="dxa"/>
        <w:jc w:val="center"/>
        <w:tblLook w:val="04A0" w:firstRow="1" w:lastRow="0" w:firstColumn="1" w:lastColumn="0" w:noHBand="0" w:noVBand="1"/>
      </w:tblPr>
      <w:tblGrid>
        <w:gridCol w:w="1080"/>
        <w:gridCol w:w="1080"/>
        <w:gridCol w:w="1080"/>
        <w:gridCol w:w="1080"/>
        <w:gridCol w:w="1080"/>
        <w:gridCol w:w="1080"/>
        <w:gridCol w:w="1080"/>
        <w:gridCol w:w="1080"/>
        <w:gridCol w:w="1080"/>
      </w:tblGrid>
      <w:tr w:rsidR="001A11CB" w:rsidRPr="007B3BD8" w14:paraId="10F96C87" w14:textId="77777777" w:rsidTr="00E43DD9">
        <w:trPr>
          <w:trHeight w:val="285"/>
          <w:jc w:val="center"/>
        </w:trPr>
        <w:tc>
          <w:tcPr>
            <w:tcW w:w="9720" w:type="dxa"/>
            <w:gridSpan w:val="9"/>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44472EB" w14:textId="77777777" w:rsidR="001A11CB" w:rsidRPr="007B3BD8" w:rsidRDefault="001A11CB" w:rsidP="00E43DD9">
            <w:pPr>
              <w:pStyle w:val="LZ-4"/>
            </w:pPr>
            <w:r w:rsidRPr="007B3BD8">
              <w:rPr>
                <w:rFonts w:hint="eastAsia"/>
              </w:rPr>
              <w:t>道路移动源</w:t>
            </w:r>
            <w:r w:rsidRPr="007B3BD8">
              <w:rPr>
                <w:rFonts w:hint="eastAsia"/>
              </w:rPr>
              <w:t xml:space="preserve"> CO</w:t>
            </w:r>
            <w:r w:rsidRPr="007B3BD8">
              <w:rPr>
                <w:rFonts w:hint="eastAsia"/>
              </w:rPr>
              <w:t>基准排放系数（</w:t>
            </w:r>
            <w:r w:rsidRPr="007B3BD8">
              <w:rPr>
                <w:rFonts w:hint="eastAsia"/>
              </w:rPr>
              <w:t>g/km</w:t>
            </w:r>
            <w:r w:rsidRPr="007B3BD8">
              <w:rPr>
                <w:rFonts w:hint="eastAsia"/>
              </w:rPr>
              <w:t>）</w:t>
            </w:r>
          </w:p>
        </w:tc>
      </w:tr>
      <w:tr w:rsidR="001A11CB" w:rsidRPr="007B3BD8" w14:paraId="22636BEA" w14:textId="77777777" w:rsidTr="00E43DD9">
        <w:trPr>
          <w:trHeight w:val="315"/>
          <w:jc w:val="center"/>
        </w:trPr>
        <w:tc>
          <w:tcPr>
            <w:tcW w:w="3240" w:type="dxa"/>
            <w:gridSpan w:val="3"/>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BC531A3" w14:textId="77777777" w:rsidR="001A11CB" w:rsidRPr="007B3BD8" w:rsidRDefault="001A11CB" w:rsidP="00E43DD9">
            <w:pPr>
              <w:pStyle w:val="LZ-4"/>
            </w:pPr>
            <w:r w:rsidRPr="007B3BD8">
              <w:rPr>
                <w:rFonts w:hint="eastAsia"/>
              </w:rPr>
              <w:t>道路移动源类别</w:t>
            </w:r>
          </w:p>
        </w:tc>
        <w:tc>
          <w:tcPr>
            <w:tcW w:w="6480" w:type="dxa"/>
            <w:gridSpan w:val="6"/>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70E15B3" w14:textId="77777777" w:rsidR="001A11CB" w:rsidRPr="007B3BD8" w:rsidRDefault="001A11CB" w:rsidP="00E43DD9">
            <w:pPr>
              <w:pStyle w:val="LZ-4"/>
            </w:pPr>
            <w:r w:rsidRPr="007B3BD8">
              <w:rPr>
                <w:rFonts w:hint="eastAsia"/>
              </w:rPr>
              <w:t>排放标准</w:t>
            </w:r>
          </w:p>
        </w:tc>
      </w:tr>
      <w:tr w:rsidR="001A11CB" w:rsidRPr="007B3BD8" w14:paraId="472C74B7" w14:textId="77777777" w:rsidTr="00E43DD9">
        <w:trPr>
          <w:trHeight w:val="480"/>
          <w:jc w:val="center"/>
        </w:trPr>
        <w:tc>
          <w:tcPr>
            <w:tcW w:w="2160" w:type="dxa"/>
            <w:gridSpan w:val="2"/>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B2FBB76" w14:textId="77777777" w:rsidR="001A11CB" w:rsidRPr="007B3BD8" w:rsidRDefault="001A11CB" w:rsidP="00E43DD9">
            <w:pPr>
              <w:pStyle w:val="LZ-4"/>
            </w:pPr>
            <w:r w:rsidRPr="007B3BD8">
              <w:rPr>
                <w:rFonts w:hint="eastAsia"/>
              </w:rPr>
              <w:t>车辆类型</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1377455" w14:textId="77777777" w:rsidR="001A11CB" w:rsidRPr="007B3BD8" w:rsidRDefault="001A11CB" w:rsidP="00E43DD9">
            <w:pPr>
              <w:pStyle w:val="LZ-4"/>
            </w:pPr>
            <w:r w:rsidRPr="007B3BD8">
              <w:rPr>
                <w:rFonts w:hint="eastAsia"/>
              </w:rPr>
              <w:t>燃料类型</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76D23F" w14:textId="77777777" w:rsidR="001A11CB" w:rsidRPr="007B3BD8" w:rsidRDefault="001A11CB" w:rsidP="00E43DD9">
            <w:pPr>
              <w:pStyle w:val="LZ-4"/>
            </w:pPr>
            <w:r w:rsidRPr="007B3BD8">
              <w:rPr>
                <w:rFonts w:hint="eastAsia"/>
              </w:rPr>
              <w:t>国</w:t>
            </w:r>
            <w:r w:rsidRPr="007B3BD8">
              <w:t>1</w:t>
            </w:r>
            <w:r w:rsidRPr="007B3BD8">
              <w:t>前</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46C8DE9" w14:textId="77777777" w:rsidR="001A11CB" w:rsidRPr="007B3BD8" w:rsidRDefault="001A11CB" w:rsidP="00E43DD9">
            <w:pPr>
              <w:pStyle w:val="LZ-4"/>
            </w:pPr>
            <w:r w:rsidRPr="007B3BD8">
              <w:rPr>
                <w:rFonts w:hint="eastAsia"/>
              </w:rPr>
              <w:t>国</w:t>
            </w:r>
            <w:r w:rsidRPr="007B3BD8">
              <w:t>1</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8CE103" w14:textId="77777777" w:rsidR="001A11CB" w:rsidRPr="007B3BD8" w:rsidRDefault="001A11CB" w:rsidP="00E43DD9">
            <w:pPr>
              <w:pStyle w:val="LZ-4"/>
            </w:pPr>
            <w:r w:rsidRPr="007B3BD8">
              <w:rPr>
                <w:rFonts w:hint="eastAsia"/>
              </w:rPr>
              <w:t>国</w:t>
            </w:r>
            <w:r w:rsidRPr="007B3BD8">
              <w:t>2</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EA100DC" w14:textId="77777777" w:rsidR="001A11CB" w:rsidRPr="007B3BD8" w:rsidRDefault="001A11CB" w:rsidP="00E43DD9">
            <w:pPr>
              <w:pStyle w:val="LZ-4"/>
            </w:pPr>
            <w:r w:rsidRPr="007B3BD8">
              <w:rPr>
                <w:rFonts w:hint="eastAsia"/>
              </w:rPr>
              <w:t>国</w:t>
            </w:r>
            <w:r w:rsidRPr="007B3BD8">
              <w:t>3</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1AAF0C8" w14:textId="77777777" w:rsidR="001A11CB" w:rsidRPr="007B3BD8" w:rsidRDefault="001A11CB" w:rsidP="00E43DD9">
            <w:pPr>
              <w:pStyle w:val="LZ-4"/>
            </w:pPr>
            <w:r w:rsidRPr="007B3BD8">
              <w:rPr>
                <w:rFonts w:hint="eastAsia"/>
              </w:rPr>
              <w:t>国</w:t>
            </w:r>
            <w:r w:rsidRPr="007B3BD8">
              <w:t>4</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5E401F8" w14:textId="77777777" w:rsidR="001A11CB" w:rsidRPr="007B3BD8" w:rsidRDefault="001A11CB" w:rsidP="00E43DD9">
            <w:pPr>
              <w:pStyle w:val="LZ-4"/>
            </w:pPr>
            <w:r w:rsidRPr="007B3BD8">
              <w:rPr>
                <w:rFonts w:hint="eastAsia"/>
              </w:rPr>
              <w:t>国</w:t>
            </w:r>
            <w:r w:rsidRPr="007B3BD8">
              <w:t>5</w:t>
            </w:r>
          </w:p>
        </w:tc>
      </w:tr>
      <w:tr w:rsidR="001A11CB" w:rsidRPr="007B3BD8" w14:paraId="7330A4E2" w14:textId="77777777" w:rsidTr="00E43DD9">
        <w:trPr>
          <w:trHeight w:val="480"/>
          <w:jc w:val="center"/>
        </w:trPr>
        <w:tc>
          <w:tcPr>
            <w:tcW w:w="2160" w:type="dxa"/>
            <w:gridSpan w:val="2"/>
            <w:vMerge/>
            <w:tcBorders>
              <w:top w:val="single" w:sz="4" w:space="0" w:color="000000"/>
              <w:left w:val="single" w:sz="4" w:space="0" w:color="000000"/>
              <w:bottom w:val="single" w:sz="4" w:space="0" w:color="000000"/>
              <w:right w:val="single" w:sz="4" w:space="0" w:color="000000"/>
            </w:tcBorders>
            <w:vAlign w:val="center"/>
            <w:hideMark/>
          </w:tcPr>
          <w:p w14:paraId="0F86606F"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12E2E88"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3BBF7B0"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D1A046F"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A290CF0"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3E21B58"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43FD5BD"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FF7742D" w14:textId="77777777" w:rsidR="001A11CB" w:rsidRPr="007B3BD8" w:rsidRDefault="001A11CB" w:rsidP="00E43DD9">
            <w:pPr>
              <w:pStyle w:val="LZ-4"/>
            </w:pPr>
          </w:p>
        </w:tc>
      </w:tr>
      <w:tr w:rsidR="001A11CB" w:rsidRPr="007B3BD8" w14:paraId="5D38B619" w14:textId="77777777" w:rsidTr="00E43DD9">
        <w:trPr>
          <w:trHeight w:val="315"/>
          <w:jc w:val="center"/>
        </w:trPr>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C325755" w14:textId="77777777" w:rsidR="001A11CB" w:rsidRPr="007B3BD8" w:rsidRDefault="001A11CB" w:rsidP="00E43DD9">
            <w:pPr>
              <w:pStyle w:val="LZ-4"/>
            </w:pPr>
            <w:r w:rsidRPr="007B3BD8">
              <w:rPr>
                <w:rFonts w:hint="eastAsia"/>
              </w:rPr>
              <w:lastRenderedPageBreak/>
              <w:t>载客汽车</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4D1AA4" w14:textId="77777777" w:rsidR="001A11CB" w:rsidRPr="007B3BD8" w:rsidRDefault="001A11CB" w:rsidP="00E43DD9">
            <w:pPr>
              <w:pStyle w:val="LZ-4"/>
            </w:pPr>
            <w:r w:rsidRPr="007B3BD8">
              <w:rPr>
                <w:rFonts w:hint="eastAsia"/>
              </w:rPr>
              <w:t>微型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03D95A"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5B60805" w14:textId="77777777" w:rsidR="001A11CB" w:rsidRPr="007B3BD8" w:rsidRDefault="001A11CB" w:rsidP="00E43DD9">
            <w:pPr>
              <w:pStyle w:val="LZ-4"/>
            </w:pPr>
            <w:r w:rsidRPr="007B3BD8">
              <w:rPr>
                <w:rFonts w:hint="eastAsia"/>
              </w:rPr>
              <w:t>25.72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5E75BE" w14:textId="77777777" w:rsidR="001A11CB" w:rsidRPr="007B3BD8" w:rsidRDefault="001A11CB" w:rsidP="00E43DD9">
            <w:pPr>
              <w:pStyle w:val="LZ-4"/>
            </w:pPr>
            <w:r w:rsidRPr="007B3BD8">
              <w:rPr>
                <w:rFonts w:hint="eastAsia"/>
              </w:rPr>
              <w:t>6.71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D7E746" w14:textId="77777777" w:rsidR="001A11CB" w:rsidRPr="007B3BD8" w:rsidRDefault="001A11CB" w:rsidP="00E43DD9">
            <w:pPr>
              <w:pStyle w:val="LZ-4"/>
            </w:pPr>
            <w:r w:rsidRPr="007B3BD8">
              <w:rPr>
                <w:rFonts w:hint="eastAsia"/>
              </w:rPr>
              <w:t>2.52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AD0159D" w14:textId="77777777" w:rsidR="001A11CB" w:rsidRPr="007B3BD8" w:rsidRDefault="001A11CB" w:rsidP="00E43DD9">
            <w:pPr>
              <w:pStyle w:val="LZ-4"/>
            </w:pPr>
            <w:r w:rsidRPr="007B3BD8">
              <w:rPr>
                <w:rFonts w:hint="eastAsia"/>
              </w:rPr>
              <w:t>1.18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BD9EFD1" w14:textId="77777777" w:rsidR="001A11CB" w:rsidRPr="007B3BD8" w:rsidRDefault="001A11CB" w:rsidP="00E43DD9">
            <w:pPr>
              <w:pStyle w:val="LZ-4"/>
            </w:pPr>
            <w:r w:rsidRPr="007B3BD8">
              <w:rPr>
                <w:rFonts w:hint="eastAsia"/>
              </w:rPr>
              <w:t>0.68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2D1FF37" w14:textId="77777777" w:rsidR="001A11CB" w:rsidRPr="007B3BD8" w:rsidRDefault="001A11CB" w:rsidP="00E43DD9">
            <w:pPr>
              <w:pStyle w:val="LZ-4"/>
            </w:pPr>
            <w:r w:rsidRPr="007B3BD8">
              <w:rPr>
                <w:rFonts w:hint="eastAsia"/>
              </w:rPr>
              <w:t>0.46</w:t>
            </w:r>
          </w:p>
        </w:tc>
      </w:tr>
      <w:tr w:rsidR="001A11CB" w:rsidRPr="007B3BD8" w14:paraId="4590C379"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3AEC41B"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2A636A5"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8B34ED"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07A51E5" w14:textId="77777777" w:rsidR="001A11CB" w:rsidRPr="007B3BD8" w:rsidRDefault="001A11CB" w:rsidP="00E43DD9">
            <w:pPr>
              <w:pStyle w:val="LZ-4"/>
            </w:pPr>
            <w:r w:rsidRPr="007B3BD8">
              <w:rPr>
                <w:rFonts w:hint="eastAsia"/>
              </w:rPr>
              <w:t>1.34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FA4AA50" w14:textId="77777777" w:rsidR="001A11CB" w:rsidRPr="007B3BD8" w:rsidRDefault="001A11CB" w:rsidP="00E43DD9">
            <w:pPr>
              <w:pStyle w:val="LZ-4"/>
            </w:pPr>
            <w:r w:rsidRPr="007B3BD8">
              <w:rPr>
                <w:rFonts w:hint="eastAsia"/>
              </w:rPr>
              <w:t>0.36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B269D05" w14:textId="77777777" w:rsidR="001A11CB" w:rsidRPr="007B3BD8" w:rsidRDefault="001A11CB" w:rsidP="00E43DD9">
            <w:pPr>
              <w:pStyle w:val="LZ-4"/>
            </w:pPr>
            <w:r w:rsidRPr="007B3BD8">
              <w:rPr>
                <w:rFonts w:hint="eastAsia"/>
              </w:rPr>
              <w:t>0.45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62C07B" w14:textId="77777777" w:rsidR="001A11CB" w:rsidRPr="007B3BD8" w:rsidRDefault="001A11CB" w:rsidP="00E43DD9">
            <w:pPr>
              <w:pStyle w:val="LZ-4"/>
            </w:pPr>
            <w:r w:rsidRPr="007B3BD8">
              <w:rPr>
                <w:rFonts w:hint="eastAsia"/>
              </w:rPr>
              <w:t>0.14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E7EE54E" w14:textId="77777777" w:rsidR="001A11CB" w:rsidRPr="007B3BD8" w:rsidRDefault="001A11CB" w:rsidP="00E43DD9">
            <w:pPr>
              <w:pStyle w:val="LZ-4"/>
            </w:pPr>
            <w:r w:rsidRPr="007B3BD8">
              <w:rPr>
                <w:rFonts w:hint="eastAsia"/>
              </w:rPr>
              <w:t>0.13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52FCB22" w14:textId="77777777" w:rsidR="001A11CB" w:rsidRPr="007B3BD8" w:rsidRDefault="001A11CB" w:rsidP="00E43DD9">
            <w:pPr>
              <w:pStyle w:val="LZ-4"/>
            </w:pPr>
            <w:r w:rsidRPr="007B3BD8">
              <w:rPr>
                <w:rFonts w:hint="eastAsia"/>
              </w:rPr>
              <w:t>0.13</w:t>
            </w:r>
          </w:p>
        </w:tc>
      </w:tr>
      <w:tr w:rsidR="001A11CB" w:rsidRPr="007B3BD8" w14:paraId="00AABD51"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DA7D6FE"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AEFA68B"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6D4D4ED"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F944F0" w14:textId="77777777" w:rsidR="001A11CB" w:rsidRPr="007B3BD8" w:rsidRDefault="001A11CB" w:rsidP="00E43DD9">
            <w:pPr>
              <w:pStyle w:val="LZ-4"/>
            </w:pPr>
            <w:r w:rsidRPr="007B3BD8">
              <w:rPr>
                <w:rFonts w:hint="eastAsia"/>
              </w:rPr>
              <w:t>17.51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D697E8" w14:textId="77777777" w:rsidR="001A11CB" w:rsidRPr="007B3BD8" w:rsidRDefault="001A11CB" w:rsidP="00E43DD9">
            <w:pPr>
              <w:pStyle w:val="LZ-4"/>
            </w:pPr>
            <w:r w:rsidRPr="007B3BD8">
              <w:rPr>
                <w:rFonts w:hint="eastAsia"/>
              </w:rPr>
              <w:t>2.19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8E8EA0" w14:textId="77777777" w:rsidR="001A11CB" w:rsidRPr="007B3BD8" w:rsidRDefault="001A11CB" w:rsidP="00E43DD9">
            <w:pPr>
              <w:pStyle w:val="LZ-4"/>
            </w:pPr>
            <w:r w:rsidRPr="007B3BD8">
              <w:rPr>
                <w:rFonts w:hint="eastAsia"/>
              </w:rPr>
              <w:t>1.3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0266F8" w14:textId="77777777" w:rsidR="001A11CB" w:rsidRPr="007B3BD8" w:rsidRDefault="001A11CB" w:rsidP="00E43DD9">
            <w:pPr>
              <w:pStyle w:val="LZ-4"/>
            </w:pPr>
            <w:r w:rsidRPr="007B3BD8">
              <w:rPr>
                <w:rFonts w:hint="eastAsia"/>
              </w:rPr>
              <w:t>0.79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34FF93" w14:textId="77777777" w:rsidR="001A11CB" w:rsidRPr="007B3BD8" w:rsidRDefault="001A11CB" w:rsidP="00E43DD9">
            <w:pPr>
              <w:pStyle w:val="LZ-4"/>
            </w:pPr>
            <w:r w:rsidRPr="007B3BD8">
              <w:rPr>
                <w:rFonts w:hint="eastAsia"/>
              </w:rPr>
              <w:t>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3D8F2F" w14:textId="77777777" w:rsidR="001A11CB" w:rsidRPr="007B3BD8" w:rsidRDefault="001A11CB" w:rsidP="00E43DD9">
            <w:pPr>
              <w:pStyle w:val="LZ-4"/>
            </w:pPr>
            <w:r w:rsidRPr="007B3BD8">
              <w:rPr>
                <w:rFonts w:hint="eastAsia"/>
              </w:rPr>
              <w:t>0.5</w:t>
            </w:r>
          </w:p>
        </w:tc>
      </w:tr>
      <w:tr w:rsidR="001A11CB" w:rsidRPr="007B3BD8" w14:paraId="581B844C"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12D8B97"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B50FE6B" w14:textId="77777777" w:rsidR="001A11CB" w:rsidRPr="007B3BD8" w:rsidRDefault="001A11CB" w:rsidP="00E43DD9">
            <w:pPr>
              <w:pStyle w:val="LZ-4"/>
            </w:pPr>
            <w:r w:rsidRPr="007B3BD8">
              <w:rPr>
                <w:rFonts w:hint="eastAsia"/>
              </w:rPr>
              <w:t>小型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3D16B1"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B9C4EEF" w14:textId="77777777" w:rsidR="001A11CB" w:rsidRPr="007B3BD8" w:rsidRDefault="001A11CB" w:rsidP="00E43DD9">
            <w:pPr>
              <w:pStyle w:val="LZ-4"/>
            </w:pPr>
            <w:r w:rsidRPr="007B3BD8">
              <w:rPr>
                <w:rFonts w:hint="eastAsia"/>
              </w:rPr>
              <w:t>25.72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68CD701" w14:textId="77777777" w:rsidR="001A11CB" w:rsidRPr="007B3BD8" w:rsidRDefault="001A11CB" w:rsidP="00E43DD9">
            <w:pPr>
              <w:pStyle w:val="LZ-4"/>
            </w:pPr>
            <w:r w:rsidRPr="007B3BD8">
              <w:rPr>
                <w:rFonts w:hint="eastAsia"/>
              </w:rPr>
              <w:t>6.71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211355" w14:textId="77777777" w:rsidR="001A11CB" w:rsidRPr="007B3BD8" w:rsidRDefault="001A11CB" w:rsidP="00E43DD9">
            <w:pPr>
              <w:pStyle w:val="LZ-4"/>
            </w:pPr>
            <w:r w:rsidRPr="007B3BD8">
              <w:rPr>
                <w:rFonts w:hint="eastAsia"/>
              </w:rPr>
              <w:t>2.52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EF9925" w14:textId="77777777" w:rsidR="001A11CB" w:rsidRPr="007B3BD8" w:rsidRDefault="001A11CB" w:rsidP="00E43DD9">
            <w:pPr>
              <w:pStyle w:val="LZ-4"/>
            </w:pPr>
            <w:r w:rsidRPr="007B3BD8">
              <w:rPr>
                <w:rFonts w:hint="eastAsia"/>
              </w:rPr>
              <w:t>1.18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D2DE43" w14:textId="77777777" w:rsidR="001A11CB" w:rsidRPr="007B3BD8" w:rsidRDefault="001A11CB" w:rsidP="00E43DD9">
            <w:pPr>
              <w:pStyle w:val="LZ-4"/>
            </w:pPr>
            <w:r w:rsidRPr="007B3BD8">
              <w:rPr>
                <w:rFonts w:hint="eastAsia"/>
              </w:rPr>
              <w:t>0.68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A55E31" w14:textId="77777777" w:rsidR="001A11CB" w:rsidRPr="007B3BD8" w:rsidRDefault="001A11CB" w:rsidP="00E43DD9">
            <w:pPr>
              <w:pStyle w:val="LZ-4"/>
            </w:pPr>
            <w:r w:rsidRPr="007B3BD8">
              <w:rPr>
                <w:rFonts w:hint="eastAsia"/>
              </w:rPr>
              <w:t>0.46</w:t>
            </w:r>
          </w:p>
        </w:tc>
      </w:tr>
      <w:tr w:rsidR="001A11CB" w:rsidRPr="007B3BD8" w14:paraId="20D1ED3D"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2AF333F"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64DD759"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4B348A"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72B8FB7" w14:textId="77777777" w:rsidR="001A11CB" w:rsidRPr="007B3BD8" w:rsidRDefault="001A11CB" w:rsidP="00E43DD9">
            <w:pPr>
              <w:pStyle w:val="LZ-4"/>
            </w:pPr>
            <w:r w:rsidRPr="007B3BD8">
              <w:rPr>
                <w:rFonts w:hint="eastAsia"/>
              </w:rPr>
              <w:t>1.34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352371" w14:textId="77777777" w:rsidR="001A11CB" w:rsidRPr="007B3BD8" w:rsidRDefault="001A11CB" w:rsidP="00E43DD9">
            <w:pPr>
              <w:pStyle w:val="LZ-4"/>
            </w:pPr>
            <w:r w:rsidRPr="007B3BD8">
              <w:rPr>
                <w:rFonts w:hint="eastAsia"/>
              </w:rPr>
              <w:t>0.36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A9D763A" w14:textId="77777777" w:rsidR="001A11CB" w:rsidRPr="007B3BD8" w:rsidRDefault="001A11CB" w:rsidP="00E43DD9">
            <w:pPr>
              <w:pStyle w:val="LZ-4"/>
            </w:pPr>
            <w:r w:rsidRPr="007B3BD8">
              <w:rPr>
                <w:rFonts w:hint="eastAsia"/>
              </w:rPr>
              <w:t>0.45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5CD502F" w14:textId="77777777" w:rsidR="001A11CB" w:rsidRPr="007B3BD8" w:rsidRDefault="001A11CB" w:rsidP="00E43DD9">
            <w:pPr>
              <w:pStyle w:val="LZ-4"/>
            </w:pPr>
            <w:r w:rsidRPr="007B3BD8">
              <w:rPr>
                <w:rFonts w:hint="eastAsia"/>
              </w:rPr>
              <w:t>0.14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089EEFF" w14:textId="77777777" w:rsidR="001A11CB" w:rsidRPr="007B3BD8" w:rsidRDefault="001A11CB" w:rsidP="00E43DD9">
            <w:pPr>
              <w:pStyle w:val="LZ-4"/>
            </w:pPr>
            <w:r w:rsidRPr="007B3BD8">
              <w:rPr>
                <w:rFonts w:hint="eastAsia"/>
              </w:rPr>
              <w:t>0.13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A270E6" w14:textId="77777777" w:rsidR="001A11CB" w:rsidRPr="007B3BD8" w:rsidRDefault="001A11CB" w:rsidP="00E43DD9">
            <w:pPr>
              <w:pStyle w:val="LZ-4"/>
            </w:pPr>
            <w:r w:rsidRPr="007B3BD8">
              <w:rPr>
                <w:rFonts w:hint="eastAsia"/>
              </w:rPr>
              <w:t>0.13</w:t>
            </w:r>
          </w:p>
        </w:tc>
      </w:tr>
      <w:tr w:rsidR="001A11CB" w:rsidRPr="007B3BD8" w14:paraId="17815BD5"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0871427"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91CF196"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66CE407"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74C6E5" w14:textId="77777777" w:rsidR="001A11CB" w:rsidRPr="007B3BD8" w:rsidRDefault="001A11CB" w:rsidP="00E43DD9">
            <w:pPr>
              <w:pStyle w:val="LZ-4"/>
            </w:pPr>
            <w:r w:rsidRPr="007B3BD8">
              <w:rPr>
                <w:rFonts w:hint="eastAsia"/>
              </w:rPr>
              <w:t>17.51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CFF1DD3" w14:textId="77777777" w:rsidR="001A11CB" w:rsidRPr="007B3BD8" w:rsidRDefault="001A11CB" w:rsidP="00E43DD9">
            <w:pPr>
              <w:pStyle w:val="LZ-4"/>
            </w:pPr>
            <w:r w:rsidRPr="007B3BD8">
              <w:rPr>
                <w:rFonts w:hint="eastAsia"/>
              </w:rPr>
              <w:t>2.19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28114D" w14:textId="77777777" w:rsidR="001A11CB" w:rsidRPr="007B3BD8" w:rsidRDefault="001A11CB" w:rsidP="00E43DD9">
            <w:pPr>
              <w:pStyle w:val="LZ-4"/>
            </w:pPr>
            <w:r w:rsidRPr="007B3BD8">
              <w:rPr>
                <w:rFonts w:hint="eastAsia"/>
              </w:rPr>
              <w:t>1.3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2C954F" w14:textId="77777777" w:rsidR="001A11CB" w:rsidRPr="007B3BD8" w:rsidRDefault="001A11CB" w:rsidP="00E43DD9">
            <w:pPr>
              <w:pStyle w:val="LZ-4"/>
            </w:pPr>
            <w:r w:rsidRPr="007B3BD8">
              <w:rPr>
                <w:rFonts w:hint="eastAsia"/>
              </w:rPr>
              <w:t>0.79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768C579" w14:textId="77777777" w:rsidR="001A11CB" w:rsidRPr="007B3BD8" w:rsidRDefault="001A11CB" w:rsidP="00E43DD9">
            <w:pPr>
              <w:pStyle w:val="LZ-4"/>
            </w:pPr>
            <w:r w:rsidRPr="007B3BD8">
              <w:rPr>
                <w:rFonts w:hint="eastAsia"/>
              </w:rPr>
              <w:t>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6CA1A0" w14:textId="77777777" w:rsidR="001A11CB" w:rsidRPr="007B3BD8" w:rsidRDefault="001A11CB" w:rsidP="00E43DD9">
            <w:pPr>
              <w:pStyle w:val="LZ-4"/>
            </w:pPr>
            <w:r w:rsidRPr="007B3BD8">
              <w:rPr>
                <w:rFonts w:hint="eastAsia"/>
              </w:rPr>
              <w:t>0.5</w:t>
            </w:r>
          </w:p>
        </w:tc>
      </w:tr>
      <w:tr w:rsidR="001A11CB" w:rsidRPr="007B3BD8" w14:paraId="097AD6A6"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8ACB2A6"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4E73F3" w14:textId="77777777" w:rsidR="001A11CB" w:rsidRPr="007B3BD8" w:rsidRDefault="001A11CB" w:rsidP="00E43DD9">
            <w:pPr>
              <w:pStyle w:val="LZ-4"/>
            </w:pPr>
            <w:r w:rsidRPr="007B3BD8">
              <w:rPr>
                <w:rFonts w:hint="eastAsia"/>
              </w:rPr>
              <w:t>出租车</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C335D4"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BF4C5EE" w14:textId="77777777" w:rsidR="001A11CB" w:rsidRPr="007B3BD8" w:rsidRDefault="001A11CB" w:rsidP="00E43DD9">
            <w:pPr>
              <w:pStyle w:val="LZ-4"/>
            </w:pPr>
            <w:r w:rsidRPr="007B3BD8">
              <w:rPr>
                <w:rFonts w:hint="eastAsia"/>
              </w:rPr>
              <w:t>36.96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85A12FA" w14:textId="77777777" w:rsidR="001A11CB" w:rsidRPr="007B3BD8" w:rsidRDefault="001A11CB" w:rsidP="00E43DD9">
            <w:pPr>
              <w:pStyle w:val="LZ-4"/>
            </w:pPr>
            <w:r w:rsidRPr="007B3BD8">
              <w:rPr>
                <w:rFonts w:hint="eastAsia"/>
              </w:rPr>
              <w:t>16.12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296EC1F" w14:textId="77777777" w:rsidR="001A11CB" w:rsidRPr="007B3BD8" w:rsidRDefault="001A11CB" w:rsidP="00E43DD9">
            <w:pPr>
              <w:pStyle w:val="LZ-4"/>
            </w:pPr>
            <w:r w:rsidRPr="007B3BD8">
              <w:rPr>
                <w:rFonts w:hint="eastAsia"/>
              </w:rPr>
              <w:t>7.27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2ED18EF" w14:textId="77777777" w:rsidR="001A11CB" w:rsidRPr="007B3BD8" w:rsidRDefault="001A11CB" w:rsidP="00E43DD9">
            <w:pPr>
              <w:pStyle w:val="LZ-4"/>
            </w:pPr>
            <w:r w:rsidRPr="007B3BD8">
              <w:rPr>
                <w:rFonts w:hint="eastAsia"/>
              </w:rPr>
              <w:t>3.03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E26118" w14:textId="77777777" w:rsidR="001A11CB" w:rsidRPr="007B3BD8" w:rsidRDefault="001A11CB" w:rsidP="00E43DD9">
            <w:pPr>
              <w:pStyle w:val="LZ-4"/>
            </w:pPr>
            <w:r w:rsidRPr="007B3BD8">
              <w:rPr>
                <w:rFonts w:hint="eastAsia"/>
              </w:rPr>
              <w:t>2.45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B38826" w14:textId="77777777" w:rsidR="001A11CB" w:rsidRPr="007B3BD8" w:rsidRDefault="001A11CB" w:rsidP="00E43DD9">
            <w:pPr>
              <w:pStyle w:val="LZ-4"/>
            </w:pPr>
            <w:r w:rsidRPr="007B3BD8">
              <w:rPr>
                <w:rFonts w:hint="eastAsia"/>
              </w:rPr>
              <w:t>2.25</w:t>
            </w:r>
          </w:p>
        </w:tc>
      </w:tr>
      <w:tr w:rsidR="001A11CB" w:rsidRPr="007B3BD8" w14:paraId="448E5595"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88964AA"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9E796BD"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48EA75B"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FB7079B" w14:textId="77777777" w:rsidR="001A11CB" w:rsidRPr="007B3BD8" w:rsidRDefault="001A11CB" w:rsidP="00E43DD9">
            <w:pPr>
              <w:pStyle w:val="LZ-4"/>
            </w:pPr>
            <w:r w:rsidRPr="007B3BD8">
              <w:rPr>
                <w:rFonts w:hint="eastAsia"/>
              </w:rPr>
              <w:t>1.34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BAB8BF6" w14:textId="77777777" w:rsidR="001A11CB" w:rsidRPr="007B3BD8" w:rsidRDefault="001A11CB" w:rsidP="00E43DD9">
            <w:pPr>
              <w:pStyle w:val="LZ-4"/>
            </w:pPr>
            <w:r w:rsidRPr="007B3BD8">
              <w:rPr>
                <w:rFonts w:hint="eastAsia"/>
              </w:rPr>
              <w:t>0.36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F256795" w14:textId="77777777" w:rsidR="001A11CB" w:rsidRPr="007B3BD8" w:rsidRDefault="001A11CB" w:rsidP="00E43DD9">
            <w:pPr>
              <w:pStyle w:val="LZ-4"/>
            </w:pPr>
            <w:r w:rsidRPr="007B3BD8">
              <w:rPr>
                <w:rFonts w:hint="eastAsia"/>
              </w:rPr>
              <w:t>0.45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03ABD9" w14:textId="77777777" w:rsidR="001A11CB" w:rsidRPr="007B3BD8" w:rsidRDefault="001A11CB" w:rsidP="00E43DD9">
            <w:pPr>
              <w:pStyle w:val="LZ-4"/>
            </w:pPr>
            <w:r w:rsidRPr="007B3BD8">
              <w:rPr>
                <w:rFonts w:hint="eastAsia"/>
              </w:rPr>
              <w:t>0.14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CE4933F" w14:textId="77777777" w:rsidR="001A11CB" w:rsidRPr="007B3BD8" w:rsidRDefault="001A11CB" w:rsidP="00E43DD9">
            <w:pPr>
              <w:pStyle w:val="LZ-4"/>
            </w:pPr>
            <w:r w:rsidRPr="007B3BD8">
              <w:rPr>
                <w:rFonts w:hint="eastAsia"/>
              </w:rPr>
              <w:t>0.13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7F1DBE9" w14:textId="77777777" w:rsidR="001A11CB" w:rsidRPr="007B3BD8" w:rsidRDefault="001A11CB" w:rsidP="00E43DD9">
            <w:pPr>
              <w:pStyle w:val="LZ-4"/>
            </w:pPr>
            <w:r w:rsidRPr="007B3BD8">
              <w:rPr>
                <w:rFonts w:hint="eastAsia"/>
              </w:rPr>
              <w:t>0.13</w:t>
            </w:r>
          </w:p>
        </w:tc>
      </w:tr>
      <w:tr w:rsidR="001A11CB" w:rsidRPr="007B3BD8" w14:paraId="6627F4E2"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3760A1A"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26E3A2D"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BA82B3"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34E944" w14:textId="77777777" w:rsidR="001A11CB" w:rsidRPr="007B3BD8" w:rsidRDefault="001A11CB" w:rsidP="00E43DD9">
            <w:pPr>
              <w:pStyle w:val="LZ-4"/>
            </w:pPr>
            <w:r w:rsidRPr="007B3BD8">
              <w:rPr>
                <w:rFonts w:hint="eastAsia"/>
              </w:rPr>
              <w:t>28.76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FE5B72E" w14:textId="77777777" w:rsidR="001A11CB" w:rsidRPr="007B3BD8" w:rsidRDefault="001A11CB" w:rsidP="00E43DD9">
            <w:pPr>
              <w:pStyle w:val="LZ-4"/>
            </w:pPr>
            <w:r w:rsidRPr="007B3BD8">
              <w:rPr>
                <w:rFonts w:hint="eastAsia"/>
              </w:rPr>
              <w:t>3.74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B16BFA" w14:textId="77777777" w:rsidR="001A11CB" w:rsidRPr="007B3BD8" w:rsidRDefault="001A11CB" w:rsidP="00E43DD9">
            <w:pPr>
              <w:pStyle w:val="LZ-4"/>
            </w:pPr>
            <w:r w:rsidRPr="007B3BD8">
              <w:rPr>
                <w:rFonts w:hint="eastAsia"/>
              </w:rPr>
              <w:t>2.98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8830DB" w14:textId="77777777" w:rsidR="001A11CB" w:rsidRPr="007B3BD8" w:rsidRDefault="001A11CB" w:rsidP="00E43DD9">
            <w:pPr>
              <w:pStyle w:val="LZ-4"/>
            </w:pPr>
            <w:r w:rsidRPr="007B3BD8">
              <w:rPr>
                <w:rFonts w:hint="eastAsia"/>
              </w:rPr>
              <w:t>0.84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C735FF" w14:textId="77777777" w:rsidR="001A11CB" w:rsidRPr="007B3BD8" w:rsidRDefault="001A11CB" w:rsidP="00E43DD9">
            <w:pPr>
              <w:pStyle w:val="LZ-4"/>
            </w:pPr>
            <w:r w:rsidRPr="007B3BD8">
              <w:rPr>
                <w:rFonts w:hint="eastAsia"/>
              </w:rPr>
              <w:t>0.54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6F5BF7" w14:textId="77777777" w:rsidR="001A11CB" w:rsidRPr="007B3BD8" w:rsidRDefault="001A11CB" w:rsidP="00E43DD9">
            <w:pPr>
              <w:pStyle w:val="LZ-4"/>
            </w:pPr>
            <w:r w:rsidRPr="007B3BD8">
              <w:rPr>
                <w:rFonts w:hint="eastAsia"/>
              </w:rPr>
              <w:t>2.25</w:t>
            </w:r>
          </w:p>
        </w:tc>
      </w:tr>
      <w:tr w:rsidR="001A11CB" w:rsidRPr="007B3BD8" w14:paraId="2E6781ED"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5EA805C"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04AFF5F" w14:textId="77777777" w:rsidR="001A11CB" w:rsidRPr="007B3BD8" w:rsidRDefault="001A11CB" w:rsidP="00E43DD9">
            <w:pPr>
              <w:pStyle w:val="LZ-4"/>
            </w:pPr>
            <w:r w:rsidRPr="007B3BD8">
              <w:rPr>
                <w:rFonts w:hint="eastAsia"/>
              </w:rPr>
              <w:t>中型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833B0F5"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21891DB" w14:textId="77777777" w:rsidR="001A11CB" w:rsidRPr="007B3BD8" w:rsidRDefault="001A11CB" w:rsidP="00E43DD9">
            <w:pPr>
              <w:pStyle w:val="LZ-4"/>
            </w:pPr>
            <w:r w:rsidRPr="007B3BD8">
              <w:rPr>
                <w:rFonts w:hint="eastAsia"/>
              </w:rPr>
              <w:t>39.13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A032CA" w14:textId="77777777" w:rsidR="001A11CB" w:rsidRPr="007B3BD8" w:rsidRDefault="001A11CB" w:rsidP="00E43DD9">
            <w:pPr>
              <w:pStyle w:val="LZ-4"/>
            </w:pPr>
            <w:r w:rsidRPr="007B3BD8">
              <w:rPr>
                <w:rFonts w:hint="eastAsia"/>
              </w:rPr>
              <w:t>21.43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C913A7" w14:textId="77777777" w:rsidR="001A11CB" w:rsidRPr="007B3BD8" w:rsidRDefault="001A11CB" w:rsidP="00E43DD9">
            <w:pPr>
              <w:pStyle w:val="LZ-4"/>
            </w:pPr>
            <w:r w:rsidRPr="007B3BD8">
              <w:rPr>
                <w:rFonts w:hint="eastAsia"/>
              </w:rPr>
              <w:t>15.37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403B4D7" w14:textId="77777777" w:rsidR="001A11CB" w:rsidRPr="007B3BD8" w:rsidRDefault="001A11CB" w:rsidP="00E43DD9">
            <w:pPr>
              <w:pStyle w:val="LZ-4"/>
            </w:pPr>
            <w:r w:rsidRPr="007B3BD8">
              <w:rPr>
                <w:rFonts w:hint="eastAsia"/>
              </w:rPr>
              <w:t>4.33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D3D7C20" w14:textId="77777777" w:rsidR="001A11CB" w:rsidRPr="007B3BD8" w:rsidRDefault="001A11CB" w:rsidP="00E43DD9">
            <w:pPr>
              <w:pStyle w:val="LZ-4"/>
            </w:pPr>
            <w:r w:rsidRPr="007B3BD8">
              <w:rPr>
                <w:rFonts w:hint="eastAsia"/>
              </w:rPr>
              <w:t>1.98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ACFBBE2" w14:textId="77777777" w:rsidR="001A11CB" w:rsidRPr="007B3BD8" w:rsidRDefault="001A11CB" w:rsidP="00E43DD9">
            <w:pPr>
              <w:pStyle w:val="LZ-4"/>
            </w:pPr>
            <w:r w:rsidRPr="007B3BD8">
              <w:rPr>
                <w:rFonts w:hint="eastAsia"/>
              </w:rPr>
              <w:t>1.98</w:t>
            </w:r>
          </w:p>
        </w:tc>
      </w:tr>
      <w:tr w:rsidR="001A11CB" w:rsidRPr="007B3BD8" w14:paraId="099FC5A7"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3F03D1C"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265371C"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0000224"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B5EF82B" w14:textId="77777777" w:rsidR="001A11CB" w:rsidRPr="007B3BD8" w:rsidRDefault="001A11CB" w:rsidP="00E43DD9">
            <w:pPr>
              <w:pStyle w:val="LZ-4"/>
            </w:pPr>
            <w:r w:rsidRPr="007B3BD8">
              <w:rPr>
                <w:rFonts w:hint="eastAsia"/>
              </w:rPr>
              <w:t>3.91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5636256" w14:textId="77777777" w:rsidR="001A11CB" w:rsidRPr="007B3BD8" w:rsidRDefault="001A11CB" w:rsidP="00E43DD9">
            <w:pPr>
              <w:pStyle w:val="LZ-4"/>
            </w:pPr>
            <w:r w:rsidRPr="007B3BD8">
              <w:rPr>
                <w:rFonts w:hint="eastAsia"/>
              </w:rPr>
              <w:t>3.44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0C0597B" w14:textId="77777777" w:rsidR="001A11CB" w:rsidRPr="007B3BD8" w:rsidRDefault="001A11CB" w:rsidP="00E43DD9">
            <w:pPr>
              <w:pStyle w:val="LZ-4"/>
            </w:pPr>
            <w:r w:rsidRPr="007B3BD8">
              <w:rPr>
                <w:rFonts w:hint="eastAsia"/>
              </w:rPr>
              <w:t>2.82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E358E29" w14:textId="77777777" w:rsidR="001A11CB" w:rsidRPr="007B3BD8" w:rsidRDefault="001A11CB" w:rsidP="00E43DD9">
            <w:pPr>
              <w:pStyle w:val="LZ-4"/>
            </w:pPr>
            <w:r w:rsidRPr="007B3BD8">
              <w:rPr>
                <w:rFonts w:hint="eastAsia"/>
              </w:rPr>
              <w:t>2.12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79BA9DD" w14:textId="77777777" w:rsidR="001A11CB" w:rsidRPr="007B3BD8" w:rsidRDefault="001A11CB" w:rsidP="00E43DD9">
            <w:pPr>
              <w:pStyle w:val="LZ-4"/>
            </w:pPr>
            <w:r w:rsidRPr="007B3BD8">
              <w:rPr>
                <w:rFonts w:hint="eastAsia"/>
              </w:rPr>
              <w:t>1.84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D05D80" w14:textId="77777777" w:rsidR="001A11CB" w:rsidRPr="007B3BD8" w:rsidRDefault="001A11CB" w:rsidP="00E43DD9">
            <w:pPr>
              <w:pStyle w:val="LZ-4"/>
            </w:pPr>
            <w:r w:rsidRPr="007B3BD8">
              <w:rPr>
                <w:rFonts w:hint="eastAsia"/>
              </w:rPr>
              <w:t>1.84</w:t>
            </w:r>
          </w:p>
        </w:tc>
      </w:tr>
      <w:tr w:rsidR="001A11CB" w:rsidRPr="007B3BD8" w14:paraId="64A9C277"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16E5C74"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1DD9E3E"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E0C6AAA"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D64FA2A" w14:textId="77777777" w:rsidR="001A11CB" w:rsidRPr="007B3BD8" w:rsidRDefault="001A11CB" w:rsidP="00E43DD9">
            <w:pPr>
              <w:pStyle w:val="LZ-4"/>
            </w:pPr>
            <w:r w:rsidRPr="007B3BD8">
              <w:rPr>
                <w:rFonts w:hint="eastAsia"/>
              </w:rPr>
              <w:t>9.1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5DDE137" w14:textId="77777777" w:rsidR="001A11CB" w:rsidRPr="007B3BD8" w:rsidRDefault="001A11CB" w:rsidP="00E43DD9">
            <w:pPr>
              <w:pStyle w:val="LZ-4"/>
            </w:pPr>
            <w:r w:rsidRPr="007B3BD8">
              <w:rPr>
                <w:rFonts w:hint="eastAsia"/>
              </w:rPr>
              <w:t>7.57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C15F185" w14:textId="77777777" w:rsidR="001A11CB" w:rsidRPr="007B3BD8" w:rsidRDefault="001A11CB" w:rsidP="00E43DD9">
            <w:pPr>
              <w:pStyle w:val="LZ-4"/>
            </w:pPr>
            <w:r w:rsidRPr="007B3BD8">
              <w:rPr>
                <w:rFonts w:hint="eastAsia"/>
              </w:rPr>
              <w:t>6.06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0DF3C6E" w14:textId="77777777" w:rsidR="001A11CB" w:rsidRPr="007B3BD8" w:rsidRDefault="001A11CB" w:rsidP="00E43DD9">
            <w:pPr>
              <w:pStyle w:val="LZ-4"/>
            </w:pPr>
            <w:r w:rsidRPr="007B3BD8">
              <w:rPr>
                <w:rFonts w:hint="eastAsia"/>
              </w:rPr>
              <w:t>3.18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F1E1BE1" w14:textId="77777777" w:rsidR="001A11CB" w:rsidRPr="007B3BD8" w:rsidRDefault="001A11CB" w:rsidP="00E43DD9">
            <w:pPr>
              <w:pStyle w:val="LZ-4"/>
            </w:pPr>
            <w:r w:rsidRPr="007B3BD8">
              <w:rPr>
                <w:rFonts w:hint="eastAsia"/>
              </w:rPr>
              <w:t>2.33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120715C" w14:textId="77777777" w:rsidR="001A11CB" w:rsidRPr="007B3BD8" w:rsidRDefault="001A11CB" w:rsidP="00E43DD9">
            <w:pPr>
              <w:pStyle w:val="LZ-4"/>
            </w:pPr>
            <w:r w:rsidRPr="007B3BD8">
              <w:rPr>
                <w:rFonts w:hint="eastAsia"/>
              </w:rPr>
              <w:t>2.33</w:t>
            </w:r>
          </w:p>
        </w:tc>
      </w:tr>
      <w:tr w:rsidR="001A11CB" w:rsidRPr="007B3BD8" w14:paraId="0BDE31B3"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F964C95"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404EBEA" w14:textId="77777777" w:rsidR="001A11CB" w:rsidRPr="007B3BD8" w:rsidRDefault="001A11CB" w:rsidP="00E43DD9">
            <w:pPr>
              <w:pStyle w:val="LZ-4"/>
            </w:pPr>
            <w:r w:rsidRPr="007B3BD8">
              <w:rPr>
                <w:rFonts w:hint="eastAsia"/>
              </w:rPr>
              <w:t>大型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DB262E"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1549910" w14:textId="77777777" w:rsidR="001A11CB" w:rsidRPr="007B3BD8" w:rsidRDefault="001A11CB" w:rsidP="00E43DD9">
            <w:pPr>
              <w:pStyle w:val="LZ-4"/>
            </w:pPr>
            <w:r w:rsidRPr="007B3BD8">
              <w:rPr>
                <w:rFonts w:hint="eastAsia"/>
              </w:rPr>
              <w:t>100.74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80D973" w14:textId="77777777" w:rsidR="001A11CB" w:rsidRPr="007B3BD8" w:rsidRDefault="001A11CB" w:rsidP="00E43DD9">
            <w:pPr>
              <w:pStyle w:val="LZ-4"/>
            </w:pPr>
            <w:r w:rsidRPr="007B3BD8">
              <w:rPr>
                <w:rFonts w:hint="eastAsia"/>
              </w:rPr>
              <w:t>62.09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B22D411" w14:textId="77777777" w:rsidR="001A11CB" w:rsidRPr="007B3BD8" w:rsidRDefault="001A11CB" w:rsidP="00E43DD9">
            <w:pPr>
              <w:pStyle w:val="LZ-4"/>
            </w:pPr>
            <w:r w:rsidRPr="007B3BD8">
              <w:rPr>
                <w:rFonts w:hint="eastAsia"/>
              </w:rPr>
              <w:t>16.64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22E47FF" w14:textId="77777777" w:rsidR="001A11CB" w:rsidRPr="007B3BD8" w:rsidRDefault="001A11CB" w:rsidP="00E43DD9">
            <w:pPr>
              <w:pStyle w:val="LZ-4"/>
            </w:pPr>
            <w:r w:rsidRPr="007B3BD8">
              <w:rPr>
                <w:rFonts w:hint="eastAsia"/>
              </w:rPr>
              <w:t>8.25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8CE7D6" w14:textId="77777777" w:rsidR="001A11CB" w:rsidRPr="007B3BD8" w:rsidRDefault="001A11CB" w:rsidP="00E43DD9">
            <w:pPr>
              <w:pStyle w:val="LZ-4"/>
            </w:pPr>
            <w:r w:rsidRPr="007B3BD8">
              <w:rPr>
                <w:rFonts w:hint="eastAsia"/>
              </w:rPr>
              <w:t>3.77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A6F3A7" w14:textId="77777777" w:rsidR="001A11CB" w:rsidRPr="007B3BD8" w:rsidRDefault="001A11CB" w:rsidP="00E43DD9">
            <w:pPr>
              <w:pStyle w:val="LZ-4"/>
            </w:pPr>
            <w:r w:rsidRPr="007B3BD8">
              <w:rPr>
                <w:rFonts w:hint="eastAsia"/>
              </w:rPr>
              <w:t>3.77</w:t>
            </w:r>
          </w:p>
        </w:tc>
      </w:tr>
      <w:tr w:rsidR="001A11CB" w:rsidRPr="007B3BD8" w14:paraId="50B92DFE"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625664F"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3D2CD13"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122CB8"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4A4804" w14:textId="77777777" w:rsidR="001A11CB" w:rsidRPr="007B3BD8" w:rsidRDefault="001A11CB" w:rsidP="00E43DD9">
            <w:pPr>
              <w:pStyle w:val="LZ-4"/>
            </w:pPr>
            <w:r w:rsidRPr="007B3BD8">
              <w:rPr>
                <w:rFonts w:hint="eastAsia"/>
              </w:rPr>
              <w:t>10.53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1B98BA2" w14:textId="77777777" w:rsidR="001A11CB" w:rsidRPr="007B3BD8" w:rsidRDefault="001A11CB" w:rsidP="00E43DD9">
            <w:pPr>
              <w:pStyle w:val="LZ-4"/>
            </w:pPr>
            <w:r w:rsidRPr="007B3BD8">
              <w:rPr>
                <w:rFonts w:hint="eastAsia"/>
              </w:rPr>
              <w:t>9.86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62E98F2" w14:textId="77777777" w:rsidR="001A11CB" w:rsidRPr="007B3BD8" w:rsidRDefault="001A11CB" w:rsidP="00E43DD9">
            <w:pPr>
              <w:pStyle w:val="LZ-4"/>
            </w:pPr>
            <w:r w:rsidRPr="007B3BD8">
              <w:rPr>
                <w:rFonts w:hint="eastAsia"/>
              </w:rPr>
              <w:t>8.68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AE669C" w14:textId="77777777" w:rsidR="001A11CB" w:rsidRPr="007B3BD8" w:rsidRDefault="001A11CB" w:rsidP="00E43DD9">
            <w:pPr>
              <w:pStyle w:val="LZ-4"/>
            </w:pPr>
            <w:r w:rsidRPr="007B3BD8">
              <w:rPr>
                <w:rFonts w:hint="eastAsia"/>
              </w:rPr>
              <w:t>6.74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A361B0" w14:textId="77777777" w:rsidR="001A11CB" w:rsidRPr="007B3BD8" w:rsidRDefault="001A11CB" w:rsidP="00E43DD9">
            <w:pPr>
              <w:pStyle w:val="LZ-4"/>
            </w:pPr>
            <w:r w:rsidRPr="007B3BD8">
              <w:rPr>
                <w:rFonts w:hint="eastAsia"/>
              </w:rPr>
              <w:t>3.25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E76FCF" w14:textId="77777777" w:rsidR="001A11CB" w:rsidRPr="007B3BD8" w:rsidRDefault="001A11CB" w:rsidP="00E43DD9">
            <w:pPr>
              <w:pStyle w:val="LZ-4"/>
            </w:pPr>
            <w:r w:rsidRPr="007B3BD8">
              <w:rPr>
                <w:rFonts w:hint="eastAsia"/>
              </w:rPr>
              <w:t>1.62</w:t>
            </w:r>
          </w:p>
        </w:tc>
      </w:tr>
      <w:tr w:rsidR="001A11CB" w:rsidRPr="007B3BD8" w14:paraId="2548F546"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B264249"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5C9E2A1"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D081AEC"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FDA0CE" w14:textId="77777777" w:rsidR="001A11CB" w:rsidRPr="007B3BD8" w:rsidRDefault="001A11CB" w:rsidP="00E43DD9">
            <w:pPr>
              <w:pStyle w:val="LZ-4"/>
            </w:pPr>
            <w:r w:rsidRPr="007B3BD8">
              <w:rPr>
                <w:rFonts w:hint="eastAsia"/>
              </w:rPr>
              <w:t>18.7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F0EED34" w14:textId="77777777" w:rsidR="001A11CB" w:rsidRPr="007B3BD8" w:rsidRDefault="001A11CB" w:rsidP="00E43DD9">
            <w:pPr>
              <w:pStyle w:val="LZ-4"/>
            </w:pPr>
            <w:r w:rsidRPr="007B3BD8">
              <w:rPr>
                <w:rFonts w:hint="eastAsia"/>
              </w:rPr>
              <w:t>15.14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AAED316" w14:textId="77777777" w:rsidR="001A11CB" w:rsidRPr="007B3BD8" w:rsidRDefault="001A11CB" w:rsidP="00E43DD9">
            <w:pPr>
              <w:pStyle w:val="LZ-4"/>
            </w:pPr>
            <w:r w:rsidRPr="007B3BD8">
              <w:rPr>
                <w:rFonts w:hint="eastAsia"/>
              </w:rPr>
              <w:t>12.11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E4BBBF" w14:textId="77777777" w:rsidR="001A11CB" w:rsidRPr="007B3BD8" w:rsidRDefault="001A11CB" w:rsidP="00E43DD9">
            <w:pPr>
              <w:pStyle w:val="LZ-4"/>
            </w:pPr>
            <w:r w:rsidRPr="007B3BD8">
              <w:rPr>
                <w:rFonts w:hint="eastAsia"/>
              </w:rPr>
              <w:t>6.36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03768A" w14:textId="77777777" w:rsidR="001A11CB" w:rsidRPr="007B3BD8" w:rsidRDefault="001A11CB" w:rsidP="00E43DD9">
            <w:pPr>
              <w:pStyle w:val="LZ-4"/>
            </w:pPr>
            <w:r w:rsidRPr="007B3BD8">
              <w:rPr>
                <w:rFonts w:hint="eastAsia"/>
              </w:rPr>
              <w:t>4.67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0E75230" w14:textId="77777777" w:rsidR="001A11CB" w:rsidRPr="007B3BD8" w:rsidRDefault="001A11CB" w:rsidP="00E43DD9">
            <w:pPr>
              <w:pStyle w:val="LZ-4"/>
            </w:pPr>
            <w:r w:rsidRPr="007B3BD8">
              <w:rPr>
                <w:rFonts w:hint="eastAsia"/>
              </w:rPr>
              <w:t>4.57</w:t>
            </w:r>
          </w:p>
        </w:tc>
      </w:tr>
      <w:tr w:rsidR="001A11CB" w:rsidRPr="007B3BD8" w14:paraId="0FC29F95"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AF63F3D"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E50BEF" w14:textId="77777777" w:rsidR="001A11CB" w:rsidRPr="007B3BD8" w:rsidRDefault="001A11CB" w:rsidP="00E43DD9">
            <w:pPr>
              <w:pStyle w:val="LZ-4"/>
            </w:pPr>
            <w:r w:rsidRPr="007B3BD8">
              <w:rPr>
                <w:rFonts w:hint="eastAsia"/>
              </w:rPr>
              <w:t>公交车</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07A492"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1413939" w14:textId="77777777" w:rsidR="001A11CB" w:rsidRPr="007B3BD8" w:rsidRDefault="001A11CB" w:rsidP="00E43DD9">
            <w:pPr>
              <w:pStyle w:val="LZ-4"/>
            </w:pPr>
            <w:r w:rsidRPr="007B3BD8">
              <w:rPr>
                <w:rFonts w:hint="eastAsia"/>
              </w:rPr>
              <w:t>100.74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3D24CA" w14:textId="77777777" w:rsidR="001A11CB" w:rsidRPr="007B3BD8" w:rsidRDefault="001A11CB" w:rsidP="00E43DD9">
            <w:pPr>
              <w:pStyle w:val="LZ-4"/>
            </w:pPr>
            <w:r w:rsidRPr="007B3BD8">
              <w:rPr>
                <w:rFonts w:hint="eastAsia"/>
              </w:rPr>
              <w:t>62.09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B90E22" w14:textId="77777777" w:rsidR="001A11CB" w:rsidRPr="007B3BD8" w:rsidRDefault="001A11CB" w:rsidP="00E43DD9">
            <w:pPr>
              <w:pStyle w:val="LZ-4"/>
            </w:pPr>
            <w:r w:rsidRPr="007B3BD8">
              <w:rPr>
                <w:rFonts w:hint="eastAsia"/>
              </w:rPr>
              <w:t>16.64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8600366" w14:textId="77777777" w:rsidR="001A11CB" w:rsidRPr="007B3BD8" w:rsidRDefault="001A11CB" w:rsidP="00E43DD9">
            <w:pPr>
              <w:pStyle w:val="LZ-4"/>
            </w:pPr>
            <w:r w:rsidRPr="007B3BD8">
              <w:rPr>
                <w:rFonts w:hint="eastAsia"/>
              </w:rPr>
              <w:t>8.25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6F19C0" w14:textId="77777777" w:rsidR="001A11CB" w:rsidRPr="007B3BD8" w:rsidRDefault="001A11CB" w:rsidP="00E43DD9">
            <w:pPr>
              <w:pStyle w:val="LZ-4"/>
            </w:pPr>
            <w:r w:rsidRPr="007B3BD8">
              <w:rPr>
                <w:rFonts w:hint="eastAsia"/>
              </w:rPr>
              <w:t>3.77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3BAF58" w14:textId="77777777" w:rsidR="001A11CB" w:rsidRPr="007B3BD8" w:rsidRDefault="001A11CB" w:rsidP="00E43DD9">
            <w:pPr>
              <w:pStyle w:val="LZ-4"/>
            </w:pPr>
            <w:r w:rsidRPr="007B3BD8">
              <w:rPr>
                <w:rFonts w:hint="eastAsia"/>
              </w:rPr>
              <w:t>3.77</w:t>
            </w:r>
          </w:p>
        </w:tc>
      </w:tr>
      <w:tr w:rsidR="001A11CB" w:rsidRPr="007B3BD8" w14:paraId="533A965F"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870DE16"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D04CC5B"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209B26"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9ECBD59" w14:textId="77777777" w:rsidR="001A11CB" w:rsidRPr="007B3BD8" w:rsidRDefault="001A11CB" w:rsidP="00E43DD9">
            <w:pPr>
              <w:pStyle w:val="LZ-4"/>
            </w:pPr>
            <w:r w:rsidRPr="007B3BD8">
              <w:rPr>
                <w:rFonts w:hint="eastAsia"/>
              </w:rPr>
              <w:t>10.53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A28D02D" w14:textId="77777777" w:rsidR="001A11CB" w:rsidRPr="007B3BD8" w:rsidRDefault="001A11CB" w:rsidP="00E43DD9">
            <w:pPr>
              <w:pStyle w:val="LZ-4"/>
            </w:pPr>
            <w:r w:rsidRPr="007B3BD8">
              <w:rPr>
                <w:rFonts w:hint="eastAsia"/>
              </w:rPr>
              <w:t>9.86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AC74E2E" w14:textId="77777777" w:rsidR="001A11CB" w:rsidRPr="007B3BD8" w:rsidRDefault="001A11CB" w:rsidP="00E43DD9">
            <w:pPr>
              <w:pStyle w:val="LZ-4"/>
            </w:pPr>
            <w:r w:rsidRPr="007B3BD8">
              <w:rPr>
                <w:rFonts w:hint="eastAsia"/>
              </w:rPr>
              <w:t>8.68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B0EE9B2" w14:textId="77777777" w:rsidR="001A11CB" w:rsidRPr="007B3BD8" w:rsidRDefault="001A11CB" w:rsidP="00E43DD9">
            <w:pPr>
              <w:pStyle w:val="LZ-4"/>
            </w:pPr>
            <w:r w:rsidRPr="007B3BD8">
              <w:rPr>
                <w:rFonts w:hint="eastAsia"/>
              </w:rPr>
              <w:t>6.74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62800DF" w14:textId="77777777" w:rsidR="001A11CB" w:rsidRPr="007B3BD8" w:rsidRDefault="001A11CB" w:rsidP="00E43DD9">
            <w:pPr>
              <w:pStyle w:val="LZ-4"/>
            </w:pPr>
            <w:r w:rsidRPr="007B3BD8">
              <w:rPr>
                <w:rFonts w:hint="eastAsia"/>
              </w:rPr>
              <w:t>3.25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7B62F1F" w14:textId="77777777" w:rsidR="001A11CB" w:rsidRPr="007B3BD8" w:rsidRDefault="001A11CB" w:rsidP="00E43DD9">
            <w:pPr>
              <w:pStyle w:val="LZ-4"/>
            </w:pPr>
            <w:r w:rsidRPr="007B3BD8">
              <w:rPr>
                <w:rFonts w:hint="eastAsia"/>
              </w:rPr>
              <w:t>1.62</w:t>
            </w:r>
          </w:p>
        </w:tc>
      </w:tr>
      <w:tr w:rsidR="001A11CB" w:rsidRPr="007B3BD8" w14:paraId="2697C736"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9A799C0"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DC2090D"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7E241AB"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DFE0008" w14:textId="77777777" w:rsidR="001A11CB" w:rsidRPr="007B3BD8" w:rsidRDefault="001A11CB" w:rsidP="00E43DD9">
            <w:pPr>
              <w:pStyle w:val="LZ-4"/>
            </w:pPr>
            <w:r w:rsidRPr="007B3BD8">
              <w:rPr>
                <w:rFonts w:hint="eastAsia"/>
              </w:rPr>
              <w:t>18.7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54149C" w14:textId="77777777" w:rsidR="001A11CB" w:rsidRPr="007B3BD8" w:rsidRDefault="001A11CB" w:rsidP="00E43DD9">
            <w:pPr>
              <w:pStyle w:val="LZ-4"/>
            </w:pPr>
            <w:r w:rsidRPr="007B3BD8">
              <w:rPr>
                <w:rFonts w:hint="eastAsia"/>
              </w:rPr>
              <w:t>15.14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8A79F7A" w14:textId="77777777" w:rsidR="001A11CB" w:rsidRPr="007B3BD8" w:rsidRDefault="001A11CB" w:rsidP="00E43DD9">
            <w:pPr>
              <w:pStyle w:val="LZ-4"/>
            </w:pPr>
            <w:r w:rsidRPr="007B3BD8">
              <w:rPr>
                <w:rFonts w:hint="eastAsia"/>
              </w:rPr>
              <w:t>12.11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19E006F" w14:textId="77777777" w:rsidR="001A11CB" w:rsidRPr="007B3BD8" w:rsidRDefault="001A11CB" w:rsidP="00E43DD9">
            <w:pPr>
              <w:pStyle w:val="LZ-4"/>
            </w:pPr>
            <w:r w:rsidRPr="007B3BD8">
              <w:rPr>
                <w:rFonts w:hint="eastAsia"/>
              </w:rPr>
              <w:t>6.36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83787F" w14:textId="77777777" w:rsidR="001A11CB" w:rsidRPr="007B3BD8" w:rsidRDefault="001A11CB" w:rsidP="00E43DD9">
            <w:pPr>
              <w:pStyle w:val="LZ-4"/>
            </w:pPr>
            <w:r w:rsidRPr="007B3BD8">
              <w:rPr>
                <w:rFonts w:hint="eastAsia"/>
              </w:rPr>
              <w:t>4.67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B24F44" w14:textId="77777777" w:rsidR="001A11CB" w:rsidRPr="007B3BD8" w:rsidRDefault="001A11CB" w:rsidP="00E43DD9">
            <w:pPr>
              <w:pStyle w:val="LZ-4"/>
            </w:pPr>
            <w:r w:rsidRPr="007B3BD8">
              <w:rPr>
                <w:rFonts w:hint="eastAsia"/>
              </w:rPr>
              <w:t>4.57</w:t>
            </w:r>
          </w:p>
        </w:tc>
      </w:tr>
      <w:tr w:rsidR="001A11CB" w:rsidRPr="007B3BD8" w14:paraId="50793D88" w14:textId="77777777" w:rsidTr="00E43DD9">
        <w:trPr>
          <w:trHeight w:val="315"/>
          <w:jc w:val="center"/>
        </w:trPr>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7C21E7D" w14:textId="77777777" w:rsidR="001A11CB" w:rsidRPr="007B3BD8" w:rsidRDefault="001A11CB" w:rsidP="00E43DD9">
            <w:pPr>
              <w:pStyle w:val="LZ-4"/>
            </w:pPr>
            <w:r w:rsidRPr="007B3BD8">
              <w:rPr>
                <w:rFonts w:hint="eastAsia"/>
              </w:rPr>
              <w:t>载货汽车</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D1859E8" w14:textId="77777777" w:rsidR="001A11CB" w:rsidRPr="007B3BD8" w:rsidRDefault="001A11CB" w:rsidP="00E43DD9">
            <w:pPr>
              <w:pStyle w:val="LZ-4"/>
            </w:pPr>
            <w:r w:rsidRPr="007B3BD8">
              <w:rPr>
                <w:rFonts w:hint="eastAsia"/>
              </w:rPr>
              <w:t>微型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A3DF17A"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56580C8" w14:textId="77777777" w:rsidR="001A11CB" w:rsidRPr="007B3BD8" w:rsidRDefault="001A11CB" w:rsidP="00E43DD9">
            <w:pPr>
              <w:pStyle w:val="LZ-4"/>
            </w:pPr>
            <w:r w:rsidRPr="007B3BD8">
              <w:rPr>
                <w:rFonts w:hint="eastAsia"/>
              </w:rPr>
              <w:t>47.83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0A399F" w14:textId="77777777" w:rsidR="001A11CB" w:rsidRPr="007B3BD8" w:rsidRDefault="001A11CB" w:rsidP="00E43DD9">
            <w:pPr>
              <w:pStyle w:val="LZ-4"/>
            </w:pPr>
            <w:r w:rsidRPr="007B3BD8">
              <w:rPr>
                <w:rFonts w:hint="eastAsia"/>
              </w:rPr>
              <w:t>26.16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514EBE" w14:textId="77777777" w:rsidR="001A11CB" w:rsidRPr="007B3BD8" w:rsidRDefault="001A11CB" w:rsidP="00E43DD9">
            <w:pPr>
              <w:pStyle w:val="LZ-4"/>
            </w:pPr>
            <w:r w:rsidRPr="007B3BD8">
              <w:rPr>
                <w:rFonts w:hint="eastAsia"/>
              </w:rPr>
              <w:t>21.54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46C1E4" w14:textId="77777777" w:rsidR="001A11CB" w:rsidRPr="007B3BD8" w:rsidRDefault="001A11CB" w:rsidP="00E43DD9">
            <w:pPr>
              <w:pStyle w:val="LZ-4"/>
            </w:pPr>
            <w:r w:rsidRPr="007B3BD8">
              <w:rPr>
                <w:rFonts w:hint="eastAsia"/>
              </w:rPr>
              <w:t>5.61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C890CD6" w14:textId="77777777" w:rsidR="001A11CB" w:rsidRPr="007B3BD8" w:rsidRDefault="001A11CB" w:rsidP="00E43DD9">
            <w:pPr>
              <w:pStyle w:val="LZ-4"/>
            </w:pPr>
            <w:r w:rsidRPr="007B3BD8">
              <w:rPr>
                <w:rFonts w:hint="eastAsia"/>
              </w:rPr>
              <w:t>2.37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BE52BE" w14:textId="77777777" w:rsidR="001A11CB" w:rsidRPr="007B3BD8" w:rsidRDefault="001A11CB" w:rsidP="00E43DD9">
            <w:pPr>
              <w:pStyle w:val="LZ-4"/>
            </w:pPr>
            <w:r w:rsidRPr="007B3BD8">
              <w:rPr>
                <w:rFonts w:hint="eastAsia"/>
              </w:rPr>
              <w:t>2.37</w:t>
            </w:r>
          </w:p>
        </w:tc>
      </w:tr>
      <w:tr w:rsidR="001A11CB" w:rsidRPr="007B3BD8" w14:paraId="48869565"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63A63A5"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90D9799"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7D7637"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D2CE736" w14:textId="77777777" w:rsidR="001A11CB" w:rsidRPr="007B3BD8" w:rsidRDefault="001A11CB" w:rsidP="00E43DD9">
            <w:pPr>
              <w:pStyle w:val="LZ-4"/>
            </w:pPr>
            <w:r w:rsidRPr="007B3BD8">
              <w:rPr>
                <w:rFonts w:hint="eastAsia"/>
              </w:rPr>
              <w:t>3.28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EAEC42E" w14:textId="77777777" w:rsidR="001A11CB" w:rsidRPr="007B3BD8" w:rsidRDefault="001A11CB" w:rsidP="00E43DD9">
            <w:pPr>
              <w:pStyle w:val="LZ-4"/>
            </w:pPr>
            <w:r w:rsidRPr="007B3BD8">
              <w:rPr>
                <w:rFonts w:hint="eastAsia"/>
              </w:rPr>
              <w:t>4.19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A8F013" w14:textId="77777777" w:rsidR="001A11CB" w:rsidRPr="007B3BD8" w:rsidRDefault="001A11CB" w:rsidP="00E43DD9">
            <w:pPr>
              <w:pStyle w:val="LZ-4"/>
            </w:pPr>
            <w:r w:rsidRPr="007B3BD8">
              <w:rPr>
                <w:rFonts w:hint="eastAsia"/>
              </w:rPr>
              <w:t>3.22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0F0129" w14:textId="77777777" w:rsidR="001A11CB" w:rsidRPr="007B3BD8" w:rsidRDefault="001A11CB" w:rsidP="00E43DD9">
            <w:pPr>
              <w:pStyle w:val="LZ-4"/>
            </w:pPr>
            <w:r w:rsidRPr="007B3BD8">
              <w:rPr>
                <w:rFonts w:hint="eastAsia"/>
              </w:rPr>
              <w:t>1.88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FAC7043" w14:textId="77777777" w:rsidR="001A11CB" w:rsidRPr="007B3BD8" w:rsidRDefault="001A11CB" w:rsidP="00E43DD9">
            <w:pPr>
              <w:pStyle w:val="LZ-4"/>
            </w:pPr>
            <w:r w:rsidRPr="007B3BD8">
              <w:rPr>
                <w:rFonts w:hint="eastAsia"/>
              </w:rPr>
              <w:t>1.48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5BA99C" w14:textId="77777777" w:rsidR="001A11CB" w:rsidRPr="007B3BD8" w:rsidRDefault="001A11CB" w:rsidP="00E43DD9">
            <w:pPr>
              <w:pStyle w:val="LZ-4"/>
            </w:pPr>
            <w:r w:rsidRPr="007B3BD8">
              <w:rPr>
                <w:rFonts w:hint="eastAsia"/>
              </w:rPr>
              <w:t>1.48</w:t>
            </w:r>
          </w:p>
        </w:tc>
      </w:tr>
      <w:tr w:rsidR="001A11CB" w:rsidRPr="007B3BD8" w14:paraId="30B851F4"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E1E27B8"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5E6AA7E"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2765EF"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B7E6A92"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BCB60B2"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44957AC"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CB50E25"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8EC5ECF"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EFDFBF9" w14:textId="77777777" w:rsidR="001A11CB" w:rsidRPr="007B3BD8" w:rsidRDefault="001A11CB" w:rsidP="00E43DD9">
            <w:pPr>
              <w:pStyle w:val="LZ-4"/>
            </w:pPr>
            <w:r w:rsidRPr="007B3BD8">
              <w:rPr>
                <w:rFonts w:hint="eastAsia"/>
              </w:rPr>
              <w:t>-</w:t>
            </w:r>
          </w:p>
        </w:tc>
      </w:tr>
      <w:tr w:rsidR="001A11CB" w:rsidRPr="007B3BD8" w14:paraId="2C7AFC68"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A2CD6F5"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3F3C43" w14:textId="77777777" w:rsidR="001A11CB" w:rsidRPr="007B3BD8" w:rsidRDefault="001A11CB" w:rsidP="00E43DD9">
            <w:pPr>
              <w:pStyle w:val="LZ-4"/>
            </w:pPr>
            <w:r w:rsidRPr="007B3BD8">
              <w:rPr>
                <w:rFonts w:hint="eastAsia"/>
              </w:rPr>
              <w:t>轻型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F7A637"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8B05794" w14:textId="77777777" w:rsidR="001A11CB" w:rsidRPr="007B3BD8" w:rsidRDefault="001A11CB" w:rsidP="00E43DD9">
            <w:pPr>
              <w:pStyle w:val="LZ-4"/>
            </w:pPr>
            <w:r w:rsidRPr="007B3BD8">
              <w:rPr>
                <w:rFonts w:hint="eastAsia"/>
              </w:rPr>
              <w:t>47.83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01CD389" w14:textId="77777777" w:rsidR="001A11CB" w:rsidRPr="007B3BD8" w:rsidRDefault="001A11CB" w:rsidP="00E43DD9">
            <w:pPr>
              <w:pStyle w:val="LZ-4"/>
            </w:pPr>
            <w:r w:rsidRPr="007B3BD8">
              <w:rPr>
                <w:rFonts w:hint="eastAsia"/>
              </w:rPr>
              <w:t>26.16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CEBF189" w14:textId="77777777" w:rsidR="001A11CB" w:rsidRPr="007B3BD8" w:rsidRDefault="001A11CB" w:rsidP="00E43DD9">
            <w:pPr>
              <w:pStyle w:val="LZ-4"/>
            </w:pPr>
            <w:r w:rsidRPr="007B3BD8">
              <w:rPr>
                <w:rFonts w:hint="eastAsia"/>
              </w:rPr>
              <w:t>21.54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29DC22D" w14:textId="77777777" w:rsidR="001A11CB" w:rsidRPr="007B3BD8" w:rsidRDefault="001A11CB" w:rsidP="00E43DD9">
            <w:pPr>
              <w:pStyle w:val="LZ-4"/>
            </w:pPr>
            <w:r w:rsidRPr="007B3BD8">
              <w:rPr>
                <w:rFonts w:hint="eastAsia"/>
              </w:rPr>
              <w:t>5.61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2F150A" w14:textId="77777777" w:rsidR="001A11CB" w:rsidRPr="007B3BD8" w:rsidRDefault="001A11CB" w:rsidP="00E43DD9">
            <w:pPr>
              <w:pStyle w:val="LZ-4"/>
            </w:pPr>
            <w:r w:rsidRPr="007B3BD8">
              <w:rPr>
                <w:rFonts w:hint="eastAsia"/>
              </w:rPr>
              <w:t>2.37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46C831" w14:textId="77777777" w:rsidR="001A11CB" w:rsidRPr="007B3BD8" w:rsidRDefault="001A11CB" w:rsidP="00E43DD9">
            <w:pPr>
              <w:pStyle w:val="LZ-4"/>
            </w:pPr>
            <w:r w:rsidRPr="007B3BD8">
              <w:rPr>
                <w:rFonts w:hint="eastAsia"/>
              </w:rPr>
              <w:t>2.37</w:t>
            </w:r>
          </w:p>
        </w:tc>
      </w:tr>
      <w:tr w:rsidR="001A11CB" w:rsidRPr="007B3BD8" w14:paraId="4C30C451"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531FE52"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9F64FC7"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95F63C7"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B83A501" w14:textId="77777777" w:rsidR="001A11CB" w:rsidRPr="007B3BD8" w:rsidRDefault="001A11CB" w:rsidP="00E43DD9">
            <w:pPr>
              <w:pStyle w:val="LZ-4"/>
            </w:pPr>
            <w:r w:rsidRPr="007B3BD8">
              <w:rPr>
                <w:rFonts w:hint="eastAsia"/>
              </w:rPr>
              <w:t>3.28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45DFDCB" w14:textId="77777777" w:rsidR="001A11CB" w:rsidRPr="007B3BD8" w:rsidRDefault="001A11CB" w:rsidP="00E43DD9">
            <w:pPr>
              <w:pStyle w:val="LZ-4"/>
            </w:pPr>
            <w:r w:rsidRPr="007B3BD8">
              <w:rPr>
                <w:rFonts w:hint="eastAsia"/>
              </w:rPr>
              <w:t>4.19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DE13D5" w14:textId="77777777" w:rsidR="001A11CB" w:rsidRPr="007B3BD8" w:rsidRDefault="001A11CB" w:rsidP="00E43DD9">
            <w:pPr>
              <w:pStyle w:val="LZ-4"/>
            </w:pPr>
            <w:r w:rsidRPr="007B3BD8">
              <w:rPr>
                <w:rFonts w:hint="eastAsia"/>
              </w:rPr>
              <w:t>3.22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ABD056" w14:textId="77777777" w:rsidR="001A11CB" w:rsidRPr="007B3BD8" w:rsidRDefault="001A11CB" w:rsidP="00E43DD9">
            <w:pPr>
              <w:pStyle w:val="LZ-4"/>
            </w:pPr>
            <w:r w:rsidRPr="007B3BD8">
              <w:rPr>
                <w:rFonts w:hint="eastAsia"/>
              </w:rPr>
              <w:t>1.88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86433C2" w14:textId="77777777" w:rsidR="001A11CB" w:rsidRPr="007B3BD8" w:rsidRDefault="001A11CB" w:rsidP="00E43DD9">
            <w:pPr>
              <w:pStyle w:val="LZ-4"/>
            </w:pPr>
            <w:r w:rsidRPr="007B3BD8">
              <w:rPr>
                <w:rFonts w:hint="eastAsia"/>
              </w:rPr>
              <w:t>1.48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225C04" w14:textId="77777777" w:rsidR="001A11CB" w:rsidRPr="007B3BD8" w:rsidRDefault="001A11CB" w:rsidP="00E43DD9">
            <w:pPr>
              <w:pStyle w:val="LZ-4"/>
            </w:pPr>
            <w:r w:rsidRPr="007B3BD8">
              <w:rPr>
                <w:rFonts w:hint="eastAsia"/>
              </w:rPr>
              <w:t>1.48</w:t>
            </w:r>
          </w:p>
        </w:tc>
      </w:tr>
      <w:tr w:rsidR="001A11CB" w:rsidRPr="007B3BD8" w14:paraId="5DCEA297"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5E8407B"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9FE551F"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146711" w14:textId="3A172CBB"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2C2EB17" w14:textId="77777777" w:rsidR="001A11CB" w:rsidRPr="007B3BD8" w:rsidRDefault="001A11CB" w:rsidP="00E43DD9">
            <w:pPr>
              <w:pStyle w:val="LZ-4"/>
            </w:pPr>
            <w:r w:rsidRPr="007B3BD8">
              <w:rPr>
                <w:rFonts w:hint="eastAsia"/>
              </w:rPr>
              <w:t>17.51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C1AB32" w14:textId="77777777" w:rsidR="001A11CB" w:rsidRPr="007B3BD8" w:rsidRDefault="001A11CB" w:rsidP="00E43DD9">
            <w:pPr>
              <w:pStyle w:val="LZ-4"/>
            </w:pPr>
            <w:r w:rsidRPr="007B3BD8">
              <w:rPr>
                <w:rFonts w:hint="eastAsia"/>
              </w:rPr>
              <w:t>2.19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2D16ED7" w14:textId="77777777" w:rsidR="001A11CB" w:rsidRPr="007B3BD8" w:rsidRDefault="001A11CB" w:rsidP="00E43DD9">
            <w:pPr>
              <w:pStyle w:val="LZ-4"/>
            </w:pPr>
            <w:r w:rsidRPr="007B3BD8">
              <w:rPr>
                <w:rFonts w:hint="eastAsia"/>
              </w:rPr>
              <w:t>1.3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795E122" w14:textId="77777777" w:rsidR="001A11CB" w:rsidRPr="007B3BD8" w:rsidRDefault="001A11CB" w:rsidP="00E43DD9">
            <w:pPr>
              <w:pStyle w:val="LZ-4"/>
            </w:pPr>
            <w:r w:rsidRPr="007B3BD8">
              <w:rPr>
                <w:rFonts w:hint="eastAsia"/>
              </w:rPr>
              <w:t>0.79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BEAA395" w14:textId="77777777" w:rsidR="001A11CB" w:rsidRPr="007B3BD8" w:rsidRDefault="001A11CB" w:rsidP="00E43DD9">
            <w:pPr>
              <w:pStyle w:val="LZ-4"/>
            </w:pPr>
            <w:r w:rsidRPr="007B3BD8">
              <w:rPr>
                <w:rFonts w:hint="eastAsia"/>
              </w:rPr>
              <w:t>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3924785" w14:textId="77777777" w:rsidR="001A11CB" w:rsidRPr="007B3BD8" w:rsidRDefault="001A11CB" w:rsidP="00E43DD9">
            <w:pPr>
              <w:pStyle w:val="LZ-4"/>
            </w:pPr>
            <w:r w:rsidRPr="007B3BD8">
              <w:rPr>
                <w:rFonts w:hint="eastAsia"/>
              </w:rPr>
              <w:t>0.5</w:t>
            </w:r>
          </w:p>
        </w:tc>
      </w:tr>
      <w:tr w:rsidR="001A11CB" w:rsidRPr="007B3BD8" w14:paraId="6F1E3D81"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B405C90"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F2BD4C2" w14:textId="77777777" w:rsidR="001A11CB" w:rsidRPr="007B3BD8" w:rsidRDefault="001A11CB" w:rsidP="00E43DD9">
            <w:pPr>
              <w:pStyle w:val="LZ-4"/>
            </w:pPr>
            <w:r w:rsidRPr="007B3BD8">
              <w:rPr>
                <w:rFonts w:hint="eastAsia"/>
              </w:rPr>
              <w:t>中型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8DE526"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19CD85E" w14:textId="77777777" w:rsidR="001A11CB" w:rsidRPr="007B3BD8" w:rsidRDefault="001A11CB" w:rsidP="00E43DD9">
            <w:pPr>
              <w:pStyle w:val="LZ-4"/>
            </w:pPr>
            <w:r w:rsidRPr="007B3BD8">
              <w:rPr>
                <w:rFonts w:hint="eastAsia"/>
              </w:rPr>
              <w:t>123.13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2567C3" w14:textId="77777777" w:rsidR="001A11CB" w:rsidRPr="007B3BD8" w:rsidRDefault="001A11CB" w:rsidP="00E43DD9">
            <w:pPr>
              <w:pStyle w:val="LZ-4"/>
            </w:pPr>
            <w:r w:rsidRPr="007B3BD8">
              <w:rPr>
                <w:rFonts w:hint="eastAsia"/>
              </w:rPr>
              <w:t>75.79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B0A86F9" w14:textId="77777777" w:rsidR="001A11CB" w:rsidRPr="007B3BD8" w:rsidRDefault="001A11CB" w:rsidP="00E43DD9">
            <w:pPr>
              <w:pStyle w:val="LZ-4"/>
            </w:pPr>
            <w:r w:rsidRPr="007B3BD8">
              <w:rPr>
                <w:rFonts w:hint="eastAsia"/>
              </w:rPr>
              <w:t>23.32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E8BDD9" w14:textId="77777777" w:rsidR="001A11CB" w:rsidRPr="007B3BD8" w:rsidRDefault="001A11CB" w:rsidP="00E43DD9">
            <w:pPr>
              <w:pStyle w:val="LZ-4"/>
            </w:pPr>
            <w:r w:rsidRPr="007B3BD8">
              <w:rPr>
                <w:rFonts w:hint="eastAsia"/>
              </w:rPr>
              <w:t>10.71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C7FAEF" w14:textId="77777777" w:rsidR="001A11CB" w:rsidRPr="007B3BD8" w:rsidRDefault="001A11CB" w:rsidP="00E43DD9">
            <w:pPr>
              <w:pStyle w:val="LZ-4"/>
            </w:pPr>
            <w:r w:rsidRPr="007B3BD8">
              <w:rPr>
                <w:rFonts w:hint="eastAsia"/>
              </w:rPr>
              <w:t>4.5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6F27925" w14:textId="77777777" w:rsidR="001A11CB" w:rsidRPr="007B3BD8" w:rsidRDefault="001A11CB" w:rsidP="00E43DD9">
            <w:pPr>
              <w:pStyle w:val="LZ-4"/>
            </w:pPr>
            <w:r w:rsidRPr="007B3BD8">
              <w:rPr>
                <w:rFonts w:hint="eastAsia"/>
              </w:rPr>
              <w:t>4.5</w:t>
            </w:r>
          </w:p>
        </w:tc>
      </w:tr>
      <w:tr w:rsidR="001A11CB" w:rsidRPr="007B3BD8" w14:paraId="014CABFF"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62A7F7C"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769C18A"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F32B0F7"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6BBA170" w14:textId="77777777" w:rsidR="001A11CB" w:rsidRPr="007B3BD8" w:rsidRDefault="001A11CB" w:rsidP="00E43DD9">
            <w:pPr>
              <w:pStyle w:val="LZ-4"/>
            </w:pPr>
            <w:r w:rsidRPr="007B3BD8">
              <w:rPr>
                <w:rFonts w:hint="eastAsia"/>
              </w:rPr>
              <w:t>12.05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2D17E3" w14:textId="77777777" w:rsidR="001A11CB" w:rsidRPr="007B3BD8" w:rsidRDefault="001A11CB" w:rsidP="00E43DD9">
            <w:pPr>
              <w:pStyle w:val="LZ-4"/>
            </w:pPr>
            <w:r w:rsidRPr="007B3BD8">
              <w:rPr>
                <w:rFonts w:hint="eastAsia"/>
              </w:rPr>
              <w:t>4.24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7FA1CE7" w14:textId="77777777" w:rsidR="001A11CB" w:rsidRPr="007B3BD8" w:rsidRDefault="001A11CB" w:rsidP="00E43DD9">
            <w:pPr>
              <w:pStyle w:val="LZ-4"/>
            </w:pPr>
            <w:r w:rsidRPr="007B3BD8">
              <w:rPr>
                <w:rFonts w:hint="eastAsia"/>
              </w:rPr>
              <w:t>4.63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133C807" w14:textId="77777777" w:rsidR="001A11CB" w:rsidRPr="007B3BD8" w:rsidRDefault="001A11CB" w:rsidP="00E43DD9">
            <w:pPr>
              <w:pStyle w:val="LZ-4"/>
            </w:pPr>
            <w:r w:rsidRPr="007B3BD8">
              <w:rPr>
                <w:rFonts w:hint="eastAsia"/>
              </w:rPr>
              <w:t>2.09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A8D5C8E" w14:textId="77777777" w:rsidR="001A11CB" w:rsidRPr="007B3BD8" w:rsidRDefault="001A11CB" w:rsidP="00E43DD9">
            <w:pPr>
              <w:pStyle w:val="LZ-4"/>
            </w:pPr>
            <w:r w:rsidRPr="007B3BD8">
              <w:rPr>
                <w:rFonts w:hint="eastAsia"/>
              </w:rPr>
              <w:t>1.65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248D46" w14:textId="77777777" w:rsidR="001A11CB" w:rsidRPr="007B3BD8" w:rsidRDefault="001A11CB" w:rsidP="00E43DD9">
            <w:pPr>
              <w:pStyle w:val="LZ-4"/>
            </w:pPr>
            <w:r w:rsidRPr="007B3BD8">
              <w:rPr>
                <w:rFonts w:hint="eastAsia"/>
              </w:rPr>
              <w:t>1.65</w:t>
            </w:r>
          </w:p>
        </w:tc>
      </w:tr>
      <w:tr w:rsidR="001A11CB" w:rsidRPr="007B3BD8" w14:paraId="28A84D7E"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56F08E2"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FB4CF99"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68CEB97"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736AC83"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7850152"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907790"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547A1CF"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8175B83"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1E9E35" w14:textId="77777777" w:rsidR="001A11CB" w:rsidRPr="007B3BD8" w:rsidRDefault="001A11CB" w:rsidP="00E43DD9">
            <w:pPr>
              <w:pStyle w:val="LZ-4"/>
            </w:pPr>
            <w:r w:rsidRPr="007B3BD8">
              <w:rPr>
                <w:rFonts w:hint="eastAsia"/>
              </w:rPr>
              <w:t>-</w:t>
            </w:r>
          </w:p>
        </w:tc>
      </w:tr>
      <w:tr w:rsidR="001A11CB" w:rsidRPr="007B3BD8" w14:paraId="7D9EB276"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BB1A660"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9489547" w14:textId="77777777" w:rsidR="001A11CB" w:rsidRPr="007B3BD8" w:rsidRDefault="001A11CB" w:rsidP="00E43DD9">
            <w:pPr>
              <w:pStyle w:val="LZ-4"/>
            </w:pPr>
            <w:r w:rsidRPr="007B3BD8">
              <w:rPr>
                <w:rFonts w:hint="eastAsia"/>
              </w:rPr>
              <w:t>重型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93ADEC"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C83E424" w14:textId="77777777" w:rsidR="001A11CB" w:rsidRPr="007B3BD8" w:rsidRDefault="001A11CB" w:rsidP="00E43DD9">
            <w:pPr>
              <w:pStyle w:val="LZ-4"/>
            </w:pPr>
            <w:r w:rsidRPr="007B3BD8">
              <w:rPr>
                <w:rFonts w:hint="eastAsia"/>
              </w:rPr>
              <w:t>123.13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D415C4" w14:textId="77777777" w:rsidR="001A11CB" w:rsidRPr="007B3BD8" w:rsidRDefault="001A11CB" w:rsidP="00E43DD9">
            <w:pPr>
              <w:pStyle w:val="LZ-4"/>
            </w:pPr>
            <w:r w:rsidRPr="007B3BD8">
              <w:rPr>
                <w:rFonts w:hint="eastAsia"/>
              </w:rPr>
              <w:t>75.79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53D998" w14:textId="77777777" w:rsidR="001A11CB" w:rsidRPr="007B3BD8" w:rsidRDefault="001A11CB" w:rsidP="00E43DD9">
            <w:pPr>
              <w:pStyle w:val="LZ-4"/>
            </w:pPr>
            <w:r w:rsidRPr="007B3BD8">
              <w:rPr>
                <w:rFonts w:hint="eastAsia"/>
              </w:rPr>
              <w:t>23.32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CF6A72" w14:textId="77777777" w:rsidR="001A11CB" w:rsidRPr="007B3BD8" w:rsidRDefault="001A11CB" w:rsidP="00E43DD9">
            <w:pPr>
              <w:pStyle w:val="LZ-4"/>
            </w:pPr>
            <w:r w:rsidRPr="007B3BD8">
              <w:rPr>
                <w:rFonts w:hint="eastAsia"/>
              </w:rPr>
              <w:t>10.71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33632A" w14:textId="77777777" w:rsidR="001A11CB" w:rsidRPr="007B3BD8" w:rsidRDefault="001A11CB" w:rsidP="00E43DD9">
            <w:pPr>
              <w:pStyle w:val="LZ-4"/>
            </w:pPr>
            <w:r w:rsidRPr="007B3BD8">
              <w:rPr>
                <w:rFonts w:hint="eastAsia"/>
              </w:rPr>
              <w:t>4.5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A703499" w14:textId="77777777" w:rsidR="001A11CB" w:rsidRPr="007B3BD8" w:rsidRDefault="001A11CB" w:rsidP="00E43DD9">
            <w:pPr>
              <w:pStyle w:val="LZ-4"/>
            </w:pPr>
            <w:r w:rsidRPr="007B3BD8">
              <w:rPr>
                <w:rFonts w:hint="eastAsia"/>
              </w:rPr>
              <w:t>4.5</w:t>
            </w:r>
          </w:p>
        </w:tc>
      </w:tr>
      <w:tr w:rsidR="001A11CB" w:rsidRPr="007B3BD8" w14:paraId="6069CCB6"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C3153C0"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B66C265"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3C67C5"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865CA8E" w14:textId="77777777" w:rsidR="001A11CB" w:rsidRPr="007B3BD8" w:rsidRDefault="001A11CB" w:rsidP="00E43DD9">
            <w:pPr>
              <w:pStyle w:val="LZ-4"/>
            </w:pPr>
            <w:r w:rsidRPr="007B3BD8">
              <w:rPr>
                <w:rFonts w:hint="eastAsia"/>
              </w:rPr>
              <w:t>13.6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188932" w14:textId="77777777" w:rsidR="001A11CB" w:rsidRPr="007B3BD8" w:rsidRDefault="001A11CB" w:rsidP="00E43DD9">
            <w:pPr>
              <w:pStyle w:val="LZ-4"/>
            </w:pPr>
            <w:r w:rsidRPr="007B3BD8">
              <w:rPr>
                <w:rFonts w:hint="eastAsia"/>
              </w:rPr>
              <w:t>5.79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C541450" w14:textId="77777777" w:rsidR="001A11CB" w:rsidRPr="007B3BD8" w:rsidRDefault="001A11CB" w:rsidP="00E43DD9">
            <w:pPr>
              <w:pStyle w:val="LZ-4"/>
            </w:pPr>
            <w:r w:rsidRPr="007B3BD8">
              <w:rPr>
                <w:rFonts w:hint="eastAsia"/>
              </w:rPr>
              <w:t>3.08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09C100A" w14:textId="77777777" w:rsidR="001A11CB" w:rsidRPr="007B3BD8" w:rsidRDefault="001A11CB" w:rsidP="00E43DD9">
            <w:pPr>
              <w:pStyle w:val="LZ-4"/>
            </w:pPr>
            <w:r w:rsidRPr="007B3BD8">
              <w:rPr>
                <w:rFonts w:hint="eastAsia"/>
              </w:rPr>
              <w:t>2.79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201457" w14:textId="77777777" w:rsidR="001A11CB" w:rsidRPr="007B3BD8" w:rsidRDefault="001A11CB" w:rsidP="00E43DD9">
            <w:pPr>
              <w:pStyle w:val="LZ-4"/>
            </w:pPr>
            <w:r w:rsidRPr="007B3BD8">
              <w:rPr>
                <w:rFonts w:hint="eastAsia"/>
              </w:rPr>
              <w:t>2.2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B93D19" w14:textId="77777777" w:rsidR="001A11CB" w:rsidRPr="007B3BD8" w:rsidRDefault="001A11CB" w:rsidP="00E43DD9">
            <w:pPr>
              <w:pStyle w:val="LZ-4"/>
            </w:pPr>
            <w:r w:rsidRPr="007B3BD8">
              <w:rPr>
                <w:rFonts w:hint="eastAsia"/>
              </w:rPr>
              <w:t>2.2</w:t>
            </w:r>
          </w:p>
        </w:tc>
      </w:tr>
      <w:tr w:rsidR="001A11CB" w:rsidRPr="007B3BD8" w14:paraId="3D5A9842"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5DF39C8"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FB89B6C"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82F8269" w14:textId="261BDC99"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AAB981" w14:textId="77777777" w:rsidR="001A11CB" w:rsidRPr="007B3BD8" w:rsidRDefault="001A11CB" w:rsidP="00E43DD9">
            <w:pPr>
              <w:pStyle w:val="LZ-4"/>
            </w:pPr>
            <w:r w:rsidRPr="007B3BD8">
              <w:rPr>
                <w:rFonts w:hint="eastAsia"/>
              </w:rPr>
              <w:t>18.7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D9B6F04" w14:textId="77777777" w:rsidR="001A11CB" w:rsidRPr="007B3BD8" w:rsidRDefault="001A11CB" w:rsidP="00E43DD9">
            <w:pPr>
              <w:pStyle w:val="LZ-4"/>
            </w:pPr>
            <w:r w:rsidRPr="007B3BD8">
              <w:rPr>
                <w:rFonts w:hint="eastAsia"/>
              </w:rPr>
              <w:t>15.14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FECEB0" w14:textId="77777777" w:rsidR="001A11CB" w:rsidRPr="007B3BD8" w:rsidRDefault="001A11CB" w:rsidP="00E43DD9">
            <w:pPr>
              <w:pStyle w:val="LZ-4"/>
            </w:pPr>
            <w:r w:rsidRPr="007B3BD8">
              <w:rPr>
                <w:rFonts w:hint="eastAsia"/>
              </w:rPr>
              <w:t>12.11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04BEE6F" w14:textId="77777777" w:rsidR="001A11CB" w:rsidRPr="007B3BD8" w:rsidRDefault="001A11CB" w:rsidP="00E43DD9">
            <w:pPr>
              <w:pStyle w:val="LZ-4"/>
            </w:pPr>
            <w:r w:rsidRPr="007B3BD8">
              <w:rPr>
                <w:rFonts w:hint="eastAsia"/>
              </w:rPr>
              <w:t>6.36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06F083" w14:textId="77777777" w:rsidR="001A11CB" w:rsidRPr="007B3BD8" w:rsidRDefault="001A11CB" w:rsidP="00E43DD9">
            <w:pPr>
              <w:pStyle w:val="LZ-4"/>
            </w:pPr>
            <w:r w:rsidRPr="007B3BD8">
              <w:rPr>
                <w:rFonts w:hint="eastAsia"/>
              </w:rPr>
              <w:t>4.67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45C9C7" w14:textId="77777777" w:rsidR="001A11CB" w:rsidRPr="007B3BD8" w:rsidRDefault="001A11CB" w:rsidP="00E43DD9">
            <w:pPr>
              <w:pStyle w:val="LZ-4"/>
            </w:pPr>
            <w:r w:rsidRPr="007B3BD8">
              <w:rPr>
                <w:rFonts w:hint="eastAsia"/>
              </w:rPr>
              <w:t>4.57</w:t>
            </w:r>
          </w:p>
        </w:tc>
      </w:tr>
      <w:tr w:rsidR="001A11CB" w:rsidRPr="007B3BD8" w14:paraId="392DB8C4"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78FE1F5"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5DC66DE" w14:textId="77777777" w:rsidR="001A11CB" w:rsidRPr="007B3BD8" w:rsidRDefault="001A11CB" w:rsidP="00E43DD9">
            <w:pPr>
              <w:pStyle w:val="LZ-4"/>
            </w:pPr>
            <w:r w:rsidRPr="007B3BD8">
              <w:rPr>
                <w:rFonts w:hint="eastAsia"/>
              </w:rPr>
              <w:t>低速货车</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633DF2"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14C4AF4" w14:textId="77777777" w:rsidR="001A11CB" w:rsidRPr="007B3BD8" w:rsidRDefault="001A11CB" w:rsidP="00E43DD9">
            <w:pPr>
              <w:pStyle w:val="LZ-4"/>
            </w:pPr>
            <w:r w:rsidRPr="007B3BD8">
              <w:rPr>
                <w:rFonts w:hint="eastAsia"/>
              </w:rPr>
              <w:t>4.52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E4248A" w14:textId="77777777" w:rsidR="001A11CB" w:rsidRPr="007B3BD8" w:rsidRDefault="001A11CB" w:rsidP="00E43DD9">
            <w:pPr>
              <w:pStyle w:val="LZ-4"/>
            </w:pPr>
            <w:r w:rsidRPr="007B3BD8">
              <w:rPr>
                <w:rFonts w:hint="eastAsia"/>
              </w:rPr>
              <w:t>2.62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5AC149" w14:textId="77777777" w:rsidR="001A11CB" w:rsidRPr="007B3BD8" w:rsidRDefault="001A11CB" w:rsidP="00E43DD9">
            <w:pPr>
              <w:pStyle w:val="LZ-4"/>
            </w:pPr>
            <w:r w:rsidRPr="007B3BD8">
              <w:rPr>
                <w:rFonts w:hint="eastAsia"/>
              </w:rPr>
              <w:t>2.06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B5FC31"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98A225"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911DB6" w14:textId="77777777" w:rsidR="001A11CB" w:rsidRPr="007B3BD8" w:rsidRDefault="001A11CB" w:rsidP="00E43DD9">
            <w:pPr>
              <w:pStyle w:val="LZ-4"/>
            </w:pPr>
            <w:r w:rsidRPr="007B3BD8">
              <w:rPr>
                <w:rFonts w:hint="eastAsia"/>
              </w:rPr>
              <w:t>-</w:t>
            </w:r>
          </w:p>
        </w:tc>
      </w:tr>
      <w:tr w:rsidR="001A11CB" w:rsidRPr="007B3BD8" w14:paraId="33401BA6"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A16158A"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C451CE9" w14:textId="77777777" w:rsidR="001A11CB" w:rsidRPr="007B3BD8" w:rsidRDefault="001A11CB" w:rsidP="00E43DD9">
            <w:pPr>
              <w:pStyle w:val="LZ-4"/>
            </w:pPr>
            <w:r w:rsidRPr="007B3BD8">
              <w:rPr>
                <w:rFonts w:hint="eastAsia"/>
              </w:rPr>
              <w:t>三轮汽车</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272DEF3"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BDFF4FB" w14:textId="77777777" w:rsidR="001A11CB" w:rsidRPr="007B3BD8" w:rsidRDefault="001A11CB" w:rsidP="00E43DD9">
            <w:pPr>
              <w:pStyle w:val="LZ-4"/>
            </w:pPr>
            <w:r w:rsidRPr="007B3BD8">
              <w:rPr>
                <w:rFonts w:hint="eastAsia"/>
              </w:rPr>
              <w:t>1.98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C61FD2" w14:textId="77777777" w:rsidR="001A11CB" w:rsidRPr="007B3BD8" w:rsidRDefault="001A11CB" w:rsidP="00E43DD9">
            <w:pPr>
              <w:pStyle w:val="LZ-4"/>
            </w:pPr>
            <w:r w:rsidRPr="007B3BD8">
              <w:rPr>
                <w:rFonts w:hint="eastAsia"/>
              </w:rPr>
              <w:t>0.95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0BF7E93" w14:textId="77777777" w:rsidR="001A11CB" w:rsidRPr="007B3BD8" w:rsidRDefault="001A11CB" w:rsidP="00E43DD9">
            <w:pPr>
              <w:pStyle w:val="LZ-4"/>
            </w:pPr>
            <w:r w:rsidRPr="007B3BD8">
              <w:rPr>
                <w:rFonts w:hint="eastAsia"/>
              </w:rPr>
              <w:t>0.75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67AB97"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2E7FB1"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BE5A035" w14:textId="77777777" w:rsidR="001A11CB" w:rsidRPr="007B3BD8" w:rsidRDefault="001A11CB" w:rsidP="00E43DD9">
            <w:pPr>
              <w:pStyle w:val="LZ-4"/>
            </w:pPr>
            <w:r w:rsidRPr="007B3BD8">
              <w:rPr>
                <w:rFonts w:hint="eastAsia"/>
              </w:rPr>
              <w:t>-</w:t>
            </w:r>
          </w:p>
        </w:tc>
      </w:tr>
      <w:tr w:rsidR="001A11CB" w:rsidRPr="007B3BD8" w14:paraId="30B0388B" w14:textId="77777777" w:rsidTr="00E43DD9">
        <w:trPr>
          <w:trHeight w:val="315"/>
          <w:jc w:val="center"/>
        </w:trPr>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D7175AA" w14:textId="77777777" w:rsidR="001A11CB" w:rsidRPr="007B3BD8" w:rsidRDefault="001A11CB" w:rsidP="00E43DD9">
            <w:pPr>
              <w:pStyle w:val="LZ-4"/>
            </w:pPr>
            <w:r w:rsidRPr="007B3BD8">
              <w:rPr>
                <w:rFonts w:hint="eastAsia"/>
              </w:rPr>
              <w:t>摩托车</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4BBC3BD" w14:textId="77777777" w:rsidR="001A11CB" w:rsidRPr="007B3BD8" w:rsidRDefault="001A11CB" w:rsidP="00E43DD9">
            <w:pPr>
              <w:pStyle w:val="LZ-4"/>
            </w:pPr>
            <w:r w:rsidRPr="007B3BD8">
              <w:rPr>
                <w:rFonts w:hint="eastAsia"/>
              </w:rPr>
              <w:t>普通</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2510059"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8875C9B" w14:textId="77777777" w:rsidR="001A11CB" w:rsidRPr="007B3BD8" w:rsidRDefault="001A11CB" w:rsidP="00E43DD9">
            <w:pPr>
              <w:pStyle w:val="LZ-4"/>
            </w:pPr>
            <w:r w:rsidRPr="007B3BD8">
              <w:rPr>
                <w:rFonts w:hint="eastAsia"/>
              </w:rPr>
              <w:t>14.2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F86CF7" w14:textId="77777777" w:rsidR="001A11CB" w:rsidRPr="007B3BD8" w:rsidRDefault="001A11CB" w:rsidP="00E43DD9">
            <w:pPr>
              <w:pStyle w:val="LZ-4"/>
            </w:pPr>
            <w:r w:rsidRPr="007B3BD8">
              <w:rPr>
                <w:rFonts w:hint="eastAsia"/>
              </w:rPr>
              <w:t>8.96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792496" w14:textId="77777777" w:rsidR="001A11CB" w:rsidRPr="007B3BD8" w:rsidRDefault="001A11CB" w:rsidP="00E43DD9">
            <w:pPr>
              <w:pStyle w:val="LZ-4"/>
            </w:pPr>
            <w:r w:rsidRPr="007B3BD8">
              <w:rPr>
                <w:rFonts w:hint="eastAsia"/>
              </w:rPr>
              <w:t>2.58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67D54DA" w14:textId="77777777" w:rsidR="001A11CB" w:rsidRPr="007B3BD8" w:rsidRDefault="001A11CB" w:rsidP="00E43DD9">
            <w:pPr>
              <w:pStyle w:val="LZ-4"/>
            </w:pPr>
            <w:r w:rsidRPr="007B3BD8">
              <w:rPr>
                <w:rFonts w:hint="eastAsia"/>
              </w:rPr>
              <w:t>1.11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12CF82D"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39AD0B" w14:textId="77777777" w:rsidR="001A11CB" w:rsidRPr="007B3BD8" w:rsidRDefault="001A11CB" w:rsidP="00E43DD9">
            <w:pPr>
              <w:pStyle w:val="LZ-4"/>
            </w:pPr>
            <w:r w:rsidRPr="007B3BD8">
              <w:rPr>
                <w:rFonts w:hint="eastAsia"/>
              </w:rPr>
              <w:t>-</w:t>
            </w:r>
          </w:p>
        </w:tc>
      </w:tr>
      <w:tr w:rsidR="001A11CB" w:rsidRPr="007B3BD8" w14:paraId="09075CD0"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375F327"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FE0406" w14:textId="77777777" w:rsidR="001A11CB" w:rsidRPr="007B3BD8" w:rsidRDefault="001A11CB" w:rsidP="00E43DD9">
            <w:pPr>
              <w:pStyle w:val="LZ-4"/>
            </w:pPr>
            <w:r w:rsidRPr="007B3BD8">
              <w:rPr>
                <w:rFonts w:hint="eastAsia"/>
              </w:rPr>
              <w:t>轻便</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ED208A"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06171D" w14:textId="77777777" w:rsidR="001A11CB" w:rsidRPr="007B3BD8" w:rsidRDefault="001A11CB" w:rsidP="00E43DD9">
            <w:pPr>
              <w:pStyle w:val="LZ-4"/>
            </w:pPr>
            <w:r w:rsidRPr="007B3BD8">
              <w:rPr>
                <w:rFonts w:hint="eastAsia"/>
              </w:rPr>
              <w:t>9.6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1B18A3B" w14:textId="77777777" w:rsidR="001A11CB" w:rsidRPr="007B3BD8" w:rsidRDefault="001A11CB" w:rsidP="00E43DD9">
            <w:pPr>
              <w:pStyle w:val="LZ-4"/>
            </w:pPr>
            <w:r w:rsidRPr="007B3BD8">
              <w:rPr>
                <w:rFonts w:hint="eastAsia"/>
              </w:rPr>
              <w:t>4.18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10B2FB" w14:textId="77777777" w:rsidR="001A11CB" w:rsidRPr="007B3BD8" w:rsidRDefault="001A11CB" w:rsidP="00E43DD9">
            <w:pPr>
              <w:pStyle w:val="LZ-4"/>
            </w:pPr>
            <w:r w:rsidRPr="007B3BD8">
              <w:rPr>
                <w:rFonts w:hint="eastAsia"/>
              </w:rPr>
              <w:t>1.97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AF0DD8" w14:textId="77777777" w:rsidR="001A11CB" w:rsidRPr="007B3BD8" w:rsidRDefault="001A11CB" w:rsidP="00E43DD9">
            <w:pPr>
              <w:pStyle w:val="LZ-4"/>
            </w:pPr>
            <w:r w:rsidRPr="007B3BD8">
              <w:rPr>
                <w:rFonts w:hint="eastAsia"/>
              </w:rPr>
              <w:t>0.82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0B2D5F6"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C70493" w14:textId="77777777" w:rsidR="001A11CB" w:rsidRPr="007B3BD8" w:rsidRDefault="001A11CB" w:rsidP="00E43DD9">
            <w:pPr>
              <w:pStyle w:val="LZ-4"/>
            </w:pPr>
            <w:r w:rsidRPr="007B3BD8">
              <w:rPr>
                <w:rFonts w:hint="eastAsia"/>
              </w:rPr>
              <w:t>-</w:t>
            </w:r>
          </w:p>
        </w:tc>
      </w:tr>
      <w:tr w:rsidR="001A11CB" w:rsidRPr="007B3BD8" w14:paraId="278F0783" w14:textId="77777777" w:rsidTr="00E43DD9">
        <w:trPr>
          <w:trHeight w:val="285"/>
          <w:jc w:val="center"/>
        </w:trPr>
        <w:tc>
          <w:tcPr>
            <w:tcW w:w="9720" w:type="dxa"/>
            <w:gridSpan w:val="9"/>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A805021" w14:textId="77777777" w:rsidR="001A11CB" w:rsidRPr="007B3BD8" w:rsidRDefault="001A11CB" w:rsidP="00E43DD9">
            <w:pPr>
              <w:pStyle w:val="LZ-4"/>
            </w:pPr>
            <w:r w:rsidRPr="007B3BD8">
              <w:rPr>
                <w:rFonts w:hint="eastAsia"/>
              </w:rPr>
              <w:t>道路移动源</w:t>
            </w:r>
            <w:r w:rsidRPr="007B3BD8">
              <w:rPr>
                <w:rFonts w:hint="eastAsia"/>
              </w:rPr>
              <w:t xml:space="preserve"> NOx</w:t>
            </w:r>
            <w:r w:rsidRPr="007B3BD8">
              <w:rPr>
                <w:rFonts w:hint="eastAsia"/>
              </w:rPr>
              <w:t>基准排放系数（</w:t>
            </w:r>
            <w:r w:rsidRPr="007B3BD8">
              <w:rPr>
                <w:rFonts w:hint="eastAsia"/>
              </w:rPr>
              <w:t>g/km</w:t>
            </w:r>
            <w:r w:rsidRPr="007B3BD8">
              <w:rPr>
                <w:rFonts w:hint="eastAsia"/>
              </w:rPr>
              <w:t>）</w:t>
            </w:r>
          </w:p>
        </w:tc>
      </w:tr>
      <w:tr w:rsidR="001A11CB" w:rsidRPr="007B3BD8" w14:paraId="36C8A0BC" w14:textId="77777777" w:rsidTr="00E43DD9">
        <w:trPr>
          <w:trHeight w:val="315"/>
          <w:jc w:val="center"/>
        </w:trPr>
        <w:tc>
          <w:tcPr>
            <w:tcW w:w="3240" w:type="dxa"/>
            <w:gridSpan w:val="3"/>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1FFA71" w14:textId="77777777" w:rsidR="001A11CB" w:rsidRPr="007B3BD8" w:rsidRDefault="001A11CB" w:rsidP="00E43DD9">
            <w:pPr>
              <w:pStyle w:val="LZ-4"/>
            </w:pPr>
            <w:r w:rsidRPr="007B3BD8">
              <w:rPr>
                <w:rFonts w:hint="eastAsia"/>
              </w:rPr>
              <w:t>道路移动源类别</w:t>
            </w:r>
          </w:p>
        </w:tc>
        <w:tc>
          <w:tcPr>
            <w:tcW w:w="6480" w:type="dxa"/>
            <w:gridSpan w:val="6"/>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6D79054" w14:textId="77777777" w:rsidR="001A11CB" w:rsidRPr="007B3BD8" w:rsidRDefault="001A11CB" w:rsidP="00E43DD9">
            <w:pPr>
              <w:pStyle w:val="LZ-4"/>
            </w:pPr>
            <w:r w:rsidRPr="007B3BD8">
              <w:rPr>
                <w:rFonts w:hint="eastAsia"/>
              </w:rPr>
              <w:t>排放标准</w:t>
            </w:r>
          </w:p>
        </w:tc>
      </w:tr>
      <w:tr w:rsidR="001A11CB" w:rsidRPr="007B3BD8" w14:paraId="52A2B0C8" w14:textId="77777777" w:rsidTr="00E43DD9">
        <w:trPr>
          <w:trHeight w:val="480"/>
          <w:jc w:val="center"/>
        </w:trPr>
        <w:tc>
          <w:tcPr>
            <w:tcW w:w="2160" w:type="dxa"/>
            <w:gridSpan w:val="2"/>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9CB2B4E" w14:textId="77777777" w:rsidR="001A11CB" w:rsidRPr="007B3BD8" w:rsidRDefault="001A11CB" w:rsidP="00E43DD9">
            <w:pPr>
              <w:pStyle w:val="LZ-4"/>
            </w:pPr>
            <w:r w:rsidRPr="007B3BD8">
              <w:rPr>
                <w:rFonts w:hint="eastAsia"/>
              </w:rPr>
              <w:t>车辆类型</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2493577" w14:textId="77777777" w:rsidR="001A11CB" w:rsidRPr="007B3BD8" w:rsidRDefault="001A11CB" w:rsidP="00E43DD9">
            <w:pPr>
              <w:pStyle w:val="LZ-4"/>
            </w:pPr>
            <w:r w:rsidRPr="007B3BD8">
              <w:rPr>
                <w:rFonts w:hint="eastAsia"/>
              </w:rPr>
              <w:t>燃料类型</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D94DFD0" w14:textId="77777777" w:rsidR="001A11CB" w:rsidRPr="007B3BD8" w:rsidRDefault="001A11CB" w:rsidP="00E43DD9">
            <w:pPr>
              <w:pStyle w:val="LZ-4"/>
            </w:pPr>
            <w:r w:rsidRPr="007B3BD8">
              <w:rPr>
                <w:rFonts w:hint="eastAsia"/>
              </w:rPr>
              <w:t>国</w:t>
            </w:r>
            <w:r w:rsidRPr="007B3BD8">
              <w:t>1</w:t>
            </w:r>
            <w:r w:rsidRPr="007B3BD8">
              <w:t>前</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5AF046" w14:textId="77777777" w:rsidR="001A11CB" w:rsidRPr="007B3BD8" w:rsidRDefault="001A11CB" w:rsidP="00E43DD9">
            <w:pPr>
              <w:pStyle w:val="LZ-4"/>
            </w:pPr>
            <w:r w:rsidRPr="007B3BD8">
              <w:rPr>
                <w:rFonts w:hint="eastAsia"/>
              </w:rPr>
              <w:t>国</w:t>
            </w:r>
            <w:r w:rsidRPr="007B3BD8">
              <w:t>1</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2C092BD" w14:textId="77777777" w:rsidR="001A11CB" w:rsidRPr="007B3BD8" w:rsidRDefault="001A11CB" w:rsidP="00E43DD9">
            <w:pPr>
              <w:pStyle w:val="LZ-4"/>
            </w:pPr>
            <w:r w:rsidRPr="007B3BD8">
              <w:rPr>
                <w:rFonts w:hint="eastAsia"/>
              </w:rPr>
              <w:t>国</w:t>
            </w:r>
            <w:r w:rsidRPr="007B3BD8">
              <w:t>2</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0C9FFF4" w14:textId="77777777" w:rsidR="001A11CB" w:rsidRPr="007B3BD8" w:rsidRDefault="001A11CB" w:rsidP="00E43DD9">
            <w:pPr>
              <w:pStyle w:val="LZ-4"/>
            </w:pPr>
            <w:r w:rsidRPr="007B3BD8">
              <w:rPr>
                <w:rFonts w:hint="eastAsia"/>
              </w:rPr>
              <w:t>国</w:t>
            </w:r>
            <w:r w:rsidRPr="007B3BD8">
              <w:t>3</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6CFC53" w14:textId="77777777" w:rsidR="001A11CB" w:rsidRPr="007B3BD8" w:rsidRDefault="001A11CB" w:rsidP="00E43DD9">
            <w:pPr>
              <w:pStyle w:val="LZ-4"/>
            </w:pPr>
            <w:r w:rsidRPr="007B3BD8">
              <w:rPr>
                <w:rFonts w:hint="eastAsia"/>
              </w:rPr>
              <w:t>国</w:t>
            </w:r>
            <w:r w:rsidRPr="007B3BD8">
              <w:t>4</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18CDFA" w14:textId="77777777" w:rsidR="001A11CB" w:rsidRPr="007B3BD8" w:rsidRDefault="001A11CB" w:rsidP="00E43DD9">
            <w:pPr>
              <w:pStyle w:val="LZ-4"/>
            </w:pPr>
            <w:r w:rsidRPr="007B3BD8">
              <w:rPr>
                <w:rFonts w:hint="eastAsia"/>
              </w:rPr>
              <w:t>国</w:t>
            </w:r>
            <w:r w:rsidRPr="007B3BD8">
              <w:t>5</w:t>
            </w:r>
          </w:p>
        </w:tc>
      </w:tr>
      <w:tr w:rsidR="001A11CB" w:rsidRPr="007B3BD8" w14:paraId="1C12BDBC" w14:textId="77777777" w:rsidTr="00E43DD9">
        <w:trPr>
          <w:trHeight w:val="312"/>
          <w:jc w:val="center"/>
        </w:trPr>
        <w:tc>
          <w:tcPr>
            <w:tcW w:w="2160" w:type="dxa"/>
            <w:gridSpan w:val="2"/>
            <w:vMerge/>
            <w:tcBorders>
              <w:top w:val="single" w:sz="4" w:space="0" w:color="000000"/>
              <w:left w:val="single" w:sz="4" w:space="0" w:color="000000"/>
              <w:bottom w:val="single" w:sz="4" w:space="0" w:color="000000"/>
              <w:right w:val="single" w:sz="4" w:space="0" w:color="000000"/>
            </w:tcBorders>
            <w:vAlign w:val="center"/>
            <w:hideMark/>
          </w:tcPr>
          <w:p w14:paraId="4664D501"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54C6181"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E45590B"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575EA44"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7A90280"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9D1D380"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1AB97A9"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EE61725" w14:textId="77777777" w:rsidR="001A11CB" w:rsidRPr="007B3BD8" w:rsidRDefault="001A11CB" w:rsidP="00E43DD9">
            <w:pPr>
              <w:pStyle w:val="LZ-4"/>
            </w:pPr>
          </w:p>
        </w:tc>
      </w:tr>
      <w:tr w:rsidR="001A11CB" w:rsidRPr="007B3BD8" w14:paraId="4E357BAC" w14:textId="77777777" w:rsidTr="00E43DD9">
        <w:trPr>
          <w:trHeight w:val="315"/>
          <w:jc w:val="center"/>
        </w:trPr>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605A03A" w14:textId="77777777" w:rsidR="001A11CB" w:rsidRPr="007B3BD8" w:rsidRDefault="001A11CB" w:rsidP="00E43DD9">
            <w:pPr>
              <w:pStyle w:val="LZ-4"/>
            </w:pPr>
            <w:r w:rsidRPr="007B3BD8">
              <w:rPr>
                <w:rFonts w:hint="eastAsia"/>
              </w:rPr>
              <w:t>载客汽车</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E09D1F" w14:textId="77777777" w:rsidR="001A11CB" w:rsidRPr="007B3BD8" w:rsidRDefault="001A11CB" w:rsidP="00E43DD9">
            <w:pPr>
              <w:pStyle w:val="LZ-4"/>
            </w:pPr>
            <w:r w:rsidRPr="007B3BD8">
              <w:rPr>
                <w:rFonts w:hint="eastAsia"/>
              </w:rPr>
              <w:t>微型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F8961C"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A3A716" w14:textId="77777777" w:rsidR="001A11CB" w:rsidRPr="007B3BD8" w:rsidRDefault="001A11CB" w:rsidP="00E43DD9">
            <w:pPr>
              <w:pStyle w:val="LZ-4"/>
            </w:pPr>
            <w:r w:rsidRPr="007B3BD8">
              <w:rPr>
                <w:rFonts w:hint="eastAsia"/>
              </w:rPr>
              <w:t>1.97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B4DB4A8" w14:textId="77777777" w:rsidR="001A11CB" w:rsidRPr="007B3BD8" w:rsidRDefault="001A11CB" w:rsidP="00E43DD9">
            <w:pPr>
              <w:pStyle w:val="LZ-4"/>
            </w:pPr>
            <w:r w:rsidRPr="007B3BD8">
              <w:rPr>
                <w:rFonts w:hint="eastAsia"/>
              </w:rPr>
              <w:t>0.41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187DAD" w14:textId="77777777" w:rsidR="001A11CB" w:rsidRPr="007B3BD8" w:rsidRDefault="001A11CB" w:rsidP="00E43DD9">
            <w:pPr>
              <w:pStyle w:val="LZ-4"/>
            </w:pPr>
            <w:r w:rsidRPr="007B3BD8">
              <w:rPr>
                <w:rFonts w:hint="eastAsia"/>
              </w:rPr>
              <w:t>0.32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9A3E60" w14:textId="77777777" w:rsidR="001A11CB" w:rsidRPr="007B3BD8" w:rsidRDefault="001A11CB" w:rsidP="00E43DD9">
            <w:pPr>
              <w:pStyle w:val="LZ-4"/>
            </w:pPr>
            <w:r w:rsidRPr="007B3BD8">
              <w:rPr>
                <w:rFonts w:hint="eastAsia"/>
              </w:rPr>
              <w:t>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57AB56"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754E081" w14:textId="77777777" w:rsidR="001A11CB" w:rsidRPr="007B3BD8" w:rsidRDefault="001A11CB" w:rsidP="00E43DD9">
            <w:pPr>
              <w:pStyle w:val="LZ-4"/>
            </w:pPr>
            <w:r w:rsidRPr="007B3BD8">
              <w:rPr>
                <w:rFonts w:hint="eastAsia"/>
              </w:rPr>
              <w:t>0.02</w:t>
            </w:r>
          </w:p>
        </w:tc>
      </w:tr>
      <w:tr w:rsidR="001A11CB" w:rsidRPr="007B3BD8" w14:paraId="24D991D8"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4D641E9"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AAB6BF9"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5A11AF"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656BCD" w14:textId="77777777" w:rsidR="001A11CB" w:rsidRPr="007B3BD8" w:rsidRDefault="001A11CB" w:rsidP="00E43DD9">
            <w:pPr>
              <w:pStyle w:val="LZ-4"/>
            </w:pPr>
            <w:r w:rsidRPr="007B3BD8">
              <w:rPr>
                <w:rFonts w:hint="eastAsia"/>
              </w:rPr>
              <w:t>1.32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E54973" w14:textId="77777777" w:rsidR="001A11CB" w:rsidRPr="007B3BD8" w:rsidRDefault="001A11CB" w:rsidP="00E43DD9">
            <w:pPr>
              <w:pStyle w:val="LZ-4"/>
            </w:pPr>
            <w:r w:rsidRPr="007B3BD8">
              <w:rPr>
                <w:rFonts w:hint="eastAsia"/>
              </w:rPr>
              <w:t>0.98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B3FA089" w14:textId="77777777" w:rsidR="001A11CB" w:rsidRPr="007B3BD8" w:rsidRDefault="001A11CB" w:rsidP="00E43DD9">
            <w:pPr>
              <w:pStyle w:val="LZ-4"/>
            </w:pPr>
            <w:r w:rsidRPr="007B3BD8">
              <w:rPr>
                <w:rFonts w:hint="eastAsia"/>
              </w:rPr>
              <w:t>0.98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FE86DA" w14:textId="77777777" w:rsidR="001A11CB" w:rsidRPr="007B3BD8" w:rsidRDefault="001A11CB" w:rsidP="00E43DD9">
            <w:pPr>
              <w:pStyle w:val="LZ-4"/>
            </w:pPr>
            <w:r w:rsidRPr="007B3BD8">
              <w:rPr>
                <w:rFonts w:hint="eastAsia"/>
              </w:rPr>
              <w:t>0.84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88464A" w14:textId="77777777" w:rsidR="001A11CB" w:rsidRPr="007B3BD8" w:rsidRDefault="001A11CB" w:rsidP="00E43DD9">
            <w:pPr>
              <w:pStyle w:val="LZ-4"/>
            </w:pPr>
            <w:r w:rsidRPr="007B3BD8">
              <w:rPr>
                <w:rFonts w:hint="eastAsia"/>
              </w:rPr>
              <w:t>0.68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BFD70B4" w14:textId="77777777" w:rsidR="001A11CB" w:rsidRPr="007B3BD8" w:rsidRDefault="001A11CB" w:rsidP="00E43DD9">
            <w:pPr>
              <w:pStyle w:val="LZ-4"/>
            </w:pPr>
            <w:r w:rsidRPr="007B3BD8">
              <w:rPr>
                <w:rFonts w:hint="eastAsia"/>
              </w:rPr>
              <w:t>0.68</w:t>
            </w:r>
          </w:p>
        </w:tc>
      </w:tr>
      <w:tr w:rsidR="001A11CB" w:rsidRPr="007B3BD8" w14:paraId="64A2DAEF"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9BCC6E3"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A26CDE0"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B4FB4A"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193BD2" w14:textId="77777777" w:rsidR="001A11CB" w:rsidRPr="007B3BD8" w:rsidRDefault="001A11CB" w:rsidP="00E43DD9">
            <w:pPr>
              <w:pStyle w:val="LZ-4"/>
            </w:pPr>
            <w:r w:rsidRPr="007B3BD8">
              <w:rPr>
                <w:rFonts w:hint="eastAsia"/>
              </w:rPr>
              <w:t>1.72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A18BD89" w14:textId="77777777" w:rsidR="001A11CB" w:rsidRPr="007B3BD8" w:rsidRDefault="001A11CB" w:rsidP="00E43DD9">
            <w:pPr>
              <w:pStyle w:val="LZ-4"/>
            </w:pPr>
            <w:r w:rsidRPr="007B3BD8">
              <w:rPr>
                <w:rFonts w:hint="eastAsia"/>
              </w:rPr>
              <w:t>0.48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22BE6DD" w14:textId="77777777" w:rsidR="001A11CB" w:rsidRPr="007B3BD8" w:rsidRDefault="001A11CB" w:rsidP="00E43DD9">
            <w:pPr>
              <w:pStyle w:val="LZ-4"/>
            </w:pPr>
            <w:r w:rsidRPr="007B3BD8">
              <w:rPr>
                <w:rFonts w:hint="eastAsia"/>
              </w:rPr>
              <w:t>0.13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44B209"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B6EBF95" w14:textId="77777777" w:rsidR="001A11CB" w:rsidRPr="007B3BD8" w:rsidRDefault="001A11CB" w:rsidP="00E43DD9">
            <w:pPr>
              <w:pStyle w:val="LZ-4"/>
            </w:pPr>
            <w:r w:rsidRPr="007B3BD8">
              <w:rPr>
                <w:rFonts w:hint="eastAsia"/>
              </w:rPr>
              <w:t>0.04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B8BFCC" w14:textId="77777777" w:rsidR="001A11CB" w:rsidRPr="007B3BD8" w:rsidRDefault="001A11CB" w:rsidP="00E43DD9">
            <w:pPr>
              <w:pStyle w:val="LZ-4"/>
            </w:pPr>
            <w:r w:rsidRPr="007B3BD8">
              <w:rPr>
                <w:rFonts w:hint="eastAsia"/>
              </w:rPr>
              <w:t>0.03</w:t>
            </w:r>
          </w:p>
        </w:tc>
      </w:tr>
      <w:tr w:rsidR="001A11CB" w:rsidRPr="007B3BD8" w14:paraId="433A767D"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6B5FD42"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C19F2D" w14:textId="77777777" w:rsidR="001A11CB" w:rsidRPr="007B3BD8" w:rsidRDefault="001A11CB" w:rsidP="00E43DD9">
            <w:pPr>
              <w:pStyle w:val="LZ-4"/>
            </w:pPr>
            <w:r w:rsidRPr="007B3BD8">
              <w:rPr>
                <w:rFonts w:hint="eastAsia"/>
              </w:rPr>
              <w:t>小型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5043ECB"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E9A321" w14:textId="77777777" w:rsidR="001A11CB" w:rsidRPr="007B3BD8" w:rsidRDefault="001A11CB" w:rsidP="00E43DD9">
            <w:pPr>
              <w:pStyle w:val="LZ-4"/>
            </w:pPr>
            <w:r w:rsidRPr="007B3BD8">
              <w:rPr>
                <w:rFonts w:hint="eastAsia"/>
              </w:rPr>
              <w:t>1.97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23D100" w14:textId="77777777" w:rsidR="001A11CB" w:rsidRPr="007B3BD8" w:rsidRDefault="001A11CB" w:rsidP="00E43DD9">
            <w:pPr>
              <w:pStyle w:val="LZ-4"/>
            </w:pPr>
            <w:r w:rsidRPr="007B3BD8">
              <w:rPr>
                <w:rFonts w:hint="eastAsia"/>
              </w:rPr>
              <w:t>0.41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D15C6B0" w14:textId="77777777" w:rsidR="001A11CB" w:rsidRPr="007B3BD8" w:rsidRDefault="001A11CB" w:rsidP="00E43DD9">
            <w:pPr>
              <w:pStyle w:val="LZ-4"/>
            </w:pPr>
            <w:r w:rsidRPr="007B3BD8">
              <w:rPr>
                <w:rFonts w:hint="eastAsia"/>
              </w:rPr>
              <w:t>0.32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774380A" w14:textId="77777777" w:rsidR="001A11CB" w:rsidRPr="007B3BD8" w:rsidRDefault="001A11CB" w:rsidP="00E43DD9">
            <w:pPr>
              <w:pStyle w:val="LZ-4"/>
            </w:pPr>
            <w:r w:rsidRPr="007B3BD8">
              <w:rPr>
                <w:rFonts w:hint="eastAsia"/>
              </w:rPr>
              <w:t>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09692E7"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B8E7565" w14:textId="77777777" w:rsidR="001A11CB" w:rsidRPr="007B3BD8" w:rsidRDefault="001A11CB" w:rsidP="00E43DD9">
            <w:pPr>
              <w:pStyle w:val="LZ-4"/>
            </w:pPr>
            <w:r w:rsidRPr="007B3BD8">
              <w:rPr>
                <w:rFonts w:hint="eastAsia"/>
              </w:rPr>
              <w:t>0.02</w:t>
            </w:r>
          </w:p>
        </w:tc>
      </w:tr>
      <w:tr w:rsidR="001A11CB" w:rsidRPr="007B3BD8" w14:paraId="191473F3"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4E0683C"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00BA2EF"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767C31"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1876E0B" w14:textId="77777777" w:rsidR="001A11CB" w:rsidRPr="007B3BD8" w:rsidRDefault="001A11CB" w:rsidP="00E43DD9">
            <w:pPr>
              <w:pStyle w:val="LZ-4"/>
            </w:pPr>
            <w:r w:rsidRPr="007B3BD8">
              <w:rPr>
                <w:rFonts w:hint="eastAsia"/>
              </w:rPr>
              <w:t>1.32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957AC8" w14:textId="77777777" w:rsidR="001A11CB" w:rsidRPr="007B3BD8" w:rsidRDefault="001A11CB" w:rsidP="00E43DD9">
            <w:pPr>
              <w:pStyle w:val="LZ-4"/>
            </w:pPr>
            <w:r w:rsidRPr="007B3BD8">
              <w:rPr>
                <w:rFonts w:hint="eastAsia"/>
              </w:rPr>
              <w:t>0.98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8941BE1" w14:textId="77777777" w:rsidR="001A11CB" w:rsidRPr="007B3BD8" w:rsidRDefault="001A11CB" w:rsidP="00E43DD9">
            <w:pPr>
              <w:pStyle w:val="LZ-4"/>
            </w:pPr>
            <w:r w:rsidRPr="007B3BD8">
              <w:rPr>
                <w:rFonts w:hint="eastAsia"/>
              </w:rPr>
              <w:t>0.98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FE5CAE" w14:textId="77777777" w:rsidR="001A11CB" w:rsidRPr="007B3BD8" w:rsidRDefault="001A11CB" w:rsidP="00E43DD9">
            <w:pPr>
              <w:pStyle w:val="LZ-4"/>
            </w:pPr>
            <w:r w:rsidRPr="007B3BD8">
              <w:rPr>
                <w:rFonts w:hint="eastAsia"/>
              </w:rPr>
              <w:t>0.84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D36662A" w14:textId="77777777" w:rsidR="001A11CB" w:rsidRPr="007B3BD8" w:rsidRDefault="001A11CB" w:rsidP="00E43DD9">
            <w:pPr>
              <w:pStyle w:val="LZ-4"/>
            </w:pPr>
            <w:r w:rsidRPr="007B3BD8">
              <w:rPr>
                <w:rFonts w:hint="eastAsia"/>
              </w:rPr>
              <w:t>0.68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FA22C3" w14:textId="77777777" w:rsidR="001A11CB" w:rsidRPr="007B3BD8" w:rsidRDefault="001A11CB" w:rsidP="00E43DD9">
            <w:pPr>
              <w:pStyle w:val="LZ-4"/>
            </w:pPr>
            <w:r w:rsidRPr="007B3BD8">
              <w:rPr>
                <w:rFonts w:hint="eastAsia"/>
              </w:rPr>
              <w:t>0.68</w:t>
            </w:r>
          </w:p>
        </w:tc>
      </w:tr>
      <w:tr w:rsidR="001A11CB" w:rsidRPr="007B3BD8" w14:paraId="3B382BB1"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0B0F457"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F9A76E2"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3CFAEAB"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6CA58C" w14:textId="77777777" w:rsidR="001A11CB" w:rsidRPr="007B3BD8" w:rsidRDefault="001A11CB" w:rsidP="00E43DD9">
            <w:pPr>
              <w:pStyle w:val="LZ-4"/>
            </w:pPr>
            <w:r w:rsidRPr="007B3BD8">
              <w:rPr>
                <w:rFonts w:hint="eastAsia"/>
              </w:rPr>
              <w:t>1.72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017B405" w14:textId="77777777" w:rsidR="001A11CB" w:rsidRPr="007B3BD8" w:rsidRDefault="001A11CB" w:rsidP="00E43DD9">
            <w:pPr>
              <w:pStyle w:val="LZ-4"/>
            </w:pPr>
            <w:r w:rsidRPr="007B3BD8">
              <w:rPr>
                <w:rFonts w:hint="eastAsia"/>
              </w:rPr>
              <w:t>0.48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861D438" w14:textId="77777777" w:rsidR="001A11CB" w:rsidRPr="007B3BD8" w:rsidRDefault="001A11CB" w:rsidP="00E43DD9">
            <w:pPr>
              <w:pStyle w:val="LZ-4"/>
            </w:pPr>
            <w:r w:rsidRPr="007B3BD8">
              <w:rPr>
                <w:rFonts w:hint="eastAsia"/>
              </w:rPr>
              <w:t>0.13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174F38"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5470052" w14:textId="77777777" w:rsidR="001A11CB" w:rsidRPr="007B3BD8" w:rsidRDefault="001A11CB" w:rsidP="00E43DD9">
            <w:pPr>
              <w:pStyle w:val="LZ-4"/>
            </w:pPr>
            <w:r w:rsidRPr="007B3BD8">
              <w:rPr>
                <w:rFonts w:hint="eastAsia"/>
              </w:rPr>
              <w:t>0.04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FE40FA0" w14:textId="77777777" w:rsidR="001A11CB" w:rsidRPr="007B3BD8" w:rsidRDefault="001A11CB" w:rsidP="00E43DD9">
            <w:pPr>
              <w:pStyle w:val="LZ-4"/>
            </w:pPr>
            <w:r w:rsidRPr="007B3BD8">
              <w:rPr>
                <w:rFonts w:hint="eastAsia"/>
              </w:rPr>
              <w:t>0.03</w:t>
            </w:r>
          </w:p>
        </w:tc>
      </w:tr>
      <w:tr w:rsidR="001A11CB" w:rsidRPr="007B3BD8" w14:paraId="5A629A3D"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4F0F279"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930F9B" w14:textId="77777777" w:rsidR="001A11CB" w:rsidRPr="007B3BD8" w:rsidRDefault="001A11CB" w:rsidP="00E43DD9">
            <w:pPr>
              <w:pStyle w:val="LZ-4"/>
            </w:pPr>
            <w:r w:rsidRPr="007B3BD8">
              <w:rPr>
                <w:rFonts w:hint="eastAsia"/>
              </w:rPr>
              <w:t>出租车</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6CA8CB1"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8444E8" w14:textId="77777777" w:rsidR="001A11CB" w:rsidRPr="007B3BD8" w:rsidRDefault="001A11CB" w:rsidP="00E43DD9">
            <w:pPr>
              <w:pStyle w:val="LZ-4"/>
            </w:pPr>
            <w:r w:rsidRPr="007B3BD8">
              <w:rPr>
                <w:rFonts w:hint="eastAsia"/>
              </w:rPr>
              <w:t>2.16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54539E" w14:textId="77777777" w:rsidR="001A11CB" w:rsidRPr="007B3BD8" w:rsidRDefault="001A11CB" w:rsidP="00E43DD9">
            <w:pPr>
              <w:pStyle w:val="LZ-4"/>
            </w:pPr>
            <w:r w:rsidRPr="007B3BD8">
              <w:rPr>
                <w:rFonts w:hint="eastAsia"/>
              </w:rPr>
              <w:t>0.77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18BE58" w14:textId="77777777" w:rsidR="001A11CB" w:rsidRPr="007B3BD8" w:rsidRDefault="001A11CB" w:rsidP="00E43DD9">
            <w:pPr>
              <w:pStyle w:val="LZ-4"/>
            </w:pPr>
            <w:r w:rsidRPr="007B3BD8">
              <w:rPr>
                <w:rFonts w:hint="eastAsia"/>
              </w:rPr>
              <w:t>0.81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4B302D" w14:textId="77777777" w:rsidR="001A11CB" w:rsidRPr="007B3BD8" w:rsidRDefault="001A11CB" w:rsidP="00E43DD9">
            <w:pPr>
              <w:pStyle w:val="LZ-4"/>
            </w:pPr>
            <w:r w:rsidRPr="007B3BD8">
              <w:rPr>
                <w:rFonts w:hint="eastAsia"/>
              </w:rPr>
              <w:t>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1841200" w14:textId="77777777" w:rsidR="001A11CB" w:rsidRPr="007B3BD8" w:rsidRDefault="001A11CB" w:rsidP="00E43DD9">
            <w:pPr>
              <w:pStyle w:val="LZ-4"/>
            </w:pPr>
            <w:r w:rsidRPr="007B3BD8">
              <w:rPr>
                <w:rFonts w:hint="eastAsia"/>
              </w:rPr>
              <w:t>0.14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B37A2B" w14:textId="77777777" w:rsidR="001A11CB" w:rsidRPr="007B3BD8" w:rsidRDefault="001A11CB" w:rsidP="00E43DD9">
            <w:pPr>
              <w:pStyle w:val="LZ-4"/>
            </w:pPr>
            <w:r w:rsidRPr="007B3BD8">
              <w:rPr>
                <w:rFonts w:hint="eastAsia"/>
              </w:rPr>
              <w:t>0.1</w:t>
            </w:r>
          </w:p>
        </w:tc>
      </w:tr>
      <w:tr w:rsidR="001A11CB" w:rsidRPr="007B3BD8" w14:paraId="539DC657"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3C3EF1A"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EB88339"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78F062F"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ED292A" w14:textId="77777777" w:rsidR="001A11CB" w:rsidRPr="007B3BD8" w:rsidRDefault="001A11CB" w:rsidP="00E43DD9">
            <w:pPr>
              <w:pStyle w:val="LZ-4"/>
            </w:pPr>
            <w:r w:rsidRPr="007B3BD8">
              <w:rPr>
                <w:rFonts w:hint="eastAsia"/>
              </w:rPr>
              <w:t>1.32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9512645" w14:textId="77777777" w:rsidR="001A11CB" w:rsidRPr="007B3BD8" w:rsidRDefault="001A11CB" w:rsidP="00E43DD9">
            <w:pPr>
              <w:pStyle w:val="LZ-4"/>
            </w:pPr>
            <w:r w:rsidRPr="007B3BD8">
              <w:rPr>
                <w:rFonts w:hint="eastAsia"/>
              </w:rPr>
              <w:t>0.98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9360234" w14:textId="77777777" w:rsidR="001A11CB" w:rsidRPr="007B3BD8" w:rsidRDefault="001A11CB" w:rsidP="00E43DD9">
            <w:pPr>
              <w:pStyle w:val="LZ-4"/>
            </w:pPr>
            <w:r w:rsidRPr="007B3BD8">
              <w:rPr>
                <w:rFonts w:hint="eastAsia"/>
              </w:rPr>
              <w:t>0.98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7FF5643" w14:textId="77777777" w:rsidR="001A11CB" w:rsidRPr="007B3BD8" w:rsidRDefault="001A11CB" w:rsidP="00E43DD9">
            <w:pPr>
              <w:pStyle w:val="LZ-4"/>
            </w:pPr>
            <w:r w:rsidRPr="007B3BD8">
              <w:rPr>
                <w:rFonts w:hint="eastAsia"/>
              </w:rPr>
              <w:t>0.84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9D2C38" w14:textId="77777777" w:rsidR="001A11CB" w:rsidRPr="007B3BD8" w:rsidRDefault="001A11CB" w:rsidP="00E43DD9">
            <w:pPr>
              <w:pStyle w:val="LZ-4"/>
            </w:pPr>
            <w:r w:rsidRPr="007B3BD8">
              <w:rPr>
                <w:rFonts w:hint="eastAsia"/>
              </w:rPr>
              <w:t>0.68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B63F0D" w14:textId="77777777" w:rsidR="001A11CB" w:rsidRPr="007B3BD8" w:rsidRDefault="001A11CB" w:rsidP="00E43DD9">
            <w:pPr>
              <w:pStyle w:val="LZ-4"/>
            </w:pPr>
            <w:r w:rsidRPr="007B3BD8">
              <w:rPr>
                <w:rFonts w:hint="eastAsia"/>
              </w:rPr>
              <w:t>0.68</w:t>
            </w:r>
          </w:p>
        </w:tc>
      </w:tr>
      <w:tr w:rsidR="001A11CB" w:rsidRPr="007B3BD8" w14:paraId="3E38A2D0"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6CED1BE"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7515392"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5FFD0F1"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FFA3A3" w14:textId="77777777" w:rsidR="001A11CB" w:rsidRPr="007B3BD8" w:rsidRDefault="001A11CB" w:rsidP="00E43DD9">
            <w:pPr>
              <w:pStyle w:val="LZ-4"/>
            </w:pPr>
            <w:r w:rsidRPr="007B3BD8">
              <w:rPr>
                <w:rFonts w:hint="eastAsia"/>
              </w:rPr>
              <w:t>1.8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735883E" w14:textId="77777777" w:rsidR="001A11CB" w:rsidRPr="007B3BD8" w:rsidRDefault="001A11CB" w:rsidP="00E43DD9">
            <w:pPr>
              <w:pStyle w:val="LZ-4"/>
            </w:pPr>
            <w:r w:rsidRPr="007B3BD8">
              <w:rPr>
                <w:rFonts w:hint="eastAsia"/>
              </w:rPr>
              <w:t>0.56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BB89F3E" w14:textId="77777777" w:rsidR="001A11CB" w:rsidRPr="007B3BD8" w:rsidRDefault="001A11CB" w:rsidP="00E43DD9">
            <w:pPr>
              <w:pStyle w:val="LZ-4"/>
            </w:pPr>
            <w:r w:rsidRPr="007B3BD8">
              <w:rPr>
                <w:rFonts w:hint="eastAsia"/>
              </w:rPr>
              <w:t>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C1FCF1" w14:textId="77777777" w:rsidR="001A11CB" w:rsidRPr="007B3BD8" w:rsidRDefault="001A11CB" w:rsidP="00E43DD9">
            <w:pPr>
              <w:pStyle w:val="LZ-4"/>
            </w:pPr>
            <w:r w:rsidRPr="007B3BD8">
              <w:rPr>
                <w:rFonts w:hint="eastAsia"/>
              </w:rPr>
              <w:t>0.06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1118736" w14:textId="77777777" w:rsidR="001A11CB" w:rsidRPr="007B3BD8" w:rsidRDefault="001A11CB" w:rsidP="00E43DD9">
            <w:pPr>
              <w:pStyle w:val="LZ-4"/>
            </w:pPr>
            <w:r w:rsidRPr="007B3BD8">
              <w:rPr>
                <w:rFonts w:hint="eastAsia"/>
              </w:rPr>
              <w:t>0.04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87CFE68" w14:textId="77777777" w:rsidR="001A11CB" w:rsidRPr="007B3BD8" w:rsidRDefault="001A11CB" w:rsidP="00E43DD9">
            <w:pPr>
              <w:pStyle w:val="LZ-4"/>
            </w:pPr>
            <w:r w:rsidRPr="007B3BD8">
              <w:rPr>
                <w:rFonts w:hint="eastAsia"/>
              </w:rPr>
              <w:t>0.03</w:t>
            </w:r>
          </w:p>
        </w:tc>
      </w:tr>
      <w:tr w:rsidR="001A11CB" w:rsidRPr="007B3BD8" w14:paraId="4CF411FD"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DCAE6E6"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C08B729" w14:textId="77777777" w:rsidR="001A11CB" w:rsidRPr="007B3BD8" w:rsidRDefault="001A11CB" w:rsidP="00E43DD9">
            <w:pPr>
              <w:pStyle w:val="LZ-4"/>
            </w:pPr>
            <w:r w:rsidRPr="007B3BD8">
              <w:rPr>
                <w:rFonts w:hint="eastAsia"/>
              </w:rPr>
              <w:t>中型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5675CD0"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96064E4" w14:textId="77777777" w:rsidR="001A11CB" w:rsidRPr="007B3BD8" w:rsidRDefault="001A11CB" w:rsidP="00E43DD9">
            <w:pPr>
              <w:pStyle w:val="LZ-4"/>
            </w:pPr>
            <w:r w:rsidRPr="007B3BD8">
              <w:rPr>
                <w:rFonts w:hint="eastAsia"/>
              </w:rPr>
              <w:t>2.94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20B43AF" w14:textId="77777777" w:rsidR="001A11CB" w:rsidRPr="007B3BD8" w:rsidRDefault="001A11CB" w:rsidP="00E43DD9">
            <w:pPr>
              <w:pStyle w:val="LZ-4"/>
            </w:pPr>
            <w:r w:rsidRPr="007B3BD8">
              <w:rPr>
                <w:rFonts w:hint="eastAsia"/>
              </w:rPr>
              <w:t>1.78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308E01" w14:textId="77777777" w:rsidR="001A11CB" w:rsidRPr="007B3BD8" w:rsidRDefault="001A11CB" w:rsidP="00E43DD9">
            <w:pPr>
              <w:pStyle w:val="LZ-4"/>
            </w:pPr>
            <w:r w:rsidRPr="007B3BD8">
              <w:rPr>
                <w:rFonts w:hint="eastAsia"/>
              </w:rPr>
              <w:t>1.46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C498E7" w14:textId="77777777" w:rsidR="001A11CB" w:rsidRPr="007B3BD8" w:rsidRDefault="001A11CB" w:rsidP="00E43DD9">
            <w:pPr>
              <w:pStyle w:val="LZ-4"/>
            </w:pPr>
            <w:r w:rsidRPr="007B3BD8">
              <w:rPr>
                <w:rFonts w:hint="eastAsia"/>
              </w:rPr>
              <w:t>0.47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2A95E8" w14:textId="77777777" w:rsidR="001A11CB" w:rsidRPr="007B3BD8" w:rsidRDefault="001A11CB" w:rsidP="00E43DD9">
            <w:pPr>
              <w:pStyle w:val="LZ-4"/>
            </w:pPr>
            <w:r w:rsidRPr="007B3BD8">
              <w:rPr>
                <w:rFonts w:hint="eastAsia"/>
              </w:rPr>
              <w:t>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BC5C3C4" w14:textId="77777777" w:rsidR="001A11CB" w:rsidRPr="007B3BD8" w:rsidRDefault="001A11CB" w:rsidP="00E43DD9">
            <w:pPr>
              <w:pStyle w:val="LZ-4"/>
            </w:pPr>
            <w:r w:rsidRPr="007B3BD8">
              <w:rPr>
                <w:rFonts w:hint="eastAsia"/>
              </w:rPr>
              <w:t>0.15</w:t>
            </w:r>
          </w:p>
        </w:tc>
      </w:tr>
      <w:tr w:rsidR="001A11CB" w:rsidRPr="007B3BD8" w14:paraId="76B75A81"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A63044E"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3A905AB"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64B4917"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13FB445" w14:textId="77777777" w:rsidR="001A11CB" w:rsidRPr="007B3BD8" w:rsidRDefault="001A11CB" w:rsidP="00E43DD9">
            <w:pPr>
              <w:pStyle w:val="LZ-4"/>
            </w:pPr>
            <w:r w:rsidRPr="007B3BD8">
              <w:rPr>
                <w:rFonts w:hint="eastAsia"/>
              </w:rPr>
              <w:t>5.47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F3AEC1" w14:textId="77777777" w:rsidR="001A11CB" w:rsidRPr="007B3BD8" w:rsidRDefault="001A11CB" w:rsidP="00E43DD9">
            <w:pPr>
              <w:pStyle w:val="LZ-4"/>
            </w:pPr>
            <w:r w:rsidRPr="007B3BD8">
              <w:rPr>
                <w:rFonts w:hint="eastAsia"/>
              </w:rPr>
              <w:t>4.79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6840D57" w14:textId="77777777" w:rsidR="001A11CB" w:rsidRPr="007B3BD8" w:rsidRDefault="001A11CB" w:rsidP="00E43DD9">
            <w:pPr>
              <w:pStyle w:val="LZ-4"/>
            </w:pPr>
            <w:r w:rsidRPr="007B3BD8">
              <w:rPr>
                <w:rFonts w:hint="eastAsia"/>
              </w:rPr>
              <w:t>5.69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00734F" w14:textId="77777777" w:rsidR="001A11CB" w:rsidRPr="007B3BD8" w:rsidRDefault="001A11CB" w:rsidP="00E43DD9">
            <w:pPr>
              <w:pStyle w:val="LZ-4"/>
            </w:pPr>
            <w:r w:rsidRPr="007B3BD8">
              <w:rPr>
                <w:rFonts w:hint="eastAsia"/>
              </w:rPr>
              <w:t>3.35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3547A16" w14:textId="77777777" w:rsidR="001A11CB" w:rsidRPr="007B3BD8" w:rsidRDefault="001A11CB" w:rsidP="00E43DD9">
            <w:pPr>
              <w:pStyle w:val="LZ-4"/>
            </w:pPr>
            <w:r w:rsidRPr="007B3BD8">
              <w:rPr>
                <w:rFonts w:hint="eastAsia"/>
              </w:rPr>
              <w:t>2.68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ADC7668" w14:textId="77777777" w:rsidR="001A11CB" w:rsidRPr="007B3BD8" w:rsidRDefault="001A11CB" w:rsidP="00E43DD9">
            <w:pPr>
              <w:pStyle w:val="LZ-4"/>
            </w:pPr>
            <w:r w:rsidRPr="007B3BD8">
              <w:rPr>
                <w:rFonts w:hint="eastAsia"/>
              </w:rPr>
              <w:t>2.28</w:t>
            </w:r>
          </w:p>
        </w:tc>
      </w:tr>
      <w:tr w:rsidR="001A11CB" w:rsidRPr="007B3BD8" w14:paraId="6D2B3D70"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3180843"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C01E6DA"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02246A"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D3BF404" w14:textId="77777777" w:rsidR="001A11CB" w:rsidRPr="007B3BD8" w:rsidRDefault="001A11CB" w:rsidP="00E43DD9">
            <w:pPr>
              <w:pStyle w:val="LZ-4"/>
            </w:pPr>
            <w:r w:rsidRPr="007B3BD8">
              <w:rPr>
                <w:rFonts w:hint="eastAsia"/>
              </w:rPr>
              <w:t>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00CFA86" w14:textId="77777777" w:rsidR="001A11CB" w:rsidRPr="007B3BD8" w:rsidRDefault="001A11CB" w:rsidP="00E43DD9">
            <w:pPr>
              <w:pStyle w:val="LZ-4"/>
            </w:pPr>
            <w:r w:rsidRPr="007B3BD8">
              <w:rPr>
                <w:rFonts w:hint="eastAsia"/>
              </w:rPr>
              <w:t>4.8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CF39B95" w14:textId="77777777" w:rsidR="001A11CB" w:rsidRPr="007B3BD8" w:rsidRDefault="001A11CB" w:rsidP="00E43DD9">
            <w:pPr>
              <w:pStyle w:val="LZ-4"/>
            </w:pPr>
            <w:r w:rsidRPr="007B3BD8">
              <w:rPr>
                <w:rFonts w:hint="eastAsia"/>
              </w:rPr>
              <w:t>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8A45FC0" w14:textId="77777777" w:rsidR="001A11CB" w:rsidRPr="007B3BD8" w:rsidRDefault="001A11CB" w:rsidP="00E43DD9">
            <w:pPr>
              <w:pStyle w:val="LZ-4"/>
            </w:pPr>
            <w:r w:rsidRPr="007B3BD8">
              <w:rPr>
                <w:rFonts w:hint="eastAsia"/>
              </w:rPr>
              <w:t>2.55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F9FA33" w14:textId="77777777" w:rsidR="001A11CB" w:rsidRPr="007B3BD8" w:rsidRDefault="001A11CB" w:rsidP="00E43DD9">
            <w:pPr>
              <w:pStyle w:val="LZ-4"/>
            </w:pPr>
            <w:r w:rsidRPr="007B3BD8">
              <w:rPr>
                <w:rFonts w:hint="eastAsia"/>
              </w:rPr>
              <w:t>1.79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00723C" w14:textId="77777777" w:rsidR="001A11CB" w:rsidRPr="007B3BD8" w:rsidRDefault="001A11CB" w:rsidP="00E43DD9">
            <w:pPr>
              <w:pStyle w:val="LZ-4"/>
            </w:pPr>
            <w:r w:rsidRPr="007B3BD8">
              <w:rPr>
                <w:rFonts w:hint="eastAsia"/>
              </w:rPr>
              <w:t>1.06</w:t>
            </w:r>
          </w:p>
        </w:tc>
      </w:tr>
      <w:tr w:rsidR="001A11CB" w:rsidRPr="007B3BD8" w14:paraId="4DF542F1"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EE0E321"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4764322" w14:textId="77777777" w:rsidR="001A11CB" w:rsidRPr="007B3BD8" w:rsidRDefault="001A11CB" w:rsidP="00E43DD9">
            <w:pPr>
              <w:pStyle w:val="LZ-4"/>
            </w:pPr>
            <w:r w:rsidRPr="007B3BD8">
              <w:rPr>
                <w:rFonts w:hint="eastAsia"/>
              </w:rPr>
              <w:t>大型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7FA102C"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4B30E3" w14:textId="77777777" w:rsidR="001A11CB" w:rsidRPr="007B3BD8" w:rsidRDefault="001A11CB" w:rsidP="00E43DD9">
            <w:pPr>
              <w:pStyle w:val="LZ-4"/>
            </w:pPr>
            <w:r w:rsidRPr="007B3BD8">
              <w:rPr>
                <w:rFonts w:hint="eastAsia"/>
              </w:rPr>
              <w:t>5.16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9F6A8D" w14:textId="77777777" w:rsidR="001A11CB" w:rsidRPr="007B3BD8" w:rsidRDefault="001A11CB" w:rsidP="00E43DD9">
            <w:pPr>
              <w:pStyle w:val="LZ-4"/>
            </w:pPr>
            <w:r w:rsidRPr="007B3BD8">
              <w:rPr>
                <w:rFonts w:hint="eastAsia"/>
              </w:rPr>
              <w:t>2.65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8C78741" w14:textId="77777777" w:rsidR="001A11CB" w:rsidRPr="007B3BD8" w:rsidRDefault="001A11CB" w:rsidP="00E43DD9">
            <w:pPr>
              <w:pStyle w:val="LZ-4"/>
            </w:pPr>
            <w:r w:rsidRPr="007B3BD8">
              <w:rPr>
                <w:rFonts w:hint="eastAsia"/>
              </w:rPr>
              <w:t>2.56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9C8EE6" w14:textId="77777777" w:rsidR="001A11CB" w:rsidRPr="007B3BD8" w:rsidRDefault="001A11CB" w:rsidP="00E43DD9">
            <w:pPr>
              <w:pStyle w:val="LZ-4"/>
            </w:pPr>
            <w:r w:rsidRPr="007B3BD8">
              <w:rPr>
                <w:rFonts w:hint="eastAsia"/>
              </w:rPr>
              <w:t>1.52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622CF91" w14:textId="77777777" w:rsidR="001A11CB" w:rsidRPr="007B3BD8" w:rsidRDefault="001A11CB" w:rsidP="00E43DD9">
            <w:pPr>
              <w:pStyle w:val="LZ-4"/>
            </w:pPr>
            <w:r w:rsidRPr="007B3BD8">
              <w:rPr>
                <w:rFonts w:hint="eastAsia"/>
              </w:rPr>
              <w:t>0.78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081C87D" w14:textId="77777777" w:rsidR="001A11CB" w:rsidRPr="007B3BD8" w:rsidRDefault="001A11CB" w:rsidP="00E43DD9">
            <w:pPr>
              <w:pStyle w:val="LZ-4"/>
            </w:pPr>
            <w:r w:rsidRPr="007B3BD8">
              <w:rPr>
                <w:rFonts w:hint="eastAsia"/>
              </w:rPr>
              <w:t>0.58</w:t>
            </w:r>
          </w:p>
        </w:tc>
      </w:tr>
      <w:tr w:rsidR="001A11CB" w:rsidRPr="007B3BD8" w14:paraId="1F0C92FD"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5160818"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94153D0"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393D42"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0EFFFFE" w14:textId="77777777" w:rsidR="001A11CB" w:rsidRPr="007B3BD8" w:rsidRDefault="001A11CB" w:rsidP="00E43DD9">
            <w:pPr>
              <w:pStyle w:val="LZ-4"/>
            </w:pPr>
            <w:r w:rsidRPr="007B3BD8">
              <w:rPr>
                <w:rFonts w:hint="eastAsia"/>
              </w:rPr>
              <w:t>12.42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23C8626" w14:textId="77777777" w:rsidR="001A11CB" w:rsidRPr="007B3BD8" w:rsidRDefault="001A11CB" w:rsidP="00E43DD9">
            <w:pPr>
              <w:pStyle w:val="LZ-4"/>
            </w:pPr>
            <w:r w:rsidRPr="007B3BD8">
              <w:rPr>
                <w:rFonts w:hint="eastAsia"/>
              </w:rPr>
              <w:t>11.16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F30F3B" w14:textId="77777777" w:rsidR="001A11CB" w:rsidRPr="007B3BD8" w:rsidRDefault="001A11CB" w:rsidP="00E43DD9">
            <w:pPr>
              <w:pStyle w:val="LZ-4"/>
            </w:pPr>
            <w:r w:rsidRPr="007B3BD8">
              <w:rPr>
                <w:rFonts w:hint="eastAsia"/>
              </w:rPr>
              <w:t>9.89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9C49D1" w14:textId="77777777" w:rsidR="001A11CB" w:rsidRPr="007B3BD8" w:rsidRDefault="001A11CB" w:rsidP="00E43DD9">
            <w:pPr>
              <w:pStyle w:val="LZ-4"/>
            </w:pPr>
            <w:r w:rsidRPr="007B3BD8">
              <w:rPr>
                <w:rFonts w:hint="eastAsia"/>
              </w:rPr>
              <w:t>9.89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7C89950" w14:textId="77777777" w:rsidR="001A11CB" w:rsidRPr="007B3BD8" w:rsidRDefault="001A11CB" w:rsidP="00E43DD9">
            <w:pPr>
              <w:pStyle w:val="LZ-4"/>
            </w:pPr>
            <w:r w:rsidRPr="007B3BD8">
              <w:rPr>
                <w:rFonts w:hint="eastAsia"/>
              </w:rPr>
              <w:t>9.89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5AE695A" w14:textId="77777777" w:rsidR="001A11CB" w:rsidRPr="007B3BD8" w:rsidRDefault="001A11CB" w:rsidP="00E43DD9">
            <w:pPr>
              <w:pStyle w:val="LZ-4"/>
            </w:pPr>
            <w:r w:rsidRPr="007B3BD8">
              <w:rPr>
                <w:rFonts w:hint="eastAsia"/>
              </w:rPr>
              <w:t>8.64</w:t>
            </w:r>
          </w:p>
        </w:tc>
      </w:tr>
      <w:tr w:rsidR="001A11CB" w:rsidRPr="007B3BD8" w14:paraId="2824D3F4"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06FBFF6"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A242838"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827BCBD"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7809B0B" w14:textId="77777777" w:rsidR="001A11CB" w:rsidRPr="007B3BD8" w:rsidRDefault="001A11CB" w:rsidP="00E43DD9">
            <w:pPr>
              <w:pStyle w:val="LZ-4"/>
            </w:pPr>
            <w:r w:rsidRPr="007B3BD8">
              <w:rPr>
                <w:rFonts w:hint="eastAsia"/>
              </w:rPr>
              <w:t>21.16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BC8BC8E" w14:textId="77777777" w:rsidR="001A11CB" w:rsidRPr="007B3BD8" w:rsidRDefault="001A11CB" w:rsidP="00E43DD9">
            <w:pPr>
              <w:pStyle w:val="LZ-4"/>
            </w:pPr>
            <w:r w:rsidRPr="007B3BD8">
              <w:rPr>
                <w:rFonts w:hint="eastAsia"/>
              </w:rPr>
              <w:t>16.8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EF658F9" w14:textId="77777777" w:rsidR="001A11CB" w:rsidRPr="007B3BD8" w:rsidRDefault="001A11CB" w:rsidP="00E43DD9">
            <w:pPr>
              <w:pStyle w:val="LZ-4"/>
            </w:pPr>
            <w:r w:rsidRPr="007B3BD8">
              <w:rPr>
                <w:rFonts w:hint="eastAsia"/>
              </w:rPr>
              <w:t>13.06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BC00393" w14:textId="77777777" w:rsidR="001A11CB" w:rsidRPr="007B3BD8" w:rsidRDefault="001A11CB" w:rsidP="00E43DD9">
            <w:pPr>
              <w:pStyle w:val="LZ-4"/>
            </w:pPr>
            <w:r w:rsidRPr="007B3BD8">
              <w:rPr>
                <w:rFonts w:hint="eastAsia"/>
              </w:rPr>
              <w:t>9.32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56044E" w14:textId="77777777" w:rsidR="001A11CB" w:rsidRPr="007B3BD8" w:rsidRDefault="001A11CB" w:rsidP="00E43DD9">
            <w:pPr>
              <w:pStyle w:val="LZ-4"/>
            </w:pPr>
            <w:r w:rsidRPr="007B3BD8">
              <w:rPr>
                <w:rFonts w:hint="eastAsia"/>
              </w:rPr>
              <w:t>6.52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EFFF61" w14:textId="77777777" w:rsidR="001A11CB" w:rsidRPr="007B3BD8" w:rsidRDefault="001A11CB" w:rsidP="00E43DD9">
            <w:pPr>
              <w:pStyle w:val="LZ-4"/>
            </w:pPr>
            <w:r w:rsidRPr="007B3BD8">
              <w:rPr>
                <w:rFonts w:hint="eastAsia"/>
              </w:rPr>
              <w:t>3.73</w:t>
            </w:r>
          </w:p>
        </w:tc>
      </w:tr>
      <w:tr w:rsidR="001A11CB" w:rsidRPr="007B3BD8" w14:paraId="6A5CEC15"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7E3F575"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4C5DB9" w14:textId="77777777" w:rsidR="001A11CB" w:rsidRPr="007B3BD8" w:rsidRDefault="001A11CB" w:rsidP="00E43DD9">
            <w:pPr>
              <w:pStyle w:val="LZ-4"/>
            </w:pPr>
            <w:r w:rsidRPr="007B3BD8">
              <w:rPr>
                <w:rFonts w:hint="eastAsia"/>
              </w:rPr>
              <w:t>公交车</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B46257"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62D7F3F" w14:textId="77777777" w:rsidR="001A11CB" w:rsidRPr="007B3BD8" w:rsidRDefault="001A11CB" w:rsidP="00E43DD9">
            <w:pPr>
              <w:pStyle w:val="LZ-4"/>
            </w:pPr>
            <w:r w:rsidRPr="007B3BD8">
              <w:rPr>
                <w:rFonts w:hint="eastAsia"/>
              </w:rPr>
              <w:t>5.16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A774CFC" w14:textId="77777777" w:rsidR="001A11CB" w:rsidRPr="007B3BD8" w:rsidRDefault="001A11CB" w:rsidP="00E43DD9">
            <w:pPr>
              <w:pStyle w:val="LZ-4"/>
            </w:pPr>
            <w:r w:rsidRPr="007B3BD8">
              <w:rPr>
                <w:rFonts w:hint="eastAsia"/>
              </w:rPr>
              <w:t>2.65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DD122C3" w14:textId="77777777" w:rsidR="001A11CB" w:rsidRPr="007B3BD8" w:rsidRDefault="001A11CB" w:rsidP="00E43DD9">
            <w:pPr>
              <w:pStyle w:val="LZ-4"/>
            </w:pPr>
            <w:r w:rsidRPr="007B3BD8">
              <w:rPr>
                <w:rFonts w:hint="eastAsia"/>
              </w:rPr>
              <w:t>2.56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B2F43B2" w14:textId="77777777" w:rsidR="001A11CB" w:rsidRPr="007B3BD8" w:rsidRDefault="001A11CB" w:rsidP="00E43DD9">
            <w:pPr>
              <w:pStyle w:val="LZ-4"/>
            </w:pPr>
            <w:r w:rsidRPr="007B3BD8">
              <w:rPr>
                <w:rFonts w:hint="eastAsia"/>
              </w:rPr>
              <w:t>1.52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F44C7A0" w14:textId="77777777" w:rsidR="001A11CB" w:rsidRPr="007B3BD8" w:rsidRDefault="001A11CB" w:rsidP="00E43DD9">
            <w:pPr>
              <w:pStyle w:val="LZ-4"/>
            </w:pPr>
            <w:r w:rsidRPr="007B3BD8">
              <w:rPr>
                <w:rFonts w:hint="eastAsia"/>
              </w:rPr>
              <w:t>0.78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AB154D" w14:textId="77777777" w:rsidR="001A11CB" w:rsidRPr="007B3BD8" w:rsidRDefault="001A11CB" w:rsidP="00E43DD9">
            <w:pPr>
              <w:pStyle w:val="LZ-4"/>
            </w:pPr>
            <w:r w:rsidRPr="007B3BD8">
              <w:rPr>
                <w:rFonts w:hint="eastAsia"/>
              </w:rPr>
              <w:t>0.58</w:t>
            </w:r>
          </w:p>
        </w:tc>
      </w:tr>
      <w:tr w:rsidR="001A11CB" w:rsidRPr="007B3BD8" w14:paraId="4BAAF81F"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9D9DBEA"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5D66445"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CD170C1"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DF4CBE" w14:textId="77777777" w:rsidR="001A11CB" w:rsidRPr="007B3BD8" w:rsidRDefault="001A11CB" w:rsidP="00E43DD9">
            <w:pPr>
              <w:pStyle w:val="LZ-4"/>
            </w:pPr>
            <w:r w:rsidRPr="007B3BD8">
              <w:rPr>
                <w:rFonts w:hint="eastAsia"/>
              </w:rPr>
              <w:t>12.42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8FEA71" w14:textId="77777777" w:rsidR="001A11CB" w:rsidRPr="007B3BD8" w:rsidRDefault="001A11CB" w:rsidP="00E43DD9">
            <w:pPr>
              <w:pStyle w:val="LZ-4"/>
            </w:pPr>
            <w:r w:rsidRPr="007B3BD8">
              <w:rPr>
                <w:rFonts w:hint="eastAsia"/>
              </w:rPr>
              <w:t>11.16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A21CD97" w14:textId="77777777" w:rsidR="001A11CB" w:rsidRPr="007B3BD8" w:rsidRDefault="001A11CB" w:rsidP="00E43DD9">
            <w:pPr>
              <w:pStyle w:val="LZ-4"/>
            </w:pPr>
            <w:r w:rsidRPr="007B3BD8">
              <w:rPr>
                <w:rFonts w:hint="eastAsia"/>
              </w:rPr>
              <w:t>9.89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DD8D9D8" w14:textId="77777777" w:rsidR="001A11CB" w:rsidRPr="007B3BD8" w:rsidRDefault="001A11CB" w:rsidP="00E43DD9">
            <w:pPr>
              <w:pStyle w:val="LZ-4"/>
            </w:pPr>
            <w:r w:rsidRPr="007B3BD8">
              <w:rPr>
                <w:rFonts w:hint="eastAsia"/>
              </w:rPr>
              <w:t>9.89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32A11F4" w14:textId="77777777" w:rsidR="001A11CB" w:rsidRPr="007B3BD8" w:rsidRDefault="001A11CB" w:rsidP="00E43DD9">
            <w:pPr>
              <w:pStyle w:val="LZ-4"/>
            </w:pPr>
            <w:r w:rsidRPr="007B3BD8">
              <w:rPr>
                <w:rFonts w:hint="eastAsia"/>
              </w:rPr>
              <w:t>9.89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FFF995A" w14:textId="77777777" w:rsidR="001A11CB" w:rsidRPr="007B3BD8" w:rsidRDefault="001A11CB" w:rsidP="00E43DD9">
            <w:pPr>
              <w:pStyle w:val="LZ-4"/>
            </w:pPr>
            <w:r w:rsidRPr="007B3BD8">
              <w:rPr>
                <w:rFonts w:hint="eastAsia"/>
              </w:rPr>
              <w:t>8.64</w:t>
            </w:r>
          </w:p>
        </w:tc>
      </w:tr>
      <w:tr w:rsidR="001A11CB" w:rsidRPr="007B3BD8" w14:paraId="706B070E"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8FDA2B6"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5581E13"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0867F6B"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2D2EE69" w14:textId="77777777" w:rsidR="001A11CB" w:rsidRPr="007B3BD8" w:rsidRDefault="001A11CB" w:rsidP="00E43DD9">
            <w:pPr>
              <w:pStyle w:val="LZ-4"/>
            </w:pPr>
            <w:r w:rsidRPr="007B3BD8">
              <w:rPr>
                <w:rFonts w:hint="eastAsia"/>
              </w:rPr>
              <w:t>21.16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10F102" w14:textId="77777777" w:rsidR="001A11CB" w:rsidRPr="007B3BD8" w:rsidRDefault="001A11CB" w:rsidP="00E43DD9">
            <w:pPr>
              <w:pStyle w:val="LZ-4"/>
            </w:pPr>
            <w:r w:rsidRPr="007B3BD8">
              <w:rPr>
                <w:rFonts w:hint="eastAsia"/>
              </w:rPr>
              <w:t>16.8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FAC2C7" w14:textId="77777777" w:rsidR="001A11CB" w:rsidRPr="007B3BD8" w:rsidRDefault="001A11CB" w:rsidP="00E43DD9">
            <w:pPr>
              <w:pStyle w:val="LZ-4"/>
            </w:pPr>
            <w:r w:rsidRPr="007B3BD8">
              <w:rPr>
                <w:rFonts w:hint="eastAsia"/>
              </w:rPr>
              <w:t>13.06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C0F1918" w14:textId="77777777" w:rsidR="001A11CB" w:rsidRPr="007B3BD8" w:rsidRDefault="001A11CB" w:rsidP="00E43DD9">
            <w:pPr>
              <w:pStyle w:val="LZ-4"/>
            </w:pPr>
            <w:r w:rsidRPr="007B3BD8">
              <w:rPr>
                <w:rFonts w:hint="eastAsia"/>
              </w:rPr>
              <w:t>9.32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A428E86" w14:textId="77777777" w:rsidR="001A11CB" w:rsidRPr="007B3BD8" w:rsidRDefault="001A11CB" w:rsidP="00E43DD9">
            <w:pPr>
              <w:pStyle w:val="LZ-4"/>
            </w:pPr>
            <w:r w:rsidRPr="007B3BD8">
              <w:rPr>
                <w:rFonts w:hint="eastAsia"/>
              </w:rPr>
              <w:t>6.52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629E97" w14:textId="77777777" w:rsidR="001A11CB" w:rsidRPr="007B3BD8" w:rsidRDefault="001A11CB" w:rsidP="00E43DD9">
            <w:pPr>
              <w:pStyle w:val="LZ-4"/>
            </w:pPr>
            <w:r w:rsidRPr="007B3BD8">
              <w:rPr>
                <w:rFonts w:hint="eastAsia"/>
              </w:rPr>
              <w:t>3.73</w:t>
            </w:r>
          </w:p>
        </w:tc>
      </w:tr>
      <w:tr w:rsidR="001A11CB" w:rsidRPr="007B3BD8" w14:paraId="2ADE3896" w14:textId="77777777" w:rsidTr="00E43DD9">
        <w:trPr>
          <w:trHeight w:val="315"/>
          <w:jc w:val="center"/>
        </w:trPr>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FA9C1F" w14:textId="77777777" w:rsidR="001A11CB" w:rsidRPr="007B3BD8" w:rsidRDefault="001A11CB" w:rsidP="00E43DD9">
            <w:pPr>
              <w:pStyle w:val="LZ-4"/>
            </w:pPr>
            <w:r w:rsidRPr="007B3BD8">
              <w:rPr>
                <w:rFonts w:hint="eastAsia"/>
              </w:rPr>
              <w:t>载货汽车</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442ACD" w14:textId="77777777" w:rsidR="001A11CB" w:rsidRPr="007B3BD8" w:rsidRDefault="001A11CB" w:rsidP="00E43DD9">
            <w:pPr>
              <w:pStyle w:val="LZ-4"/>
            </w:pPr>
            <w:r w:rsidRPr="007B3BD8">
              <w:rPr>
                <w:rFonts w:hint="eastAsia"/>
              </w:rPr>
              <w:t>微型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B2AD6A3"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78EEBA" w14:textId="77777777" w:rsidR="001A11CB" w:rsidRPr="007B3BD8" w:rsidRDefault="001A11CB" w:rsidP="00E43DD9">
            <w:pPr>
              <w:pStyle w:val="LZ-4"/>
            </w:pPr>
            <w:r w:rsidRPr="007B3BD8">
              <w:rPr>
                <w:rFonts w:hint="eastAsia"/>
              </w:rPr>
              <w:t>3.31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B6B224C" w14:textId="77777777" w:rsidR="001A11CB" w:rsidRPr="007B3BD8" w:rsidRDefault="001A11CB" w:rsidP="00E43DD9">
            <w:pPr>
              <w:pStyle w:val="LZ-4"/>
            </w:pPr>
            <w:r w:rsidRPr="007B3BD8">
              <w:rPr>
                <w:rFonts w:hint="eastAsia"/>
              </w:rPr>
              <w:t>2.01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80F9773" w14:textId="77777777" w:rsidR="001A11CB" w:rsidRPr="007B3BD8" w:rsidRDefault="001A11CB" w:rsidP="00E43DD9">
            <w:pPr>
              <w:pStyle w:val="LZ-4"/>
            </w:pPr>
            <w:r w:rsidRPr="007B3BD8">
              <w:rPr>
                <w:rFonts w:hint="eastAsia"/>
              </w:rPr>
              <w:t>1.66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31E874" w14:textId="77777777" w:rsidR="001A11CB" w:rsidRPr="007B3BD8" w:rsidRDefault="001A11CB" w:rsidP="00E43DD9">
            <w:pPr>
              <w:pStyle w:val="LZ-4"/>
            </w:pPr>
            <w:r w:rsidRPr="007B3BD8">
              <w:rPr>
                <w:rFonts w:hint="eastAsia"/>
              </w:rPr>
              <w:t>0.53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AF5D2B" w14:textId="77777777" w:rsidR="001A11CB" w:rsidRPr="007B3BD8" w:rsidRDefault="001A11CB" w:rsidP="00E43DD9">
            <w:pPr>
              <w:pStyle w:val="LZ-4"/>
            </w:pPr>
            <w:r w:rsidRPr="007B3BD8">
              <w:rPr>
                <w:rFonts w:hint="eastAsia"/>
              </w:rPr>
              <w:t>0.23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49608D9" w14:textId="77777777" w:rsidR="001A11CB" w:rsidRPr="007B3BD8" w:rsidRDefault="001A11CB" w:rsidP="00E43DD9">
            <w:pPr>
              <w:pStyle w:val="LZ-4"/>
            </w:pPr>
            <w:r w:rsidRPr="007B3BD8">
              <w:rPr>
                <w:rFonts w:hint="eastAsia"/>
              </w:rPr>
              <w:t>0.17</w:t>
            </w:r>
          </w:p>
        </w:tc>
      </w:tr>
      <w:tr w:rsidR="001A11CB" w:rsidRPr="007B3BD8" w14:paraId="1C8FDCF8"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A2D9E79"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325427A"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77416D7"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B9D0BBF" w14:textId="77777777" w:rsidR="001A11CB" w:rsidRPr="007B3BD8" w:rsidRDefault="001A11CB" w:rsidP="00E43DD9">
            <w:pPr>
              <w:pStyle w:val="LZ-4"/>
            </w:pPr>
            <w:r w:rsidRPr="007B3BD8">
              <w:rPr>
                <w:rFonts w:hint="eastAsia"/>
              </w:rPr>
              <w:t>6.76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2D88FD4" w14:textId="77777777" w:rsidR="001A11CB" w:rsidRPr="007B3BD8" w:rsidRDefault="001A11CB" w:rsidP="00E43DD9">
            <w:pPr>
              <w:pStyle w:val="LZ-4"/>
            </w:pPr>
            <w:r w:rsidRPr="007B3BD8">
              <w:rPr>
                <w:rFonts w:hint="eastAsia"/>
              </w:rPr>
              <w:t>5.58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129227" w14:textId="77777777" w:rsidR="001A11CB" w:rsidRPr="007B3BD8" w:rsidRDefault="001A11CB" w:rsidP="00E43DD9">
            <w:pPr>
              <w:pStyle w:val="LZ-4"/>
            </w:pPr>
            <w:r w:rsidRPr="007B3BD8">
              <w:rPr>
                <w:rFonts w:hint="eastAsia"/>
              </w:rPr>
              <w:t>5.58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87DCFB7" w14:textId="77777777" w:rsidR="001A11CB" w:rsidRPr="007B3BD8" w:rsidRDefault="001A11CB" w:rsidP="00E43DD9">
            <w:pPr>
              <w:pStyle w:val="LZ-4"/>
            </w:pPr>
            <w:r w:rsidRPr="007B3BD8">
              <w:rPr>
                <w:rFonts w:hint="eastAsia"/>
              </w:rPr>
              <w:t>3.77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966863" w14:textId="77777777" w:rsidR="001A11CB" w:rsidRPr="007B3BD8" w:rsidRDefault="001A11CB" w:rsidP="00E43DD9">
            <w:pPr>
              <w:pStyle w:val="LZ-4"/>
            </w:pPr>
            <w:r w:rsidRPr="007B3BD8">
              <w:rPr>
                <w:rFonts w:hint="eastAsia"/>
              </w:rPr>
              <w:t>2.64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2F6DB1" w14:textId="77777777" w:rsidR="001A11CB" w:rsidRPr="007B3BD8" w:rsidRDefault="001A11CB" w:rsidP="00E43DD9">
            <w:pPr>
              <w:pStyle w:val="LZ-4"/>
            </w:pPr>
            <w:r w:rsidRPr="007B3BD8">
              <w:rPr>
                <w:rFonts w:hint="eastAsia"/>
              </w:rPr>
              <w:t>2.24</w:t>
            </w:r>
          </w:p>
        </w:tc>
      </w:tr>
      <w:tr w:rsidR="001A11CB" w:rsidRPr="007B3BD8" w14:paraId="5322EC4B"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61CDC60"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C3F3740"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0376D11"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5FDE59"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E1C683"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98962AF"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9BBE46"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FDF5016"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5100881" w14:textId="77777777" w:rsidR="001A11CB" w:rsidRPr="007B3BD8" w:rsidRDefault="001A11CB" w:rsidP="00E43DD9">
            <w:pPr>
              <w:pStyle w:val="LZ-4"/>
            </w:pPr>
            <w:r w:rsidRPr="007B3BD8">
              <w:rPr>
                <w:rFonts w:hint="eastAsia"/>
              </w:rPr>
              <w:t>-</w:t>
            </w:r>
          </w:p>
        </w:tc>
      </w:tr>
      <w:tr w:rsidR="001A11CB" w:rsidRPr="007B3BD8" w14:paraId="7943C426"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DCFD242"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8C22617" w14:textId="77777777" w:rsidR="001A11CB" w:rsidRPr="007B3BD8" w:rsidRDefault="001A11CB" w:rsidP="00E43DD9">
            <w:pPr>
              <w:pStyle w:val="LZ-4"/>
            </w:pPr>
            <w:r w:rsidRPr="007B3BD8">
              <w:rPr>
                <w:rFonts w:hint="eastAsia"/>
              </w:rPr>
              <w:t>轻型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B3BFA6D"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02F8AD" w14:textId="77777777" w:rsidR="001A11CB" w:rsidRPr="007B3BD8" w:rsidRDefault="001A11CB" w:rsidP="00E43DD9">
            <w:pPr>
              <w:pStyle w:val="LZ-4"/>
            </w:pPr>
            <w:r w:rsidRPr="007B3BD8">
              <w:rPr>
                <w:rFonts w:hint="eastAsia"/>
              </w:rPr>
              <w:t>3.31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80AA67E" w14:textId="77777777" w:rsidR="001A11CB" w:rsidRPr="007B3BD8" w:rsidRDefault="001A11CB" w:rsidP="00E43DD9">
            <w:pPr>
              <w:pStyle w:val="LZ-4"/>
            </w:pPr>
            <w:r w:rsidRPr="007B3BD8">
              <w:rPr>
                <w:rFonts w:hint="eastAsia"/>
              </w:rPr>
              <w:t>2.01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A1F89A" w14:textId="77777777" w:rsidR="001A11CB" w:rsidRPr="007B3BD8" w:rsidRDefault="001A11CB" w:rsidP="00E43DD9">
            <w:pPr>
              <w:pStyle w:val="LZ-4"/>
            </w:pPr>
            <w:r w:rsidRPr="007B3BD8">
              <w:rPr>
                <w:rFonts w:hint="eastAsia"/>
              </w:rPr>
              <w:t>1.66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FCB1B10" w14:textId="77777777" w:rsidR="001A11CB" w:rsidRPr="007B3BD8" w:rsidRDefault="001A11CB" w:rsidP="00E43DD9">
            <w:pPr>
              <w:pStyle w:val="LZ-4"/>
            </w:pPr>
            <w:r w:rsidRPr="007B3BD8">
              <w:rPr>
                <w:rFonts w:hint="eastAsia"/>
              </w:rPr>
              <w:t>0.53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DA1D09" w14:textId="77777777" w:rsidR="001A11CB" w:rsidRPr="007B3BD8" w:rsidRDefault="001A11CB" w:rsidP="00E43DD9">
            <w:pPr>
              <w:pStyle w:val="LZ-4"/>
            </w:pPr>
            <w:r w:rsidRPr="007B3BD8">
              <w:rPr>
                <w:rFonts w:hint="eastAsia"/>
              </w:rPr>
              <w:t>0.23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98D582" w14:textId="77777777" w:rsidR="001A11CB" w:rsidRPr="007B3BD8" w:rsidRDefault="001A11CB" w:rsidP="00E43DD9">
            <w:pPr>
              <w:pStyle w:val="LZ-4"/>
            </w:pPr>
            <w:r w:rsidRPr="007B3BD8">
              <w:rPr>
                <w:rFonts w:hint="eastAsia"/>
              </w:rPr>
              <w:t>0.17</w:t>
            </w:r>
          </w:p>
        </w:tc>
      </w:tr>
      <w:tr w:rsidR="001A11CB" w:rsidRPr="007B3BD8" w14:paraId="1AC24390"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7C8E389"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0CDD0D1"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D0B7CB"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C27C6BA" w14:textId="77777777" w:rsidR="001A11CB" w:rsidRPr="007B3BD8" w:rsidRDefault="001A11CB" w:rsidP="00E43DD9">
            <w:pPr>
              <w:pStyle w:val="LZ-4"/>
            </w:pPr>
            <w:r w:rsidRPr="007B3BD8">
              <w:rPr>
                <w:rFonts w:hint="eastAsia"/>
              </w:rPr>
              <w:t>6.76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FFC190" w14:textId="77777777" w:rsidR="001A11CB" w:rsidRPr="007B3BD8" w:rsidRDefault="001A11CB" w:rsidP="00E43DD9">
            <w:pPr>
              <w:pStyle w:val="LZ-4"/>
            </w:pPr>
            <w:r w:rsidRPr="007B3BD8">
              <w:rPr>
                <w:rFonts w:hint="eastAsia"/>
              </w:rPr>
              <w:t>5.58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AB16BAF" w14:textId="77777777" w:rsidR="001A11CB" w:rsidRPr="007B3BD8" w:rsidRDefault="001A11CB" w:rsidP="00E43DD9">
            <w:pPr>
              <w:pStyle w:val="LZ-4"/>
            </w:pPr>
            <w:r w:rsidRPr="007B3BD8">
              <w:rPr>
                <w:rFonts w:hint="eastAsia"/>
              </w:rPr>
              <w:t>5.58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37CDF29" w14:textId="77777777" w:rsidR="001A11CB" w:rsidRPr="007B3BD8" w:rsidRDefault="001A11CB" w:rsidP="00E43DD9">
            <w:pPr>
              <w:pStyle w:val="LZ-4"/>
            </w:pPr>
            <w:r w:rsidRPr="007B3BD8">
              <w:rPr>
                <w:rFonts w:hint="eastAsia"/>
              </w:rPr>
              <w:t>3.77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889DF6C" w14:textId="77777777" w:rsidR="001A11CB" w:rsidRPr="007B3BD8" w:rsidRDefault="001A11CB" w:rsidP="00E43DD9">
            <w:pPr>
              <w:pStyle w:val="LZ-4"/>
            </w:pPr>
            <w:r w:rsidRPr="007B3BD8">
              <w:rPr>
                <w:rFonts w:hint="eastAsia"/>
              </w:rPr>
              <w:t>2.64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C4CD634" w14:textId="77777777" w:rsidR="001A11CB" w:rsidRPr="007B3BD8" w:rsidRDefault="001A11CB" w:rsidP="00E43DD9">
            <w:pPr>
              <w:pStyle w:val="LZ-4"/>
            </w:pPr>
            <w:r w:rsidRPr="007B3BD8">
              <w:rPr>
                <w:rFonts w:hint="eastAsia"/>
              </w:rPr>
              <w:t>2.24</w:t>
            </w:r>
          </w:p>
        </w:tc>
      </w:tr>
      <w:tr w:rsidR="001A11CB" w:rsidRPr="007B3BD8" w14:paraId="2DC3F339"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9A6A768"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9710E2E"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139ECE8" w14:textId="15EAAB2F"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6422CDE" w14:textId="77777777" w:rsidR="001A11CB" w:rsidRPr="007B3BD8" w:rsidRDefault="001A11CB" w:rsidP="00E43DD9">
            <w:pPr>
              <w:pStyle w:val="LZ-4"/>
            </w:pPr>
            <w:r w:rsidRPr="007B3BD8">
              <w:rPr>
                <w:rFonts w:hint="eastAsia"/>
              </w:rPr>
              <w:t>1.72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BFF70C" w14:textId="77777777" w:rsidR="001A11CB" w:rsidRPr="007B3BD8" w:rsidRDefault="001A11CB" w:rsidP="00E43DD9">
            <w:pPr>
              <w:pStyle w:val="LZ-4"/>
            </w:pPr>
            <w:r w:rsidRPr="007B3BD8">
              <w:rPr>
                <w:rFonts w:hint="eastAsia"/>
              </w:rPr>
              <w:t>0.48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7567C2" w14:textId="77777777" w:rsidR="001A11CB" w:rsidRPr="007B3BD8" w:rsidRDefault="001A11CB" w:rsidP="00E43DD9">
            <w:pPr>
              <w:pStyle w:val="LZ-4"/>
            </w:pPr>
            <w:r w:rsidRPr="007B3BD8">
              <w:rPr>
                <w:rFonts w:hint="eastAsia"/>
              </w:rPr>
              <w:t>0.13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11A37EB"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5E02649" w14:textId="77777777" w:rsidR="001A11CB" w:rsidRPr="007B3BD8" w:rsidRDefault="001A11CB" w:rsidP="00E43DD9">
            <w:pPr>
              <w:pStyle w:val="LZ-4"/>
            </w:pPr>
            <w:r w:rsidRPr="007B3BD8">
              <w:rPr>
                <w:rFonts w:hint="eastAsia"/>
              </w:rPr>
              <w:t>0.04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3299849" w14:textId="77777777" w:rsidR="001A11CB" w:rsidRPr="007B3BD8" w:rsidRDefault="001A11CB" w:rsidP="00E43DD9">
            <w:pPr>
              <w:pStyle w:val="LZ-4"/>
            </w:pPr>
            <w:r w:rsidRPr="007B3BD8">
              <w:rPr>
                <w:rFonts w:hint="eastAsia"/>
              </w:rPr>
              <w:t>0.03</w:t>
            </w:r>
          </w:p>
        </w:tc>
      </w:tr>
      <w:tr w:rsidR="001A11CB" w:rsidRPr="007B3BD8" w14:paraId="6C615B54"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156AF38"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58CC533" w14:textId="77777777" w:rsidR="001A11CB" w:rsidRPr="007B3BD8" w:rsidRDefault="001A11CB" w:rsidP="00E43DD9">
            <w:pPr>
              <w:pStyle w:val="LZ-4"/>
            </w:pPr>
            <w:r w:rsidRPr="007B3BD8">
              <w:rPr>
                <w:rFonts w:hint="eastAsia"/>
              </w:rPr>
              <w:t>中型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475DE71"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8E34F45" w14:textId="77777777" w:rsidR="001A11CB" w:rsidRPr="007B3BD8" w:rsidRDefault="001A11CB" w:rsidP="00E43DD9">
            <w:pPr>
              <w:pStyle w:val="LZ-4"/>
            </w:pPr>
            <w:r w:rsidRPr="007B3BD8">
              <w:rPr>
                <w:rFonts w:hint="eastAsia"/>
              </w:rPr>
              <w:t>5.81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64E914" w14:textId="77777777" w:rsidR="001A11CB" w:rsidRPr="007B3BD8" w:rsidRDefault="001A11CB" w:rsidP="00E43DD9">
            <w:pPr>
              <w:pStyle w:val="LZ-4"/>
            </w:pPr>
            <w:r w:rsidRPr="007B3BD8">
              <w:rPr>
                <w:rFonts w:hint="eastAsia"/>
              </w:rPr>
              <w:t>2.98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14E6407" w14:textId="77777777" w:rsidR="001A11CB" w:rsidRPr="007B3BD8" w:rsidRDefault="001A11CB" w:rsidP="00E43DD9">
            <w:pPr>
              <w:pStyle w:val="LZ-4"/>
            </w:pPr>
            <w:r w:rsidRPr="007B3BD8">
              <w:rPr>
                <w:rFonts w:hint="eastAsia"/>
              </w:rPr>
              <w:t>2.91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760507C" w14:textId="77777777" w:rsidR="001A11CB" w:rsidRPr="007B3BD8" w:rsidRDefault="001A11CB" w:rsidP="00E43DD9">
            <w:pPr>
              <w:pStyle w:val="LZ-4"/>
            </w:pPr>
            <w:r w:rsidRPr="007B3BD8">
              <w:rPr>
                <w:rFonts w:hint="eastAsia"/>
              </w:rPr>
              <w:t>1.71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FC8D1F" w14:textId="77777777" w:rsidR="001A11CB" w:rsidRPr="007B3BD8" w:rsidRDefault="001A11CB" w:rsidP="00E43DD9">
            <w:pPr>
              <w:pStyle w:val="LZ-4"/>
            </w:pPr>
            <w:r w:rsidRPr="007B3BD8">
              <w:rPr>
                <w:rFonts w:hint="eastAsia"/>
              </w:rPr>
              <w:t>0.91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7BEC390" w14:textId="77777777" w:rsidR="001A11CB" w:rsidRPr="007B3BD8" w:rsidRDefault="001A11CB" w:rsidP="00E43DD9">
            <w:pPr>
              <w:pStyle w:val="LZ-4"/>
            </w:pPr>
            <w:r w:rsidRPr="007B3BD8">
              <w:rPr>
                <w:rFonts w:hint="eastAsia"/>
              </w:rPr>
              <w:t>0.68</w:t>
            </w:r>
          </w:p>
        </w:tc>
      </w:tr>
      <w:tr w:rsidR="001A11CB" w:rsidRPr="007B3BD8" w14:paraId="5E425FBC"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DF994A2"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AC7F314"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C51339"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A7F13BA" w14:textId="77777777" w:rsidR="001A11CB" w:rsidRPr="007B3BD8" w:rsidRDefault="001A11CB" w:rsidP="00E43DD9">
            <w:pPr>
              <w:pStyle w:val="LZ-4"/>
            </w:pPr>
            <w:r w:rsidRPr="007B3BD8">
              <w:rPr>
                <w:rFonts w:hint="eastAsia"/>
              </w:rPr>
              <w:t>10.78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8248BE1" w14:textId="77777777" w:rsidR="001A11CB" w:rsidRPr="007B3BD8" w:rsidRDefault="001A11CB" w:rsidP="00E43DD9">
            <w:pPr>
              <w:pStyle w:val="LZ-4"/>
            </w:pPr>
            <w:r w:rsidRPr="007B3BD8">
              <w:rPr>
                <w:rFonts w:hint="eastAsia"/>
              </w:rPr>
              <w:t>7.48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171140" w14:textId="77777777" w:rsidR="001A11CB" w:rsidRPr="007B3BD8" w:rsidRDefault="001A11CB" w:rsidP="00E43DD9">
            <w:pPr>
              <w:pStyle w:val="LZ-4"/>
            </w:pPr>
            <w:r w:rsidRPr="007B3BD8">
              <w:rPr>
                <w:rFonts w:hint="eastAsia"/>
              </w:rPr>
              <w:t>6.22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8FDAE46" w14:textId="77777777" w:rsidR="001A11CB" w:rsidRPr="007B3BD8" w:rsidRDefault="001A11CB" w:rsidP="00E43DD9">
            <w:pPr>
              <w:pStyle w:val="LZ-4"/>
            </w:pPr>
            <w:r w:rsidRPr="007B3BD8">
              <w:rPr>
                <w:rFonts w:hint="eastAsia"/>
              </w:rPr>
              <w:t>6.22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7138E2B" w14:textId="77777777" w:rsidR="001A11CB" w:rsidRPr="007B3BD8" w:rsidRDefault="001A11CB" w:rsidP="00E43DD9">
            <w:pPr>
              <w:pStyle w:val="LZ-4"/>
            </w:pPr>
            <w:r w:rsidRPr="007B3BD8">
              <w:rPr>
                <w:rFonts w:hint="eastAsia"/>
              </w:rPr>
              <w:t>4.35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41E030" w14:textId="77777777" w:rsidR="001A11CB" w:rsidRPr="007B3BD8" w:rsidRDefault="001A11CB" w:rsidP="00E43DD9">
            <w:pPr>
              <w:pStyle w:val="LZ-4"/>
            </w:pPr>
            <w:r w:rsidRPr="007B3BD8">
              <w:rPr>
                <w:rFonts w:hint="eastAsia"/>
              </w:rPr>
              <w:t>3.7</w:t>
            </w:r>
          </w:p>
        </w:tc>
      </w:tr>
      <w:tr w:rsidR="001A11CB" w:rsidRPr="007B3BD8" w14:paraId="66268530"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35FA862"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7CB7F74"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E58CC3"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555E5FE"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B64E9E2"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6D6E2C"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6287D7A"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A6295F4"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1F6306" w14:textId="77777777" w:rsidR="001A11CB" w:rsidRPr="007B3BD8" w:rsidRDefault="001A11CB" w:rsidP="00E43DD9">
            <w:pPr>
              <w:pStyle w:val="LZ-4"/>
            </w:pPr>
            <w:r w:rsidRPr="007B3BD8">
              <w:rPr>
                <w:rFonts w:hint="eastAsia"/>
              </w:rPr>
              <w:t>-</w:t>
            </w:r>
          </w:p>
        </w:tc>
      </w:tr>
      <w:tr w:rsidR="001A11CB" w:rsidRPr="007B3BD8" w14:paraId="74EBFE07"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ED0827D"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2AF683" w14:textId="77777777" w:rsidR="001A11CB" w:rsidRPr="007B3BD8" w:rsidRDefault="001A11CB" w:rsidP="00E43DD9">
            <w:pPr>
              <w:pStyle w:val="LZ-4"/>
            </w:pPr>
            <w:r w:rsidRPr="007B3BD8">
              <w:rPr>
                <w:rFonts w:hint="eastAsia"/>
              </w:rPr>
              <w:t>重型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B3FD83C"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B5724B3" w14:textId="77777777" w:rsidR="001A11CB" w:rsidRPr="007B3BD8" w:rsidRDefault="001A11CB" w:rsidP="00E43DD9">
            <w:pPr>
              <w:pStyle w:val="LZ-4"/>
            </w:pPr>
            <w:r w:rsidRPr="007B3BD8">
              <w:rPr>
                <w:rFonts w:hint="eastAsia"/>
              </w:rPr>
              <w:t>5.81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27DBFD" w14:textId="77777777" w:rsidR="001A11CB" w:rsidRPr="007B3BD8" w:rsidRDefault="001A11CB" w:rsidP="00E43DD9">
            <w:pPr>
              <w:pStyle w:val="LZ-4"/>
            </w:pPr>
            <w:r w:rsidRPr="007B3BD8">
              <w:rPr>
                <w:rFonts w:hint="eastAsia"/>
              </w:rPr>
              <w:t>2.98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92F6794" w14:textId="77777777" w:rsidR="001A11CB" w:rsidRPr="007B3BD8" w:rsidRDefault="001A11CB" w:rsidP="00E43DD9">
            <w:pPr>
              <w:pStyle w:val="LZ-4"/>
            </w:pPr>
            <w:r w:rsidRPr="007B3BD8">
              <w:rPr>
                <w:rFonts w:hint="eastAsia"/>
              </w:rPr>
              <w:t>2.91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A57D78" w14:textId="77777777" w:rsidR="001A11CB" w:rsidRPr="007B3BD8" w:rsidRDefault="001A11CB" w:rsidP="00E43DD9">
            <w:pPr>
              <w:pStyle w:val="LZ-4"/>
            </w:pPr>
            <w:r w:rsidRPr="007B3BD8">
              <w:rPr>
                <w:rFonts w:hint="eastAsia"/>
              </w:rPr>
              <w:t>1.71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CB433B" w14:textId="77777777" w:rsidR="001A11CB" w:rsidRPr="007B3BD8" w:rsidRDefault="001A11CB" w:rsidP="00E43DD9">
            <w:pPr>
              <w:pStyle w:val="LZ-4"/>
            </w:pPr>
            <w:r w:rsidRPr="007B3BD8">
              <w:rPr>
                <w:rFonts w:hint="eastAsia"/>
              </w:rPr>
              <w:t>0.91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DEF1B9" w14:textId="77777777" w:rsidR="001A11CB" w:rsidRPr="007B3BD8" w:rsidRDefault="001A11CB" w:rsidP="00E43DD9">
            <w:pPr>
              <w:pStyle w:val="LZ-4"/>
            </w:pPr>
            <w:r w:rsidRPr="007B3BD8">
              <w:rPr>
                <w:rFonts w:hint="eastAsia"/>
              </w:rPr>
              <w:t>0.68</w:t>
            </w:r>
          </w:p>
        </w:tc>
      </w:tr>
      <w:tr w:rsidR="001A11CB" w:rsidRPr="007B3BD8" w14:paraId="0D444B2D"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C7D38BF"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AF6C7F0"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860FFC8"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C415AF8" w14:textId="77777777" w:rsidR="001A11CB" w:rsidRPr="007B3BD8" w:rsidRDefault="001A11CB" w:rsidP="00E43DD9">
            <w:pPr>
              <w:pStyle w:val="LZ-4"/>
            </w:pPr>
            <w:r w:rsidRPr="007B3BD8">
              <w:rPr>
                <w:rFonts w:hint="eastAsia"/>
              </w:rPr>
              <w:t>13.82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24BC896" w14:textId="77777777" w:rsidR="001A11CB" w:rsidRPr="007B3BD8" w:rsidRDefault="001A11CB" w:rsidP="00E43DD9">
            <w:pPr>
              <w:pStyle w:val="LZ-4"/>
            </w:pPr>
            <w:r w:rsidRPr="007B3BD8">
              <w:rPr>
                <w:rFonts w:hint="eastAsia"/>
              </w:rPr>
              <w:t>9.59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05B234B" w14:textId="77777777" w:rsidR="001A11CB" w:rsidRPr="007B3BD8" w:rsidRDefault="001A11CB" w:rsidP="00E43DD9">
            <w:pPr>
              <w:pStyle w:val="LZ-4"/>
            </w:pPr>
            <w:r w:rsidRPr="007B3BD8">
              <w:rPr>
                <w:rFonts w:hint="eastAsia"/>
              </w:rPr>
              <w:t>7.93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365D761" w14:textId="77777777" w:rsidR="001A11CB" w:rsidRPr="007B3BD8" w:rsidRDefault="001A11CB" w:rsidP="00E43DD9">
            <w:pPr>
              <w:pStyle w:val="LZ-4"/>
            </w:pPr>
            <w:r w:rsidRPr="007B3BD8">
              <w:rPr>
                <w:rFonts w:hint="eastAsia"/>
              </w:rPr>
              <w:t>7.93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0463A1" w14:textId="77777777" w:rsidR="001A11CB" w:rsidRPr="007B3BD8" w:rsidRDefault="001A11CB" w:rsidP="00E43DD9">
            <w:pPr>
              <w:pStyle w:val="LZ-4"/>
            </w:pPr>
            <w:r w:rsidRPr="007B3BD8">
              <w:rPr>
                <w:rFonts w:hint="eastAsia"/>
              </w:rPr>
              <w:t>5.55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6EE496" w14:textId="77777777" w:rsidR="001A11CB" w:rsidRPr="007B3BD8" w:rsidRDefault="001A11CB" w:rsidP="00E43DD9">
            <w:pPr>
              <w:pStyle w:val="LZ-4"/>
            </w:pPr>
            <w:r w:rsidRPr="007B3BD8">
              <w:rPr>
                <w:rFonts w:hint="eastAsia"/>
              </w:rPr>
              <w:t>4.72</w:t>
            </w:r>
          </w:p>
        </w:tc>
      </w:tr>
      <w:tr w:rsidR="001A11CB" w:rsidRPr="007B3BD8" w14:paraId="699D308E"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004BA6B"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0704FC6"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FB11B8D" w14:textId="66B5D621"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87AA1AE" w14:textId="77777777" w:rsidR="001A11CB" w:rsidRPr="007B3BD8" w:rsidRDefault="001A11CB" w:rsidP="00E43DD9">
            <w:pPr>
              <w:pStyle w:val="LZ-4"/>
            </w:pPr>
            <w:r w:rsidRPr="007B3BD8">
              <w:rPr>
                <w:rFonts w:hint="eastAsia"/>
              </w:rPr>
              <w:t>21.16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993F31" w14:textId="77777777" w:rsidR="001A11CB" w:rsidRPr="007B3BD8" w:rsidRDefault="001A11CB" w:rsidP="00E43DD9">
            <w:pPr>
              <w:pStyle w:val="LZ-4"/>
            </w:pPr>
            <w:r w:rsidRPr="007B3BD8">
              <w:rPr>
                <w:rFonts w:hint="eastAsia"/>
              </w:rPr>
              <w:t>16.8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1A105F" w14:textId="77777777" w:rsidR="001A11CB" w:rsidRPr="007B3BD8" w:rsidRDefault="001A11CB" w:rsidP="00E43DD9">
            <w:pPr>
              <w:pStyle w:val="LZ-4"/>
            </w:pPr>
            <w:r w:rsidRPr="007B3BD8">
              <w:rPr>
                <w:rFonts w:hint="eastAsia"/>
              </w:rPr>
              <w:t>13.06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7F2D0A0" w14:textId="77777777" w:rsidR="001A11CB" w:rsidRPr="007B3BD8" w:rsidRDefault="001A11CB" w:rsidP="00E43DD9">
            <w:pPr>
              <w:pStyle w:val="LZ-4"/>
            </w:pPr>
            <w:r w:rsidRPr="007B3BD8">
              <w:rPr>
                <w:rFonts w:hint="eastAsia"/>
              </w:rPr>
              <w:t>9.32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3A41DF" w14:textId="77777777" w:rsidR="001A11CB" w:rsidRPr="007B3BD8" w:rsidRDefault="001A11CB" w:rsidP="00E43DD9">
            <w:pPr>
              <w:pStyle w:val="LZ-4"/>
            </w:pPr>
            <w:r w:rsidRPr="007B3BD8">
              <w:rPr>
                <w:rFonts w:hint="eastAsia"/>
              </w:rPr>
              <w:t>6.52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FDE73F" w14:textId="77777777" w:rsidR="001A11CB" w:rsidRPr="007B3BD8" w:rsidRDefault="001A11CB" w:rsidP="00E43DD9">
            <w:pPr>
              <w:pStyle w:val="LZ-4"/>
            </w:pPr>
            <w:r w:rsidRPr="007B3BD8">
              <w:rPr>
                <w:rFonts w:hint="eastAsia"/>
              </w:rPr>
              <w:t>3.73</w:t>
            </w:r>
          </w:p>
        </w:tc>
      </w:tr>
      <w:tr w:rsidR="001A11CB" w:rsidRPr="007B3BD8" w14:paraId="33BCA472"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E5C9B2A"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1B98375" w14:textId="77777777" w:rsidR="001A11CB" w:rsidRPr="007B3BD8" w:rsidRDefault="001A11CB" w:rsidP="00E43DD9">
            <w:pPr>
              <w:pStyle w:val="LZ-4"/>
            </w:pPr>
            <w:r w:rsidRPr="007B3BD8">
              <w:rPr>
                <w:rFonts w:hint="eastAsia"/>
              </w:rPr>
              <w:t>低速货车</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F4FA3E"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530F516" w14:textId="77777777" w:rsidR="001A11CB" w:rsidRPr="007B3BD8" w:rsidRDefault="001A11CB" w:rsidP="00E43DD9">
            <w:pPr>
              <w:pStyle w:val="LZ-4"/>
            </w:pPr>
            <w:r w:rsidRPr="007B3BD8">
              <w:rPr>
                <w:rFonts w:hint="eastAsia"/>
              </w:rPr>
              <w:t>3.95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23741A8" w14:textId="77777777" w:rsidR="001A11CB" w:rsidRPr="007B3BD8" w:rsidRDefault="001A11CB" w:rsidP="00E43DD9">
            <w:pPr>
              <w:pStyle w:val="LZ-4"/>
            </w:pPr>
            <w:r w:rsidRPr="007B3BD8">
              <w:rPr>
                <w:rFonts w:hint="eastAsia"/>
              </w:rPr>
              <w:t>3.88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CDE9CC1" w14:textId="77777777" w:rsidR="001A11CB" w:rsidRPr="007B3BD8" w:rsidRDefault="001A11CB" w:rsidP="00E43DD9">
            <w:pPr>
              <w:pStyle w:val="LZ-4"/>
            </w:pPr>
            <w:r w:rsidRPr="007B3BD8">
              <w:rPr>
                <w:rFonts w:hint="eastAsia"/>
              </w:rPr>
              <w:t>3.14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305FF7"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1DE8E5A"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207E3D7" w14:textId="77777777" w:rsidR="001A11CB" w:rsidRPr="007B3BD8" w:rsidRDefault="001A11CB" w:rsidP="00E43DD9">
            <w:pPr>
              <w:pStyle w:val="LZ-4"/>
            </w:pPr>
            <w:r w:rsidRPr="007B3BD8">
              <w:rPr>
                <w:rFonts w:hint="eastAsia"/>
              </w:rPr>
              <w:t>-</w:t>
            </w:r>
          </w:p>
        </w:tc>
      </w:tr>
      <w:tr w:rsidR="001A11CB" w:rsidRPr="007B3BD8" w14:paraId="52F95E60"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6FD6E45"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37C4A80" w14:textId="77777777" w:rsidR="001A11CB" w:rsidRPr="007B3BD8" w:rsidRDefault="001A11CB" w:rsidP="00E43DD9">
            <w:pPr>
              <w:pStyle w:val="LZ-4"/>
            </w:pPr>
            <w:r w:rsidRPr="007B3BD8">
              <w:rPr>
                <w:rFonts w:hint="eastAsia"/>
              </w:rPr>
              <w:t>三轮汽车</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242C685"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C6DB19" w14:textId="77777777" w:rsidR="001A11CB" w:rsidRPr="007B3BD8" w:rsidRDefault="001A11CB" w:rsidP="00E43DD9">
            <w:pPr>
              <w:pStyle w:val="LZ-4"/>
            </w:pPr>
            <w:r w:rsidRPr="007B3BD8">
              <w:rPr>
                <w:rFonts w:hint="eastAsia"/>
              </w:rPr>
              <w:t>1.08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D00E73" w14:textId="77777777" w:rsidR="001A11CB" w:rsidRPr="007B3BD8" w:rsidRDefault="001A11CB" w:rsidP="00E43DD9">
            <w:pPr>
              <w:pStyle w:val="LZ-4"/>
            </w:pPr>
            <w:r w:rsidRPr="007B3BD8">
              <w:rPr>
                <w:rFonts w:hint="eastAsia"/>
              </w:rPr>
              <w:t>1.07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9C70660" w14:textId="77777777" w:rsidR="001A11CB" w:rsidRPr="007B3BD8" w:rsidRDefault="001A11CB" w:rsidP="00E43DD9">
            <w:pPr>
              <w:pStyle w:val="LZ-4"/>
            </w:pPr>
            <w:r w:rsidRPr="007B3BD8">
              <w:rPr>
                <w:rFonts w:hint="eastAsia"/>
              </w:rPr>
              <w:t>0.87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4C7E59"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897DE44"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536D0E9" w14:textId="77777777" w:rsidR="001A11CB" w:rsidRPr="007B3BD8" w:rsidRDefault="001A11CB" w:rsidP="00E43DD9">
            <w:pPr>
              <w:pStyle w:val="LZ-4"/>
            </w:pPr>
            <w:r w:rsidRPr="007B3BD8">
              <w:rPr>
                <w:rFonts w:hint="eastAsia"/>
              </w:rPr>
              <w:t>-</w:t>
            </w:r>
          </w:p>
        </w:tc>
      </w:tr>
      <w:tr w:rsidR="001A11CB" w:rsidRPr="007B3BD8" w14:paraId="380E56FC" w14:textId="77777777" w:rsidTr="00E43DD9">
        <w:trPr>
          <w:trHeight w:val="315"/>
          <w:jc w:val="center"/>
        </w:trPr>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3A659B9" w14:textId="77777777" w:rsidR="001A11CB" w:rsidRPr="007B3BD8" w:rsidRDefault="001A11CB" w:rsidP="00E43DD9">
            <w:pPr>
              <w:pStyle w:val="LZ-4"/>
            </w:pPr>
            <w:r w:rsidRPr="007B3BD8">
              <w:rPr>
                <w:rFonts w:hint="eastAsia"/>
              </w:rPr>
              <w:t>摩托车</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CCE7AB" w14:textId="77777777" w:rsidR="001A11CB" w:rsidRPr="007B3BD8" w:rsidRDefault="001A11CB" w:rsidP="00E43DD9">
            <w:pPr>
              <w:pStyle w:val="LZ-4"/>
            </w:pPr>
            <w:r w:rsidRPr="007B3BD8">
              <w:rPr>
                <w:rFonts w:hint="eastAsia"/>
              </w:rPr>
              <w:t>普通</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2E086AD"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A9B88D9" w14:textId="77777777" w:rsidR="001A11CB" w:rsidRPr="007B3BD8" w:rsidRDefault="001A11CB" w:rsidP="00E43DD9">
            <w:pPr>
              <w:pStyle w:val="LZ-4"/>
            </w:pPr>
            <w:r w:rsidRPr="007B3BD8">
              <w:rPr>
                <w:rFonts w:hint="eastAsia"/>
              </w:rPr>
              <w:t>0.13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BDD92D3" w14:textId="77777777" w:rsidR="001A11CB" w:rsidRPr="007B3BD8" w:rsidRDefault="001A11CB" w:rsidP="00E43DD9">
            <w:pPr>
              <w:pStyle w:val="LZ-4"/>
            </w:pPr>
            <w:r w:rsidRPr="007B3BD8">
              <w:rPr>
                <w:rFonts w:hint="eastAsia"/>
              </w:rPr>
              <w:t>0.14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E565FA6" w14:textId="77777777" w:rsidR="001A11CB" w:rsidRPr="007B3BD8" w:rsidRDefault="001A11CB" w:rsidP="00E43DD9">
            <w:pPr>
              <w:pStyle w:val="LZ-4"/>
            </w:pPr>
            <w:r w:rsidRPr="007B3BD8">
              <w:rPr>
                <w:rFonts w:hint="eastAsia"/>
              </w:rPr>
              <w:t>0.15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A04994" w14:textId="77777777" w:rsidR="001A11CB" w:rsidRPr="007B3BD8" w:rsidRDefault="001A11CB" w:rsidP="00E43DD9">
            <w:pPr>
              <w:pStyle w:val="LZ-4"/>
            </w:pPr>
            <w:r w:rsidRPr="007B3BD8">
              <w:rPr>
                <w:rFonts w:hint="eastAsia"/>
              </w:rPr>
              <w:t>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A33B0A5"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C0C89C6" w14:textId="77777777" w:rsidR="001A11CB" w:rsidRPr="007B3BD8" w:rsidRDefault="001A11CB" w:rsidP="00E43DD9">
            <w:pPr>
              <w:pStyle w:val="LZ-4"/>
            </w:pPr>
            <w:r w:rsidRPr="007B3BD8">
              <w:rPr>
                <w:rFonts w:hint="eastAsia"/>
              </w:rPr>
              <w:t>-</w:t>
            </w:r>
          </w:p>
        </w:tc>
      </w:tr>
      <w:tr w:rsidR="001A11CB" w:rsidRPr="007B3BD8" w14:paraId="60DA3996"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92BC450"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F16DE78" w14:textId="77777777" w:rsidR="001A11CB" w:rsidRPr="007B3BD8" w:rsidRDefault="001A11CB" w:rsidP="00E43DD9">
            <w:pPr>
              <w:pStyle w:val="LZ-4"/>
            </w:pPr>
            <w:r w:rsidRPr="007B3BD8">
              <w:rPr>
                <w:rFonts w:hint="eastAsia"/>
              </w:rPr>
              <w:t>轻便</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617E47"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6365E16" w14:textId="77777777" w:rsidR="001A11CB" w:rsidRPr="007B3BD8" w:rsidRDefault="001A11CB" w:rsidP="00E43DD9">
            <w:pPr>
              <w:pStyle w:val="LZ-4"/>
            </w:pPr>
            <w:r w:rsidRPr="007B3BD8">
              <w:rPr>
                <w:rFonts w:hint="eastAsia"/>
              </w:rPr>
              <w:t>0.12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EC421DF" w14:textId="77777777" w:rsidR="001A11CB" w:rsidRPr="007B3BD8" w:rsidRDefault="001A11CB" w:rsidP="00E43DD9">
            <w:pPr>
              <w:pStyle w:val="LZ-4"/>
            </w:pPr>
            <w:r w:rsidRPr="007B3BD8">
              <w:rPr>
                <w:rFonts w:hint="eastAsia"/>
              </w:rPr>
              <w:t>0.11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554447A" w14:textId="77777777" w:rsidR="001A11CB" w:rsidRPr="007B3BD8" w:rsidRDefault="001A11CB" w:rsidP="00E43DD9">
            <w:pPr>
              <w:pStyle w:val="LZ-4"/>
            </w:pPr>
            <w:r w:rsidRPr="007B3BD8">
              <w:rPr>
                <w:rFonts w:hint="eastAsia"/>
              </w:rPr>
              <w:t>0.11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CD3B558" w14:textId="77777777" w:rsidR="001A11CB" w:rsidRPr="007B3BD8" w:rsidRDefault="001A11CB" w:rsidP="00E43DD9">
            <w:pPr>
              <w:pStyle w:val="LZ-4"/>
            </w:pPr>
            <w:r w:rsidRPr="007B3BD8">
              <w:rPr>
                <w:rFonts w:hint="eastAsia"/>
              </w:rPr>
              <w:t>0.07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0E0AD36"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61CBF5" w14:textId="77777777" w:rsidR="001A11CB" w:rsidRPr="007B3BD8" w:rsidRDefault="001A11CB" w:rsidP="00E43DD9">
            <w:pPr>
              <w:pStyle w:val="LZ-4"/>
            </w:pPr>
            <w:r w:rsidRPr="007B3BD8">
              <w:rPr>
                <w:rFonts w:hint="eastAsia"/>
              </w:rPr>
              <w:t>-</w:t>
            </w:r>
          </w:p>
        </w:tc>
      </w:tr>
      <w:tr w:rsidR="001A11CB" w:rsidRPr="007B3BD8" w14:paraId="68A6DBF0" w14:textId="77777777" w:rsidTr="00E43DD9">
        <w:trPr>
          <w:trHeight w:val="285"/>
          <w:jc w:val="center"/>
        </w:trPr>
        <w:tc>
          <w:tcPr>
            <w:tcW w:w="9720" w:type="dxa"/>
            <w:gridSpan w:val="9"/>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EE0298D" w14:textId="77777777" w:rsidR="001A11CB" w:rsidRPr="007B3BD8" w:rsidRDefault="001A11CB" w:rsidP="00E43DD9">
            <w:pPr>
              <w:pStyle w:val="LZ-4"/>
            </w:pPr>
            <w:r w:rsidRPr="007B3BD8">
              <w:rPr>
                <w:rFonts w:hint="eastAsia"/>
              </w:rPr>
              <w:t>道路移动源</w:t>
            </w:r>
            <w:r w:rsidRPr="007B3BD8">
              <w:rPr>
                <w:rFonts w:hint="eastAsia"/>
              </w:rPr>
              <w:t xml:space="preserve"> SO</w:t>
            </w:r>
            <w:r w:rsidRPr="00954AEC">
              <w:rPr>
                <w:rFonts w:hint="eastAsia"/>
                <w:vertAlign w:val="subscript"/>
              </w:rPr>
              <w:t>2</w:t>
            </w:r>
            <w:r w:rsidRPr="007B3BD8">
              <w:rPr>
                <w:rFonts w:hint="eastAsia"/>
              </w:rPr>
              <w:t>基准排放系数（</w:t>
            </w:r>
            <w:r w:rsidRPr="007B3BD8">
              <w:rPr>
                <w:rFonts w:hint="eastAsia"/>
              </w:rPr>
              <w:t>g/km</w:t>
            </w:r>
            <w:r w:rsidRPr="007B3BD8">
              <w:rPr>
                <w:rFonts w:hint="eastAsia"/>
              </w:rPr>
              <w:t>）</w:t>
            </w:r>
          </w:p>
        </w:tc>
      </w:tr>
      <w:tr w:rsidR="001A11CB" w:rsidRPr="007B3BD8" w14:paraId="7846E0C2" w14:textId="77777777" w:rsidTr="00E43DD9">
        <w:trPr>
          <w:trHeight w:val="315"/>
          <w:jc w:val="center"/>
        </w:trPr>
        <w:tc>
          <w:tcPr>
            <w:tcW w:w="3240" w:type="dxa"/>
            <w:gridSpan w:val="3"/>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507E98" w14:textId="77777777" w:rsidR="001A11CB" w:rsidRPr="007B3BD8" w:rsidRDefault="001A11CB" w:rsidP="00E43DD9">
            <w:pPr>
              <w:pStyle w:val="LZ-4"/>
            </w:pPr>
            <w:r w:rsidRPr="007B3BD8">
              <w:rPr>
                <w:rFonts w:hint="eastAsia"/>
              </w:rPr>
              <w:t>道路移动源类别</w:t>
            </w:r>
          </w:p>
        </w:tc>
        <w:tc>
          <w:tcPr>
            <w:tcW w:w="6480" w:type="dxa"/>
            <w:gridSpan w:val="6"/>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F158972" w14:textId="77777777" w:rsidR="001A11CB" w:rsidRPr="007B3BD8" w:rsidRDefault="001A11CB" w:rsidP="00E43DD9">
            <w:pPr>
              <w:pStyle w:val="LZ-4"/>
            </w:pPr>
            <w:r w:rsidRPr="007B3BD8">
              <w:rPr>
                <w:rFonts w:hint="eastAsia"/>
              </w:rPr>
              <w:t>排放标准</w:t>
            </w:r>
          </w:p>
        </w:tc>
      </w:tr>
      <w:tr w:rsidR="001A11CB" w:rsidRPr="007B3BD8" w14:paraId="63A2F587" w14:textId="77777777" w:rsidTr="00E43DD9">
        <w:trPr>
          <w:trHeight w:val="480"/>
          <w:jc w:val="center"/>
        </w:trPr>
        <w:tc>
          <w:tcPr>
            <w:tcW w:w="2160" w:type="dxa"/>
            <w:gridSpan w:val="2"/>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229668A" w14:textId="77777777" w:rsidR="001A11CB" w:rsidRPr="007B3BD8" w:rsidRDefault="001A11CB" w:rsidP="00E43DD9">
            <w:pPr>
              <w:pStyle w:val="LZ-4"/>
            </w:pPr>
            <w:r w:rsidRPr="007B3BD8">
              <w:rPr>
                <w:rFonts w:hint="eastAsia"/>
              </w:rPr>
              <w:t>车辆类型</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4FA3E9" w14:textId="77777777" w:rsidR="001A11CB" w:rsidRPr="007B3BD8" w:rsidRDefault="001A11CB" w:rsidP="00E43DD9">
            <w:pPr>
              <w:pStyle w:val="LZ-4"/>
            </w:pPr>
            <w:r w:rsidRPr="007B3BD8">
              <w:rPr>
                <w:rFonts w:hint="eastAsia"/>
              </w:rPr>
              <w:t>燃料类型</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F4FEB14" w14:textId="77777777" w:rsidR="001A11CB" w:rsidRPr="007B3BD8" w:rsidRDefault="001A11CB" w:rsidP="00E43DD9">
            <w:pPr>
              <w:pStyle w:val="LZ-4"/>
            </w:pPr>
            <w:r w:rsidRPr="007B3BD8">
              <w:rPr>
                <w:rFonts w:hint="eastAsia"/>
              </w:rPr>
              <w:t>国</w:t>
            </w:r>
            <w:r w:rsidRPr="007B3BD8">
              <w:t>1</w:t>
            </w:r>
            <w:r w:rsidRPr="007B3BD8">
              <w:t>前</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FA120A" w14:textId="77777777" w:rsidR="001A11CB" w:rsidRPr="007B3BD8" w:rsidRDefault="001A11CB" w:rsidP="00E43DD9">
            <w:pPr>
              <w:pStyle w:val="LZ-4"/>
            </w:pPr>
            <w:r w:rsidRPr="007B3BD8">
              <w:rPr>
                <w:rFonts w:hint="eastAsia"/>
              </w:rPr>
              <w:t>国</w:t>
            </w:r>
            <w:r w:rsidRPr="007B3BD8">
              <w:t>1</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F92F72E" w14:textId="77777777" w:rsidR="001A11CB" w:rsidRPr="007B3BD8" w:rsidRDefault="001A11CB" w:rsidP="00E43DD9">
            <w:pPr>
              <w:pStyle w:val="LZ-4"/>
            </w:pPr>
            <w:r w:rsidRPr="007B3BD8">
              <w:rPr>
                <w:rFonts w:hint="eastAsia"/>
              </w:rPr>
              <w:t>国</w:t>
            </w:r>
            <w:r w:rsidRPr="007B3BD8">
              <w:t>2</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21689E" w14:textId="77777777" w:rsidR="001A11CB" w:rsidRPr="007B3BD8" w:rsidRDefault="001A11CB" w:rsidP="00E43DD9">
            <w:pPr>
              <w:pStyle w:val="LZ-4"/>
            </w:pPr>
            <w:r w:rsidRPr="007B3BD8">
              <w:rPr>
                <w:rFonts w:hint="eastAsia"/>
              </w:rPr>
              <w:t>国</w:t>
            </w:r>
            <w:r w:rsidRPr="007B3BD8">
              <w:t>3</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B74520" w14:textId="77777777" w:rsidR="001A11CB" w:rsidRPr="007B3BD8" w:rsidRDefault="001A11CB" w:rsidP="00E43DD9">
            <w:pPr>
              <w:pStyle w:val="LZ-4"/>
            </w:pPr>
            <w:r w:rsidRPr="007B3BD8">
              <w:rPr>
                <w:rFonts w:hint="eastAsia"/>
              </w:rPr>
              <w:t>国</w:t>
            </w:r>
            <w:r w:rsidRPr="007B3BD8">
              <w:t>4</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E39A4B" w14:textId="77777777" w:rsidR="001A11CB" w:rsidRPr="007B3BD8" w:rsidRDefault="001A11CB" w:rsidP="00E43DD9">
            <w:pPr>
              <w:pStyle w:val="LZ-4"/>
            </w:pPr>
            <w:r w:rsidRPr="007B3BD8">
              <w:rPr>
                <w:rFonts w:hint="eastAsia"/>
              </w:rPr>
              <w:t>国</w:t>
            </w:r>
            <w:r w:rsidRPr="007B3BD8">
              <w:t>5</w:t>
            </w:r>
          </w:p>
        </w:tc>
      </w:tr>
      <w:tr w:rsidR="001A11CB" w:rsidRPr="007B3BD8" w14:paraId="3F42FBB5" w14:textId="77777777" w:rsidTr="00E43DD9">
        <w:trPr>
          <w:trHeight w:val="312"/>
          <w:jc w:val="center"/>
        </w:trPr>
        <w:tc>
          <w:tcPr>
            <w:tcW w:w="2160" w:type="dxa"/>
            <w:gridSpan w:val="2"/>
            <w:vMerge/>
            <w:tcBorders>
              <w:top w:val="single" w:sz="4" w:space="0" w:color="000000"/>
              <w:left w:val="single" w:sz="4" w:space="0" w:color="000000"/>
              <w:bottom w:val="single" w:sz="4" w:space="0" w:color="000000"/>
              <w:right w:val="single" w:sz="4" w:space="0" w:color="000000"/>
            </w:tcBorders>
            <w:vAlign w:val="center"/>
            <w:hideMark/>
          </w:tcPr>
          <w:p w14:paraId="7DB22FEB"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7E533DF"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F03C242"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E404C6B"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3C09B30"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F0E2CB9"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DD67619"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77D5C19" w14:textId="77777777" w:rsidR="001A11CB" w:rsidRPr="007B3BD8" w:rsidRDefault="001A11CB" w:rsidP="00E43DD9">
            <w:pPr>
              <w:pStyle w:val="LZ-4"/>
            </w:pPr>
          </w:p>
        </w:tc>
      </w:tr>
      <w:tr w:rsidR="001A11CB" w:rsidRPr="007B3BD8" w14:paraId="37408FE1" w14:textId="77777777" w:rsidTr="00E43DD9">
        <w:trPr>
          <w:trHeight w:val="315"/>
          <w:jc w:val="center"/>
        </w:trPr>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BF1351" w14:textId="77777777" w:rsidR="001A11CB" w:rsidRPr="007B3BD8" w:rsidRDefault="001A11CB" w:rsidP="00E43DD9">
            <w:pPr>
              <w:pStyle w:val="LZ-4"/>
            </w:pPr>
            <w:r w:rsidRPr="007B3BD8">
              <w:rPr>
                <w:rFonts w:hint="eastAsia"/>
              </w:rPr>
              <w:t>载客汽车</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854C59E" w14:textId="77777777" w:rsidR="001A11CB" w:rsidRPr="007B3BD8" w:rsidRDefault="001A11CB" w:rsidP="00E43DD9">
            <w:pPr>
              <w:pStyle w:val="LZ-4"/>
            </w:pPr>
            <w:r w:rsidRPr="007B3BD8">
              <w:rPr>
                <w:rFonts w:hint="eastAsia"/>
              </w:rPr>
              <w:t>微型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72E2B44"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3ECCFC"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14AAE00"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901F04B"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6C5339"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8C193B6"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4C9D70" w14:textId="77777777" w:rsidR="001A11CB" w:rsidRPr="007B3BD8" w:rsidRDefault="001A11CB" w:rsidP="00E43DD9">
            <w:pPr>
              <w:pStyle w:val="LZ-4"/>
            </w:pPr>
            <w:r w:rsidRPr="007B3BD8">
              <w:rPr>
                <w:rFonts w:hint="eastAsia"/>
              </w:rPr>
              <w:t>0.01</w:t>
            </w:r>
          </w:p>
        </w:tc>
      </w:tr>
      <w:tr w:rsidR="001A11CB" w:rsidRPr="007B3BD8" w14:paraId="411F7EF1"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2DC7B70"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F784338"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B7726A"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FAD39C2"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8D7483"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BB7F6F"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814A7DC"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B7850EE"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C5822A" w14:textId="77777777" w:rsidR="001A11CB" w:rsidRPr="007B3BD8" w:rsidRDefault="001A11CB" w:rsidP="00E43DD9">
            <w:pPr>
              <w:pStyle w:val="LZ-4"/>
            </w:pPr>
            <w:r w:rsidRPr="007B3BD8">
              <w:rPr>
                <w:rFonts w:hint="eastAsia"/>
              </w:rPr>
              <w:t>0.05</w:t>
            </w:r>
          </w:p>
        </w:tc>
      </w:tr>
      <w:tr w:rsidR="001A11CB" w:rsidRPr="007B3BD8" w14:paraId="59FC249F"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055BCCA"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4387809"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61C56A"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2DF4CAC"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B8D422B"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3043BD"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7A37484"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B9B109"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2C9923F" w14:textId="77777777" w:rsidR="001A11CB" w:rsidRPr="007B3BD8" w:rsidRDefault="001A11CB" w:rsidP="00E43DD9">
            <w:pPr>
              <w:pStyle w:val="LZ-4"/>
            </w:pPr>
            <w:r w:rsidRPr="007B3BD8">
              <w:rPr>
                <w:rFonts w:hint="eastAsia"/>
              </w:rPr>
              <w:t>0</w:t>
            </w:r>
          </w:p>
        </w:tc>
      </w:tr>
      <w:tr w:rsidR="001A11CB" w:rsidRPr="007B3BD8" w14:paraId="321BA977"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915C845"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B0D71C" w14:textId="77777777" w:rsidR="001A11CB" w:rsidRPr="007B3BD8" w:rsidRDefault="001A11CB" w:rsidP="00E43DD9">
            <w:pPr>
              <w:pStyle w:val="LZ-4"/>
            </w:pPr>
            <w:r w:rsidRPr="007B3BD8">
              <w:rPr>
                <w:rFonts w:hint="eastAsia"/>
              </w:rPr>
              <w:t>小型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2391110"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5035A7"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A273345"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CE6A241"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EB5655"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D5BAFA2"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6D8889" w14:textId="77777777" w:rsidR="001A11CB" w:rsidRPr="007B3BD8" w:rsidRDefault="001A11CB" w:rsidP="00E43DD9">
            <w:pPr>
              <w:pStyle w:val="LZ-4"/>
            </w:pPr>
            <w:r w:rsidRPr="007B3BD8">
              <w:rPr>
                <w:rFonts w:hint="eastAsia"/>
              </w:rPr>
              <w:t>0.01</w:t>
            </w:r>
          </w:p>
        </w:tc>
      </w:tr>
      <w:tr w:rsidR="001A11CB" w:rsidRPr="007B3BD8" w14:paraId="57A7784B"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A410ED2"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CE29143"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AEBA4A8"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D18C1C2"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CE0BB6"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A435F5"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B6E71F"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CD787D"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294204A" w14:textId="77777777" w:rsidR="001A11CB" w:rsidRPr="007B3BD8" w:rsidRDefault="001A11CB" w:rsidP="00E43DD9">
            <w:pPr>
              <w:pStyle w:val="LZ-4"/>
            </w:pPr>
            <w:r w:rsidRPr="007B3BD8">
              <w:rPr>
                <w:rFonts w:hint="eastAsia"/>
              </w:rPr>
              <w:t>0.05</w:t>
            </w:r>
          </w:p>
        </w:tc>
      </w:tr>
      <w:tr w:rsidR="001A11CB" w:rsidRPr="007B3BD8" w14:paraId="2031E9B7"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EBEC50A"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799EAC6"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D0751D"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629A270"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4998C7"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076C7F6"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7E1EEA7"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18D3EAF"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2AA7406" w14:textId="77777777" w:rsidR="001A11CB" w:rsidRPr="007B3BD8" w:rsidRDefault="001A11CB" w:rsidP="00E43DD9">
            <w:pPr>
              <w:pStyle w:val="LZ-4"/>
            </w:pPr>
            <w:r w:rsidRPr="007B3BD8">
              <w:rPr>
                <w:rFonts w:hint="eastAsia"/>
              </w:rPr>
              <w:t>0</w:t>
            </w:r>
          </w:p>
        </w:tc>
      </w:tr>
      <w:tr w:rsidR="001A11CB" w:rsidRPr="007B3BD8" w14:paraId="13058AF7"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5DFDBA9"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7FAB57D" w14:textId="77777777" w:rsidR="001A11CB" w:rsidRPr="007B3BD8" w:rsidRDefault="001A11CB" w:rsidP="00E43DD9">
            <w:pPr>
              <w:pStyle w:val="LZ-4"/>
            </w:pPr>
            <w:r w:rsidRPr="007B3BD8">
              <w:rPr>
                <w:rFonts w:hint="eastAsia"/>
              </w:rPr>
              <w:t>出租车</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811671C"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AD69D2"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DC19687"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6B8689F"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B9282B6"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EAD6FFC"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ADF7BB" w14:textId="77777777" w:rsidR="001A11CB" w:rsidRPr="007B3BD8" w:rsidRDefault="001A11CB" w:rsidP="00E43DD9">
            <w:pPr>
              <w:pStyle w:val="LZ-4"/>
            </w:pPr>
            <w:r w:rsidRPr="007B3BD8">
              <w:rPr>
                <w:rFonts w:hint="eastAsia"/>
              </w:rPr>
              <w:t>0.01</w:t>
            </w:r>
          </w:p>
        </w:tc>
      </w:tr>
      <w:tr w:rsidR="001A11CB" w:rsidRPr="007B3BD8" w14:paraId="1C175BC1"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6B0EAE3"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C2FF967"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77FD6AF"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E5BD17D"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80810C"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E3A4FD"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3D72DF"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6CC39B"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98EF0C" w14:textId="77777777" w:rsidR="001A11CB" w:rsidRPr="007B3BD8" w:rsidRDefault="001A11CB" w:rsidP="00E43DD9">
            <w:pPr>
              <w:pStyle w:val="LZ-4"/>
            </w:pPr>
            <w:r w:rsidRPr="007B3BD8">
              <w:rPr>
                <w:rFonts w:hint="eastAsia"/>
              </w:rPr>
              <w:t>0.05</w:t>
            </w:r>
          </w:p>
        </w:tc>
      </w:tr>
      <w:tr w:rsidR="001A11CB" w:rsidRPr="007B3BD8" w14:paraId="78904C27"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727BE06"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AB1CDE3"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23451E8"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372651"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C5E723"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411145"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C403897"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6C7DF5B"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CD0927B" w14:textId="77777777" w:rsidR="001A11CB" w:rsidRPr="007B3BD8" w:rsidRDefault="001A11CB" w:rsidP="00E43DD9">
            <w:pPr>
              <w:pStyle w:val="LZ-4"/>
            </w:pPr>
            <w:r w:rsidRPr="007B3BD8">
              <w:rPr>
                <w:rFonts w:hint="eastAsia"/>
              </w:rPr>
              <w:t>0</w:t>
            </w:r>
          </w:p>
        </w:tc>
      </w:tr>
      <w:tr w:rsidR="001A11CB" w:rsidRPr="007B3BD8" w14:paraId="394C5CD0"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2C65B58"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AB1D75" w14:textId="77777777" w:rsidR="001A11CB" w:rsidRPr="007B3BD8" w:rsidRDefault="001A11CB" w:rsidP="00E43DD9">
            <w:pPr>
              <w:pStyle w:val="LZ-4"/>
            </w:pPr>
            <w:r w:rsidRPr="007B3BD8">
              <w:rPr>
                <w:rFonts w:hint="eastAsia"/>
              </w:rPr>
              <w:t>中型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95C6DB"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FA7F9E"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DFEDC38"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55301BA"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75E495"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1CF01D2"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859906" w14:textId="77777777" w:rsidR="001A11CB" w:rsidRPr="007B3BD8" w:rsidRDefault="001A11CB" w:rsidP="00E43DD9">
            <w:pPr>
              <w:pStyle w:val="LZ-4"/>
            </w:pPr>
            <w:r w:rsidRPr="007B3BD8">
              <w:rPr>
                <w:rFonts w:hint="eastAsia"/>
              </w:rPr>
              <w:t>0.02</w:t>
            </w:r>
          </w:p>
        </w:tc>
      </w:tr>
      <w:tr w:rsidR="001A11CB" w:rsidRPr="007B3BD8" w14:paraId="53861938"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191651D"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1E0E34E"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B7CCBAE"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9E895C" w14:textId="77777777" w:rsidR="001A11CB" w:rsidRPr="007B3BD8" w:rsidRDefault="001A11CB" w:rsidP="00E43DD9">
            <w:pPr>
              <w:pStyle w:val="LZ-4"/>
            </w:pPr>
            <w:r w:rsidRPr="007B3BD8">
              <w:rPr>
                <w:rFonts w:hint="eastAsia"/>
              </w:rPr>
              <w:t>0.14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6087346" w14:textId="77777777" w:rsidR="001A11CB" w:rsidRPr="007B3BD8" w:rsidRDefault="001A11CB" w:rsidP="00E43DD9">
            <w:pPr>
              <w:pStyle w:val="LZ-4"/>
            </w:pPr>
            <w:r w:rsidRPr="007B3BD8">
              <w:rPr>
                <w:rFonts w:hint="eastAsia"/>
              </w:rPr>
              <w:t>0.14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D3B3127" w14:textId="77777777" w:rsidR="001A11CB" w:rsidRPr="007B3BD8" w:rsidRDefault="001A11CB" w:rsidP="00E43DD9">
            <w:pPr>
              <w:pStyle w:val="LZ-4"/>
            </w:pPr>
            <w:r w:rsidRPr="007B3BD8">
              <w:rPr>
                <w:rFonts w:hint="eastAsia"/>
              </w:rPr>
              <w:t>0.14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D96E3A" w14:textId="77777777" w:rsidR="001A11CB" w:rsidRPr="007B3BD8" w:rsidRDefault="001A11CB" w:rsidP="00E43DD9">
            <w:pPr>
              <w:pStyle w:val="LZ-4"/>
            </w:pPr>
            <w:r w:rsidRPr="007B3BD8">
              <w:rPr>
                <w:rFonts w:hint="eastAsia"/>
              </w:rPr>
              <w:t>0.14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A665E5F" w14:textId="77777777" w:rsidR="001A11CB" w:rsidRPr="007B3BD8" w:rsidRDefault="001A11CB" w:rsidP="00E43DD9">
            <w:pPr>
              <w:pStyle w:val="LZ-4"/>
            </w:pPr>
            <w:r w:rsidRPr="007B3BD8">
              <w:rPr>
                <w:rFonts w:hint="eastAsia"/>
              </w:rPr>
              <w:t>0.14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43F17F0" w14:textId="77777777" w:rsidR="001A11CB" w:rsidRPr="007B3BD8" w:rsidRDefault="001A11CB" w:rsidP="00E43DD9">
            <w:pPr>
              <w:pStyle w:val="LZ-4"/>
            </w:pPr>
            <w:r w:rsidRPr="007B3BD8">
              <w:rPr>
                <w:rFonts w:hint="eastAsia"/>
              </w:rPr>
              <w:t>0.14</w:t>
            </w:r>
          </w:p>
        </w:tc>
      </w:tr>
      <w:tr w:rsidR="001A11CB" w:rsidRPr="007B3BD8" w14:paraId="3A32E1BD"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A825AAD"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5DD76D0"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C23ECD8"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41E7CB"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6641F7"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DFD9E3D"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AC473B"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D355755"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643ADB" w14:textId="77777777" w:rsidR="001A11CB" w:rsidRPr="007B3BD8" w:rsidRDefault="001A11CB" w:rsidP="00E43DD9">
            <w:pPr>
              <w:pStyle w:val="LZ-4"/>
            </w:pPr>
            <w:r w:rsidRPr="007B3BD8">
              <w:rPr>
                <w:rFonts w:hint="eastAsia"/>
              </w:rPr>
              <w:t>0</w:t>
            </w:r>
          </w:p>
        </w:tc>
      </w:tr>
      <w:tr w:rsidR="001A11CB" w:rsidRPr="007B3BD8" w14:paraId="7658D58A"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D0AE501"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002CEF" w14:textId="77777777" w:rsidR="001A11CB" w:rsidRPr="007B3BD8" w:rsidRDefault="001A11CB" w:rsidP="00E43DD9">
            <w:pPr>
              <w:pStyle w:val="LZ-4"/>
            </w:pPr>
            <w:r w:rsidRPr="007B3BD8">
              <w:rPr>
                <w:rFonts w:hint="eastAsia"/>
              </w:rPr>
              <w:t>大型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FC890EF"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C6CFEF0"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C7CF60F"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F8721E"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3ECC7B"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2374D99"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A8A1EE" w14:textId="77777777" w:rsidR="001A11CB" w:rsidRPr="007B3BD8" w:rsidRDefault="001A11CB" w:rsidP="00E43DD9">
            <w:pPr>
              <w:pStyle w:val="LZ-4"/>
            </w:pPr>
            <w:r w:rsidRPr="007B3BD8">
              <w:rPr>
                <w:rFonts w:hint="eastAsia"/>
              </w:rPr>
              <w:t>0.02</w:t>
            </w:r>
          </w:p>
        </w:tc>
      </w:tr>
      <w:tr w:rsidR="001A11CB" w:rsidRPr="007B3BD8" w14:paraId="77AFAA6D"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905042C"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07DDB55"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54336E"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45DDD9" w14:textId="77777777" w:rsidR="001A11CB" w:rsidRPr="007B3BD8" w:rsidRDefault="001A11CB" w:rsidP="00E43DD9">
            <w:pPr>
              <w:pStyle w:val="LZ-4"/>
            </w:pPr>
            <w:r w:rsidRPr="007B3BD8">
              <w:rPr>
                <w:rFonts w:hint="eastAsia"/>
              </w:rPr>
              <w:t>0.14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75CB456" w14:textId="77777777" w:rsidR="001A11CB" w:rsidRPr="007B3BD8" w:rsidRDefault="001A11CB" w:rsidP="00E43DD9">
            <w:pPr>
              <w:pStyle w:val="LZ-4"/>
            </w:pPr>
            <w:r w:rsidRPr="007B3BD8">
              <w:rPr>
                <w:rFonts w:hint="eastAsia"/>
              </w:rPr>
              <w:t>0.14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7F0D4D" w14:textId="77777777" w:rsidR="001A11CB" w:rsidRPr="007B3BD8" w:rsidRDefault="001A11CB" w:rsidP="00E43DD9">
            <w:pPr>
              <w:pStyle w:val="LZ-4"/>
            </w:pPr>
            <w:r w:rsidRPr="007B3BD8">
              <w:rPr>
                <w:rFonts w:hint="eastAsia"/>
              </w:rPr>
              <w:t>0.14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2E1671" w14:textId="77777777" w:rsidR="001A11CB" w:rsidRPr="007B3BD8" w:rsidRDefault="001A11CB" w:rsidP="00E43DD9">
            <w:pPr>
              <w:pStyle w:val="LZ-4"/>
            </w:pPr>
            <w:r w:rsidRPr="007B3BD8">
              <w:rPr>
                <w:rFonts w:hint="eastAsia"/>
              </w:rPr>
              <w:t>0.14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1FD43B" w14:textId="77777777" w:rsidR="001A11CB" w:rsidRPr="007B3BD8" w:rsidRDefault="001A11CB" w:rsidP="00E43DD9">
            <w:pPr>
              <w:pStyle w:val="LZ-4"/>
            </w:pPr>
            <w:r w:rsidRPr="007B3BD8">
              <w:rPr>
                <w:rFonts w:hint="eastAsia"/>
              </w:rPr>
              <w:t>0.14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61D937B" w14:textId="77777777" w:rsidR="001A11CB" w:rsidRPr="007B3BD8" w:rsidRDefault="001A11CB" w:rsidP="00E43DD9">
            <w:pPr>
              <w:pStyle w:val="LZ-4"/>
            </w:pPr>
            <w:r w:rsidRPr="007B3BD8">
              <w:rPr>
                <w:rFonts w:hint="eastAsia"/>
              </w:rPr>
              <w:t>0.14</w:t>
            </w:r>
          </w:p>
        </w:tc>
      </w:tr>
      <w:tr w:rsidR="001A11CB" w:rsidRPr="007B3BD8" w14:paraId="645BC352"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92A0226"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BA12AAB"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EECB2D"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F523C9"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E6AB6D4"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F4BC07"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DDE50A7"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4C8F71B"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CBC7184" w14:textId="77777777" w:rsidR="001A11CB" w:rsidRPr="007B3BD8" w:rsidRDefault="001A11CB" w:rsidP="00E43DD9">
            <w:pPr>
              <w:pStyle w:val="LZ-4"/>
            </w:pPr>
            <w:r w:rsidRPr="007B3BD8">
              <w:rPr>
                <w:rFonts w:hint="eastAsia"/>
              </w:rPr>
              <w:t>0</w:t>
            </w:r>
          </w:p>
        </w:tc>
      </w:tr>
      <w:tr w:rsidR="001A11CB" w:rsidRPr="007B3BD8" w14:paraId="22ECA338"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F61100F"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B1DF2C" w14:textId="77777777" w:rsidR="001A11CB" w:rsidRPr="007B3BD8" w:rsidRDefault="001A11CB" w:rsidP="00E43DD9">
            <w:pPr>
              <w:pStyle w:val="LZ-4"/>
            </w:pPr>
            <w:r w:rsidRPr="007B3BD8">
              <w:rPr>
                <w:rFonts w:hint="eastAsia"/>
              </w:rPr>
              <w:t>公交车</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7CB7F03"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D482BC"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7A84ED2"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E4B70B"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74ED212"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DDFBC5"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107887" w14:textId="77777777" w:rsidR="001A11CB" w:rsidRPr="007B3BD8" w:rsidRDefault="001A11CB" w:rsidP="00E43DD9">
            <w:pPr>
              <w:pStyle w:val="LZ-4"/>
            </w:pPr>
            <w:r w:rsidRPr="007B3BD8">
              <w:rPr>
                <w:rFonts w:hint="eastAsia"/>
              </w:rPr>
              <w:t>0.02</w:t>
            </w:r>
          </w:p>
        </w:tc>
      </w:tr>
      <w:tr w:rsidR="001A11CB" w:rsidRPr="007B3BD8" w14:paraId="4B20DFBD"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B3E5C74"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26DC86C"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8AEC1DB"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34FDA9B" w14:textId="77777777" w:rsidR="001A11CB" w:rsidRPr="007B3BD8" w:rsidRDefault="001A11CB" w:rsidP="00E43DD9">
            <w:pPr>
              <w:pStyle w:val="LZ-4"/>
            </w:pPr>
            <w:r w:rsidRPr="007B3BD8">
              <w:rPr>
                <w:rFonts w:hint="eastAsia"/>
              </w:rPr>
              <w:t>0.14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982434C" w14:textId="77777777" w:rsidR="001A11CB" w:rsidRPr="007B3BD8" w:rsidRDefault="001A11CB" w:rsidP="00E43DD9">
            <w:pPr>
              <w:pStyle w:val="LZ-4"/>
            </w:pPr>
            <w:r w:rsidRPr="007B3BD8">
              <w:rPr>
                <w:rFonts w:hint="eastAsia"/>
              </w:rPr>
              <w:t>0.14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55CB664" w14:textId="77777777" w:rsidR="001A11CB" w:rsidRPr="007B3BD8" w:rsidRDefault="001A11CB" w:rsidP="00E43DD9">
            <w:pPr>
              <w:pStyle w:val="LZ-4"/>
            </w:pPr>
            <w:r w:rsidRPr="007B3BD8">
              <w:rPr>
                <w:rFonts w:hint="eastAsia"/>
              </w:rPr>
              <w:t>0.14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0CDF6DE" w14:textId="77777777" w:rsidR="001A11CB" w:rsidRPr="007B3BD8" w:rsidRDefault="001A11CB" w:rsidP="00E43DD9">
            <w:pPr>
              <w:pStyle w:val="LZ-4"/>
            </w:pPr>
            <w:r w:rsidRPr="007B3BD8">
              <w:rPr>
                <w:rFonts w:hint="eastAsia"/>
              </w:rPr>
              <w:t>0.14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88462A3" w14:textId="77777777" w:rsidR="001A11CB" w:rsidRPr="007B3BD8" w:rsidRDefault="001A11CB" w:rsidP="00E43DD9">
            <w:pPr>
              <w:pStyle w:val="LZ-4"/>
            </w:pPr>
            <w:r w:rsidRPr="007B3BD8">
              <w:rPr>
                <w:rFonts w:hint="eastAsia"/>
              </w:rPr>
              <w:t>0.14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C8E5B4" w14:textId="77777777" w:rsidR="001A11CB" w:rsidRPr="007B3BD8" w:rsidRDefault="001A11CB" w:rsidP="00E43DD9">
            <w:pPr>
              <w:pStyle w:val="LZ-4"/>
            </w:pPr>
            <w:r w:rsidRPr="007B3BD8">
              <w:rPr>
                <w:rFonts w:hint="eastAsia"/>
              </w:rPr>
              <w:t>0.14</w:t>
            </w:r>
          </w:p>
        </w:tc>
      </w:tr>
      <w:tr w:rsidR="001A11CB" w:rsidRPr="007B3BD8" w14:paraId="218BB60C"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7343C16"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9F1FD72"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94D602"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FE2CB2A"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98EC30"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7A9D6C9"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A1C5B1"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E2A0DFD"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E6771F6" w14:textId="77777777" w:rsidR="001A11CB" w:rsidRPr="007B3BD8" w:rsidRDefault="001A11CB" w:rsidP="00E43DD9">
            <w:pPr>
              <w:pStyle w:val="LZ-4"/>
            </w:pPr>
            <w:r w:rsidRPr="007B3BD8">
              <w:rPr>
                <w:rFonts w:hint="eastAsia"/>
              </w:rPr>
              <w:t>0</w:t>
            </w:r>
          </w:p>
        </w:tc>
      </w:tr>
      <w:tr w:rsidR="001A11CB" w:rsidRPr="007B3BD8" w14:paraId="567E0ACC" w14:textId="77777777" w:rsidTr="00E43DD9">
        <w:trPr>
          <w:trHeight w:val="315"/>
          <w:jc w:val="center"/>
        </w:trPr>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D3AF5F" w14:textId="77777777" w:rsidR="001A11CB" w:rsidRPr="007B3BD8" w:rsidRDefault="001A11CB" w:rsidP="00E43DD9">
            <w:pPr>
              <w:pStyle w:val="LZ-4"/>
            </w:pPr>
            <w:r w:rsidRPr="007B3BD8">
              <w:rPr>
                <w:rFonts w:hint="eastAsia"/>
              </w:rPr>
              <w:t>载货汽车</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EFB8E26" w14:textId="77777777" w:rsidR="001A11CB" w:rsidRPr="007B3BD8" w:rsidRDefault="001A11CB" w:rsidP="00E43DD9">
            <w:pPr>
              <w:pStyle w:val="LZ-4"/>
            </w:pPr>
            <w:r w:rsidRPr="007B3BD8">
              <w:rPr>
                <w:rFonts w:hint="eastAsia"/>
              </w:rPr>
              <w:t>微型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89424F"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C1D039"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5E20E7"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F21240B"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570AA04"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372423"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720D88" w14:textId="77777777" w:rsidR="001A11CB" w:rsidRPr="007B3BD8" w:rsidRDefault="001A11CB" w:rsidP="00E43DD9">
            <w:pPr>
              <w:pStyle w:val="LZ-4"/>
            </w:pPr>
            <w:r w:rsidRPr="007B3BD8">
              <w:rPr>
                <w:rFonts w:hint="eastAsia"/>
              </w:rPr>
              <w:t>0.01</w:t>
            </w:r>
          </w:p>
        </w:tc>
      </w:tr>
      <w:tr w:rsidR="001A11CB" w:rsidRPr="007B3BD8" w14:paraId="0AEBEC87"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C711FA2"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AD7566D"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21B85DE"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4EB4933"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64022C"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4B400E4"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892F96D"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977B931"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086A8A" w14:textId="77777777" w:rsidR="001A11CB" w:rsidRPr="007B3BD8" w:rsidRDefault="001A11CB" w:rsidP="00E43DD9">
            <w:pPr>
              <w:pStyle w:val="LZ-4"/>
            </w:pPr>
            <w:r w:rsidRPr="007B3BD8">
              <w:rPr>
                <w:rFonts w:hint="eastAsia"/>
              </w:rPr>
              <w:t>0.05</w:t>
            </w:r>
          </w:p>
        </w:tc>
      </w:tr>
      <w:tr w:rsidR="001A11CB" w:rsidRPr="007B3BD8" w14:paraId="21EF198E"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7DDB9F5"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033A759"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8A7D5C7"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9C101F7"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C75564B"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C7C54DD"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8D05F0E"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CDB5B7A"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651246B" w14:textId="77777777" w:rsidR="001A11CB" w:rsidRPr="007B3BD8" w:rsidRDefault="001A11CB" w:rsidP="00E43DD9">
            <w:pPr>
              <w:pStyle w:val="LZ-4"/>
            </w:pPr>
            <w:r w:rsidRPr="007B3BD8">
              <w:rPr>
                <w:rFonts w:hint="eastAsia"/>
              </w:rPr>
              <w:t>-</w:t>
            </w:r>
          </w:p>
        </w:tc>
      </w:tr>
      <w:tr w:rsidR="001A11CB" w:rsidRPr="007B3BD8" w14:paraId="6A8FAD13"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CB419A6"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48F6EE" w14:textId="77777777" w:rsidR="001A11CB" w:rsidRPr="007B3BD8" w:rsidRDefault="001A11CB" w:rsidP="00E43DD9">
            <w:pPr>
              <w:pStyle w:val="LZ-4"/>
            </w:pPr>
            <w:r w:rsidRPr="007B3BD8">
              <w:rPr>
                <w:rFonts w:hint="eastAsia"/>
              </w:rPr>
              <w:t>轻型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35EB98"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59BE59C"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8C45EC7"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74A83F"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6675C51"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4D6AC4"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05A4C9" w14:textId="77777777" w:rsidR="001A11CB" w:rsidRPr="007B3BD8" w:rsidRDefault="001A11CB" w:rsidP="00E43DD9">
            <w:pPr>
              <w:pStyle w:val="LZ-4"/>
            </w:pPr>
            <w:r w:rsidRPr="007B3BD8">
              <w:rPr>
                <w:rFonts w:hint="eastAsia"/>
              </w:rPr>
              <w:t>0.01</w:t>
            </w:r>
          </w:p>
        </w:tc>
      </w:tr>
      <w:tr w:rsidR="001A11CB" w:rsidRPr="007B3BD8" w14:paraId="6FA5397E"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4EFADFC"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9F26E99"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4899317"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CDC92FA"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4FF4E73"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714C25"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831464"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B1F801"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B83F044" w14:textId="77777777" w:rsidR="001A11CB" w:rsidRPr="007B3BD8" w:rsidRDefault="001A11CB" w:rsidP="00E43DD9">
            <w:pPr>
              <w:pStyle w:val="LZ-4"/>
            </w:pPr>
            <w:r w:rsidRPr="007B3BD8">
              <w:rPr>
                <w:rFonts w:hint="eastAsia"/>
              </w:rPr>
              <w:t>0.05</w:t>
            </w:r>
          </w:p>
        </w:tc>
      </w:tr>
      <w:tr w:rsidR="001A11CB" w:rsidRPr="007B3BD8" w14:paraId="6D378F16"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09B79FB"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7A3588A"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088957A" w14:textId="68E4A8B2"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2DB4004"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0339300"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59B2DA9"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3381E3"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C0AC4F8"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334052" w14:textId="77777777" w:rsidR="001A11CB" w:rsidRPr="007B3BD8" w:rsidRDefault="001A11CB" w:rsidP="00E43DD9">
            <w:pPr>
              <w:pStyle w:val="LZ-4"/>
            </w:pPr>
            <w:r w:rsidRPr="007B3BD8">
              <w:rPr>
                <w:rFonts w:hint="eastAsia"/>
              </w:rPr>
              <w:t>0</w:t>
            </w:r>
          </w:p>
        </w:tc>
      </w:tr>
      <w:tr w:rsidR="001A11CB" w:rsidRPr="007B3BD8" w14:paraId="071354B6"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7791E3B"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C896BD0" w14:textId="77777777" w:rsidR="001A11CB" w:rsidRPr="007B3BD8" w:rsidRDefault="001A11CB" w:rsidP="00E43DD9">
            <w:pPr>
              <w:pStyle w:val="LZ-4"/>
            </w:pPr>
            <w:r w:rsidRPr="007B3BD8">
              <w:rPr>
                <w:rFonts w:hint="eastAsia"/>
              </w:rPr>
              <w:t>中型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EF9F51C"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3D1840"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D82A5D"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FDE06D5"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B8D313"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86547E"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06468BF" w14:textId="77777777" w:rsidR="001A11CB" w:rsidRPr="007B3BD8" w:rsidRDefault="001A11CB" w:rsidP="00E43DD9">
            <w:pPr>
              <w:pStyle w:val="LZ-4"/>
            </w:pPr>
            <w:r w:rsidRPr="007B3BD8">
              <w:rPr>
                <w:rFonts w:hint="eastAsia"/>
              </w:rPr>
              <w:t>0.02</w:t>
            </w:r>
          </w:p>
        </w:tc>
      </w:tr>
      <w:tr w:rsidR="001A11CB" w:rsidRPr="007B3BD8" w14:paraId="0B09963B"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BA57E1F"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6E420FC"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8D24673"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E5A0FE" w14:textId="77777777" w:rsidR="001A11CB" w:rsidRPr="007B3BD8" w:rsidRDefault="001A11CB" w:rsidP="00E43DD9">
            <w:pPr>
              <w:pStyle w:val="LZ-4"/>
            </w:pPr>
            <w:r w:rsidRPr="007B3BD8">
              <w:rPr>
                <w:rFonts w:hint="eastAsia"/>
              </w:rPr>
              <w:t>0.14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5DE360" w14:textId="77777777" w:rsidR="001A11CB" w:rsidRPr="007B3BD8" w:rsidRDefault="001A11CB" w:rsidP="00E43DD9">
            <w:pPr>
              <w:pStyle w:val="LZ-4"/>
            </w:pPr>
            <w:r w:rsidRPr="007B3BD8">
              <w:rPr>
                <w:rFonts w:hint="eastAsia"/>
              </w:rPr>
              <w:t>0.14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DE8AF12" w14:textId="77777777" w:rsidR="001A11CB" w:rsidRPr="007B3BD8" w:rsidRDefault="001A11CB" w:rsidP="00E43DD9">
            <w:pPr>
              <w:pStyle w:val="LZ-4"/>
            </w:pPr>
            <w:r w:rsidRPr="007B3BD8">
              <w:rPr>
                <w:rFonts w:hint="eastAsia"/>
              </w:rPr>
              <w:t>0.14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2910D2D" w14:textId="77777777" w:rsidR="001A11CB" w:rsidRPr="007B3BD8" w:rsidRDefault="001A11CB" w:rsidP="00E43DD9">
            <w:pPr>
              <w:pStyle w:val="LZ-4"/>
            </w:pPr>
            <w:r w:rsidRPr="007B3BD8">
              <w:rPr>
                <w:rFonts w:hint="eastAsia"/>
              </w:rPr>
              <w:t>0.14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B31D57" w14:textId="77777777" w:rsidR="001A11CB" w:rsidRPr="007B3BD8" w:rsidRDefault="001A11CB" w:rsidP="00E43DD9">
            <w:pPr>
              <w:pStyle w:val="LZ-4"/>
            </w:pPr>
            <w:r w:rsidRPr="007B3BD8">
              <w:rPr>
                <w:rFonts w:hint="eastAsia"/>
              </w:rPr>
              <w:t>0.14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F79499C" w14:textId="77777777" w:rsidR="001A11CB" w:rsidRPr="007B3BD8" w:rsidRDefault="001A11CB" w:rsidP="00E43DD9">
            <w:pPr>
              <w:pStyle w:val="LZ-4"/>
            </w:pPr>
            <w:r w:rsidRPr="007B3BD8">
              <w:rPr>
                <w:rFonts w:hint="eastAsia"/>
              </w:rPr>
              <w:t>0.14</w:t>
            </w:r>
          </w:p>
        </w:tc>
      </w:tr>
      <w:tr w:rsidR="001A11CB" w:rsidRPr="007B3BD8" w14:paraId="1FAF9E2F"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9D4FD86"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B0EB7F9"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B4B170"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507D155"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F673D5"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4C696EF"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991F85"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A5B2336"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6285B1" w14:textId="77777777" w:rsidR="001A11CB" w:rsidRPr="007B3BD8" w:rsidRDefault="001A11CB" w:rsidP="00E43DD9">
            <w:pPr>
              <w:pStyle w:val="LZ-4"/>
            </w:pPr>
            <w:r w:rsidRPr="007B3BD8">
              <w:rPr>
                <w:rFonts w:hint="eastAsia"/>
              </w:rPr>
              <w:t>-</w:t>
            </w:r>
          </w:p>
        </w:tc>
      </w:tr>
      <w:tr w:rsidR="001A11CB" w:rsidRPr="007B3BD8" w14:paraId="4C79281F"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F544479"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ED38FCD" w14:textId="77777777" w:rsidR="001A11CB" w:rsidRPr="007B3BD8" w:rsidRDefault="001A11CB" w:rsidP="00E43DD9">
            <w:pPr>
              <w:pStyle w:val="LZ-4"/>
            </w:pPr>
            <w:r w:rsidRPr="007B3BD8">
              <w:rPr>
                <w:rFonts w:hint="eastAsia"/>
              </w:rPr>
              <w:t>重型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408E01"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89490BC"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814401"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81AADB0"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285EBD0"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6B47136"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681EFB" w14:textId="77777777" w:rsidR="001A11CB" w:rsidRPr="007B3BD8" w:rsidRDefault="001A11CB" w:rsidP="00E43DD9">
            <w:pPr>
              <w:pStyle w:val="LZ-4"/>
            </w:pPr>
            <w:r w:rsidRPr="007B3BD8">
              <w:rPr>
                <w:rFonts w:hint="eastAsia"/>
              </w:rPr>
              <w:t>0.02</w:t>
            </w:r>
          </w:p>
        </w:tc>
      </w:tr>
      <w:tr w:rsidR="001A11CB" w:rsidRPr="007B3BD8" w14:paraId="3C12CF4F"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F051C27"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215FDC6"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B58D92"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04B816" w14:textId="77777777" w:rsidR="001A11CB" w:rsidRPr="007B3BD8" w:rsidRDefault="001A11CB" w:rsidP="00E43DD9">
            <w:pPr>
              <w:pStyle w:val="LZ-4"/>
            </w:pPr>
            <w:r w:rsidRPr="007B3BD8">
              <w:rPr>
                <w:rFonts w:hint="eastAsia"/>
              </w:rPr>
              <w:t>0.14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016F79D" w14:textId="77777777" w:rsidR="001A11CB" w:rsidRPr="007B3BD8" w:rsidRDefault="001A11CB" w:rsidP="00E43DD9">
            <w:pPr>
              <w:pStyle w:val="LZ-4"/>
            </w:pPr>
            <w:r w:rsidRPr="007B3BD8">
              <w:rPr>
                <w:rFonts w:hint="eastAsia"/>
              </w:rPr>
              <w:t>0.14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C261C3F" w14:textId="77777777" w:rsidR="001A11CB" w:rsidRPr="007B3BD8" w:rsidRDefault="001A11CB" w:rsidP="00E43DD9">
            <w:pPr>
              <w:pStyle w:val="LZ-4"/>
            </w:pPr>
            <w:r w:rsidRPr="007B3BD8">
              <w:rPr>
                <w:rFonts w:hint="eastAsia"/>
              </w:rPr>
              <w:t>0.14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D169167" w14:textId="77777777" w:rsidR="001A11CB" w:rsidRPr="007B3BD8" w:rsidRDefault="001A11CB" w:rsidP="00E43DD9">
            <w:pPr>
              <w:pStyle w:val="LZ-4"/>
            </w:pPr>
            <w:r w:rsidRPr="007B3BD8">
              <w:rPr>
                <w:rFonts w:hint="eastAsia"/>
              </w:rPr>
              <w:t>0.14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D4E147" w14:textId="77777777" w:rsidR="001A11CB" w:rsidRPr="007B3BD8" w:rsidRDefault="001A11CB" w:rsidP="00E43DD9">
            <w:pPr>
              <w:pStyle w:val="LZ-4"/>
            </w:pPr>
            <w:r w:rsidRPr="007B3BD8">
              <w:rPr>
                <w:rFonts w:hint="eastAsia"/>
              </w:rPr>
              <w:t>0.14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2D337DC" w14:textId="77777777" w:rsidR="001A11CB" w:rsidRPr="007B3BD8" w:rsidRDefault="001A11CB" w:rsidP="00E43DD9">
            <w:pPr>
              <w:pStyle w:val="LZ-4"/>
            </w:pPr>
            <w:r w:rsidRPr="007B3BD8">
              <w:rPr>
                <w:rFonts w:hint="eastAsia"/>
              </w:rPr>
              <w:t>0.14</w:t>
            </w:r>
          </w:p>
        </w:tc>
      </w:tr>
      <w:tr w:rsidR="001A11CB" w:rsidRPr="007B3BD8" w14:paraId="62DD05CE"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8A7E21E"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B9A5944"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B5F3A4E" w14:textId="2728A668"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4C8971"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6419C5B"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17FC8A"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9401DCA"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BC39857"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B7FFCC" w14:textId="77777777" w:rsidR="001A11CB" w:rsidRPr="007B3BD8" w:rsidRDefault="001A11CB" w:rsidP="00E43DD9">
            <w:pPr>
              <w:pStyle w:val="LZ-4"/>
            </w:pPr>
            <w:r w:rsidRPr="007B3BD8">
              <w:rPr>
                <w:rFonts w:hint="eastAsia"/>
              </w:rPr>
              <w:t>0</w:t>
            </w:r>
          </w:p>
        </w:tc>
      </w:tr>
      <w:tr w:rsidR="001A11CB" w:rsidRPr="007B3BD8" w14:paraId="77F0E708"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434A1BA"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22D3A03" w14:textId="77777777" w:rsidR="001A11CB" w:rsidRPr="007B3BD8" w:rsidRDefault="001A11CB" w:rsidP="00E43DD9">
            <w:pPr>
              <w:pStyle w:val="LZ-4"/>
            </w:pPr>
            <w:r w:rsidRPr="007B3BD8">
              <w:rPr>
                <w:rFonts w:hint="eastAsia"/>
              </w:rPr>
              <w:t>低速货车</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17259C"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F0AA512"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66B7464"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5CD36E"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B27F828"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767DE2A"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C2BD9D" w14:textId="77777777" w:rsidR="001A11CB" w:rsidRPr="007B3BD8" w:rsidRDefault="001A11CB" w:rsidP="00E43DD9">
            <w:pPr>
              <w:pStyle w:val="LZ-4"/>
            </w:pPr>
            <w:r w:rsidRPr="007B3BD8">
              <w:rPr>
                <w:rFonts w:hint="eastAsia"/>
              </w:rPr>
              <w:t>-</w:t>
            </w:r>
          </w:p>
        </w:tc>
      </w:tr>
      <w:tr w:rsidR="001A11CB" w:rsidRPr="007B3BD8" w14:paraId="0DA07EFC"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FDC042E"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9956AA" w14:textId="77777777" w:rsidR="001A11CB" w:rsidRPr="007B3BD8" w:rsidRDefault="001A11CB" w:rsidP="00E43DD9">
            <w:pPr>
              <w:pStyle w:val="LZ-4"/>
            </w:pPr>
            <w:r w:rsidRPr="007B3BD8">
              <w:rPr>
                <w:rFonts w:hint="eastAsia"/>
              </w:rPr>
              <w:t>三轮汽车</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39E9EA3"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73895C1"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D5CBFA"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FF1EDE"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501DF6"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E9A551C"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BFFED9" w14:textId="77777777" w:rsidR="001A11CB" w:rsidRPr="007B3BD8" w:rsidRDefault="001A11CB" w:rsidP="00E43DD9">
            <w:pPr>
              <w:pStyle w:val="LZ-4"/>
            </w:pPr>
            <w:r w:rsidRPr="007B3BD8">
              <w:rPr>
                <w:rFonts w:hint="eastAsia"/>
              </w:rPr>
              <w:t>-</w:t>
            </w:r>
          </w:p>
        </w:tc>
      </w:tr>
      <w:tr w:rsidR="001A11CB" w:rsidRPr="007B3BD8" w14:paraId="2412374C" w14:textId="77777777" w:rsidTr="00E43DD9">
        <w:trPr>
          <w:trHeight w:val="315"/>
          <w:jc w:val="center"/>
        </w:trPr>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1344D35" w14:textId="77777777" w:rsidR="001A11CB" w:rsidRPr="007B3BD8" w:rsidRDefault="001A11CB" w:rsidP="00E43DD9">
            <w:pPr>
              <w:pStyle w:val="LZ-4"/>
            </w:pPr>
            <w:r w:rsidRPr="007B3BD8">
              <w:rPr>
                <w:rFonts w:hint="eastAsia"/>
              </w:rPr>
              <w:t>摩托车</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E82C4EB" w14:textId="77777777" w:rsidR="001A11CB" w:rsidRPr="007B3BD8" w:rsidRDefault="001A11CB" w:rsidP="00E43DD9">
            <w:pPr>
              <w:pStyle w:val="LZ-4"/>
            </w:pPr>
            <w:r w:rsidRPr="007B3BD8">
              <w:rPr>
                <w:rFonts w:hint="eastAsia"/>
              </w:rPr>
              <w:t>普通</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9C93CF7"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834C883"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BFD424D"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E54F5A"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21FF31"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047F04A"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DA1988" w14:textId="77777777" w:rsidR="001A11CB" w:rsidRPr="007B3BD8" w:rsidRDefault="001A11CB" w:rsidP="00E43DD9">
            <w:pPr>
              <w:pStyle w:val="LZ-4"/>
            </w:pPr>
            <w:r w:rsidRPr="007B3BD8">
              <w:rPr>
                <w:rFonts w:hint="eastAsia"/>
              </w:rPr>
              <w:t>-</w:t>
            </w:r>
          </w:p>
        </w:tc>
      </w:tr>
      <w:tr w:rsidR="001A11CB" w:rsidRPr="007B3BD8" w14:paraId="3AEF3AA2"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9E01D9F"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5DD53BF" w14:textId="77777777" w:rsidR="001A11CB" w:rsidRPr="007B3BD8" w:rsidRDefault="001A11CB" w:rsidP="00E43DD9">
            <w:pPr>
              <w:pStyle w:val="LZ-4"/>
            </w:pPr>
            <w:r w:rsidRPr="007B3BD8">
              <w:rPr>
                <w:rFonts w:hint="eastAsia"/>
              </w:rPr>
              <w:t>轻便</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6E2B150"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1B90541"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20B7B7D"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D8D1AF6"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50442F"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754795E"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EC0F121" w14:textId="77777777" w:rsidR="001A11CB" w:rsidRPr="007B3BD8" w:rsidRDefault="001A11CB" w:rsidP="00E43DD9">
            <w:pPr>
              <w:pStyle w:val="LZ-4"/>
            </w:pPr>
            <w:r w:rsidRPr="007B3BD8">
              <w:rPr>
                <w:rFonts w:hint="eastAsia"/>
              </w:rPr>
              <w:t>-</w:t>
            </w:r>
          </w:p>
        </w:tc>
      </w:tr>
      <w:tr w:rsidR="001A11CB" w:rsidRPr="007B3BD8" w14:paraId="21A91D64" w14:textId="77777777" w:rsidTr="00E43DD9">
        <w:trPr>
          <w:trHeight w:val="285"/>
          <w:jc w:val="center"/>
        </w:trPr>
        <w:tc>
          <w:tcPr>
            <w:tcW w:w="9720" w:type="dxa"/>
            <w:gridSpan w:val="9"/>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6A922CF" w14:textId="77777777" w:rsidR="001A11CB" w:rsidRPr="007B3BD8" w:rsidRDefault="001A11CB" w:rsidP="00E43DD9">
            <w:pPr>
              <w:pStyle w:val="LZ-4"/>
            </w:pPr>
            <w:r w:rsidRPr="007B3BD8">
              <w:rPr>
                <w:rFonts w:hint="eastAsia"/>
              </w:rPr>
              <w:t>道路移动源</w:t>
            </w:r>
            <w:r w:rsidRPr="007B3BD8">
              <w:rPr>
                <w:rFonts w:hint="eastAsia"/>
              </w:rPr>
              <w:t xml:space="preserve"> NH</w:t>
            </w:r>
            <w:r w:rsidRPr="00954AEC">
              <w:rPr>
                <w:rFonts w:hint="eastAsia"/>
                <w:vertAlign w:val="subscript"/>
              </w:rPr>
              <w:t>3</w:t>
            </w:r>
            <w:r w:rsidRPr="007B3BD8">
              <w:rPr>
                <w:rFonts w:hint="eastAsia"/>
              </w:rPr>
              <w:t>基准排放系数（</w:t>
            </w:r>
            <w:r w:rsidRPr="007B3BD8">
              <w:rPr>
                <w:rFonts w:hint="eastAsia"/>
              </w:rPr>
              <w:t>g/km</w:t>
            </w:r>
            <w:r w:rsidRPr="007B3BD8">
              <w:rPr>
                <w:rFonts w:hint="eastAsia"/>
              </w:rPr>
              <w:t>）</w:t>
            </w:r>
          </w:p>
        </w:tc>
      </w:tr>
      <w:tr w:rsidR="001A11CB" w:rsidRPr="007B3BD8" w14:paraId="6D498DF9" w14:textId="77777777" w:rsidTr="00E43DD9">
        <w:trPr>
          <w:trHeight w:val="315"/>
          <w:jc w:val="center"/>
        </w:trPr>
        <w:tc>
          <w:tcPr>
            <w:tcW w:w="3240" w:type="dxa"/>
            <w:gridSpan w:val="3"/>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D95606" w14:textId="77777777" w:rsidR="001A11CB" w:rsidRPr="007B3BD8" w:rsidRDefault="001A11CB" w:rsidP="00E43DD9">
            <w:pPr>
              <w:pStyle w:val="LZ-4"/>
            </w:pPr>
            <w:r w:rsidRPr="007B3BD8">
              <w:rPr>
                <w:rFonts w:hint="eastAsia"/>
              </w:rPr>
              <w:t>道路移动源类别</w:t>
            </w:r>
          </w:p>
        </w:tc>
        <w:tc>
          <w:tcPr>
            <w:tcW w:w="6480" w:type="dxa"/>
            <w:gridSpan w:val="6"/>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FC61611" w14:textId="77777777" w:rsidR="001A11CB" w:rsidRPr="007B3BD8" w:rsidRDefault="001A11CB" w:rsidP="00E43DD9">
            <w:pPr>
              <w:pStyle w:val="LZ-4"/>
            </w:pPr>
            <w:r w:rsidRPr="007B3BD8">
              <w:rPr>
                <w:rFonts w:hint="eastAsia"/>
              </w:rPr>
              <w:t>排放标准</w:t>
            </w:r>
          </w:p>
        </w:tc>
      </w:tr>
      <w:tr w:rsidR="001A11CB" w:rsidRPr="007B3BD8" w14:paraId="25BE6795" w14:textId="77777777" w:rsidTr="00E43DD9">
        <w:trPr>
          <w:trHeight w:val="480"/>
          <w:jc w:val="center"/>
        </w:trPr>
        <w:tc>
          <w:tcPr>
            <w:tcW w:w="2160" w:type="dxa"/>
            <w:gridSpan w:val="2"/>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D876C7" w14:textId="77777777" w:rsidR="001A11CB" w:rsidRPr="007B3BD8" w:rsidRDefault="001A11CB" w:rsidP="00E43DD9">
            <w:pPr>
              <w:pStyle w:val="LZ-4"/>
            </w:pPr>
            <w:r w:rsidRPr="007B3BD8">
              <w:rPr>
                <w:rFonts w:hint="eastAsia"/>
              </w:rPr>
              <w:t>车辆类型</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0518ABB" w14:textId="77777777" w:rsidR="001A11CB" w:rsidRPr="007B3BD8" w:rsidRDefault="001A11CB" w:rsidP="00E43DD9">
            <w:pPr>
              <w:pStyle w:val="LZ-4"/>
            </w:pPr>
            <w:r w:rsidRPr="007B3BD8">
              <w:rPr>
                <w:rFonts w:hint="eastAsia"/>
              </w:rPr>
              <w:t>燃料类型</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440AFE" w14:textId="77777777" w:rsidR="001A11CB" w:rsidRPr="007B3BD8" w:rsidRDefault="001A11CB" w:rsidP="00E43DD9">
            <w:pPr>
              <w:pStyle w:val="LZ-4"/>
            </w:pPr>
            <w:r w:rsidRPr="007B3BD8">
              <w:rPr>
                <w:rFonts w:hint="eastAsia"/>
              </w:rPr>
              <w:t>国</w:t>
            </w:r>
            <w:r w:rsidRPr="007B3BD8">
              <w:t>1</w:t>
            </w:r>
            <w:r w:rsidRPr="007B3BD8">
              <w:t>前</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666AB2" w14:textId="77777777" w:rsidR="001A11CB" w:rsidRPr="007B3BD8" w:rsidRDefault="001A11CB" w:rsidP="00E43DD9">
            <w:pPr>
              <w:pStyle w:val="LZ-4"/>
            </w:pPr>
            <w:r w:rsidRPr="007B3BD8">
              <w:rPr>
                <w:rFonts w:hint="eastAsia"/>
              </w:rPr>
              <w:t>国</w:t>
            </w:r>
            <w:r w:rsidRPr="007B3BD8">
              <w:t>1</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817FFE3" w14:textId="77777777" w:rsidR="001A11CB" w:rsidRPr="007B3BD8" w:rsidRDefault="001A11CB" w:rsidP="00E43DD9">
            <w:pPr>
              <w:pStyle w:val="LZ-4"/>
            </w:pPr>
            <w:r w:rsidRPr="007B3BD8">
              <w:rPr>
                <w:rFonts w:hint="eastAsia"/>
              </w:rPr>
              <w:t>国</w:t>
            </w:r>
            <w:r w:rsidRPr="007B3BD8">
              <w:t>2</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BC07D69" w14:textId="77777777" w:rsidR="001A11CB" w:rsidRPr="007B3BD8" w:rsidRDefault="001A11CB" w:rsidP="00E43DD9">
            <w:pPr>
              <w:pStyle w:val="LZ-4"/>
            </w:pPr>
            <w:r w:rsidRPr="007B3BD8">
              <w:rPr>
                <w:rFonts w:hint="eastAsia"/>
              </w:rPr>
              <w:t>国</w:t>
            </w:r>
            <w:r w:rsidRPr="007B3BD8">
              <w:t>3</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297E5BC" w14:textId="77777777" w:rsidR="001A11CB" w:rsidRPr="007B3BD8" w:rsidRDefault="001A11CB" w:rsidP="00E43DD9">
            <w:pPr>
              <w:pStyle w:val="LZ-4"/>
            </w:pPr>
            <w:r w:rsidRPr="007B3BD8">
              <w:rPr>
                <w:rFonts w:hint="eastAsia"/>
              </w:rPr>
              <w:t>国</w:t>
            </w:r>
            <w:r w:rsidRPr="007B3BD8">
              <w:t>4</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85526CD" w14:textId="77777777" w:rsidR="001A11CB" w:rsidRPr="007B3BD8" w:rsidRDefault="001A11CB" w:rsidP="00E43DD9">
            <w:pPr>
              <w:pStyle w:val="LZ-4"/>
            </w:pPr>
            <w:r w:rsidRPr="007B3BD8">
              <w:rPr>
                <w:rFonts w:hint="eastAsia"/>
              </w:rPr>
              <w:t>国</w:t>
            </w:r>
            <w:r w:rsidRPr="007B3BD8">
              <w:t>5</w:t>
            </w:r>
          </w:p>
        </w:tc>
      </w:tr>
      <w:tr w:rsidR="001A11CB" w:rsidRPr="007B3BD8" w14:paraId="6AFE35B9" w14:textId="77777777" w:rsidTr="00E43DD9">
        <w:trPr>
          <w:trHeight w:val="312"/>
          <w:jc w:val="center"/>
        </w:trPr>
        <w:tc>
          <w:tcPr>
            <w:tcW w:w="2160" w:type="dxa"/>
            <w:gridSpan w:val="2"/>
            <w:vMerge/>
            <w:tcBorders>
              <w:top w:val="single" w:sz="4" w:space="0" w:color="000000"/>
              <w:left w:val="single" w:sz="4" w:space="0" w:color="000000"/>
              <w:bottom w:val="single" w:sz="4" w:space="0" w:color="000000"/>
              <w:right w:val="single" w:sz="4" w:space="0" w:color="000000"/>
            </w:tcBorders>
            <w:vAlign w:val="center"/>
            <w:hideMark/>
          </w:tcPr>
          <w:p w14:paraId="14988231"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9C75B15"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FFE00D5"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E72BACE"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27538FE"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6183F0A"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B374983"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30BE934" w14:textId="77777777" w:rsidR="001A11CB" w:rsidRPr="007B3BD8" w:rsidRDefault="001A11CB" w:rsidP="00E43DD9">
            <w:pPr>
              <w:pStyle w:val="LZ-4"/>
            </w:pPr>
          </w:p>
        </w:tc>
      </w:tr>
      <w:tr w:rsidR="001A11CB" w:rsidRPr="007B3BD8" w14:paraId="48C31AB2" w14:textId="77777777" w:rsidTr="00E43DD9">
        <w:trPr>
          <w:trHeight w:val="315"/>
          <w:jc w:val="center"/>
        </w:trPr>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5FDF23" w14:textId="77777777" w:rsidR="001A11CB" w:rsidRPr="007B3BD8" w:rsidRDefault="001A11CB" w:rsidP="00E43DD9">
            <w:pPr>
              <w:pStyle w:val="LZ-4"/>
            </w:pPr>
            <w:r w:rsidRPr="007B3BD8">
              <w:rPr>
                <w:rFonts w:hint="eastAsia"/>
              </w:rPr>
              <w:t>载客汽车</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A000EF7" w14:textId="77777777" w:rsidR="001A11CB" w:rsidRPr="007B3BD8" w:rsidRDefault="001A11CB" w:rsidP="00E43DD9">
            <w:pPr>
              <w:pStyle w:val="LZ-4"/>
            </w:pPr>
            <w:r w:rsidRPr="007B3BD8">
              <w:rPr>
                <w:rFonts w:hint="eastAsia"/>
              </w:rPr>
              <w:t>微型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F4AFDFC"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FE87BB"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AA134F"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B399A3"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919D72E"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F60FF2B"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729C6F9" w14:textId="77777777" w:rsidR="001A11CB" w:rsidRPr="007B3BD8" w:rsidRDefault="001A11CB" w:rsidP="00E43DD9">
            <w:pPr>
              <w:pStyle w:val="LZ-4"/>
            </w:pPr>
            <w:r w:rsidRPr="007B3BD8">
              <w:rPr>
                <w:rFonts w:hint="eastAsia"/>
              </w:rPr>
              <w:t>0.03</w:t>
            </w:r>
          </w:p>
        </w:tc>
      </w:tr>
      <w:tr w:rsidR="001A11CB" w:rsidRPr="007B3BD8" w14:paraId="57533320"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FE3E924"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573F90C"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261BA6"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9FF846D" w14:textId="77777777" w:rsidR="001A11CB" w:rsidRPr="007B3BD8" w:rsidRDefault="001A11CB" w:rsidP="00E43DD9">
            <w:pPr>
              <w:pStyle w:val="LZ-4"/>
            </w:pPr>
            <w:r w:rsidRPr="007B3BD8">
              <w:rPr>
                <w:rFonts w:hint="eastAsia"/>
              </w:rPr>
              <w:t>0.004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880A43" w14:textId="77777777" w:rsidR="001A11CB" w:rsidRPr="007B3BD8" w:rsidRDefault="001A11CB" w:rsidP="00E43DD9">
            <w:pPr>
              <w:pStyle w:val="LZ-4"/>
            </w:pPr>
            <w:r w:rsidRPr="007B3BD8">
              <w:rPr>
                <w:rFonts w:hint="eastAsia"/>
              </w:rPr>
              <w:t>0.004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FE7CD0" w14:textId="77777777" w:rsidR="001A11CB" w:rsidRPr="007B3BD8" w:rsidRDefault="001A11CB" w:rsidP="00E43DD9">
            <w:pPr>
              <w:pStyle w:val="LZ-4"/>
            </w:pPr>
            <w:r w:rsidRPr="007B3BD8">
              <w:rPr>
                <w:rFonts w:hint="eastAsia"/>
              </w:rPr>
              <w:t>0.004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07148C" w14:textId="77777777" w:rsidR="001A11CB" w:rsidRPr="007B3BD8" w:rsidRDefault="001A11CB" w:rsidP="00E43DD9">
            <w:pPr>
              <w:pStyle w:val="LZ-4"/>
            </w:pPr>
            <w:r w:rsidRPr="007B3BD8">
              <w:rPr>
                <w:rFonts w:hint="eastAsia"/>
              </w:rPr>
              <w:t>0.004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7AC28A8" w14:textId="77777777" w:rsidR="001A11CB" w:rsidRPr="007B3BD8" w:rsidRDefault="001A11CB" w:rsidP="00E43DD9">
            <w:pPr>
              <w:pStyle w:val="LZ-4"/>
            </w:pPr>
            <w:r w:rsidRPr="007B3BD8">
              <w:rPr>
                <w:rFonts w:hint="eastAsia"/>
              </w:rPr>
              <w:t>0.004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2A0A127" w14:textId="77777777" w:rsidR="001A11CB" w:rsidRPr="007B3BD8" w:rsidRDefault="001A11CB" w:rsidP="00E43DD9">
            <w:pPr>
              <w:pStyle w:val="LZ-4"/>
            </w:pPr>
            <w:r w:rsidRPr="007B3BD8">
              <w:rPr>
                <w:rFonts w:hint="eastAsia"/>
              </w:rPr>
              <w:t>0.004</w:t>
            </w:r>
          </w:p>
        </w:tc>
      </w:tr>
      <w:tr w:rsidR="001A11CB" w:rsidRPr="007B3BD8" w14:paraId="669897FE"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DDD4A49"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D77AF6F"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91F1CB"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0F5C2A0"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F3851B6"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EA387F0"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A2CD58"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AC6390"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7466CD" w14:textId="77777777" w:rsidR="001A11CB" w:rsidRPr="007B3BD8" w:rsidRDefault="001A11CB" w:rsidP="00E43DD9">
            <w:pPr>
              <w:pStyle w:val="LZ-4"/>
            </w:pPr>
            <w:r w:rsidRPr="007B3BD8">
              <w:rPr>
                <w:rFonts w:hint="eastAsia"/>
              </w:rPr>
              <w:t>0</w:t>
            </w:r>
          </w:p>
        </w:tc>
      </w:tr>
      <w:tr w:rsidR="001A11CB" w:rsidRPr="007B3BD8" w14:paraId="2CBA2420"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70BDD18"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2D91D2" w14:textId="77777777" w:rsidR="001A11CB" w:rsidRPr="007B3BD8" w:rsidRDefault="001A11CB" w:rsidP="00E43DD9">
            <w:pPr>
              <w:pStyle w:val="LZ-4"/>
            </w:pPr>
            <w:r w:rsidRPr="007B3BD8">
              <w:rPr>
                <w:rFonts w:hint="eastAsia"/>
              </w:rPr>
              <w:t>小型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84016A9"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DB1FE21"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6EFC52"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CD2C8CE"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6E59B5"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D744A8D"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5CB5E1" w14:textId="77777777" w:rsidR="001A11CB" w:rsidRPr="007B3BD8" w:rsidRDefault="001A11CB" w:rsidP="00E43DD9">
            <w:pPr>
              <w:pStyle w:val="LZ-4"/>
            </w:pPr>
            <w:r w:rsidRPr="007B3BD8">
              <w:rPr>
                <w:rFonts w:hint="eastAsia"/>
              </w:rPr>
              <w:t>0.03</w:t>
            </w:r>
          </w:p>
        </w:tc>
      </w:tr>
      <w:tr w:rsidR="001A11CB" w:rsidRPr="007B3BD8" w14:paraId="3B1A82CF"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C08999E"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0FA32DD"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97E3ADA"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AA48CB3"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5B657C9"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F52B308"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2AAFACB"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642320"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A45341" w14:textId="77777777" w:rsidR="001A11CB" w:rsidRPr="007B3BD8" w:rsidRDefault="001A11CB" w:rsidP="00E43DD9">
            <w:pPr>
              <w:pStyle w:val="LZ-4"/>
            </w:pPr>
            <w:r w:rsidRPr="007B3BD8">
              <w:rPr>
                <w:rFonts w:hint="eastAsia"/>
              </w:rPr>
              <w:t>0</w:t>
            </w:r>
          </w:p>
        </w:tc>
      </w:tr>
      <w:tr w:rsidR="001A11CB" w:rsidRPr="007B3BD8" w14:paraId="474EDA37"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31920C3"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60A8472"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C87FEAF"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8422DF4"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E9D42F"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7E1A85"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6CC1525"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E53E217"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15684A" w14:textId="77777777" w:rsidR="001A11CB" w:rsidRPr="007B3BD8" w:rsidRDefault="001A11CB" w:rsidP="00E43DD9">
            <w:pPr>
              <w:pStyle w:val="LZ-4"/>
            </w:pPr>
            <w:r w:rsidRPr="007B3BD8">
              <w:rPr>
                <w:rFonts w:hint="eastAsia"/>
              </w:rPr>
              <w:t>0</w:t>
            </w:r>
          </w:p>
        </w:tc>
      </w:tr>
      <w:tr w:rsidR="001A11CB" w:rsidRPr="007B3BD8" w14:paraId="2FD9D39E"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7164912"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CFE1040" w14:textId="77777777" w:rsidR="001A11CB" w:rsidRPr="007B3BD8" w:rsidRDefault="001A11CB" w:rsidP="00E43DD9">
            <w:pPr>
              <w:pStyle w:val="LZ-4"/>
            </w:pPr>
            <w:r w:rsidRPr="007B3BD8">
              <w:rPr>
                <w:rFonts w:hint="eastAsia"/>
              </w:rPr>
              <w:t>出租车</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9C269D9"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639ABF"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348753"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38513E"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F91AC6A"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901FC5"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E1FAA6C" w14:textId="77777777" w:rsidR="001A11CB" w:rsidRPr="007B3BD8" w:rsidRDefault="001A11CB" w:rsidP="00E43DD9">
            <w:pPr>
              <w:pStyle w:val="LZ-4"/>
            </w:pPr>
            <w:r w:rsidRPr="007B3BD8">
              <w:rPr>
                <w:rFonts w:hint="eastAsia"/>
              </w:rPr>
              <w:t>0.03</w:t>
            </w:r>
          </w:p>
        </w:tc>
      </w:tr>
      <w:tr w:rsidR="001A11CB" w:rsidRPr="007B3BD8" w14:paraId="55E32133"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2981AD5"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04A2D54"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8B9C217"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57A646"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292B4EE"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33DEB6"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F3B432"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54D854"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6FBD33A" w14:textId="77777777" w:rsidR="001A11CB" w:rsidRPr="007B3BD8" w:rsidRDefault="001A11CB" w:rsidP="00E43DD9">
            <w:pPr>
              <w:pStyle w:val="LZ-4"/>
            </w:pPr>
            <w:r w:rsidRPr="007B3BD8">
              <w:rPr>
                <w:rFonts w:hint="eastAsia"/>
              </w:rPr>
              <w:t>0</w:t>
            </w:r>
          </w:p>
        </w:tc>
      </w:tr>
      <w:tr w:rsidR="001A11CB" w:rsidRPr="007B3BD8" w14:paraId="51713D67"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57D8629"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B908433"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22C5FEF"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6931A2"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DA1FD93"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A89D5A2"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D56A89"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64FCEF"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F483DA2" w14:textId="77777777" w:rsidR="001A11CB" w:rsidRPr="007B3BD8" w:rsidRDefault="001A11CB" w:rsidP="00E43DD9">
            <w:pPr>
              <w:pStyle w:val="LZ-4"/>
            </w:pPr>
            <w:r w:rsidRPr="007B3BD8">
              <w:rPr>
                <w:rFonts w:hint="eastAsia"/>
              </w:rPr>
              <w:t>0</w:t>
            </w:r>
          </w:p>
        </w:tc>
      </w:tr>
      <w:tr w:rsidR="001A11CB" w:rsidRPr="007B3BD8" w14:paraId="47D0A015"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04D7230"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223FC7" w14:textId="77777777" w:rsidR="001A11CB" w:rsidRPr="007B3BD8" w:rsidRDefault="001A11CB" w:rsidP="00E43DD9">
            <w:pPr>
              <w:pStyle w:val="LZ-4"/>
            </w:pPr>
            <w:r w:rsidRPr="007B3BD8">
              <w:rPr>
                <w:rFonts w:hint="eastAsia"/>
              </w:rPr>
              <w:t>中型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F592CE"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A0DC513"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D4E3462"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3C5C35"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2AA3778"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71EC4BF"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6E982B" w14:textId="77777777" w:rsidR="001A11CB" w:rsidRPr="007B3BD8" w:rsidRDefault="001A11CB" w:rsidP="00E43DD9">
            <w:pPr>
              <w:pStyle w:val="LZ-4"/>
            </w:pPr>
            <w:r w:rsidRPr="007B3BD8">
              <w:rPr>
                <w:rFonts w:hint="eastAsia"/>
              </w:rPr>
              <w:t>0.03</w:t>
            </w:r>
          </w:p>
        </w:tc>
      </w:tr>
      <w:tr w:rsidR="001A11CB" w:rsidRPr="007B3BD8" w14:paraId="6D074B7C"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99A2623"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9B5E4C2"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215AA5C"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4357AFD"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2BC2795"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74759A5"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746D29A"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0A389B"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A2A8A45" w14:textId="77777777" w:rsidR="001A11CB" w:rsidRPr="007B3BD8" w:rsidRDefault="001A11CB" w:rsidP="00E43DD9">
            <w:pPr>
              <w:pStyle w:val="LZ-4"/>
            </w:pPr>
            <w:r w:rsidRPr="007B3BD8">
              <w:rPr>
                <w:rFonts w:hint="eastAsia"/>
              </w:rPr>
              <w:t>0.02</w:t>
            </w:r>
          </w:p>
        </w:tc>
      </w:tr>
      <w:tr w:rsidR="001A11CB" w:rsidRPr="007B3BD8" w14:paraId="0CEA0E21"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BE7CCC2"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6A6F9EF"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CEF5EE"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4BD7678"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768640"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0928FB"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75F607"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76C6A5F"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53993DC" w14:textId="77777777" w:rsidR="001A11CB" w:rsidRPr="007B3BD8" w:rsidRDefault="001A11CB" w:rsidP="00E43DD9">
            <w:pPr>
              <w:pStyle w:val="LZ-4"/>
            </w:pPr>
            <w:r w:rsidRPr="007B3BD8">
              <w:rPr>
                <w:rFonts w:hint="eastAsia"/>
              </w:rPr>
              <w:t>0</w:t>
            </w:r>
          </w:p>
        </w:tc>
      </w:tr>
      <w:tr w:rsidR="001A11CB" w:rsidRPr="007B3BD8" w14:paraId="31659118"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A2CCC1A"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9EB930" w14:textId="77777777" w:rsidR="001A11CB" w:rsidRPr="007B3BD8" w:rsidRDefault="001A11CB" w:rsidP="00E43DD9">
            <w:pPr>
              <w:pStyle w:val="LZ-4"/>
            </w:pPr>
            <w:r w:rsidRPr="007B3BD8">
              <w:rPr>
                <w:rFonts w:hint="eastAsia"/>
              </w:rPr>
              <w:t>大型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B336C09"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C46A03"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23DFA4"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B475571"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AA5B919"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2BAF5A2"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6E23F1" w14:textId="77777777" w:rsidR="001A11CB" w:rsidRPr="007B3BD8" w:rsidRDefault="001A11CB" w:rsidP="00E43DD9">
            <w:pPr>
              <w:pStyle w:val="LZ-4"/>
            </w:pPr>
            <w:r w:rsidRPr="007B3BD8">
              <w:rPr>
                <w:rFonts w:hint="eastAsia"/>
              </w:rPr>
              <w:t>0.03</w:t>
            </w:r>
          </w:p>
        </w:tc>
      </w:tr>
      <w:tr w:rsidR="001A11CB" w:rsidRPr="007B3BD8" w14:paraId="4BD3CC73"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07C1692"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37A9224"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0454446"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58F910"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57A72B"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9B4D39E"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273AAD"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102D65D"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E68D9E" w14:textId="77777777" w:rsidR="001A11CB" w:rsidRPr="007B3BD8" w:rsidRDefault="001A11CB" w:rsidP="00E43DD9">
            <w:pPr>
              <w:pStyle w:val="LZ-4"/>
            </w:pPr>
            <w:r w:rsidRPr="007B3BD8">
              <w:rPr>
                <w:rFonts w:hint="eastAsia"/>
              </w:rPr>
              <w:t>0.02</w:t>
            </w:r>
          </w:p>
        </w:tc>
      </w:tr>
      <w:tr w:rsidR="001A11CB" w:rsidRPr="007B3BD8" w14:paraId="72984FCE"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75740E8"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961B1B1"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EA89A1"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AE8D0D"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E6601F7"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A663D32"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F466030"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E4CDAF"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B3678C" w14:textId="77777777" w:rsidR="001A11CB" w:rsidRPr="007B3BD8" w:rsidRDefault="001A11CB" w:rsidP="00E43DD9">
            <w:pPr>
              <w:pStyle w:val="LZ-4"/>
            </w:pPr>
            <w:r w:rsidRPr="007B3BD8">
              <w:rPr>
                <w:rFonts w:hint="eastAsia"/>
              </w:rPr>
              <w:t>0</w:t>
            </w:r>
          </w:p>
        </w:tc>
      </w:tr>
      <w:tr w:rsidR="001A11CB" w:rsidRPr="007B3BD8" w14:paraId="75089352"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83A8C0B"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1B65B9" w14:textId="77777777" w:rsidR="001A11CB" w:rsidRPr="007B3BD8" w:rsidRDefault="001A11CB" w:rsidP="00E43DD9">
            <w:pPr>
              <w:pStyle w:val="LZ-4"/>
            </w:pPr>
            <w:r w:rsidRPr="007B3BD8">
              <w:rPr>
                <w:rFonts w:hint="eastAsia"/>
              </w:rPr>
              <w:t>公交车</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B1A6159"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153F78"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030918B"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24C6F1E"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4FA1C7"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EFDF488"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F9AE9CE" w14:textId="77777777" w:rsidR="001A11CB" w:rsidRPr="007B3BD8" w:rsidRDefault="001A11CB" w:rsidP="00E43DD9">
            <w:pPr>
              <w:pStyle w:val="LZ-4"/>
            </w:pPr>
            <w:r w:rsidRPr="007B3BD8">
              <w:rPr>
                <w:rFonts w:hint="eastAsia"/>
              </w:rPr>
              <w:t>0.03</w:t>
            </w:r>
          </w:p>
        </w:tc>
      </w:tr>
      <w:tr w:rsidR="001A11CB" w:rsidRPr="007B3BD8" w14:paraId="691D4A8E"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508AAFF"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894DC5E"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1D6D2EC"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9667A3B"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B6C02BF"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B24701"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75AE7AD"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576AA7F"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778B07" w14:textId="77777777" w:rsidR="001A11CB" w:rsidRPr="007B3BD8" w:rsidRDefault="001A11CB" w:rsidP="00E43DD9">
            <w:pPr>
              <w:pStyle w:val="LZ-4"/>
            </w:pPr>
            <w:r w:rsidRPr="007B3BD8">
              <w:rPr>
                <w:rFonts w:hint="eastAsia"/>
              </w:rPr>
              <w:t>0.02</w:t>
            </w:r>
          </w:p>
        </w:tc>
      </w:tr>
      <w:tr w:rsidR="001A11CB" w:rsidRPr="007B3BD8" w14:paraId="2BDF217D"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3C22093"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9686BF6"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029DEC"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D71539C"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FA1383A"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6F6D784"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6B6E9F9"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3ADB95"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06D327" w14:textId="77777777" w:rsidR="001A11CB" w:rsidRPr="007B3BD8" w:rsidRDefault="001A11CB" w:rsidP="00E43DD9">
            <w:pPr>
              <w:pStyle w:val="LZ-4"/>
            </w:pPr>
            <w:r w:rsidRPr="007B3BD8">
              <w:rPr>
                <w:rFonts w:hint="eastAsia"/>
              </w:rPr>
              <w:t>0</w:t>
            </w:r>
          </w:p>
        </w:tc>
      </w:tr>
      <w:tr w:rsidR="001A11CB" w:rsidRPr="007B3BD8" w14:paraId="263719F7" w14:textId="77777777" w:rsidTr="00E43DD9">
        <w:trPr>
          <w:trHeight w:val="315"/>
          <w:jc w:val="center"/>
        </w:trPr>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14733B" w14:textId="77777777" w:rsidR="001A11CB" w:rsidRPr="007B3BD8" w:rsidRDefault="001A11CB" w:rsidP="00E43DD9">
            <w:pPr>
              <w:pStyle w:val="LZ-4"/>
            </w:pPr>
            <w:r w:rsidRPr="007B3BD8">
              <w:rPr>
                <w:rFonts w:hint="eastAsia"/>
              </w:rPr>
              <w:t>载货汽车</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956876" w14:textId="77777777" w:rsidR="001A11CB" w:rsidRPr="007B3BD8" w:rsidRDefault="001A11CB" w:rsidP="00E43DD9">
            <w:pPr>
              <w:pStyle w:val="LZ-4"/>
            </w:pPr>
            <w:r w:rsidRPr="007B3BD8">
              <w:rPr>
                <w:rFonts w:hint="eastAsia"/>
              </w:rPr>
              <w:t>微型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7D56264"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2C62FA"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DE0A0D"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349107"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ACA091"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98D197"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FAD4B86" w14:textId="77777777" w:rsidR="001A11CB" w:rsidRPr="007B3BD8" w:rsidRDefault="001A11CB" w:rsidP="00E43DD9">
            <w:pPr>
              <w:pStyle w:val="LZ-4"/>
            </w:pPr>
            <w:r w:rsidRPr="007B3BD8">
              <w:rPr>
                <w:rFonts w:hint="eastAsia"/>
              </w:rPr>
              <w:t>0.03</w:t>
            </w:r>
          </w:p>
        </w:tc>
      </w:tr>
      <w:tr w:rsidR="001A11CB" w:rsidRPr="007B3BD8" w14:paraId="0C1876CA"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AEBDABE"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53385D6"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4A24247"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FD567F9"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9028E8E"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23A1EB"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C07A764"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AD53D7"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0760E89" w14:textId="77777777" w:rsidR="001A11CB" w:rsidRPr="007B3BD8" w:rsidRDefault="001A11CB" w:rsidP="00E43DD9">
            <w:pPr>
              <w:pStyle w:val="LZ-4"/>
            </w:pPr>
            <w:r w:rsidRPr="007B3BD8">
              <w:rPr>
                <w:rFonts w:hint="eastAsia"/>
              </w:rPr>
              <w:t>0</w:t>
            </w:r>
          </w:p>
        </w:tc>
      </w:tr>
      <w:tr w:rsidR="001A11CB" w:rsidRPr="007B3BD8" w14:paraId="2FBC752F"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191CEC5"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1B6158F"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65FF6A"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047812"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7F4067"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D67E9E"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C44D03"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CB4F39"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AAFD18" w14:textId="77777777" w:rsidR="001A11CB" w:rsidRPr="007B3BD8" w:rsidRDefault="001A11CB" w:rsidP="00E43DD9">
            <w:pPr>
              <w:pStyle w:val="LZ-4"/>
            </w:pPr>
            <w:r w:rsidRPr="007B3BD8">
              <w:rPr>
                <w:rFonts w:hint="eastAsia"/>
              </w:rPr>
              <w:t>-</w:t>
            </w:r>
          </w:p>
        </w:tc>
      </w:tr>
      <w:tr w:rsidR="001A11CB" w:rsidRPr="007B3BD8" w14:paraId="64F6CFE0"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BE86277"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1659A1" w14:textId="77777777" w:rsidR="001A11CB" w:rsidRPr="007B3BD8" w:rsidRDefault="001A11CB" w:rsidP="00E43DD9">
            <w:pPr>
              <w:pStyle w:val="LZ-4"/>
            </w:pPr>
            <w:r w:rsidRPr="007B3BD8">
              <w:rPr>
                <w:rFonts w:hint="eastAsia"/>
              </w:rPr>
              <w:t>轻型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794CA1"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17D9FD7"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B69F5EA"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B0BE0AF"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1B768C6"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3B4D8B"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21AB0A0" w14:textId="77777777" w:rsidR="001A11CB" w:rsidRPr="007B3BD8" w:rsidRDefault="001A11CB" w:rsidP="00E43DD9">
            <w:pPr>
              <w:pStyle w:val="LZ-4"/>
            </w:pPr>
            <w:r w:rsidRPr="007B3BD8">
              <w:rPr>
                <w:rFonts w:hint="eastAsia"/>
              </w:rPr>
              <w:t>0.03</w:t>
            </w:r>
          </w:p>
        </w:tc>
      </w:tr>
      <w:tr w:rsidR="001A11CB" w:rsidRPr="007B3BD8" w14:paraId="466F27DD"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B91B7D6"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046896C"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D12D7AA"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6E87006"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1E52CB"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5B33EE"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E3E070"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E26249E"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857AC06" w14:textId="77777777" w:rsidR="001A11CB" w:rsidRPr="007B3BD8" w:rsidRDefault="001A11CB" w:rsidP="00E43DD9">
            <w:pPr>
              <w:pStyle w:val="LZ-4"/>
            </w:pPr>
            <w:r w:rsidRPr="007B3BD8">
              <w:rPr>
                <w:rFonts w:hint="eastAsia"/>
              </w:rPr>
              <w:t>0</w:t>
            </w:r>
          </w:p>
        </w:tc>
      </w:tr>
      <w:tr w:rsidR="001A11CB" w:rsidRPr="007B3BD8" w14:paraId="5B3F214F"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1592047"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3381936"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2C0927" w14:textId="5D84B34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680385"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F5BE3CD"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33F0B2F"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9CF080"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C343F3"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12BF3C" w14:textId="77777777" w:rsidR="001A11CB" w:rsidRPr="007B3BD8" w:rsidRDefault="001A11CB" w:rsidP="00E43DD9">
            <w:pPr>
              <w:pStyle w:val="LZ-4"/>
            </w:pPr>
            <w:r w:rsidRPr="007B3BD8">
              <w:rPr>
                <w:rFonts w:hint="eastAsia"/>
              </w:rPr>
              <w:t>0</w:t>
            </w:r>
          </w:p>
        </w:tc>
      </w:tr>
      <w:tr w:rsidR="001A11CB" w:rsidRPr="007B3BD8" w14:paraId="5BAD5D20"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FEDBC9A"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E691ECF" w14:textId="77777777" w:rsidR="001A11CB" w:rsidRPr="007B3BD8" w:rsidRDefault="001A11CB" w:rsidP="00E43DD9">
            <w:pPr>
              <w:pStyle w:val="LZ-4"/>
            </w:pPr>
            <w:r w:rsidRPr="007B3BD8">
              <w:rPr>
                <w:rFonts w:hint="eastAsia"/>
              </w:rPr>
              <w:t>中型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1CFD440"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D0E6834"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CC05B45"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7A51BD"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19E9A40"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C9053E1"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7EEB548" w14:textId="77777777" w:rsidR="001A11CB" w:rsidRPr="007B3BD8" w:rsidRDefault="001A11CB" w:rsidP="00E43DD9">
            <w:pPr>
              <w:pStyle w:val="LZ-4"/>
            </w:pPr>
            <w:r w:rsidRPr="007B3BD8">
              <w:rPr>
                <w:rFonts w:hint="eastAsia"/>
              </w:rPr>
              <w:t>0.03</w:t>
            </w:r>
          </w:p>
        </w:tc>
      </w:tr>
      <w:tr w:rsidR="001A11CB" w:rsidRPr="007B3BD8" w14:paraId="7D7345EA"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4DA89E4"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EE8AD91"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57874A"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BEE0637"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57127D9"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1128EB2"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F8F47D"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CC85798"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D5498B" w14:textId="77777777" w:rsidR="001A11CB" w:rsidRPr="007B3BD8" w:rsidRDefault="001A11CB" w:rsidP="00E43DD9">
            <w:pPr>
              <w:pStyle w:val="LZ-4"/>
            </w:pPr>
            <w:r w:rsidRPr="007B3BD8">
              <w:rPr>
                <w:rFonts w:hint="eastAsia"/>
              </w:rPr>
              <w:t>0.02</w:t>
            </w:r>
          </w:p>
        </w:tc>
      </w:tr>
      <w:tr w:rsidR="001A11CB" w:rsidRPr="007B3BD8" w14:paraId="50E4C8BA"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A4E1BD7"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18EEE6F"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5DDE4E"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264933"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ED314D2"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2D2C0B1"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36F847"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DF9B8D"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25F664F" w14:textId="77777777" w:rsidR="001A11CB" w:rsidRPr="007B3BD8" w:rsidRDefault="001A11CB" w:rsidP="00E43DD9">
            <w:pPr>
              <w:pStyle w:val="LZ-4"/>
            </w:pPr>
            <w:r w:rsidRPr="007B3BD8">
              <w:rPr>
                <w:rFonts w:hint="eastAsia"/>
              </w:rPr>
              <w:t>-</w:t>
            </w:r>
          </w:p>
        </w:tc>
      </w:tr>
      <w:tr w:rsidR="001A11CB" w:rsidRPr="007B3BD8" w14:paraId="0084DE99"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3F5744A"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7B2A3A" w14:textId="77777777" w:rsidR="001A11CB" w:rsidRPr="007B3BD8" w:rsidRDefault="001A11CB" w:rsidP="00E43DD9">
            <w:pPr>
              <w:pStyle w:val="LZ-4"/>
            </w:pPr>
            <w:r w:rsidRPr="007B3BD8">
              <w:rPr>
                <w:rFonts w:hint="eastAsia"/>
              </w:rPr>
              <w:t>重型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20FC9E9"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2C1DD7D"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5AE931"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4B0BC0B"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B2AB129"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FDB5075"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AA54D2" w14:textId="77777777" w:rsidR="001A11CB" w:rsidRPr="007B3BD8" w:rsidRDefault="001A11CB" w:rsidP="00E43DD9">
            <w:pPr>
              <w:pStyle w:val="LZ-4"/>
            </w:pPr>
            <w:r w:rsidRPr="007B3BD8">
              <w:rPr>
                <w:rFonts w:hint="eastAsia"/>
              </w:rPr>
              <w:t>0.03</w:t>
            </w:r>
          </w:p>
        </w:tc>
      </w:tr>
      <w:tr w:rsidR="001A11CB" w:rsidRPr="007B3BD8" w14:paraId="6C94D5E4"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45C530D"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4EAC76E"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DF1A4A8"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468584"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E7CF38A"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A97E61F"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064302B"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98B3AC"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317CFE" w14:textId="77777777" w:rsidR="001A11CB" w:rsidRPr="007B3BD8" w:rsidRDefault="001A11CB" w:rsidP="00E43DD9">
            <w:pPr>
              <w:pStyle w:val="LZ-4"/>
            </w:pPr>
            <w:r w:rsidRPr="007B3BD8">
              <w:rPr>
                <w:rFonts w:hint="eastAsia"/>
              </w:rPr>
              <w:t>0.02</w:t>
            </w:r>
          </w:p>
        </w:tc>
      </w:tr>
      <w:tr w:rsidR="001A11CB" w:rsidRPr="007B3BD8" w14:paraId="0A698E56"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4DE7FD2"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6DA55A9"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114FAFB" w14:textId="46DEA048"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ED26B5"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F2B815"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A8CEA2B"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B001809"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A6F5C0"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2E907A" w14:textId="77777777" w:rsidR="001A11CB" w:rsidRPr="007B3BD8" w:rsidRDefault="001A11CB" w:rsidP="00E43DD9">
            <w:pPr>
              <w:pStyle w:val="LZ-4"/>
            </w:pPr>
            <w:r w:rsidRPr="007B3BD8">
              <w:rPr>
                <w:rFonts w:hint="eastAsia"/>
              </w:rPr>
              <w:t>0</w:t>
            </w:r>
          </w:p>
        </w:tc>
      </w:tr>
      <w:tr w:rsidR="001A11CB" w:rsidRPr="007B3BD8" w14:paraId="0E7F66CF"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E863005"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CECDAD3" w14:textId="77777777" w:rsidR="001A11CB" w:rsidRPr="007B3BD8" w:rsidRDefault="001A11CB" w:rsidP="00E43DD9">
            <w:pPr>
              <w:pStyle w:val="LZ-4"/>
            </w:pPr>
            <w:r w:rsidRPr="007B3BD8">
              <w:rPr>
                <w:rFonts w:hint="eastAsia"/>
              </w:rPr>
              <w:t>低速货车</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93B488"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E81A41D" w14:textId="77777777" w:rsidR="001A11CB" w:rsidRPr="007B3BD8" w:rsidRDefault="001A11CB" w:rsidP="00E43DD9">
            <w:pPr>
              <w:pStyle w:val="LZ-4"/>
            </w:pPr>
            <w:r w:rsidRPr="007B3BD8">
              <w:rPr>
                <w:rFonts w:hint="eastAsia"/>
              </w:rPr>
              <w:t>0.004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E81DD27" w14:textId="77777777" w:rsidR="001A11CB" w:rsidRPr="007B3BD8" w:rsidRDefault="001A11CB" w:rsidP="00E43DD9">
            <w:pPr>
              <w:pStyle w:val="LZ-4"/>
            </w:pPr>
            <w:r w:rsidRPr="007B3BD8">
              <w:rPr>
                <w:rFonts w:hint="eastAsia"/>
              </w:rPr>
              <w:t>0.004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70DFB4E" w14:textId="77777777" w:rsidR="001A11CB" w:rsidRPr="007B3BD8" w:rsidRDefault="001A11CB" w:rsidP="00E43DD9">
            <w:pPr>
              <w:pStyle w:val="LZ-4"/>
            </w:pPr>
            <w:r w:rsidRPr="007B3BD8">
              <w:rPr>
                <w:rFonts w:hint="eastAsia"/>
              </w:rPr>
              <w:t>0.004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6ECCE2"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BB6C302"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63F373" w14:textId="77777777" w:rsidR="001A11CB" w:rsidRPr="007B3BD8" w:rsidRDefault="001A11CB" w:rsidP="00E43DD9">
            <w:pPr>
              <w:pStyle w:val="LZ-4"/>
            </w:pPr>
            <w:r w:rsidRPr="007B3BD8">
              <w:rPr>
                <w:rFonts w:hint="eastAsia"/>
              </w:rPr>
              <w:t>-</w:t>
            </w:r>
          </w:p>
        </w:tc>
      </w:tr>
      <w:tr w:rsidR="001A11CB" w:rsidRPr="007B3BD8" w14:paraId="60B00CFE"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897D97B"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47F2C10" w14:textId="77777777" w:rsidR="001A11CB" w:rsidRPr="007B3BD8" w:rsidRDefault="001A11CB" w:rsidP="00E43DD9">
            <w:pPr>
              <w:pStyle w:val="LZ-4"/>
            </w:pPr>
            <w:r w:rsidRPr="007B3BD8">
              <w:rPr>
                <w:rFonts w:hint="eastAsia"/>
              </w:rPr>
              <w:t>三轮汽车</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DCA1644"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CC4E7DF" w14:textId="77777777" w:rsidR="001A11CB" w:rsidRPr="007B3BD8" w:rsidRDefault="001A11CB" w:rsidP="00E43DD9">
            <w:pPr>
              <w:pStyle w:val="LZ-4"/>
            </w:pPr>
            <w:r w:rsidRPr="007B3BD8">
              <w:rPr>
                <w:rFonts w:hint="eastAsia"/>
              </w:rPr>
              <w:t>0.004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00468E" w14:textId="77777777" w:rsidR="001A11CB" w:rsidRPr="007B3BD8" w:rsidRDefault="001A11CB" w:rsidP="00E43DD9">
            <w:pPr>
              <w:pStyle w:val="LZ-4"/>
            </w:pPr>
            <w:r w:rsidRPr="007B3BD8">
              <w:rPr>
                <w:rFonts w:hint="eastAsia"/>
              </w:rPr>
              <w:t>0.004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A9F88D4" w14:textId="77777777" w:rsidR="001A11CB" w:rsidRPr="007B3BD8" w:rsidRDefault="001A11CB" w:rsidP="00E43DD9">
            <w:pPr>
              <w:pStyle w:val="LZ-4"/>
            </w:pPr>
            <w:r w:rsidRPr="007B3BD8">
              <w:rPr>
                <w:rFonts w:hint="eastAsia"/>
              </w:rPr>
              <w:t>0.004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55125A6"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1E3C3B"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F95EA1" w14:textId="77777777" w:rsidR="001A11CB" w:rsidRPr="007B3BD8" w:rsidRDefault="001A11CB" w:rsidP="00E43DD9">
            <w:pPr>
              <w:pStyle w:val="LZ-4"/>
            </w:pPr>
            <w:r w:rsidRPr="007B3BD8">
              <w:rPr>
                <w:rFonts w:hint="eastAsia"/>
              </w:rPr>
              <w:t>-</w:t>
            </w:r>
          </w:p>
        </w:tc>
      </w:tr>
      <w:tr w:rsidR="001A11CB" w:rsidRPr="007B3BD8" w14:paraId="6FB095B4" w14:textId="77777777" w:rsidTr="00E43DD9">
        <w:trPr>
          <w:trHeight w:val="315"/>
          <w:jc w:val="center"/>
        </w:trPr>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EF698D" w14:textId="77777777" w:rsidR="001A11CB" w:rsidRPr="007B3BD8" w:rsidRDefault="001A11CB" w:rsidP="00E43DD9">
            <w:pPr>
              <w:pStyle w:val="LZ-4"/>
            </w:pPr>
            <w:r w:rsidRPr="007B3BD8">
              <w:rPr>
                <w:rFonts w:hint="eastAsia"/>
              </w:rPr>
              <w:t>摩托车</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7B13B09" w14:textId="77777777" w:rsidR="001A11CB" w:rsidRPr="007B3BD8" w:rsidRDefault="001A11CB" w:rsidP="00E43DD9">
            <w:pPr>
              <w:pStyle w:val="LZ-4"/>
            </w:pPr>
            <w:r w:rsidRPr="007B3BD8">
              <w:rPr>
                <w:rFonts w:hint="eastAsia"/>
              </w:rPr>
              <w:t>普通</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32A8EE"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877213"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3024E9"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804C899"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A907A23"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AA616A"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67EB0A" w14:textId="77777777" w:rsidR="001A11CB" w:rsidRPr="007B3BD8" w:rsidRDefault="001A11CB" w:rsidP="00E43DD9">
            <w:pPr>
              <w:pStyle w:val="LZ-4"/>
            </w:pPr>
            <w:r w:rsidRPr="007B3BD8">
              <w:rPr>
                <w:rFonts w:hint="eastAsia"/>
              </w:rPr>
              <w:t>-</w:t>
            </w:r>
          </w:p>
        </w:tc>
      </w:tr>
      <w:tr w:rsidR="001A11CB" w:rsidRPr="007B3BD8" w14:paraId="1906986B"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46C07A2"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F6DCBC3" w14:textId="77777777" w:rsidR="001A11CB" w:rsidRPr="007B3BD8" w:rsidRDefault="001A11CB" w:rsidP="00E43DD9">
            <w:pPr>
              <w:pStyle w:val="LZ-4"/>
            </w:pPr>
            <w:r w:rsidRPr="007B3BD8">
              <w:rPr>
                <w:rFonts w:hint="eastAsia"/>
              </w:rPr>
              <w:t>轻便</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22EBF9F"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7A110C"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ECF4D7"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79C321"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E3FBFE7"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EB1BE82"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E666E7" w14:textId="77777777" w:rsidR="001A11CB" w:rsidRPr="007B3BD8" w:rsidRDefault="001A11CB" w:rsidP="00E43DD9">
            <w:pPr>
              <w:pStyle w:val="LZ-4"/>
            </w:pPr>
            <w:r w:rsidRPr="007B3BD8">
              <w:rPr>
                <w:rFonts w:hint="eastAsia"/>
              </w:rPr>
              <w:t>-</w:t>
            </w:r>
          </w:p>
        </w:tc>
      </w:tr>
      <w:tr w:rsidR="001A11CB" w:rsidRPr="007B3BD8" w14:paraId="24EECAF9" w14:textId="77777777" w:rsidTr="00E43DD9">
        <w:trPr>
          <w:trHeight w:val="285"/>
          <w:jc w:val="center"/>
        </w:trPr>
        <w:tc>
          <w:tcPr>
            <w:tcW w:w="9720" w:type="dxa"/>
            <w:gridSpan w:val="9"/>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D11F4F3" w14:textId="77777777" w:rsidR="001A11CB" w:rsidRPr="007B3BD8" w:rsidRDefault="001A11CB" w:rsidP="00E43DD9">
            <w:pPr>
              <w:pStyle w:val="LZ-4"/>
            </w:pPr>
            <w:r w:rsidRPr="007B3BD8">
              <w:rPr>
                <w:rFonts w:hint="eastAsia"/>
              </w:rPr>
              <w:t>道路移动源</w:t>
            </w:r>
            <w:r w:rsidRPr="007B3BD8">
              <w:rPr>
                <w:rFonts w:hint="eastAsia"/>
              </w:rPr>
              <w:t xml:space="preserve"> VOCs</w:t>
            </w:r>
            <w:r w:rsidRPr="007B3BD8">
              <w:rPr>
                <w:rFonts w:hint="eastAsia"/>
              </w:rPr>
              <w:t>基准排放系数（</w:t>
            </w:r>
            <w:r w:rsidRPr="007B3BD8">
              <w:rPr>
                <w:rFonts w:hint="eastAsia"/>
              </w:rPr>
              <w:t>g/km</w:t>
            </w:r>
            <w:r w:rsidRPr="007B3BD8">
              <w:rPr>
                <w:rFonts w:hint="eastAsia"/>
              </w:rPr>
              <w:t>）</w:t>
            </w:r>
          </w:p>
        </w:tc>
      </w:tr>
      <w:tr w:rsidR="001A11CB" w:rsidRPr="007B3BD8" w14:paraId="5163C664" w14:textId="77777777" w:rsidTr="00E43DD9">
        <w:trPr>
          <w:trHeight w:val="480"/>
          <w:jc w:val="center"/>
        </w:trPr>
        <w:tc>
          <w:tcPr>
            <w:tcW w:w="2160" w:type="dxa"/>
            <w:gridSpan w:val="2"/>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7ED6AE0" w14:textId="77777777" w:rsidR="001A11CB" w:rsidRPr="007B3BD8" w:rsidRDefault="001A11CB" w:rsidP="00E43DD9">
            <w:pPr>
              <w:pStyle w:val="LZ-4"/>
            </w:pPr>
            <w:r w:rsidRPr="007B3BD8">
              <w:rPr>
                <w:rFonts w:hint="eastAsia"/>
              </w:rPr>
              <w:t>车辆类型</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2A0AF5" w14:textId="77777777" w:rsidR="001A11CB" w:rsidRPr="007B3BD8" w:rsidRDefault="001A11CB" w:rsidP="00E43DD9">
            <w:pPr>
              <w:pStyle w:val="LZ-4"/>
            </w:pPr>
            <w:r w:rsidRPr="007B3BD8">
              <w:rPr>
                <w:rFonts w:hint="eastAsia"/>
              </w:rPr>
              <w:t>燃料类型</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9F3554F" w14:textId="77777777" w:rsidR="001A11CB" w:rsidRPr="007B3BD8" w:rsidRDefault="001A11CB" w:rsidP="00E43DD9">
            <w:pPr>
              <w:pStyle w:val="LZ-4"/>
            </w:pPr>
            <w:r w:rsidRPr="007B3BD8">
              <w:rPr>
                <w:rFonts w:hint="eastAsia"/>
              </w:rPr>
              <w:t>国</w:t>
            </w:r>
            <w:r w:rsidRPr="007B3BD8">
              <w:t>1</w:t>
            </w:r>
            <w:r w:rsidRPr="007B3BD8">
              <w:t>前</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71C9EA7" w14:textId="77777777" w:rsidR="001A11CB" w:rsidRPr="007B3BD8" w:rsidRDefault="001A11CB" w:rsidP="00E43DD9">
            <w:pPr>
              <w:pStyle w:val="LZ-4"/>
            </w:pPr>
            <w:r w:rsidRPr="007B3BD8">
              <w:rPr>
                <w:rFonts w:hint="eastAsia"/>
              </w:rPr>
              <w:t>国</w:t>
            </w:r>
            <w:r w:rsidRPr="007B3BD8">
              <w:t>1</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FF362C" w14:textId="77777777" w:rsidR="001A11CB" w:rsidRPr="007B3BD8" w:rsidRDefault="001A11CB" w:rsidP="00E43DD9">
            <w:pPr>
              <w:pStyle w:val="LZ-4"/>
            </w:pPr>
            <w:r w:rsidRPr="007B3BD8">
              <w:rPr>
                <w:rFonts w:hint="eastAsia"/>
              </w:rPr>
              <w:t>国</w:t>
            </w:r>
            <w:r w:rsidRPr="007B3BD8">
              <w:t>2</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CE1717" w14:textId="77777777" w:rsidR="001A11CB" w:rsidRPr="007B3BD8" w:rsidRDefault="001A11CB" w:rsidP="00E43DD9">
            <w:pPr>
              <w:pStyle w:val="LZ-4"/>
            </w:pPr>
            <w:r w:rsidRPr="007B3BD8">
              <w:rPr>
                <w:rFonts w:hint="eastAsia"/>
              </w:rPr>
              <w:t>国</w:t>
            </w:r>
            <w:r w:rsidRPr="007B3BD8">
              <w:t>3</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958B6C7" w14:textId="77777777" w:rsidR="001A11CB" w:rsidRPr="007B3BD8" w:rsidRDefault="001A11CB" w:rsidP="00E43DD9">
            <w:pPr>
              <w:pStyle w:val="LZ-4"/>
            </w:pPr>
            <w:r w:rsidRPr="007B3BD8">
              <w:rPr>
                <w:rFonts w:hint="eastAsia"/>
              </w:rPr>
              <w:t>国</w:t>
            </w:r>
            <w:r w:rsidRPr="007B3BD8">
              <w:t>4</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B68DFF1" w14:textId="77777777" w:rsidR="001A11CB" w:rsidRPr="007B3BD8" w:rsidRDefault="001A11CB" w:rsidP="00E43DD9">
            <w:pPr>
              <w:pStyle w:val="LZ-4"/>
            </w:pPr>
            <w:r w:rsidRPr="007B3BD8">
              <w:rPr>
                <w:rFonts w:hint="eastAsia"/>
              </w:rPr>
              <w:t>国</w:t>
            </w:r>
            <w:r w:rsidRPr="007B3BD8">
              <w:t>5</w:t>
            </w:r>
          </w:p>
        </w:tc>
      </w:tr>
      <w:tr w:rsidR="001A11CB" w:rsidRPr="007B3BD8" w14:paraId="5F224598" w14:textId="77777777" w:rsidTr="00E43DD9">
        <w:trPr>
          <w:trHeight w:val="312"/>
          <w:jc w:val="center"/>
        </w:trPr>
        <w:tc>
          <w:tcPr>
            <w:tcW w:w="2160" w:type="dxa"/>
            <w:gridSpan w:val="2"/>
            <w:vMerge/>
            <w:tcBorders>
              <w:top w:val="single" w:sz="4" w:space="0" w:color="000000"/>
              <w:left w:val="single" w:sz="4" w:space="0" w:color="000000"/>
              <w:bottom w:val="single" w:sz="4" w:space="0" w:color="000000"/>
              <w:right w:val="single" w:sz="4" w:space="0" w:color="000000"/>
            </w:tcBorders>
            <w:vAlign w:val="center"/>
            <w:hideMark/>
          </w:tcPr>
          <w:p w14:paraId="7BBEB9C0"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EE8E945"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849D2E9"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32CFC21"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FD13C67"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9072104"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18AA259"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E82E89A" w14:textId="77777777" w:rsidR="001A11CB" w:rsidRPr="007B3BD8" w:rsidRDefault="001A11CB" w:rsidP="00E43DD9">
            <w:pPr>
              <w:pStyle w:val="LZ-4"/>
            </w:pPr>
          </w:p>
        </w:tc>
      </w:tr>
      <w:tr w:rsidR="001A11CB" w:rsidRPr="007B3BD8" w14:paraId="4F0458F1" w14:textId="77777777" w:rsidTr="00E43DD9">
        <w:trPr>
          <w:trHeight w:val="315"/>
          <w:jc w:val="center"/>
        </w:trPr>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0D4B667" w14:textId="77777777" w:rsidR="001A11CB" w:rsidRPr="007B3BD8" w:rsidRDefault="001A11CB" w:rsidP="00E43DD9">
            <w:pPr>
              <w:pStyle w:val="LZ-4"/>
            </w:pPr>
            <w:r w:rsidRPr="007B3BD8">
              <w:rPr>
                <w:rFonts w:hint="eastAsia"/>
              </w:rPr>
              <w:t>载客汽车</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B66739F" w14:textId="77777777" w:rsidR="001A11CB" w:rsidRPr="007B3BD8" w:rsidRDefault="001A11CB" w:rsidP="00E43DD9">
            <w:pPr>
              <w:pStyle w:val="LZ-4"/>
            </w:pPr>
            <w:r w:rsidRPr="007B3BD8">
              <w:rPr>
                <w:rFonts w:hint="eastAsia"/>
              </w:rPr>
              <w:t>微型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6E6B4F"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B1799A6" w14:textId="77777777" w:rsidR="001A11CB" w:rsidRPr="007B3BD8" w:rsidRDefault="001A11CB" w:rsidP="00E43DD9">
            <w:pPr>
              <w:pStyle w:val="LZ-4"/>
            </w:pPr>
            <w:r w:rsidRPr="007B3BD8">
              <w:rPr>
                <w:rFonts w:hint="eastAsia"/>
              </w:rPr>
              <w:t>2.69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6E8158" w14:textId="77777777" w:rsidR="001A11CB" w:rsidRPr="007B3BD8" w:rsidRDefault="001A11CB" w:rsidP="00E43DD9">
            <w:pPr>
              <w:pStyle w:val="LZ-4"/>
            </w:pPr>
            <w:r w:rsidRPr="007B3BD8">
              <w:rPr>
                <w:rFonts w:hint="eastAsia"/>
              </w:rPr>
              <w:t>0.66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164F98A" w14:textId="77777777" w:rsidR="001A11CB" w:rsidRPr="007B3BD8" w:rsidRDefault="001A11CB" w:rsidP="00E43DD9">
            <w:pPr>
              <w:pStyle w:val="LZ-4"/>
            </w:pPr>
            <w:r w:rsidRPr="007B3BD8">
              <w:rPr>
                <w:rFonts w:hint="eastAsia"/>
              </w:rPr>
              <w:t>0.31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9C6048B" w14:textId="77777777" w:rsidR="001A11CB" w:rsidRPr="007B3BD8" w:rsidRDefault="001A11CB" w:rsidP="00E43DD9">
            <w:pPr>
              <w:pStyle w:val="LZ-4"/>
            </w:pPr>
            <w:r w:rsidRPr="007B3BD8">
              <w:rPr>
                <w:rFonts w:hint="eastAsia"/>
              </w:rPr>
              <w:t>0.19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CA90112" w14:textId="77777777" w:rsidR="001A11CB" w:rsidRPr="007B3BD8" w:rsidRDefault="001A11CB" w:rsidP="00E43DD9">
            <w:pPr>
              <w:pStyle w:val="LZ-4"/>
            </w:pPr>
            <w:r w:rsidRPr="007B3BD8">
              <w:rPr>
                <w:rFonts w:hint="eastAsia"/>
              </w:rPr>
              <w:t>0.08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9AC855" w14:textId="77777777" w:rsidR="001A11CB" w:rsidRPr="007B3BD8" w:rsidRDefault="001A11CB" w:rsidP="00E43DD9">
            <w:pPr>
              <w:pStyle w:val="LZ-4"/>
            </w:pPr>
            <w:r w:rsidRPr="007B3BD8">
              <w:rPr>
                <w:rFonts w:hint="eastAsia"/>
              </w:rPr>
              <w:t>0.06</w:t>
            </w:r>
          </w:p>
        </w:tc>
      </w:tr>
      <w:tr w:rsidR="001A11CB" w:rsidRPr="007B3BD8" w14:paraId="756D0960"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4D4FD40"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A046914"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3FDC3E"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F0DDEF" w14:textId="77777777" w:rsidR="001A11CB" w:rsidRPr="007B3BD8" w:rsidRDefault="001A11CB" w:rsidP="00E43DD9">
            <w:pPr>
              <w:pStyle w:val="LZ-4"/>
            </w:pPr>
            <w:r w:rsidRPr="007B3BD8">
              <w:rPr>
                <w:rFonts w:hint="eastAsia"/>
              </w:rPr>
              <w:t>0.89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57F087E" w14:textId="77777777" w:rsidR="001A11CB" w:rsidRPr="007B3BD8" w:rsidRDefault="001A11CB" w:rsidP="00E43DD9">
            <w:pPr>
              <w:pStyle w:val="LZ-4"/>
            </w:pPr>
            <w:r w:rsidRPr="007B3BD8">
              <w:rPr>
                <w:rFonts w:hint="eastAsia"/>
              </w:rPr>
              <w:t>0.08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575AE7A"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B35CF5"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01E64A"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EC8310" w14:textId="77777777" w:rsidR="001A11CB" w:rsidRPr="007B3BD8" w:rsidRDefault="001A11CB" w:rsidP="00E43DD9">
            <w:pPr>
              <w:pStyle w:val="LZ-4"/>
            </w:pPr>
            <w:r w:rsidRPr="007B3BD8">
              <w:rPr>
                <w:rFonts w:hint="eastAsia"/>
              </w:rPr>
              <w:t>0.02</w:t>
            </w:r>
          </w:p>
        </w:tc>
      </w:tr>
      <w:tr w:rsidR="001A11CB" w:rsidRPr="007B3BD8" w14:paraId="337E6E3D"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30D9EC9"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C91690C"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177DE15"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8F94B0" w14:textId="77777777" w:rsidR="001A11CB" w:rsidRPr="007B3BD8" w:rsidRDefault="001A11CB" w:rsidP="00E43DD9">
            <w:pPr>
              <w:pStyle w:val="LZ-4"/>
            </w:pPr>
            <w:r w:rsidRPr="007B3BD8">
              <w:rPr>
                <w:rFonts w:hint="eastAsia"/>
              </w:rPr>
              <w:t>2.24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47DB3C" w14:textId="77777777" w:rsidR="001A11CB" w:rsidRPr="007B3BD8" w:rsidRDefault="001A11CB" w:rsidP="00E43DD9">
            <w:pPr>
              <w:pStyle w:val="LZ-4"/>
            </w:pPr>
            <w:r w:rsidRPr="007B3BD8">
              <w:rPr>
                <w:rFonts w:hint="eastAsia"/>
              </w:rPr>
              <w:t>0.24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0B26896" w14:textId="77777777" w:rsidR="001A11CB" w:rsidRPr="007B3BD8" w:rsidRDefault="001A11CB" w:rsidP="00E43DD9">
            <w:pPr>
              <w:pStyle w:val="LZ-4"/>
            </w:pPr>
            <w:r w:rsidRPr="007B3BD8">
              <w:rPr>
                <w:rFonts w:hint="eastAsia"/>
              </w:rPr>
              <w:t>0.16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7630985" w14:textId="77777777" w:rsidR="001A11CB" w:rsidRPr="007B3BD8" w:rsidRDefault="001A11CB" w:rsidP="00E43DD9">
            <w:pPr>
              <w:pStyle w:val="LZ-4"/>
            </w:pPr>
            <w:r w:rsidRPr="007B3BD8">
              <w:rPr>
                <w:rFonts w:hint="eastAsia"/>
              </w:rPr>
              <w:t>0.09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713B03" w14:textId="77777777" w:rsidR="001A11CB" w:rsidRPr="007B3BD8" w:rsidRDefault="001A11CB" w:rsidP="00E43DD9">
            <w:pPr>
              <w:pStyle w:val="LZ-4"/>
            </w:pPr>
            <w:r w:rsidRPr="007B3BD8">
              <w:rPr>
                <w:rFonts w:hint="eastAsia"/>
              </w:rPr>
              <w:t>0.06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F1BA21" w14:textId="77777777" w:rsidR="001A11CB" w:rsidRPr="007B3BD8" w:rsidRDefault="001A11CB" w:rsidP="00E43DD9">
            <w:pPr>
              <w:pStyle w:val="LZ-4"/>
            </w:pPr>
            <w:r w:rsidRPr="007B3BD8">
              <w:rPr>
                <w:rFonts w:hint="eastAsia"/>
              </w:rPr>
              <w:t>0.09</w:t>
            </w:r>
          </w:p>
        </w:tc>
      </w:tr>
      <w:tr w:rsidR="001A11CB" w:rsidRPr="007B3BD8" w14:paraId="07A5607F"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457E385"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AC01221" w14:textId="77777777" w:rsidR="001A11CB" w:rsidRPr="007B3BD8" w:rsidRDefault="001A11CB" w:rsidP="00E43DD9">
            <w:pPr>
              <w:pStyle w:val="LZ-4"/>
            </w:pPr>
            <w:r w:rsidRPr="007B3BD8">
              <w:rPr>
                <w:rFonts w:hint="eastAsia"/>
              </w:rPr>
              <w:t>小型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58420EF"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8F012FE" w14:textId="77777777" w:rsidR="001A11CB" w:rsidRPr="007B3BD8" w:rsidRDefault="001A11CB" w:rsidP="00E43DD9">
            <w:pPr>
              <w:pStyle w:val="LZ-4"/>
            </w:pPr>
            <w:r w:rsidRPr="007B3BD8">
              <w:rPr>
                <w:rFonts w:hint="eastAsia"/>
              </w:rPr>
              <w:t>2.69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156D84" w14:textId="77777777" w:rsidR="001A11CB" w:rsidRPr="007B3BD8" w:rsidRDefault="001A11CB" w:rsidP="00E43DD9">
            <w:pPr>
              <w:pStyle w:val="LZ-4"/>
            </w:pPr>
            <w:r w:rsidRPr="007B3BD8">
              <w:rPr>
                <w:rFonts w:hint="eastAsia"/>
              </w:rPr>
              <w:t>0.66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175996" w14:textId="77777777" w:rsidR="001A11CB" w:rsidRPr="007B3BD8" w:rsidRDefault="001A11CB" w:rsidP="00E43DD9">
            <w:pPr>
              <w:pStyle w:val="LZ-4"/>
            </w:pPr>
            <w:r w:rsidRPr="007B3BD8">
              <w:rPr>
                <w:rFonts w:hint="eastAsia"/>
              </w:rPr>
              <w:t>0.31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D4BA6B" w14:textId="77777777" w:rsidR="001A11CB" w:rsidRPr="007B3BD8" w:rsidRDefault="001A11CB" w:rsidP="00E43DD9">
            <w:pPr>
              <w:pStyle w:val="LZ-4"/>
            </w:pPr>
            <w:r w:rsidRPr="007B3BD8">
              <w:rPr>
                <w:rFonts w:hint="eastAsia"/>
              </w:rPr>
              <w:t>0.19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8005611" w14:textId="77777777" w:rsidR="001A11CB" w:rsidRPr="007B3BD8" w:rsidRDefault="001A11CB" w:rsidP="00E43DD9">
            <w:pPr>
              <w:pStyle w:val="LZ-4"/>
            </w:pPr>
            <w:r w:rsidRPr="007B3BD8">
              <w:rPr>
                <w:rFonts w:hint="eastAsia"/>
              </w:rPr>
              <w:t>0.08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FF290AF" w14:textId="77777777" w:rsidR="001A11CB" w:rsidRPr="007B3BD8" w:rsidRDefault="001A11CB" w:rsidP="00E43DD9">
            <w:pPr>
              <w:pStyle w:val="LZ-4"/>
            </w:pPr>
            <w:r w:rsidRPr="007B3BD8">
              <w:rPr>
                <w:rFonts w:hint="eastAsia"/>
              </w:rPr>
              <w:t>0.06</w:t>
            </w:r>
          </w:p>
        </w:tc>
      </w:tr>
      <w:tr w:rsidR="001A11CB" w:rsidRPr="007B3BD8" w14:paraId="6DB45170"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E739039"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270BB5D"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D0C4EA"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1F0E96" w14:textId="77777777" w:rsidR="001A11CB" w:rsidRPr="007B3BD8" w:rsidRDefault="001A11CB" w:rsidP="00E43DD9">
            <w:pPr>
              <w:pStyle w:val="LZ-4"/>
            </w:pPr>
            <w:r w:rsidRPr="007B3BD8">
              <w:rPr>
                <w:rFonts w:hint="eastAsia"/>
              </w:rPr>
              <w:t>0.89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77F7892" w14:textId="77777777" w:rsidR="001A11CB" w:rsidRPr="007B3BD8" w:rsidRDefault="001A11CB" w:rsidP="00E43DD9">
            <w:pPr>
              <w:pStyle w:val="LZ-4"/>
            </w:pPr>
            <w:r w:rsidRPr="007B3BD8">
              <w:rPr>
                <w:rFonts w:hint="eastAsia"/>
              </w:rPr>
              <w:t>0.08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041380E"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11041B5"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7B5A7AC"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EE7968" w14:textId="77777777" w:rsidR="001A11CB" w:rsidRPr="007B3BD8" w:rsidRDefault="001A11CB" w:rsidP="00E43DD9">
            <w:pPr>
              <w:pStyle w:val="LZ-4"/>
            </w:pPr>
            <w:r w:rsidRPr="007B3BD8">
              <w:rPr>
                <w:rFonts w:hint="eastAsia"/>
              </w:rPr>
              <w:t>0.02</w:t>
            </w:r>
          </w:p>
        </w:tc>
      </w:tr>
      <w:tr w:rsidR="001A11CB" w:rsidRPr="007B3BD8" w14:paraId="3245643C"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9A51A8B"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DF80CDB"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11F68B"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C2BE2D3" w14:textId="77777777" w:rsidR="001A11CB" w:rsidRPr="007B3BD8" w:rsidRDefault="001A11CB" w:rsidP="00E43DD9">
            <w:pPr>
              <w:pStyle w:val="LZ-4"/>
            </w:pPr>
            <w:r w:rsidRPr="007B3BD8">
              <w:rPr>
                <w:rFonts w:hint="eastAsia"/>
              </w:rPr>
              <w:t>2.24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A99890" w14:textId="77777777" w:rsidR="001A11CB" w:rsidRPr="007B3BD8" w:rsidRDefault="001A11CB" w:rsidP="00E43DD9">
            <w:pPr>
              <w:pStyle w:val="LZ-4"/>
            </w:pPr>
            <w:r w:rsidRPr="007B3BD8">
              <w:rPr>
                <w:rFonts w:hint="eastAsia"/>
              </w:rPr>
              <w:t>0.24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74EA09B" w14:textId="77777777" w:rsidR="001A11CB" w:rsidRPr="007B3BD8" w:rsidRDefault="001A11CB" w:rsidP="00E43DD9">
            <w:pPr>
              <w:pStyle w:val="LZ-4"/>
            </w:pPr>
            <w:r w:rsidRPr="007B3BD8">
              <w:rPr>
                <w:rFonts w:hint="eastAsia"/>
              </w:rPr>
              <w:t>0.16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E744169" w14:textId="77777777" w:rsidR="001A11CB" w:rsidRPr="007B3BD8" w:rsidRDefault="001A11CB" w:rsidP="00E43DD9">
            <w:pPr>
              <w:pStyle w:val="LZ-4"/>
            </w:pPr>
            <w:r w:rsidRPr="007B3BD8">
              <w:rPr>
                <w:rFonts w:hint="eastAsia"/>
              </w:rPr>
              <w:t>0.09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FE3096" w14:textId="77777777" w:rsidR="001A11CB" w:rsidRPr="007B3BD8" w:rsidRDefault="001A11CB" w:rsidP="00E43DD9">
            <w:pPr>
              <w:pStyle w:val="LZ-4"/>
            </w:pPr>
            <w:r w:rsidRPr="007B3BD8">
              <w:rPr>
                <w:rFonts w:hint="eastAsia"/>
              </w:rPr>
              <w:t>0.06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9AC35C" w14:textId="77777777" w:rsidR="001A11CB" w:rsidRPr="007B3BD8" w:rsidRDefault="001A11CB" w:rsidP="00E43DD9">
            <w:pPr>
              <w:pStyle w:val="LZ-4"/>
            </w:pPr>
            <w:r w:rsidRPr="007B3BD8">
              <w:rPr>
                <w:rFonts w:hint="eastAsia"/>
              </w:rPr>
              <w:t>0.09</w:t>
            </w:r>
          </w:p>
        </w:tc>
      </w:tr>
      <w:tr w:rsidR="001A11CB" w:rsidRPr="007B3BD8" w14:paraId="5C2951D2"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B231409"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BC4669F" w14:textId="77777777" w:rsidR="001A11CB" w:rsidRPr="007B3BD8" w:rsidRDefault="001A11CB" w:rsidP="00E43DD9">
            <w:pPr>
              <w:pStyle w:val="LZ-4"/>
            </w:pPr>
            <w:r w:rsidRPr="007B3BD8">
              <w:rPr>
                <w:rFonts w:hint="eastAsia"/>
              </w:rPr>
              <w:t>出租车</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8A1DB4C"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66BE10" w14:textId="77777777" w:rsidR="001A11CB" w:rsidRPr="007B3BD8" w:rsidRDefault="001A11CB" w:rsidP="00E43DD9">
            <w:pPr>
              <w:pStyle w:val="LZ-4"/>
            </w:pPr>
            <w:r w:rsidRPr="007B3BD8">
              <w:rPr>
                <w:rFonts w:hint="eastAsia"/>
              </w:rPr>
              <w:t>3.84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964247" w14:textId="77777777" w:rsidR="001A11CB" w:rsidRPr="007B3BD8" w:rsidRDefault="001A11CB" w:rsidP="00E43DD9">
            <w:pPr>
              <w:pStyle w:val="LZ-4"/>
            </w:pPr>
            <w:r w:rsidRPr="007B3BD8">
              <w:rPr>
                <w:rFonts w:hint="eastAsia"/>
              </w:rPr>
              <w:t>1.37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798F28" w14:textId="77777777" w:rsidR="001A11CB" w:rsidRPr="007B3BD8" w:rsidRDefault="001A11CB" w:rsidP="00E43DD9">
            <w:pPr>
              <w:pStyle w:val="LZ-4"/>
            </w:pPr>
            <w:r w:rsidRPr="007B3BD8">
              <w:rPr>
                <w:rFonts w:hint="eastAsia"/>
              </w:rPr>
              <w:t>0.96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75EAEB" w14:textId="77777777" w:rsidR="001A11CB" w:rsidRPr="007B3BD8" w:rsidRDefault="001A11CB" w:rsidP="00E43DD9">
            <w:pPr>
              <w:pStyle w:val="LZ-4"/>
            </w:pPr>
            <w:r w:rsidRPr="007B3BD8">
              <w:rPr>
                <w:rFonts w:hint="eastAsia"/>
              </w:rPr>
              <w:t>0.45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BC1F6BC" w14:textId="77777777" w:rsidR="001A11CB" w:rsidRPr="007B3BD8" w:rsidRDefault="001A11CB" w:rsidP="00E43DD9">
            <w:pPr>
              <w:pStyle w:val="LZ-4"/>
            </w:pPr>
            <w:r w:rsidRPr="007B3BD8">
              <w:rPr>
                <w:rFonts w:hint="eastAsia"/>
              </w:rPr>
              <w:t>0.28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B23816F" w14:textId="77777777" w:rsidR="001A11CB" w:rsidRPr="007B3BD8" w:rsidRDefault="001A11CB" w:rsidP="00E43DD9">
            <w:pPr>
              <w:pStyle w:val="LZ-4"/>
            </w:pPr>
            <w:r w:rsidRPr="007B3BD8">
              <w:rPr>
                <w:rFonts w:hint="eastAsia"/>
              </w:rPr>
              <w:t>0.26</w:t>
            </w:r>
          </w:p>
        </w:tc>
      </w:tr>
      <w:tr w:rsidR="001A11CB" w:rsidRPr="007B3BD8" w14:paraId="3B107C3E"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834BE9B"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A810790"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30C158D"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1A38DD4" w14:textId="77777777" w:rsidR="001A11CB" w:rsidRPr="007B3BD8" w:rsidRDefault="001A11CB" w:rsidP="00E43DD9">
            <w:pPr>
              <w:pStyle w:val="LZ-4"/>
            </w:pPr>
            <w:r w:rsidRPr="007B3BD8">
              <w:rPr>
                <w:rFonts w:hint="eastAsia"/>
              </w:rPr>
              <w:t>0.89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A84BC0F" w14:textId="77777777" w:rsidR="001A11CB" w:rsidRPr="007B3BD8" w:rsidRDefault="001A11CB" w:rsidP="00E43DD9">
            <w:pPr>
              <w:pStyle w:val="LZ-4"/>
            </w:pPr>
            <w:r w:rsidRPr="007B3BD8">
              <w:rPr>
                <w:rFonts w:hint="eastAsia"/>
              </w:rPr>
              <w:t>0.08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2F4E35"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ED84163"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514FCE"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F6F4757" w14:textId="77777777" w:rsidR="001A11CB" w:rsidRPr="007B3BD8" w:rsidRDefault="001A11CB" w:rsidP="00E43DD9">
            <w:pPr>
              <w:pStyle w:val="LZ-4"/>
            </w:pPr>
            <w:r w:rsidRPr="007B3BD8">
              <w:rPr>
                <w:rFonts w:hint="eastAsia"/>
              </w:rPr>
              <w:t>0.02</w:t>
            </w:r>
          </w:p>
        </w:tc>
      </w:tr>
      <w:tr w:rsidR="001A11CB" w:rsidRPr="007B3BD8" w14:paraId="05E16245"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27B33BD"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B7C8BA3"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405CBFB"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6F058B" w14:textId="77777777" w:rsidR="001A11CB" w:rsidRPr="007B3BD8" w:rsidRDefault="001A11CB" w:rsidP="00E43DD9">
            <w:pPr>
              <w:pStyle w:val="LZ-4"/>
            </w:pPr>
            <w:r w:rsidRPr="007B3BD8">
              <w:rPr>
                <w:rFonts w:hint="eastAsia"/>
              </w:rPr>
              <w:t>3.79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348986" w14:textId="77777777" w:rsidR="001A11CB" w:rsidRPr="007B3BD8" w:rsidRDefault="001A11CB" w:rsidP="00E43DD9">
            <w:pPr>
              <w:pStyle w:val="LZ-4"/>
            </w:pPr>
            <w:r w:rsidRPr="007B3BD8">
              <w:rPr>
                <w:rFonts w:hint="eastAsia"/>
              </w:rPr>
              <w:t>0.43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8CC667" w14:textId="77777777" w:rsidR="001A11CB" w:rsidRPr="007B3BD8" w:rsidRDefault="001A11CB" w:rsidP="00E43DD9">
            <w:pPr>
              <w:pStyle w:val="LZ-4"/>
            </w:pPr>
            <w:r w:rsidRPr="007B3BD8">
              <w:rPr>
                <w:rFonts w:hint="eastAsia"/>
              </w:rPr>
              <w:t>0.4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A42666" w14:textId="77777777" w:rsidR="001A11CB" w:rsidRPr="007B3BD8" w:rsidRDefault="001A11CB" w:rsidP="00E43DD9">
            <w:pPr>
              <w:pStyle w:val="LZ-4"/>
            </w:pPr>
            <w:r w:rsidRPr="007B3BD8">
              <w:rPr>
                <w:rFonts w:hint="eastAsia"/>
              </w:rPr>
              <w:t>0.12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861EDBF" w14:textId="77777777" w:rsidR="001A11CB" w:rsidRPr="007B3BD8" w:rsidRDefault="001A11CB" w:rsidP="00E43DD9">
            <w:pPr>
              <w:pStyle w:val="LZ-4"/>
            </w:pPr>
            <w:r w:rsidRPr="007B3BD8">
              <w:rPr>
                <w:rFonts w:hint="eastAsia"/>
              </w:rPr>
              <w:t>0.07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FEA984C" w14:textId="77777777" w:rsidR="001A11CB" w:rsidRPr="007B3BD8" w:rsidRDefault="001A11CB" w:rsidP="00E43DD9">
            <w:pPr>
              <w:pStyle w:val="LZ-4"/>
            </w:pPr>
            <w:r w:rsidRPr="007B3BD8">
              <w:rPr>
                <w:rFonts w:hint="eastAsia"/>
              </w:rPr>
              <w:t>0.29</w:t>
            </w:r>
          </w:p>
        </w:tc>
      </w:tr>
      <w:tr w:rsidR="001A11CB" w:rsidRPr="007B3BD8" w14:paraId="0D193C2E"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283AF8F"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F2C729" w14:textId="77777777" w:rsidR="001A11CB" w:rsidRPr="007B3BD8" w:rsidRDefault="001A11CB" w:rsidP="00E43DD9">
            <w:pPr>
              <w:pStyle w:val="LZ-4"/>
            </w:pPr>
            <w:r w:rsidRPr="007B3BD8">
              <w:rPr>
                <w:rFonts w:hint="eastAsia"/>
              </w:rPr>
              <w:t>中型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CCF2AEF"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2AF1820" w14:textId="77777777" w:rsidR="001A11CB" w:rsidRPr="007B3BD8" w:rsidRDefault="001A11CB" w:rsidP="00E43DD9">
            <w:pPr>
              <w:pStyle w:val="LZ-4"/>
            </w:pPr>
            <w:r w:rsidRPr="007B3BD8">
              <w:rPr>
                <w:rFonts w:hint="eastAsia"/>
              </w:rPr>
              <w:t>3.7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23D480A" w14:textId="77777777" w:rsidR="001A11CB" w:rsidRPr="007B3BD8" w:rsidRDefault="001A11CB" w:rsidP="00E43DD9">
            <w:pPr>
              <w:pStyle w:val="LZ-4"/>
            </w:pPr>
            <w:r w:rsidRPr="007B3BD8">
              <w:rPr>
                <w:rFonts w:hint="eastAsia"/>
              </w:rPr>
              <w:t>2.57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40154E5" w14:textId="77777777" w:rsidR="001A11CB" w:rsidRPr="007B3BD8" w:rsidRDefault="001A11CB" w:rsidP="00E43DD9">
            <w:pPr>
              <w:pStyle w:val="LZ-4"/>
            </w:pPr>
            <w:r w:rsidRPr="007B3BD8">
              <w:rPr>
                <w:rFonts w:hint="eastAsia"/>
              </w:rPr>
              <w:t>1.44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2227D95" w14:textId="77777777" w:rsidR="001A11CB" w:rsidRPr="007B3BD8" w:rsidRDefault="001A11CB" w:rsidP="00E43DD9">
            <w:pPr>
              <w:pStyle w:val="LZ-4"/>
            </w:pPr>
            <w:r w:rsidRPr="007B3BD8">
              <w:rPr>
                <w:rFonts w:hint="eastAsia"/>
              </w:rPr>
              <w:t>0.37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03883ED" w14:textId="77777777" w:rsidR="001A11CB" w:rsidRPr="007B3BD8" w:rsidRDefault="001A11CB" w:rsidP="00E43DD9">
            <w:pPr>
              <w:pStyle w:val="LZ-4"/>
            </w:pPr>
            <w:r w:rsidRPr="007B3BD8">
              <w:rPr>
                <w:rFonts w:hint="eastAsia"/>
              </w:rPr>
              <w:t>0.11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29FE9A" w14:textId="77777777" w:rsidR="001A11CB" w:rsidRPr="007B3BD8" w:rsidRDefault="001A11CB" w:rsidP="00E43DD9">
            <w:pPr>
              <w:pStyle w:val="LZ-4"/>
            </w:pPr>
            <w:r w:rsidRPr="007B3BD8">
              <w:rPr>
                <w:rFonts w:hint="eastAsia"/>
              </w:rPr>
              <w:t>0.11</w:t>
            </w:r>
          </w:p>
        </w:tc>
      </w:tr>
      <w:tr w:rsidR="001A11CB" w:rsidRPr="007B3BD8" w14:paraId="3CF0441E"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C266936"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89EEE73"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2E5D3C"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BBAE20" w14:textId="77777777" w:rsidR="001A11CB" w:rsidRPr="007B3BD8" w:rsidRDefault="001A11CB" w:rsidP="00E43DD9">
            <w:pPr>
              <w:pStyle w:val="LZ-4"/>
            </w:pPr>
            <w:r w:rsidRPr="007B3BD8">
              <w:rPr>
                <w:rFonts w:hint="eastAsia"/>
              </w:rPr>
              <w:t>2.36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813C79B" w14:textId="77777777" w:rsidR="001A11CB" w:rsidRPr="007B3BD8" w:rsidRDefault="001A11CB" w:rsidP="00E43DD9">
            <w:pPr>
              <w:pStyle w:val="LZ-4"/>
            </w:pPr>
            <w:r w:rsidRPr="007B3BD8">
              <w:rPr>
                <w:rFonts w:hint="eastAsia"/>
              </w:rPr>
              <w:t>2.25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DD782C" w14:textId="77777777" w:rsidR="001A11CB" w:rsidRPr="007B3BD8" w:rsidRDefault="001A11CB" w:rsidP="00E43DD9">
            <w:pPr>
              <w:pStyle w:val="LZ-4"/>
            </w:pPr>
            <w:r w:rsidRPr="007B3BD8">
              <w:rPr>
                <w:rFonts w:hint="eastAsia"/>
              </w:rPr>
              <w:t>0.67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0581B49" w14:textId="77777777" w:rsidR="001A11CB" w:rsidRPr="007B3BD8" w:rsidRDefault="001A11CB" w:rsidP="00E43DD9">
            <w:pPr>
              <w:pStyle w:val="LZ-4"/>
            </w:pPr>
            <w:r w:rsidRPr="007B3BD8">
              <w:rPr>
                <w:rFonts w:hint="eastAsia"/>
              </w:rPr>
              <w:t>0.58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1B7730" w14:textId="77777777" w:rsidR="001A11CB" w:rsidRPr="007B3BD8" w:rsidRDefault="001A11CB" w:rsidP="00E43DD9">
            <w:pPr>
              <w:pStyle w:val="LZ-4"/>
            </w:pPr>
            <w:r w:rsidRPr="007B3BD8">
              <w:rPr>
                <w:rFonts w:hint="eastAsia"/>
              </w:rPr>
              <w:t>0.58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BB86B12" w14:textId="77777777" w:rsidR="001A11CB" w:rsidRPr="007B3BD8" w:rsidRDefault="001A11CB" w:rsidP="00E43DD9">
            <w:pPr>
              <w:pStyle w:val="LZ-4"/>
            </w:pPr>
            <w:r w:rsidRPr="007B3BD8">
              <w:rPr>
                <w:rFonts w:hint="eastAsia"/>
              </w:rPr>
              <w:t>0.58</w:t>
            </w:r>
          </w:p>
        </w:tc>
      </w:tr>
      <w:tr w:rsidR="001A11CB" w:rsidRPr="007B3BD8" w14:paraId="6CAA3967"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871FDAD"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81DBA53"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781F23F"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F372A89" w14:textId="77777777" w:rsidR="001A11CB" w:rsidRPr="007B3BD8" w:rsidRDefault="001A11CB" w:rsidP="00E43DD9">
            <w:pPr>
              <w:pStyle w:val="LZ-4"/>
            </w:pPr>
            <w:r w:rsidRPr="007B3BD8">
              <w:rPr>
                <w:rFonts w:hint="eastAsia"/>
              </w:rPr>
              <w:t>1.92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267A6D5" w14:textId="77777777" w:rsidR="001A11CB" w:rsidRPr="007B3BD8" w:rsidRDefault="001A11CB" w:rsidP="00E43DD9">
            <w:pPr>
              <w:pStyle w:val="LZ-4"/>
            </w:pPr>
            <w:r w:rsidRPr="007B3BD8">
              <w:rPr>
                <w:rFonts w:hint="eastAsia"/>
              </w:rPr>
              <w:t>1.6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D7803C9" w14:textId="77777777" w:rsidR="001A11CB" w:rsidRPr="007B3BD8" w:rsidRDefault="001A11CB" w:rsidP="00E43DD9">
            <w:pPr>
              <w:pStyle w:val="LZ-4"/>
            </w:pPr>
            <w:r w:rsidRPr="007B3BD8">
              <w:rPr>
                <w:rFonts w:hint="eastAsia"/>
              </w:rPr>
              <w:t>1.43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035F7A9" w14:textId="77777777" w:rsidR="001A11CB" w:rsidRPr="007B3BD8" w:rsidRDefault="001A11CB" w:rsidP="00E43DD9">
            <w:pPr>
              <w:pStyle w:val="LZ-4"/>
            </w:pPr>
            <w:r w:rsidRPr="007B3BD8">
              <w:rPr>
                <w:rFonts w:hint="eastAsia"/>
              </w:rPr>
              <w:t>0.86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16AC65D" w14:textId="77777777" w:rsidR="001A11CB" w:rsidRPr="007B3BD8" w:rsidRDefault="001A11CB" w:rsidP="00E43DD9">
            <w:pPr>
              <w:pStyle w:val="LZ-4"/>
            </w:pPr>
            <w:r w:rsidRPr="007B3BD8">
              <w:rPr>
                <w:rFonts w:hint="eastAsia"/>
              </w:rPr>
              <w:t>0.6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848D1ED" w14:textId="77777777" w:rsidR="001A11CB" w:rsidRPr="007B3BD8" w:rsidRDefault="001A11CB" w:rsidP="00E43DD9">
            <w:pPr>
              <w:pStyle w:val="LZ-4"/>
            </w:pPr>
            <w:r w:rsidRPr="007B3BD8">
              <w:rPr>
                <w:rFonts w:hint="eastAsia"/>
              </w:rPr>
              <w:t>0.6</w:t>
            </w:r>
          </w:p>
        </w:tc>
      </w:tr>
      <w:tr w:rsidR="001A11CB" w:rsidRPr="007B3BD8" w14:paraId="45D002B0"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969091F"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8FC8E6" w14:textId="77777777" w:rsidR="001A11CB" w:rsidRPr="007B3BD8" w:rsidRDefault="001A11CB" w:rsidP="00E43DD9">
            <w:pPr>
              <w:pStyle w:val="LZ-4"/>
            </w:pPr>
            <w:r w:rsidRPr="007B3BD8">
              <w:rPr>
                <w:rFonts w:hint="eastAsia"/>
              </w:rPr>
              <w:t>大型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1AE2D8"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7D304B" w14:textId="77777777" w:rsidR="001A11CB" w:rsidRPr="007B3BD8" w:rsidRDefault="001A11CB" w:rsidP="00E43DD9">
            <w:pPr>
              <w:pStyle w:val="LZ-4"/>
            </w:pPr>
            <w:r w:rsidRPr="007B3BD8">
              <w:rPr>
                <w:rFonts w:hint="eastAsia"/>
              </w:rPr>
              <w:t>5.14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7B26D16" w14:textId="77777777" w:rsidR="001A11CB" w:rsidRPr="007B3BD8" w:rsidRDefault="001A11CB" w:rsidP="00E43DD9">
            <w:pPr>
              <w:pStyle w:val="LZ-4"/>
            </w:pPr>
            <w:r w:rsidRPr="007B3BD8">
              <w:rPr>
                <w:rFonts w:hint="eastAsia"/>
              </w:rPr>
              <w:t>5.26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0FC3ED" w14:textId="77777777" w:rsidR="001A11CB" w:rsidRPr="007B3BD8" w:rsidRDefault="001A11CB" w:rsidP="00E43DD9">
            <w:pPr>
              <w:pStyle w:val="LZ-4"/>
            </w:pPr>
            <w:r w:rsidRPr="007B3BD8">
              <w:rPr>
                <w:rFonts w:hint="eastAsia"/>
              </w:rPr>
              <w:t>1.98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DC3A42" w14:textId="77777777" w:rsidR="001A11CB" w:rsidRPr="007B3BD8" w:rsidRDefault="001A11CB" w:rsidP="00E43DD9">
            <w:pPr>
              <w:pStyle w:val="LZ-4"/>
            </w:pPr>
            <w:r w:rsidRPr="007B3BD8">
              <w:rPr>
                <w:rFonts w:hint="eastAsia"/>
              </w:rPr>
              <w:t>0.87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1B3C3AE" w14:textId="77777777" w:rsidR="001A11CB" w:rsidRPr="007B3BD8" w:rsidRDefault="001A11CB" w:rsidP="00E43DD9">
            <w:pPr>
              <w:pStyle w:val="LZ-4"/>
            </w:pPr>
            <w:r w:rsidRPr="007B3BD8">
              <w:rPr>
                <w:rFonts w:hint="eastAsia"/>
              </w:rPr>
              <w:t>0.42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866AB8C" w14:textId="77777777" w:rsidR="001A11CB" w:rsidRPr="007B3BD8" w:rsidRDefault="001A11CB" w:rsidP="00E43DD9">
            <w:pPr>
              <w:pStyle w:val="LZ-4"/>
            </w:pPr>
            <w:r w:rsidRPr="007B3BD8">
              <w:rPr>
                <w:rFonts w:hint="eastAsia"/>
              </w:rPr>
              <w:t>0.42</w:t>
            </w:r>
          </w:p>
        </w:tc>
      </w:tr>
      <w:tr w:rsidR="001A11CB" w:rsidRPr="007B3BD8" w14:paraId="2B3CFE70"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803E8D6"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9083DD9"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C397B15"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433B8E3" w14:textId="77777777" w:rsidR="001A11CB" w:rsidRPr="007B3BD8" w:rsidRDefault="001A11CB" w:rsidP="00E43DD9">
            <w:pPr>
              <w:pStyle w:val="LZ-4"/>
            </w:pPr>
            <w:r w:rsidRPr="007B3BD8">
              <w:rPr>
                <w:rFonts w:hint="eastAsia"/>
              </w:rPr>
              <w:t>4.22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F48914A" w14:textId="77777777" w:rsidR="001A11CB" w:rsidRPr="007B3BD8" w:rsidRDefault="001A11CB" w:rsidP="00E43DD9">
            <w:pPr>
              <w:pStyle w:val="LZ-4"/>
            </w:pPr>
            <w:r w:rsidRPr="007B3BD8">
              <w:rPr>
                <w:rFonts w:hint="eastAsia"/>
              </w:rPr>
              <w:t>0.91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FA9FE5" w14:textId="77777777" w:rsidR="001A11CB" w:rsidRPr="007B3BD8" w:rsidRDefault="001A11CB" w:rsidP="00E43DD9">
            <w:pPr>
              <w:pStyle w:val="LZ-4"/>
            </w:pPr>
            <w:r w:rsidRPr="007B3BD8">
              <w:rPr>
                <w:rFonts w:hint="eastAsia"/>
              </w:rPr>
              <w:t>0.55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2D4F022" w14:textId="77777777" w:rsidR="001A11CB" w:rsidRPr="007B3BD8" w:rsidRDefault="001A11CB" w:rsidP="00E43DD9">
            <w:pPr>
              <w:pStyle w:val="LZ-4"/>
            </w:pPr>
            <w:r w:rsidRPr="007B3BD8">
              <w:rPr>
                <w:rFonts w:hint="eastAsia"/>
              </w:rPr>
              <w:t>0.45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E0CF6F5" w14:textId="77777777" w:rsidR="001A11CB" w:rsidRPr="007B3BD8" w:rsidRDefault="001A11CB" w:rsidP="00E43DD9">
            <w:pPr>
              <w:pStyle w:val="LZ-4"/>
            </w:pPr>
            <w:r w:rsidRPr="007B3BD8">
              <w:rPr>
                <w:rFonts w:hint="eastAsia"/>
              </w:rPr>
              <w:t>0.17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26AEE19" w14:textId="77777777" w:rsidR="001A11CB" w:rsidRPr="007B3BD8" w:rsidRDefault="001A11CB" w:rsidP="00E43DD9">
            <w:pPr>
              <w:pStyle w:val="LZ-4"/>
            </w:pPr>
            <w:r w:rsidRPr="007B3BD8">
              <w:rPr>
                <w:rFonts w:hint="eastAsia"/>
              </w:rPr>
              <w:t>0.09</w:t>
            </w:r>
          </w:p>
        </w:tc>
      </w:tr>
      <w:tr w:rsidR="001A11CB" w:rsidRPr="007B3BD8" w14:paraId="6DDAD03A"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DF9E1DB"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65A8039"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8F5F999"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F755C31" w14:textId="77777777" w:rsidR="001A11CB" w:rsidRPr="007B3BD8" w:rsidRDefault="001A11CB" w:rsidP="00E43DD9">
            <w:pPr>
              <w:pStyle w:val="LZ-4"/>
            </w:pPr>
            <w:r w:rsidRPr="007B3BD8">
              <w:rPr>
                <w:rFonts w:hint="eastAsia"/>
              </w:rPr>
              <w:t>3.84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45E9613" w14:textId="77777777" w:rsidR="001A11CB" w:rsidRPr="007B3BD8" w:rsidRDefault="001A11CB" w:rsidP="00E43DD9">
            <w:pPr>
              <w:pStyle w:val="LZ-4"/>
            </w:pPr>
            <w:r w:rsidRPr="007B3BD8">
              <w:rPr>
                <w:rFonts w:hint="eastAsia"/>
              </w:rPr>
              <w:t>3.2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BB01B51" w14:textId="77777777" w:rsidR="001A11CB" w:rsidRPr="007B3BD8" w:rsidRDefault="001A11CB" w:rsidP="00E43DD9">
            <w:pPr>
              <w:pStyle w:val="LZ-4"/>
            </w:pPr>
            <w:r w:rsidRPr="007B3BD8">
              <w:rPr>
                <w:rFonts w:hint="eastAsia"/>
              </w:rPr>
              <w:t>2.86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E149FAE" w14:textId="77777777" w:rsidR="001A11CB" w:rsidRPr="007B3BD8" w:rsidRDefault="001A11CB" w:rsidP="00E43DD9">
            <w:pPr>
              <w:pStyle w:val="LZ-4"/>
            </w:pPr>
            <w:r w:rsidRPr="007B3BD8">
              <w:rPr>
                <w:rFonts w:hint="eastAsia"/>
              </w:rPr>
              <w:t>1.72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83ECB52" w14:textId="77777777" w:rsidR="001A11CB" w:rsidRPr="007B3BD8" w:rsidRDefault="001A11CB" w:rsidP="00E43DD9">
            <w:pPr>
              <w:pStyle w:val="LZ-4"/>
            </w:pPr>
            <w:r w:rsidRPr="007B3BD8">
              <w:rPr>
                <w:rFonts w:hint="eastAsia"/>
              </w:rPr>
              <w:t>1.19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0B0566" w14:textId="77777777" w:rsidR="001A11CB" w:rsidRPr="007B3BD8" w:rsidRDefault="001A11CB" w:rsidP="00E43DD9">
            <w:pPr>
              <w:pStyle w:val="LZ-4"/>
            </w:pPr>
            <w:r w:rsidRPr="007B3BD8">
              <w:rPr>
                <w:rFonts w:hint="eastAsia"/>
              </w:rPr>
              <w:t>1.19</w:t>
            </w:r>
          </w:p>
        </w:tc>
      </w:tr>
      <w:tr w:rsidR="001A11CB" w:rsidRPr="007B3BD8" w14:paraId="5C3BAC5B"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E73276B"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BC38DF" w14:textId="77777777" w:rsidR="001A11CB" w:rsidRPr="007B3BD8" w:rsidRDefault="001A11CB" w:rsidP="00E43DD9">
            <w:pPr>
              <w:pStyle w:val="LZ-4"/>
            </w:pPr>
            <w:r w:rsidRPr="007B3BD8">
              <w:rPr>
                <w:rFonts w:hint="eastAsia"/>
              </w:rPr>
              <w:t>公交车</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9DE8660"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8D5CFAA" w14:textId="77777777" w:rsidR="001A11CB" w:rsidRPr="007B3BD8" w:rsidRDefault="001A11CB" w:rsidP="00E43DD9">
            <w:pPr>
              <w:pStyle w:val="LZ-4"/>
            </w:pPr>
            <w:r w:rsidRPr="007B3BD8">
              <w:rPr>
                <w:rFonts w:hint="eastAsia"/>
              </w:rPr>
              <w:t>5.14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D8C8ED7" w14:textId="77777777" w:rsidR="001A11CB" w:rsidRPr="007B3BD8" w:rsidRDefault="001A11CB" w:rsidP="00E43DD9">
            <w:pPr>
              <w:pStyle w:val="LZ-4"/>
            </w:pPr>
            <w:r w:rsidRPr="007B3BD8">
              <w:rPr>
                <w:rFonts w:hint="eastAsia"/>
              </w:rPr>
              <w:t>5.26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509F07" w14:textId="77777777" w:rsidR="001A11CB" w:rsidRPr="007B3BD8" w:rsidRDefault="001A11CB" w:rsidP="00E43DD9">
            <w:pPr>
              <w:pStyle w:val="LZ-4"/>
            </w:pPr>
            <w:r w:rsidRPr="007B3BD8">
              <w:rPr>
                <w:rFonts w:hint="eastAsia"/>
              </w:rPr>
              <w:t>1.98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F1AFFB" w14:textId="77777777" w:rsidR="001A11CB" w:rsidRPr="007B3BD8" w:rsidRDefault="001A11CB" w:rsidP="00E43DD9">
            <w:pPr>
              <w:pStyle w:val="LZ-4"/>
            </w:pPr>
            <w:r w:rsidRPr="007B3BD8">
              <w:rPr>
                <w:rFonts w:hint="eastAsia"/>
              </w:rPr>
              <w:t>0.87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F8DAE5" w14:textId="77777777" w:rsidR="001A11CB" w:rsidRPr="007B3BD8" w:rsidRDefault="001A11CB" w:rsidP="00E43DD9">
            <w:pPr>
              <w:pStyle w:val="LZ-4"/>
            </w:pPr>
            <w:r w:rsidRPr="007B3BD8">
              <w:rPr>
                <w:rFonts w:hint="eastAsia"/>
              </w:rPr>
              <w:t>0.42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AF24B33" w14:textId="77777777" w:rsidR="001A11CB" w:rsidRPr="007B3BD8" w:rsidRDefault="001A11CB" w:rsidP="00E43DD9">
            <w:pPr>
              <w:pStyle w:val="LZ-4"/>
            </w:pPr>
            <w:r w:rsidRPr="007B3BD8">
              <w:rPr>
                <w:rFonts w:hint="eastAsia"/>
              </w:rPr>
              <w:t>0.42</w:t>
            </w:r>
          </w:p>
        </w:tc>
      </w:tr>
      <w:tr w:rsidR="001A11CB" w:rsidRPr="007B3BD8" w14:paraId="5B4B9DD8"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8500E2D"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23CBC80"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18408E"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071816B" w14:textId="77777777" w:rsidR="001A11CB" w:rsidRPr="007B3BD8" w:rsidRDefault="001A11CB" w:rsidP="00E43DD9">
            <w:pPr>
              <w:pStyle w:val="LZ-4"/>
            </w:pPr>
            <w:r w:rsidRPr="007B3BD8">
              <w:rPr>
                <w:rFonts w:hint="eastAsia"/>
              </w:rPr>
              <w:t>4.22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D7ECD0C" w14:textId="77777777" w:rsidR="001A11CB" w:rsidRPr="007B3BD8" w:rsidRDefault="001A11CB" w:rsidP="00E43DD9">
            <w:pPr>
              <w:pStyle w:val="LZ-4"/>
            </w:pPr>
            <w:r w:rsidRPr="007B3BD8">
              <w:rPr>
                <w:rFonts w:hint="eastAsia"/>
              </w:rPr>
              <w:t>0.91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8D23C4" w14:textId="77777777" w:rsidR="001A11CB" w:rsidRPr="007B3BD8" w:rsidRDefault="001A11CB" w:rsidP="00E43DD9">
            <w:pPr>
              <w:pStyle w:val="LZ-4"/>
            </w:pPr>
            <w:r w:rsidRPr="007B3BD8">
              <w:rPr>
                <w:rFonts w:hint="eastAsia"/>
              </w:rPr>
              <w:t>0.55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A21150" w14:textId="77777777" w:rsidR="001A11CB" w:rsidRPr="007B3BD8" w:rsidRDefault="001A11CB" w:rsidP="00E43DD9">
            <w:pPr>
              <w:pStyle w:val="LZ-4"/>
            </w:pPr>
            <w:r w:rsidRPr="007B3BD8">
              <w:rPr>
                <w:rFonts w:hint="eastAsia"/>
              </w:rPr>
              <w:t>0.45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57EEE40" w14:textId="77777777" w:rsidR="001A11CB" w:rsidRPr="007B3BD8" w:rsidRDefault="001A11CB" w:rsidP="00E43DD9">
            <w:pPr>
              <w:pStyle w:val="LZ-4"/>
            </w:pPr>
            <w:r w:rsidRPr="007B3BD8">
              <w:rPr>
                <w:rFonts w:hint="eastAsia"/>
              </w:rPr>
              <w:t>0.17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86CBF6" w14:textId="77777777" w:rsidR="001A11CB" w:rsidRPr="007B3BD8" w:rsidRDefault="001A11CB" w:rsidP="00E43DD9">
            <w:pPr>
              <w:pStyle w:val="LZ-4"/>
            </w:pPr>
            <w:r w:rsidRPr="007B3BD8">
              <w:rPr>
                <w:rFonts w:hint="eastAsia"/>
              </w:rPr>
              <w:t>0.09</w:t>
            </w:r>
          </w:p>
        </w:tc>
      </w:tr>
      <w:tr w:rsidR="001A11CB" w:rsidRPr="007B3BD8" w14:paraId="197D5BBF"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EF33C82"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4654DA6"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60AE0C"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01ECE9" w14:textId="77777777" w:rsidR="001A11CB" w:rsidRPr="007B3BD8" w:rsidRDefault="001A11CB" w:rsidP="00E43DD9">
            <w:pPr>
              <w:pStyle w:val="LZ-4"/>
            </w:pPr>
            <w:r w:rsidRPr="007B3BD8">
              <w:rPr>
                <w:rFonts w:hint="eastAsia"/>
              </w:rPr>
              <w:t>3.84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EA655D" w14:textId="77777777" w:rsidR="001A11CB" w:rsidRPr="007B3BD8" w:rsidRDefault="001A11CB" w:rsidP="00E43DD9">
            <w:pPr>
              <w:pStyle w:val="LZ-4"/>
            </w:pPr>
            <w:r w:rsidRPr="007B3BD8">
              <w:rPr>
                <w:rFonts w:hint="eastAsia"/>
              </w:rPr>
              <w:t>3.2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83F5588" w14:textId="77777777" w:rsidR="001A11CB" w:rsidRPr="007B3BD8" w:rsidRDefault="001A11CB" w:rsidP="00E43DD9">
            <w:pPr>
              <w:pStyle w:val="LZ-4"/>
            </w:pPr>
            <w:r w:rsidRPr="007B3BD8">
              <w:rPr>
                <w:rFonts w:hint="eastAsia"/>
              </w:rPr>
              <w:t>2.86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0C13DD0" w14:textId="77777777" w:rsidR="001A11CB" w:rsidRPr="007B3BD8" w:rsidRDefault="001A11CB" w:rsidP="00E43DD9">
            <w:pPr>
              <w:pStyle w:val="LZ-4"/>
            </w:pPr>
            <w:r w:rsidRPr="007B3BD8">
              <w:rPr>
                <w:rFonts w:hint="eastAsia"/>
              </w:rPr>
              <w:t>1.72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6D349E" w14:textId="77777777" w:rsidR="001A11CB" w:rsidRPr="007B3BD8" w:rsidRDefault="001A11CB" w:rsidP="00E43DD9">
            <w:pPr>
              <w:pStyle w:val="LZ-4"/>
            </w:pPr>
            <w:r w:rsidRPr="007B3BD8">
              <w:rPr>
                <w:rFonts w:hint="eastAsia"/>
              </w:rPr>
              <w:t>1.19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8888C5C" w14:textId="77777777" w:rsidR="001A11CB" w:rsidRPr="007B3BD8" w:rsidRDefault="001A11CB" w:rsidP="00E43DD9">
            <w:pPr>
              <w:pStyle w:val="LZ-4"/>
            </w:pPr>
            <w:r w:rsidRPr="007B3BD8">
              <w:rPr>
                <w:rFonts w:hint="eastAsia"/>
              </w:rPr>
              <w:t>1.19</w:t>
            </w:r>
          </w:p>
        </w:tc>
      </w:tr>
      <w:tr w:rsidR="001A11CB" w:rsidRPr="007B3BD8" w14:paraId="224ECDB3" w14:textId="77777777" w:rsidTr="00E43DD9">
        <w:trPr>
          <w:trHeight w:val="315"/>
          <w:jc w:val="center"/>
        </w:trPr>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357C4F" w14:textId="77777777" w:rsidR="001A11CB" w:rsidRPr="007B3BD8" w:rsidRDefault="001A11CB" w:rsidP="00E43DD9">
            <w:pPr>
              <w:pStyle w:val="LZ-4"/>
            </w:pPr>
            <w:r w:rsidRPr="007B3BD8">
              <w:rPr>
                <w:rFonts w:hint="eastAsia"/>
              </w:rPr>
              <w:t>载货汽车</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EEDF4F" w14:textId="77777777" w:rsidR="001A11CB" w:rsidRPr="007B3BD8" w:rsidRDefault="001A11CB" w:rsidP="00E43DD9">
            <w:pPr>
              <w:pStyle w:val="LZ-4"/>
            </w:pPr>
            <w:r w:rsidRPr="007B3BD8">
              <w:rPr>
                <w:rFonts w:hint="eastAsia"/>
              </w:rPr>
              <w:t>微型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F98FDF"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A11445C" w14:textId="77777777" w:rsidR="001A11CB" w:rsidRPr="007B3BD8" w:rsidRDefault="001A11CB" w:rsidP="00E43DD9">
            <w:pPr>
              <w:pStyle w:val="LZ-4"/>
            </w:pPr>
            <w:r w:rsidRPr="007B3BD8">
              <w:rPr>
                <w:rFonts w:hint="eastAsia"/>
              </w:rPr>
              <w:t>4.99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788246" w14:textId="77777777" w:rsidR="001A11CB" w:rsidRPr="007B3BD8" w:rsidRDefault="001A11CB" w:rsidP="00E43DD9">
            <w:pPr>
              <w:pStyle w:val="LZ-4"/>
            </w:pPr>
            <w:r w:rsidRPr="007B3BD8">
              <w:rPr>
                <w:rFonts w:hint="eastAsia"/>
              </w:rPr>
              <w:t>3.32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2A6CDB" w14:textId="77777777" w:rsidR="001A11CB" w:rsidRPr="007B3BD8" w:rsidRDefault="001A11CB" w:rsidP="00E43DD9">
            <w:pPr>
              <w:pStyle w:val="LZ-4"/>
            </w:pPr>
            <w:r w:rsidRPr="007B3BD8">
              <w:rPr>
                <w:rFonts w:hint="eastAsia"/>
              </w:rPr>
              <w:t>2.21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9ED498" w14:textId="77777777" w:rsidR="001A11CB" w:rsidRPr="007B3BD8" w:rsidRDefault="001A11CB" w:rsidP="00E43DD9">
            <w:pPr>
              <w:pStyle w:val="LZ-4"/>
            </w:pPr>
            <w:r w:rsidRPr="007B3BD8">
              <w:rPr>
                <w:rFonts w:hint="eastAsia"/>
              </w:rPr>
              <w:t>0.61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F4E8630" w14:textId="77777777" w:rsidR="001A11CB" w:rsidRPr="007B3BD8" w:rsidRDefault="001A11CB" w:rsidP="00E43DD9">
            <w:pPr>
              <w:pStyle w:val="LZ-4"/>
            </w:pPr>
            <w:r w:rsidRPr="007B3BD8">
              <w:rPr>
                <w:rFonts w:hint="eastAsia"/>
              </w:rPr>
              <w:t>0.17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27EB768" w14:textId="77777777" w:rsidR="001A11CB" w:rsidRPr="007B3BD8" w:rsidRDefault="001A11CB" w:rsidP="00E43DD9">
            <w:pPr>
              <w:pStyle w:val="LZ-4"/>
            </w:pPr>
            <w:r w:rsidRPr="007B3BD8">
              <w:rPr>
                <w:rFonts w:hint="eastAsia"/>
              </w:rPr>
              <w:t>0.17</w:t>
            </w:r>
          </w:p>
        </w:tc>
      </w:tr>
      <w:tr w:rsidR="001A11CB" w:rsidRPr="007B3BD8" w14:paraId="33B23EAF"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436195A"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A777CEA"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5001A71"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031712" w14:textId="77777777" w:rsidR="001A11CB" w:rsidRPr="007B3BD8" w:rsidRDefault="001A11CB" w:rsidP="00E43DD9">
            <w:pPr>
              <w:pStyle w:val="LZ-4"/>
            </w:pPr>
            <w:r w:rsidRPr="007B3BD8">
              <w:rPr>
                <w:rFonts w:hint="eastAsia"/>
              </w:rPr>
              <w:t>2.37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990C51" w14:textId="77777777" w:rsidR="001A11CB" w:rsidRPr="007B3BD8" w:rsidRDefault="001A11CB" w:rsidP="00E43DD9">
            <w:pPr>
              <w:pStyle w:val="LZ-4"/>
            </w:pPr>
            <w:r w:rsidRPr="007B3BD8">
              <w:rPr>
                <w:rFonts w:hint="eastAsia"/>
              </w:rPr>
              <w:t>2.31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77A6627" w14:textId="77777777" w:rsidR="001A11CB" w:rsidRPr="007B3BD8" w:rsidRDefault="001A11CB" w:rsidP="00E43DD9">
            <w:pPr>
              <w:pStyle w:val="LZ-4"/>
            </w:pPr>
            <w:r w:rsidRPr="007B3BD8">
              <w:rPr>
                <w:rFonts w:hint="eastAsia"/>
              </w:rPr>
              <w:t>1.48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DADC122" w14:textId="77777777" w:rsidR="001A11CB" w:rsidRPr="007B3BD8" w:rsidRDefault="001A11CB" w:rsidP="00E43DD9">
            <w:pPr>
              <w:pStyle w:val="LZ-4"/>
            </w:pPr>
            <w:r w:rsidRPr="007B3BD8">
              <w:rPr>
                <w:rFonts w:hint="eastAsia"/>
              </w:rPr>
              <w:t>0.42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D6FC76" w14:textId="77777777" w:rsidR="001A11CB" w:rsidRPr="007B3BD8" w:rsidRDefault="001A11CB" w:rsidP="00E43DD9">
            <w:pPr>
              <w:pStyle w:val="LZ-4"/>
            </w:pPr>
            <w:r w:rsidRPr="007B3BD8">
              <w:rPr>
                <w:rFonts w:hint="eastAsia"/>
              </w:rPr>
              <w:t>0.21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B9FFCCE" w14:textId="77777777" w:rsidR="001A11CB" w:rsidRPr="007B3BD8" w:rsidRDefault="001A11CB" w:rsidP="00E43DD9">
            <w:pPr>
              <w:pStyle w:val="LZ-4"/>
            </w:pPr>
            <w:r w:rsidRPr="007B3BD8">
              <w:rPr>
                <w:rFonts w:hint="eastAsia"/>
              </w:rPr>
              <w:t>0.21</w:t>
            </w:r>
          </w:p>
        </w:tc>
      </w:tr>
      <w:tr w:rsidR="001A11CB" w:rsidRPr="007B3BD8" w14:paraId="799DDC4D"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81B7CDD"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1921A74"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0DAAC2"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05CAD6B"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75ACA7"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36D40C9"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15B28C0"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371D67"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A6FAF1F" w14:textId="77777777" w:rsidR="001A11CB" w:rsidRPr="007B3BD8" w:rsidRDefault="001A11CB" w:rsidP="00E43DD9">
            <w:pPr>
              <w:pStyle w:val="LZ-4"/>
            </w:pPr>
            <w:r w:rsidRPr="007B3BD8">
              <w:rPr>
                <w:rFonts w:hint="eastAsia"/>
              </w:rPr>
              <w:t>-</w:t>
            </w:r>
          </w:p>
        </w:tc>
      </w:tr>
      <w:tr w:rsidR="001A11CB" w:rsidRPr="007B3BD8" w14:paraId="2D13C318"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8195DF9"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036F7CB" w14:textId="77777777" w:rsidR="001A11CB" w:rsidRPr="007B3BD8" w:rsidRDefault="001A11CB" w:rsidP="00E43DD9">
            <w:pPr>
              <w:pStyle w:val="LZ-4"/>
            </w:pPr>
            <w:r w:rsidRPr="007B3BD8">
              <w:rPr>
                <w:rFonts w:hint="eastAsia"/>
              </w:rPr>
              <w:t>轻型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7CCF486"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CCD80FD" w14:textId="77777777" w:rsidR="001A11CB" w:rsidRPr="007B3BD8" w:rsidRDefault="001A11CB" w:rsidP="00E43DD9">
            <w:pPr>
              <w:pStyle w:val="LZ-4"/>
            </w:pPr>
            <w:r w:rsidRPr="007B3BD8">
              <w:rPr>
                <w:rFonts w:hint="eastAsia"/>
              </w:rPr>
              <w:t>4.99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DA2840" w14:textId="77777777" w:rsidR="001A11CB" w:rsidRPr="007B3BD8" w:rsidRDefault="001A11CB" w:rsidP="00E43DD9">
            <w:pPr>
              <w:pStyle w:val="LZ-4"/>
            </w:pPr>
            <w:r w:rsidRPr="007B3BD8">
              <w:rPr>
                <w:rFonts w:hint="eastAsia"/>
              </w:rPr>
              <w:t>3.32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46FDE2" w14:textId="77777777" w:rsidR="001A11CB" w:rsidRPr="007B3BD8" w:rsidRDefault="001A11CB" w:rsidP="00E43DD9">
            <w:pPr>
              <w:pStyle w:val="LZ-4"/>
            </w:pPr>
            <w:r w:rsidRPr="007B3BD8">
              <w:rPr>
                <w:rFonts w:hint="eastAsia"/>
              </w:rPr>
              <w:t>2.21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C86B0C0" w14:textId="77777777" w:rsidR="001A11CB" w:rsidRPr="007B3BD8" w:rsidRDefault="001A11CB" w:rsidP="00E43DD9">
            <w:pPr>
              <w:pStyle w:val="LZ-4"/>
            </w:pPr>
            <w:r w:rsidRPr="007B3BD8">
              <w:rPr>
                <w:rFonts w:hint="eastAsia"/>
              </w:rPr>
              <w:t>0.61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3793EF" w14:textId="77777777" w:rsidR="001A11CB" w:rsidRPr="007B3BD8" w:rsidRDefault="001A11CB" w:rsidP="00E43DD9">
            <w:pPr>
              <w:pStyle w:val="LZ-4"/>
            </w:pPr>
            <w:r w:rsidRPr="007B3BD8">
              <w:rPr>
                <w:rFonts w:hint="eastAsia"/>
              </w:rPr>
              <w:t>0.17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331E06" w14:textId="77777777" w:rsidR="001A11CB" w:rsidRPr="007B3BD8" w:rsidRDefault="001A11CB" w:rsidP="00E43DD9">
            <w:pPr>
              <w:pStyle w:val="LZ-4"/>
            </w:pPr>
            <w:r w:rsidRPr="007B3BD8">
              <w:rPr>
                <w:rFonts w:hint="eastAsia"/>
              </w:rPr>
              <w:t>0.17</w:t>
            </w:r>
          </w:p>
        </w:tc>
      </w:tr>
      <w:tr w:rsidR="001A11CB" w:rsidRPr="007B3BD8" w14:paraId="33EFD4BF"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A302D62"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549F53F"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525A44"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F5D9728" w14:textId="77777777" w:rsidR="001A11CB" w:rsidRPr="007B3BD8" w:rsidRDefault="001A11CB" w:rsidP="00E43DD9">
            <w:pPr>
              <w:pStyle w:val="LZ-4"/>
            </w:pPr>
            <w:r w:rsidRPr="007B3BD8">
              <w:rPr>
                <w:rFonts w:hint="eastAsia"/>
              </w:rPr>
              <w:t>2.37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7C92B3" w14:textId="77777777" w:rsidR="001A11CB" w:rsidRPr="007B3BD8" w:rsidRDefault="001A11CB" w:rsidP="00E43DD9">
            <w:pPr>
              <w:pStyle w:val="LZ-4"/>
            </w:pPr>
            <w:r w:rsidRPr="007B3BD8">
              <w:rPr>
                <w:rFonts w:hint="eastAsia"/>
              </w:rPr>
              <w:t>2.31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A14CD93" w14:textId="77777777" w:rsidR="001A11CB" w:rsidRPr="007B3BD8" w:rsidRDefault="001A11CB" w:rsidP="00E43DD9">
            <w:pPr>
              <w:pStyle w:val="LZ-4"/>
            </w:pPr>
            <w:r w:rsidRPr="007B3BD8">
              <w:rPr>
                <w:rFonts w:hint="eastAsia"/>
              </w:rPr>
              <w:t>1.48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B1F2D23" w14:textId="77777777" w:rsidR="001A11CB" w:rsidRPr="007B3BD8" w:rsidRDefault="001A11CB" w:rsidP="00E43DD9">
            <w:pPr>
              <w:pStyle w:val="LZ-4"/>
            </w:pPr>
            <w:r w:rsidRPr="007B3BD8">
              <w:rPr>
                <w:rFonts w:hint="eastAsia"/>
              </w:rPr>
              <w:t>0.42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135C0C" w14:textId="77777777" w:rsidR="001A11CB" w:rsidRPr="007B3BD8" w:rsidRDefault="001A11CB" w:rsidP="00E43DD9">
            <w:pPr>
              <w:pStyle w:val="LZ-4"/>
            </w:pPr>
            <w:r w:rsidRPr="007B3BD8">
              <w:rPr>
                <w:rFonts w:hint="eastAsia"/>
              </w:rPr>
              <w:t>0.21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FBF2B61" w14:textId="77777777" w:rsidR="001A11CB" w:rsidRPr="007B3BD8" w:rsidRDefault="001A11CB" w:rsidP="00E43DD9">
            <w:pPr>
              <w:pStyle w:val="LZ-4"/>
            </w:pPr>
            <w:r w:rsidRPr="007B3BD8">
              <w:rPr>
                <w:rFonts w:hint="eastAsia"/>
              </w:rPr>
              <w:t>0.21</w:t>
            </w:r>
          </w:p>
        </w:tc>
      </w:tr>
      <w:tr w:rsidR="001A11CB" w:rsidRPr="007B3BD8" w14:paraId="5F93C853"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2C1792F"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352B2BA"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9F5B51" w14:textId="65B7BCCD"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A7F12C9" w14:textId="77777777" w:rsidR="001A11CB" w:rsidRPr="007B3BD8" w:rsidRDefault="001A11CB" w:rsidP="00E43DD9">
            <w:pPr>
              <w:pStyle w:val="LZ-4"/>
            </w:pPr>
            <w:r w:rsidRPr="007B3BD8">
              <w:rPr>
                <w:rFonts w:hint="eastAsia"/>
              </w:rPr>
              <w:t>2.24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8007320" w14:textId="77777777" w:rsidR="001A11CB" w:rsidRPr="007B3BD8" w:rsidRDefault="001A11CB" w:rsidP="00E43DD9">
            <w:pPr>
              <w:pStyle w:val="LZ-4"/>
            </w:pPr>
            <w:r w:rsidRPr="007B3BD8">
              <w:rPr>
                <w:rFonts w:hint="eastAsia"/>
              </w:rPr>
              <w:t>0.24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4D5EC0" w14:textId="77777777" w:rsidR="001A11CB" w:rsidRPr="007B3BD8" w:rsidRDefault="001A11CB" w:rsidP="00E43DD9">
            <w:pPr>
              <w:pStyle w:val="LZ-4"/>
            </w:pPr>
            <w:r w:rsidRPr="007B3BD8">
              <w:rPr>
                <w:rFonts w:hint="eastAsia"/>
              </w:rPr>
              <w:t>0.16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38DA93" w14:textId="77777777" w:rsidR="001A11CB" w:rsidRPr="007B3BD8" w:rsidRDefault="001A11CB" w:rsidP="00E43DD9">
            <w:pPr>
              <w:pStyle w:val="LZ-4"/>
            </w:pPr>
            <w:r w:rsidRPr="007B3BD8">
              <w:rPr>
                <w:rFonts w:hint="eastAsia"/>
              </w:rPr>
              <w:t>0.09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B25DF51" w14:textId="77777777" w:rsidR="001A11CB" w:rsidRPr="007B3BD8" w:rsidRDefault="001A11CB" w:rsidP="00E43DD9">
            <w:pPr>
              <w:pStyle w:val="LZ-4"/>
            </w:pPr>
            <w:r w:rsidRPr="007B3BD8">
              <w:rPr>
                <w:rFonts w:hint="eastAsia"/>
              </w:rPr>
              <w:t>0.06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F4FCD1" w14:textId="77777777" w:rsidR="001A11CB" w:rsidRPr="007B3BD8" w:rsidRDefault="001A11CB" w:rsidP="00E43DD9">
            <w:pPr>
              <w:pStyle w:val="LZ-4"/>
            </w:pPr>
            <w:r w:rsidRPr="007B3BD8">
              <w:rPr>
                <w:rFonts w:hint="eastAsia"/>
              </w:rPr>
              <w:t>0.09</w:t>
            </w:r>
          </w:p>
        </w:tc>
      </w:tr>
      <w:tr w:rsidR="001A11CB" w:rsidRPr="007B3BD8" w14:paraId="4C3B96E1"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378EF4B"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80F39B" w14:textId="77777777" w:rsidR="001A11CB" w:rsidRPr="007B3BD8" w:rsidRDefault="001A11CB" w:rsidP="00E43DD9">
            <w:pPr>
              <w:pStyle w:val="LZ-4"/>
            </w:pPr>
            <w:r w:rsidRPr="007B3BD8">
              <w:rPr>
                <w:rFonts w:hint="eastAsia"/>
              </w:rPr>
              <w:t>中型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B0E2F3E"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A371E44" w14:textId="77777777" w:rsidR="001A11CB" w:rsidRPr="007B3BD8" w:rsidRDefault="001A11CB" w:rsidP="00E43DD9">
            <w:pPr>
              <w:pStyle w:val="LZ-4"/>
            </w:pPr>
            <w:r w:rsidRPr="007B3BD8">
              <w:rPr>
                <w:rFonts w:hint="eastAsia"/>
              </w:rPr>
              <w:t>6.88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F90C7C7" w14:textId="77777777" w:rsidR="001A11CB" w:rsidRPr="007B3BD8" w:rsidRDefault="001A11CB" w:rsidP="00E43DD9">
            <w:pPr>
              <w:pStyle w:val="LZ-4"/>
            </w:pPr>
            <w:r w:rsidRPr="007B3BD8">
              <w:rPr>
                <w:rFonts w:hint="eastAsia"/>
              </w:rPr>
              <w:t>6.78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4D1C85" w14:textId="77777777" w:rsidR="001A11CB" w:rsidRPr="007B3BD8" w:rsidRDefault="001A11CB" w:rsidP="00E43DD9">
            <w:pPr>
              <w:pStyle w:val="LZ-4"/>
            </w:pPr>
            <w:r w:rsidRPr="007B3BD8">
              <w:rPr>
                <w:rFonts w:hint="eastAsia"/>
              </w:rPr>
              <w:t>3.02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4C04A3" w14:textId="77777777" w:rsidR="001A11CB" w:rsidRPr="007B3BD8" w:rsidRDefault="001A11CB" w:rsidP="00E43DD9">
            <w:pPr>
              <w:pStyle w:val="LZ-4"/>
            </w:pPr>
            <w:r w:rsidRPr="007B3BD8">
              <w:rPr>
                <w:rFonts w:hint="eastAsia"/>
              </w:rPr>
              <w:t>1.37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5AD7D3" w14:textId="77777777" w:rsidR="001A11CB" w:rsidRPr="007B3BD8" w:rsidRDefault="001A11CB" w:rsidP="00E43DD9">
            <w:pPr>
              <w:pStyle w:val="LZ-4"/>
            </w:pPr>
            <w:r w:rsidRPr="007B3BD8">
              <w:rPr>
                <w:rFonts w:hint="eastAsia"/>
              </w:rPr>
              <w:t>0.57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C16A819" w14:textId="77777777" w:rsidR="001A11CB" w:rsidRPr="007B3BD8" w:rsidRDefault="001A11CB" w:rsidP="00E43DD9">
            <w:pPr>
              <w:pStyle w:val="LZ-4"/>
            </w:pPr>
            <w:r w:rsidRPr="007B3BD8">
              <w:rPr>
                <w:rFonts w:hint="eastAsia"/>
              </w:rPr>
              <w:t>0.57</w:t>
            </w:r>
          </w:p>
        </w:tc>
      </w:tr>
      <w:tr w:rsidR="001A11CB" w:rsidRPr="007B3BD8" w14:paraId="761A98C1"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51820BD"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9ACB4D3"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1A1C509"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610E7ED" w14:textId="77777777" w:rsidR="001A11CB" w:rsidRPr="007B3BD8" w:rsidRDefault="001A11CB" w:rsidP="00E43DD9">
            <w:pPr>
              <w:pStyle w:val="LZ-4"/>
            </w:pPr>
            <w:r w:rsidRPr="007B3BD8">
              <w:rPr>
                <w:rFonts w:hint="eastAsia"/>
              </w:rPr>
              <w:t>5.62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19E3A07" w14:textId="77777777" w:rsidR="001A11CB" w:rsidRPr="007B3BD8" w:rsidRDefault="001A11CB" w:rsidP="00E43DD9">
            <w:pPr>
              <w:pStyle w:val="LZ-4"/>
            </w:pPr>
            <w:r w:rsidRPr="007B3BD8">
              <w:rPr>
                <w:rFonts w:hint="eastAsia"/>
              </w:rPr>
              <w:t>2.55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E24EA98" w14:textId="77777777" w:rsidR="001A11CB" w:rsidRPr="007B3BD8" w:rsidRDefault="001A11CB" w:rsidP="00E43DD9">
            <w:pPr>
              <w:pStyle w:val="LZ-4"/>
            </w:pPr>
            <w:r w:rsidRPr="007B3BD8">
              <w:rPr>
                <w:rFonts w:hint="eastAsia"/>
              </w:rPr>
              <w:t>0.67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48B111" w14:textId="77777777" w:rsidR="001A11CB" w:rsidRPr="007B3BD8" w:rsidRDefault="001A11CB" w:rsidP="00E43DD9">
            <w:pPr>
              <w:pStyle w:val="LZ-4"/>
            </w:pPr>
            <w:r w:rsidRPr="007B3BD8">
              <w:rPr>
                <w:rFonts w:hint="eastAsia"/>
              </w:rPr>
              <w:t>0.32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BDCFEF" w14:textId="77777777" w:rsidR="001A11CB" w:rsidRPr="007B3BD8" w:rsidRDefault="001A11CB" w:rsidP="00E43DD9">
            <w:pPr>
              <w:pStyle w:val="LZ-4"/>
            </w:pPr>
            <w:r w:rsidRPr="007B3BD8">
              <w:rPr>
                <w:rFonts w:hint="eastAsia"/>
              </w:rPr>
              <w:t>0.16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0DF0048" w14:textId="77777777" w:rsidR="001A11CB" w:rsidRPr="007B3BD8" w:rsidRDefault="001A11CB" w:rsidP="00E43DD9">
            <w:pPr>
              <w:pStyle w:val="LZ-4"/>
            </w:pPr>
            <w:r w:rsidRPr="007B3BD8">
              <w:rPr>
                <w:rFonts w:hint="eastAsia"/>
              </w:rPr>
              <w:t>0.16</w:t>
            </w:r>
          </w:p>
        </w:tc>
      </w:tr>
      <w:tr w:rsidR="001A11CB" w:rsidRPr="007B3BD8" w14:paraId="10FE31CA"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56312B4"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4D1877C"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47A93E"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934797A"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2521DF"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4915F13"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7F92782"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6D6445"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BAC6DD4" w14:textId="77777777" w:rsidR="001A11CB" w:rsidRPr="007B3BD8" w:rsidRDefault="001A11CB" w:rsidP="00E43DD9">
            <w:pPr>
              <w:pStyle w:val="LZ-4"/>
            </w:pPr>
            <w:r w:rsidRPr="007B3BD8">
              <w:rPr>
                <w:rFonts w:hint="eastAsia"/>
              </w:rPr>
              <w:t>-</w:t>
            </w:r>
          </w:p>
        </w:tc>
      </w:tr>
      <w:tr w:rsidR="001A11CB" w:rsidRPr="007B3BD8" w14:paraId="10E4AACA"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2C8C8B6"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C895AD" w14:textId="77777777" w:rsidR="001A11CB" w:rsidRPr="007B3BD8" w:rsidRDefault="001A11CB" w:rsidP="00E43DD9">
            <w:pPr>
              <w:pStyle w:val="LZ-4"/>
            </w:pPr>
            <w:r w:rsidRPr="007B3BD8">
              <w:rPr>
                <w:rFonts w:hint="eastAsia"/>
              </w:rPr>
              <w:t>重型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230A76"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054F79B" w14:textId="77777777" w:rsidR="001A11CB" w:rsidRPr="007B3BD8" w:rsidRDefault="001A11CB" w:rsidP="00E43DD9">
            <w:pPr>
              <w:pStyle w:val="LZ-4"/>
            </w:pPr>
            <w:r w:rsidRPr="007B3BD8">
              <w:rPr>
                <w:rFonts w:hint="eastAsia"/>
              </w:rPr>
              <w:t>6.75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6ABCB9F" w14:textId="77777777" w:rsidR="001A11CB" w:rsidRPr="007B3BD8" w:rsidRDefault="001A11CB" w:rsidP="00E43DD9">
            <w:pPr>
              <w:pStyle w:val="LZ-4"/>
            </w:pPr>
            <w:r w:rsidRPr="007B3BD8">
              <w:rPr>
                <w:rFonts w:hint="eastAsia"/>
              </w:rPr>
              <w:t>6.76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7AF9C8E" w14:textId="77777777" w:rsidR="001A11CB" w:rsidRPr="007B3BD8" w:rsidRDefault="001A11CB" w:rsidP="00E43DD9">
            <w:pPr>
              <w:pStyle w:val="LZ-4"/>
            </w:pPr>
            <w:r w:rsidRPr="007B3BD8">
              <w:rPr>
                <w:rFonts w:hint="eastAsia"/>
              </w:rPr>
              <w:t>3.01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715CEEC" w14:textId="77777777" w:rsidR="001A11CB" w:rsidRPr="007B3BD8" w:rsidRDefault="001A11CB" w:rsidP="00E43DD9">
            <w:pPr>
              <w:pStyle w:val="LZ-4"/>
            </w:pPr>
            <w:r w:rsidRPr="007B3BD8">
              <w:rPr>
                <w:rFonts w:hint="eastAsia"/>
              </w:rPr>
              <w:t>1.35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B01DAF" w14:textId="77777777" w:rsidR="001A11CB" w:rsidRPr="007B3BD8" w:rsidRDefault="001A11CB" w:rsidP="00E43DD9">
            <w:pPr>
              <w:pStyle w:val="LZ-4"/>
            </w:pPr>
            <w:r w:rsidRPr="007B3BD8">
              <w:rPr>
                <w:rFonts w:hint="eastAsia"/>
              </w:rPr>
              <w:t>0.56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16F9644" w14:textId="77777777" w:rsidR="001A11CB" w:rsidRPr="007B3BD8" w:rsidRDefault="001A11CB" w:rsidP="00E43DD9">
            <w:pPr>
              <w:pStyle w:val="LZ-4"/>
            </w:pPr>
            <w:r w:rsidRPr="007B3BD8">
              <w:rPr>
                <w:rFonts w:hint="eastAsia"/>
              </w:rPr>
              <w:t>0.56</w:t>
            </w:r>
          </w:p>
        </w:tc>
      </w:tr>
      <w:tr w:rsidR="001A11CB" w:rsidRPr="007B3BD8" w14:paraId="10738A8D"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F78B311"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47A690B"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71CAAFB"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D82CD0" w14:textId="77777777" w:rsidR="001A11CB" w:rsidRPr="007B3BD8" w:rsidRDefault="001A11CB" w:rsidP="00E43DD9">
            <w:pPr>
              <w:pStyle w:val="LZ-4"/>
            </w:pPr>
            <w:r w:rsidRPr="007B3BD8">
              <w:rPr>
                <w:rFonts w:hint="eastAsia"/>
              </w:rPr>
              <w:t>6.45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3BE1EF" w14:textId="77777777" w:rsidR="001A11CB" w:rsidRPr="007B3BD8" w:rsidRDefault="001A11CB" w:rsidP="00E43DD9">
            <w:pPr>
              <w:pStyle w:val="LZ-4"/>
            </w:pPr>
            <w:r w:rsidRPr="007B3BD8">
              <w:rPr>
                <w:rFonts w:hint="eastAsia"/>
              </w:rPr>
              <w:t>1.42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575467" w14:textId="77777777" w:rsidR="001A11CB" w:rsidRPr="007B3BD8" w:rsidRDefault="001A11CB" w:rsidP="00E43DD9">
            <w:pPr>
              <w:pStyle w:val="LZ-4"/>
            </w:pPr>
            <w:r w:rsidRPr="007B3BD8">
              <w:rPr>
                <w:rFonts w:hint="eastAsia"/>
              </w:rPr>
              <w:t>0.82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4DF7AB" w14:textId="77777777" w:rsidR="001A11CB" w:rsidRPr="007B3BD8" w:rsidRDefault="001A11CB" w:rsidP="00E43DD9">
            <w:pPr>
              <w:pStyle w:val="LZ-4"/>
            </w:pPr>
            <w:r w:rsidRPr="007B3BD8">
              <w:rPr>
                <w:rFonts w:hint="eastAsia"/>
              </w:rPr>
              <w:t>0.4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C232587" w14:textId="77777777" w:rsidR="001A11CB" w:rsidRPr="007B3BD8" w:rsidRDefault="001A11CB" w:rsidP="00E43DD9">
            <w:pPr>
              <w:pStyle w:val="LZ-4"/>
            </w:pPr>
            <w:r w:rsidRPr="007B3BD8">
              <w:rPr>
                <w:rFonts w:hint="eastAsia"/>
              </w:rPr>
              <w:t>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B636DAE" w14:textId="77777777" w:rsidR="001A11CB" w:rsidRPr="007B3BD8" w:rsidRDefault="001A11CB" w:rsidP="00E43DD9">
            <w:pPr>
              <w:pStyle w:val="LZ-4"/>
            </w:pPr>
            <w:r w:rsidRPr="007B3BD8">
              <w:rPr>
                <w:rFonts w:hint="eastAsia"/>
              </w:rPr>
              <w:t>0.2</w:t>
            </w:r>
          </w:p>
        </w:tc>
      </w:tr>
      <w:tr w:rsidR="001A11CB" w:rsidRPr="007B3BD8" w14:paraId="57047989"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B96EAA3"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7B43786"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7C2CE05" w14:textId="54D2EBB9"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7667474" w14:textId="77777777" w:rsidR="001A11CB" w:rsidRPr="007B3BD8" w:rsidRDefault="001A11CB" w:rsidP="00E43DD9">
            <w:pPr>
              <w:pStyle w:val="LZ-4"/>
            </w:pPr>
            <w:r w:rsidRPr="007B3BD8">
              <w:rPr>
                <w:rFonts w:hint="eastAsia"/>
              </w:rPr>
              <w:t>3.84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8E496D" w14:textId="77777777" w:rsidR="001A11CB" w:rsidRPr="007B3BD8" w:rsidRDefault="001A11CB" w:rsidP="00E43DD9">
            <w:pPr>
              <w:pStyle w:val="LZ-4"/>
            </w:pPr>
            <w:r w:rsidRPr="007B3BD8">
              <w:rPr>
                <w:rFonts w:hint="eastAsia"/>
              </w:rPr>
              <w:t>3.2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A3B8C7" w14:textId="77777777" w:rsidR="001A11CB" w:rsidRPr="007B3BD8" w:rsidRDefault="001A11CB" w:rsidP="00E43DD9">
            <w:pPr>
              <w:pStyle w:val="LZ-4"/>
            </w:pPr>
            <w:r w:rsidRPr="007B3BD8">
              <w:rPr>
                <w:rFonts w:hint="eastAsia"/>
              </w:rPr>
              <w:t>2.86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CF4B6DD" w14:textId="77777777" w:rsidR="001A11CB" w:rsidRPr="007B3BD8" w:rsidRDefault="001A11CB" w:rsidP="00E43DD9">
            <w:pPr>
              <w:pStyle w:val="LZ-4"/>
            </w:pPr>
            <w:r w:rsidRPr="007B3BD8">
              <w:rPr>
                <w:rFonts w:hint="eastAsia"/>
              </w:rPr>
              <w:t>1.72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317E679" w14:textId="77777777" w:rsidR="001A11CB" w:rsidRPr="007B3BD8" w:rsidRDefault="001A11CB" w:rsidP="00E43DD9">
            <w:pPr>
              <w:pStyle w:val="LZ-4"/>
            </w:pPr>
            <w:r w:rsidRPr="007B3BD8">
              <w:rPr>
                <w:rFonts w:hint="eastAsia"/>
              </w:rPr>
              <w:t>1.19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F16D8C" w14:textId="77777777" w:rsidR="001A11CB" w:rsidRPr="007B3BD8" w:rsidRDefault="001A11CB" w:rsidP="00E43DD9">
            <w:pPr>
              <w:pStyle w:val="LZ-4"/>
            </w:pPr>
            <w:r w:rsidRPr="007B3BD8">
              <w:rPr>
                <w:rFonts w:hint="eastAsia"/>
              </w:rPr>
              <w:t>1.19</w:t>
            </w:r>
          </w:p>
        </w:tc>
      </w:tr>
      <w:tr w:rsidR="001A11CB" w:rsidRPr="007B3BD8" w14:paraId="0A8E213A"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1B76944"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4E3024" w14:textId="77777777" w:rsidR="001A11CB" w:rsidRPr="007B3BD8" w:rsidRDefault="001A11CB" w:rsidP="00E43DD9">
            <w:pPr>
              <w:pStyle w:val="LZ-4"/>
            </w:pPr>
            <w:r w:rsidRPr="007B3BD8">
              <w:rPr>
                <w:rFonts w:hint="eastAsia"/>
              </w:rPr>
              <w:t>低速货车</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699B822"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39CF22" w14:textId="77777777" w:rsidR="001A11CB" w:rsidRPr="007B3BD8" w:rsidRDefault="001A11CB" w:rsidP="00E43DD9">
            <w:pPr>
              <w:pStyle w:val="LZ-4"/>
            </w:pPr>
            <w:r w:rsidRPr="007B3BD8">
              <w:rPr>
                <w:rFonts w:hint="eastAsia"/>
              </w:rPr>
              <w:t>1.49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ECC42F0" w14:textId="77777777" w:rsidR="001A11CB" w:rsidRPr="007B3BD8" w:rsidRDefault="001A11CB" w:rsidP="00E43DD9">
            <w:pPr>
              <w:pStyle w:val="LZ-4"/>
            </w:pPr>
            <w:r w:rsidRPr="007B3BD8">
              <w:rPr>
                <w:rFonts w:hint="eastAsia"/>
              </w:rPr>
              <w:t>1.31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D30C721" w14:textId="77777777" w:rsidR="001A11CB" w:rsidRPr="007B3BD8" w:rsidRDefault="001A11CB" w:rsidP="00E43DD9">
            <w:pPr>
              <w:pStyle w:val="LZ-4"/>
            </w:pPr>
            <w:r w:rsidRPr="007B3BD8">
              <w:rPr>
                <w:rFonts w:hint="eastAsia"/>
              </w:rPr>
              <w:t>0.85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5423F1"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DF39E0E"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6036031" w14:textId="77777777" w:rsidR="001A11CB" w:rsidRPr="007B3BD8" w:rsidRDefault="001A11CB" w:rsidP="00E43DD9">
            <w:pPr>
              <w:pStyle w:val="LZ-4"/>
            </w:pPr>
            <w:r w:rsidRPr="007B3BD8">
              <w:rPr>
                <w:rFonts w:hint="eastAsia"/>
              </w:rPr>
              <w:t>-</w:t>
            </w:r>
          </w:p>
        </w:tc>
      </w:tr>
      <w:tr w:rsidR="001A11CB" w:rsidRPr="007B3BD8" w14:paraId="5804D195"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99D775B"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8F883E5" w14:textId="77777777" w:rsidR="001A11CB" w:rsidRPr="007B3BD8" w:rsidRDefault="001A11CB" w:rsidP="00E43DD9">
            <w:pPr>
              <w:pStyle w:val="LZ-4"/>
            </w:pPr>
            <w:r w:rsidRPr="007B3BD8">
              <w:rPr>
                <w:rFonts w:hint="eastAsia"/>
              </w:rPr>
              <w:t>三轮汽车</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E8DDFA"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098AE57" w14:textId="77777777" w:rsidR="001A11CB" w:rsidRPr="007B3BD8" w:rsidRDefault="001A11CB" w:rsidP="00E43DD9">
            <w:pPr>
              <w:pStyle w:val="LZ-4"/>
            </w:pPr>
            <w:r w:rsidRPr="007B3BD8">
              <w:rPr>
                <w:rFonts w:hint="eastAsia"/>
              </w:rPr>
              <w:t>0.45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C651672" w14:textId="77777777" w:rsidR="001A11CB" w:rsidRPr="007B3BD8" w:rsidRDefault="001A11CB" w:rsidP="00E43DD9">
            <w:pPr>
              <w:pStyle w:val="LZ-4"/>
            </w:pPr>
            <w:r w:rsidRPr="007B3BD8">
              <w:rPr>
                <w:rFonts w:hint="eastAsia"/>
              </w:rPr>
              <w:t>0.27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1B0141" w14:textId="77777777" w:rsidR="001A11CB" w:rsidRPr="007B3BD8" w:rsidRDefault="001A11CB" w:rsidP="00E43DD9">
            <w:pPr>
              <w:pStyle w:val="LZ-4"/>
            </w:pPr>
            <w:r w:rsidRPr="007B3BD8">
              <w:rPr>
                <w:rFonts w:hint="eastAsia"/>
              </w:rPr>
              <w:t>0.18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00C25E9"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D170288"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C8FFA9" w14:textId="77777777" w:rsidR="001A11CB" w:rsidRPr="007B3BD8" w:rsidRDefault="001A11CB" w:rsidP="00E43DD9">
            <w:pPr>
              <w:pStyle w:val="LZ-4"/>
            </w:pPr>
            <w:r w:rsidRPr="007B3BD8">
              <w:rPr>
                <w:rFonts w:hint="eastAsia"/>
              </w:rPr>
              <w:t>-</w:t>
            </w:r>
          </w:p>
        </w:tc>
      </w:tr>
      <w:tr w:rsidR="001A11CB" w:rsidRPr="007B3BD8" w14:paraId="19EDEC35" w14:textId="77777777" w:rsidTr="00E43DD9">
        <w:trPr>
          <w:trHeight w:val="315"/>
          <w:jc w:val="center"/>
        </w:trPr>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BE91D24" w14:textId="77777777" w:rsidR="001A11CB" w:rsidRPr="007B3BD8" w:rsidRDefault="001A11CB" w:rsidP="00E43DD9">
            <w:pPr>
              <w:pStyle w:val="LZ-4"/>
            </w:pPr>
            <w:r w:rsidRPr="007B3BD8">
              <w:rPr>
                <w:rFonts w:hint="eastAsia"/>
              </w:rPr>
              <w:t>摩托车</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90FCA04" w14:textId="77777777" w:rsidR="001A11CB" w:rsidRPr="007B3BD8" w:rsidRDefault="001A11CB" w:rsidP="00E43DD9">
            <w:pPr>
              <w:pStyle w:val="LZ-4"/>
            </w:pPr>
            <w:r w:rsidRPr="007B3BD8">
              <w:rPr>
                <w:rFonts w:hint="eastAsia"/>
              </w:rPr>
              <w:t>普通</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C5D06B"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8D99853" w14:textId="77777777" w:rsidR="001A11CB" w:rsidRPr="007B3BD8" w:rsidRDefault="001A11CB" w:rsidP="00E43DD9">
            <w:pPr>
              <w:pStyle w:val="LZ-4"/>
            </w:pPr>
            <w:r w:rsidRPr="007B3BD8">
              <w:rPr>
                <w:rFonts w:hint="eastAsia"/>
              </w:rPr>
              <w:t>2.01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EB580F1" w14:textId="77777777" w:rsidR="001A11CB" w:rsidRPr="007B3BD8" w:rsidRDefault="001A11CB" w:rsidP="00E43DD9">
            <w:pPr>
              <w:pStyle w:val="LZ-4"/>
            </w:pPr>
            <w:r w:rsidRPr="007B3BD8">
              <w:rPr>
                <w:rFonts w:hint="eastAsia"/>
              </w:rPr>
              <w:t>0.99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2080C1" w14:textId="77777777" w:rsidR="001A11CB" w:rsidRPr="007B3BD8" w:rsidRDefault="001A11CB" w:rsidP="00E43DD9">
            <w:pPr>
              <w:pStyle w:val="LZ-4"/>
            </w:pPr>
            <w:r w:rsidRPr="007B3BD8">
              <w:rPr>
                <w:rFonts w:hint="eastAsia"/>
              </w:rPr>
              <w:t>0.53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F858D5" w14:textId="77777777" w:rsidR="001A11CB" w:rsidRPr="007B3BD8" w:rsidRDefault="001A11CB" w:rsidP="00E43DD9">
            <w:pPr>
              <w:pStyle w:val="LZ-4"/>
            </w:pPr>
            <w:r w:rsidRPr="007B3BD8">
              <w:rPr>
                <w:rFonts w:hint="eastAsia"/>
              </w:rPr>
              <w:t>0.21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B74D2B9"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BC4DA0D" w14:textId="77777777" w:rsidR="001A11CB" w:rsidRPr="007B3BD8" w:rsidRDefault="001A11CB" w:rsidP="00E43DD9">
            <w:pPr>
              <w:pStyle w:val="LZ-4"/>
            </w:pPr>
            <w:r w:rsidRPr="007B3BD8">
              <w:rPr>
                <w:rFonts w:hint="eastAsia"/>
              </w:rPr>
              <w:t>-</w:t>
            </w:r>
          </w:p>
        </w:tc>
      </w:tr>
      <w:tr w:rsidR="001A11CB" w:rsidRPr="007B3BD8" w14:paraId="7944F522"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78B6BAB"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AAE64BA" w14:textId="77777777" w:rsidR="001A11CB" w:rsidRPr="007B3BD8" w:rsidRDefault="001A11CB" w:rsidP="00E43DD9">
            <w:pPr>
              <w:pStyle w:val="LZ-4"/>
            </w:pPr>
            <w:r w:rsidRPr="007B3BD8">
              <w:rPr>
                <w:rFonts w:hint="eastAsia"/>
              </w:rPr>
              <w:t>轻便</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F5AF2BC"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F1EF4DB" w14:textId="77777777" w:rsidR="001A11CB" w:rsidRPr="007B3BD8" w:rsidRDefault="001A11CB" w:rsidP="00E43DD9">
            <w:pPr>
              <w:pStyle w:val="LZ-4"/>
            </w:pPr>
            <w:r w:rsidRPr="007B3BD8">
              <w:rPr>
                <w:rFonts w:hint="eastAsia"/>
              </w:rPr>
              <w:t>5.4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A4583D" w14:textId="77777777" w:rsidR="001A11CB" w:rsidRPr="007B3BD8" w:rsidRDefault="001A11CB" w:rsidP="00E43DD9">
            <w:pPr>
              <w:pStyle w:val="LZ-4"/>
            </w:pPr>
            <w:r w:rsidRPr="007B3BD8">
              <w:rPr>
                <w:rFonts w:hint="eastAsia"/>
              </w:rPr>
              <w:t>2.15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8D9FE77" w14:textId="77777777" w:rsidR="001A11CB" w:rsidRPr="007B3BD8" w:rsidRDefault="001A11CB" w:rsidP="00E43DD9">
            <w:pPr>
              <w:pStyle w:val="LZ-4"/>
            </w:pPr>
            <w:r w:rsidRPr="007B3BD8">
              <w:rPr>
                <w:rFonts w:hint="eastAsia"/>
              </w:rPr>
              <w:t>1.65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04010E" w14:textId="77777777" w:rsidR="001A11CB" w:rsidRPr="007B3BD8" w:rsidRDefault="001A11CB" w:rsidP="00E43DD9">
            <w:pPr>
              <w:pStyle w:val="LZ-4"/>
            </w:pPr>
            <w:r w:rsidRPr="007B3BD8">
              <w:rPr>
                <w:rFonts w:hint="eastAsia"/>
              </w:rPr>
              <w:t>0.88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A97085"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4E70AA" w14:textId="77777777" w:rsidR="001A11CB" w:rsidRPr="007B3BD8" w:rsidRDefault="001A11CB" w:rsidP="00E43DD9">
            <w:pPr>
              <w:pStyle w:val="LZ-4"/>
            </w:pPr>
            <w:r w:rsidRPr="007B3BD8">
              <w:rPr>
                <w:rFonts w:hint="eastAsia"/>
              </w:rPr>
              <w:t>-</w:t>
            </w:r>
          </w:p>
        </w:tc>
      </w:tr>
      <w:tr w:rsidR="001A11CB" w:rsidRPr="007B3BD8" w14:paraId="09BD802F" w14:textId="77777777" w:rsidTr="00E43DD9">
        <w:trPr>
          <w:trHeight w:val="285"/>
          <w:jc w:val="center"/>
        </w:trPr>
        <w:tc>
          <w:tcPr>
            <w:tcW w:w="9720" w:type="dxa"/>
            <w:gridSpan w:val="9"/>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57D0F36" w14:textId="77777777" w:rsidR="001A11CB" w:rsidRPr="007B3BD8" w:rsidRDefault="001A11CB" w:rsidP="00E43DD9">
            <w:pPr>
              <w:pStyle w:val="LZ-4"/>
            </w:pPr>
            <w:r w:rsidRPr="007B3BD8">
              <w:rPr>
                <w:rFonts w:hint="eastAsia"/>
              </w:rPr>
              <w:t>道路移动源</w:t>
            </w:r>
            <w:r w:rsidRPr="007B3BD8">
              <w:rPr>
                <w:rFonts w:hint="eastAsia"/>
              </w:rPr>
              <w:t xml:space="preserve"> PM</w:t>
            </w:r>
            <w:r w:rsidRPr="00954AEC">
              <w:rPr>
                <w:rFonts w:hint="eastAsia"/>
                <w:vertAlign w:val="subscript"/>
              </w:rPr>
              <w:t>2.5</w:t>
            </w:r>
            <w:r w:rsidRPr="007B3BD8">
              <w:rPr>
                <w:rFonts w:hint="eastAsia"/>
              </w:rPr>
              <w:t>基准排放系数（</w:t>
            </w:r>
            <w:r w:rsidRPr="007B3BD8">
              <w:rPr>
                <w:rFonts w:hint="eastAsia"/>
              </w:rPr>
              <w:t>g/km</w:t>
            </w:r>
            <w:r w:rsidRPr="007B3BD8">
              <w:rPr>
                <w:rFonts w:hint="eastAsia"/>
              </w:rPr>
              <w:t>）</w:t>
            </w:r>
          </w:p>
        </w:tc>
      </w:tr>
      <w:tr w:rsidR="001A11CB" w:rsidRPr="007B3BD8" w14:paraId="0A1684EA" w14:textId="77777777" w:rsidTr="00E43DD9">
        <w:trPr>
          <w:trHeight w:val="315"/>
          <w:jc w:val="center"/>
        </w:trPr>
        <w:tc>
          <w:tcPr>
            <w:tcW w:w="3240" w:type="dxa"/>
            <w:gridSpan w:val="3"/>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5EB3E53" w14:textId="77777777" w:rsidR="001A11CB" w:rsidRPr="007B3BD8" w:rsidRDefault="001A11CB" w:rsidP="00E43DD9">
            <w:pPr>
              <w:pStyle w:val="LZ-4"/>
            </w:pPr>
            <w:r w:rsidRPr="007B3BD8">
              <w:rPr>
                <w:rFonts w:hint="eastAsia"/>
              </w:rPr>
              <w:t>道路移动源类别</w:t>
            </w:r>
          </w:p>
        </w:tc>
        <w:tc>
          <w:tcPr>
            <w:tcW w:w="6480" w:type="dxa"/>
            <w:gridSpan w:val="6"/>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CC2D948" w14:textId="77777777" w:rsidR="001A11CB" w:rsidRPr="007B3BD8" w:rsidRDefault="001A11CB" w:rsidP="00E43DD9">
            <w:pPr>
              <w:pStyle w:val="LZ-4"/>
            </w:pPr>
            <w:r w:rsidRPr="007B3BD8">
              <w:rPr>
                <w:rFonts w:hint="eastAsia"/>
              </w:rPr>
              <w:t>排放标准</w:t>
            </w:r>
          </w:p>
        </w:tc>
      </w:tr>
      <w:tr w:rsidR="001A11CB" w:rsidRPr="007B3BD8" w14:paraId="22647C3F" w14:textId="77777777" w:rsidTr="00E43DD9">
        <w:trPr>
          <w:trHeight w:val="480"/>
          <w:jc w:val="center"/>
        </w:trPr>
        <w:tc>
          <w:tcPr>
            <w:tcW w:w="2160" w:type="dxa"/>
            <w:gridSpan w:val="2"/>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F5ABE6" w14:textId="77777777" w:rsidR="001A11CB" w:rsidRPr="007B3BD8" w:rsidRDefault="001A11CB" w:rsidP="00E43DD9">
            <w:pPr>
              <w:pStyle w:val="LZ-4"/>
            </w:pPr>
            <w:r w:rsidRPr="007B3BD8">
              <w:rPr>
                <w:rFonts w:hint="eastAsia"/>
              </w:rPr>
              <w:t>车辆类型</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7D05473" w14:textId="77777777" w:rsidR="001A11CB" w:rsidRPr="007B3BD8" w:rsidRDefault="001A11CB" w:rsidP="00E43DD9">
            <w:pPr>
              <w:pStyle w:val="LZ-4"/>
            </w:pPr>
            <w:r w:rsidRPr="007B3BD8">
              <w:rPr>
                <w:rFonts w:hint="eastAsia"/>
              </w:rPr>
              <w:t>燃料类型</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E44749A" w14:textId="77777777" w:rsidR="001A11CB" w:rsidRPr="007B3BD8" w:rsidRDefault="001A11CB" w:rsidP="00E43DD9">
            <w:pPr>
              <w:pStyle w:val="LZ-4"/>
            </w:pPr>
            <w:r w:rsidRPr="007B3BD8">
              <w:rPr>
                <w:rFonts w:hint="eastAsia"/>
              </w:rPr>
              <w:t>国</w:t>
            </w:r>
            <w:r w:rsidRPr="007B3BD8">
              <w:t>1</w:t>
            </w:r>
            <w:r w:rsidRPr="007B3BD8">
              <w:t>前</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3A13F6" w14:textId="77777777" w:rsidR="001A11CB" w:rsidRPr="007B3BD8" w:rsidRDefault="001A11CB" w:rsidP="00E43DD9">
            <w:pPr>
              <w:pStyle w:val="LZ-4"/>
            </w:pPr>
            <w:r w:rsidRPr="007B3BD8">
              <w:rPr>
                <w:rFonts w:hint="eastAsia"/>
              </w:rPr>
              <w:t>国</w:t>
            </w:r>
            <w:r w:rsidRPr="007B3BD8">
              <w:t>1</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1C79F1" w14:textId="77777777" w:rsidR="001A11CB" w:rsidRPr="007B3BD8" w:rsidRDefault="001A11CB" w:rsidP="00E43DD9">
            <w:pPr>
              <w:pStyle w:val="LZ-4"/>
            </w:pPr>
            <w:r w:rsidRPr="007B3BD8">
              <w:rPr>
                <w:rFonts w:hint="eastAsia"/>
              </w:rPr>
              <w:t>国</w:t>
            </w:r>
            <w:r w:rsidRPr="007B3BD8">
              <w:t>2</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7EE784" w14:textId="77777777" w:rsidR="001A11CB" w:rsidRPr="007B3BD8" w:rsidRDefault="001A11CB" w:rsidP="00E43DD9">
            <w:pPr>
              <w:pStyle w:val="LZ-4"/>
            </w:pPr>
            <w:r w:rsidRPr="007B3BD8">
              <w:rPr>
                <w:rFonts w:hint="eastAsia"/>
              </w:rPr>
              <w:t>国</w:t>
            </w:r>
            <w:r w:rsidRPr="007B3BD8">
              <w:t>3</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884B269" w14:textId="77777777" w:rsidR="001A11CB" w:rsidRPr="007B3BD8" w:rsidRDefault="001A11CB" w:rsidP="00E43DD9">
            <w:pPr>
              <w:pStyle w:val="LZ-4"/>
            </w:pPr>
            <w:r w:rsidRPr="007B3BD8">
              <w:rPr>
                <w:rFonts w:hint="eastAsia"/>
              </w:rPr>
              <w:t>国</w:t>
            </w:r>
            <w:r w:rsidRPr="007B3BD8">
              <w:t>4</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5BD1892" w14:textId="77777777" w:rsidR="001A11CB" w:rsidRPr="007B3BD8" w:rsidRDefault="001A11CB" w:rsidP="00E43DD9">
            <w:pPr>
              <w:pStyle w:val="LZ-4"/>
            </w:pPr>
            <w:r w:rsidRPr="007B3BD8">
              <w:rPr>
                <w:rFonts w:hint="eastAsia"/>
              </w:rPr>
              <w:t>国</w:t>
            </w:r>
            <w:r w:rsidRPr="007B3BD8">
              <w:t>5</w:t>
            </w:r>
          </w:p>
        </w:tc>
      </w:tr>
      <w:tr w:rsidR="001A11CB" w:rsidRPr="007B3BD8" w14:paraId="19841EE0" w14:textId="77777777" w:rsidTr="00E43DD9">
        <w:trPr>
          <w:trHeight w:val="312"/>
          <w:jc w:val="center"/>
        </w:trPr>
        <w:tc>
          <w:tcPr>
            <w:tcW w:w="2160" w:type="dxa"/>
            <w:gridSpan w:val="2"/>
            <w:vMerge/>
            <w:tcBorders>
              <w:top w:val="single" w:sz="4" w:space="0" w:color="000000"/>
              <w:left w:val="single" w:sz="4" w:space="0" w:color="000000"/>
              <w:bottom w:val="single" w:sz="4" w:space="0" w:color="000000"/>
              <w:right w:val="single" w:sz="4" w:space="0" w:color="000000"/>
            </w:tcBorders>
            <w:vAlign w:val="center"/>
            <w:hideMark/>
          </w:tcPr>
          <w:p w14:paraId="03FF4340"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2C390DD"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3996B57"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FB7C897"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897167C"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7464D6B"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F14C874"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B5AE806" w14:textId="77777777" w:rsidR="001A11CB" w:rsidRPr="007B3BD8" w:rsidRDefault="001A11CB" w:rsidP="00E43DD9">
            <w:pPr>
              <w:pStyle w:val="LZ-4"/>
            </w:pPr>
          </w:p>
        </w:tc>
      </w:tr>
      <w:tr w:rsidR="001A11CB" w:rsidRPr="007B3BD8" w14:paraId="4E4F6FD9" w14:textId="77777777" w:rsidTr="00E43DD9">
        <w:trPr>
          <w:trHeight w:val="315"/>
          <w:jc w:val="center"/>
        </w:trPr>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CA1320A" w14:textId="77777777" w:rsidR="001A11CB" w:rsidRPr="007B3BD8" w:rsidRDefault="001A11CB" w:rsidP="00E43DD9">
            <w:pPr>
              <w:pStyle w:val="LZ-4"/>
            </w:pPr>
            <w:r w:rsidRPr="007B3BD8">
              <w:rPr>
                <w:rFonts w:hint="eastAsia"/>
              </w:rPr>
              <w:t>载客汽车</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F09B274" w14:textId="77777777" w:rsidR="001A11CB" w:rsidRPr="007B3BD8" w:rsidRDefault="001A11CB" w:rsidP="00E43DD9">
            <w:pPr>
              <w:pStyle w:val="LZ-4"/>
            </w:pPr>
            <w:r w:rsidRPr="007B3BD8">
              <w:rPr>
                <w:rFonts w:hint="eastAsia"/>
              </w:rPr>
              <w:t>微型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20FD9B1"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51F3510"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94397E1"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267053"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AAFF4F8"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B55BF9C"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A4A4B5" w14:textId="77777777" w:rsidR="001A11CB" w:rsidRPr="007B3BD8" w:rsidRDefault="001A11CB" w:rsidP="00E43DD9">
            <w:pPr>
              <w:pStyle w:val="LZ-4"/>
            </w:pPr>
            <w:r w:rsidRPr="007B3BD8">
              <w:rPr>
                <w:rFonts w:hint="eastAsia"/>
              </w:rPr>
              <w:t>0</w:t>
            </w:r>
          </w:p>
        </w:tc>
      </w:tr>
      <w:tr w:rsidR="001A11CB" w:rsidRPr="007B3BD8" w14:paraId="6E4A9EBD"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882A53B"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709BAA0"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B495F12"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8D1124E" w14:textId="77777777" w:rsidR="001A11CB" w:rsidRPr="007B3BD8" w:rsidRDefault="001A11CB" w:rsidP="00E43DD9">
            <w:pPr>
              <w:pStyle w:val="LZ-4"/>
            </w:pPr>
            <w:r w:rsidRPr="007B3BD8">
              <w:rPr>
                <w:rFonts w:hint="eastAsia"/>
              </w:rPr>
              <w:t>0.18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B7E8DE" w14:textId="77777777" w:rsidR="001A11CB" w:rsidRPr="007B3BD8" w:rsidRDefault="001A11CB" w:rsidP="00E43DD9">
            <w:pPr>
              <w:pStyle w:val="LZ-4"/>
            </w:pPr>
            <w:r w:rsidRPr="007B3BD8">
              <w:rPr>
                <w:rFonts w:hint="eastAsia"/>
              </w:rPr>
              <w:t>0.06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56D5EC5"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FD98868"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752B348"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B49F29" w14:textId="77777777" w:rsidR="001A11CB" w:rsidRPr="007B3BD8" w:rsidRDefault="001A11CB" w:rsidP="00E43DD9">
            <w:pPr>
              <w:pStyle w:val="LZ-4"/>
            </w:pPr>
            <w:r w:rsidRPr="007B3BD8">
              <w:rPr>
                <w:rFonts w:hint="eastAsia"/>
              </w:rPr>
              <w:t>0.03</w:t>
            </w:r>
          </w:p>
        </w:tc>
      </w:tr>
      <w:tr w:rsidR="001A11CB" w:rsidRPr="007B3BD8" w14:paraId="1083BCE1"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FB8B75D"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C5F4A9F"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EBE7573"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BACA5C0"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5FA2F2"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4FB02D8"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CA8E5A5"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7EC83B"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8D43861" w14:textId="77777777" w:rsidR="001A11CB" w:rsidRPr="007B3BD8" w:rsidRDefault="001A11CB" w:rsidP="00E43DD9">
            <w:pPr>
              <w:pStyle w:val="LZ-4"/>
            </w:pPr>
            <w:r w:rsidRPr="007B3BD8">
              <w:rPr>
                <w:rFonts w:hint="eastAsia"/>
              </w:rPr>
              <w:t>0</w:t>
            </w:r>
          </w:p>
        </w:tc>
      </w:tr>
      <w:tr w:rsidR="001A11CB" w:rsidRPr="007B3BD8" w14:paraId="39EF5A30"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8F1BCD6"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E620F4" w14:textId="77777777" w:rsidR="001A11CB" w:rsidRPr="007B3BD8" w:rsidRDefault="001A11CB" w:rsidP="00E43DD9">
            <w:pPr>
              <w:pStyle w:val="LZ-4"/>
            </w:pPr>
            <w:r w:rsidRPr="007B3BD8">
              <w:rPr>
                <w:rFonts w:hint="eastAsia"/>
              </w:rPr>
              <w:t>小型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8B07DC"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B946E3"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9E11C46"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C0690E7"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F1E834"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65D727"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FBB8DB" w14:textId="77777777" w:rsidR="001A11CB" w:rsidRPr="007B3BD8" w:rsidRDefault="001A11CB" w:rsidP="00E43DD9">
            <w:pPr>
              <w:pStyle w:val="LZ-4"/>
            </w:pPr>
            <w:r w:rsidRPr="007B3BD8">
              <w:rPr>
                <w:rFonts w:hint="eastAsia"/>
              </w:rPr>
              <w:t>0</w:t>
            </w:r>
          </w:p>
        </w:tc>
      </w:tr>
      <w:tr w:rsidR="001A11CB" w:rsidRPr="007B3BD8" w14:paraId="2FD8C84C"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E63B8DB"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2B78618"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A02D13"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CEDEA06" w14:textId="77777777" w:rsidR="001A11CB" w:rsidRPr="007B3BD8" w:rsidRDefault="001A11CB" w:rsidP="00E43DD9">
            <w:pPr>
              <w:pStyle w:val="LZ-4"/>
            </w:pPr>
            <w:r w:rsidRPr="007B3BD8">
              <w:rPr>
                <w:rFonts w:hint="eastAsia"/>
              </w:rPr>
              <w:t>0.18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37C3E5" w14:textId="77777777" w:rsidR="001A11CB" w:rsidRPr="007B3BD8" w:rsidRDefault="001A11CB" w:rsidP="00E43DD9">
            <w:pPr>
              <w:pStyle w:val="LZ-4"/>
            </w:pPr>
            <w:r w:rsidRPr="007B3BD8">
              <w:rPr>
                <w:rFonts w:hint="eastAsia"/>
              </w:rPr>
              <w:t>0.06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C62E842"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974EB11"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6AC2C5"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BBEC002" w14:textId="77777777" w:rsidR="001A11CB" w:rsidRPr="007B3BD8" w:rsidRDefault="001A11CB" w:rsidP="00E43DD9">
            <w:pPr>
              <w:pStyle w:val="LZ-4"/>
            </w:pPr>
            <w:r w:rsidRPr="007B3BD8">
              <w:rPr>
                <w:rFonts w:hint="eastAsia"/>
              </w:rPr>
              <w:t>0.03</w:t>
            </w:r>
          </w:p>
        </w:tc>
      </w:tr>
      <w:tr w:rsidR="001A11CB" w:rsidRPr="007B3BD8" w14:paraId="0F8508D5"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A88CE99"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D6A85E4"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9F7283"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1F90101"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8A84F0B"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BED1E02"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2A4F15E"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CCC774B"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B095169" w14:textId="77777777" w:rsidR="001A11CB" w:rsidRPr="007B3BD8" w:rsidRDefault="001A11CB" w:rsidP="00E43DD9">
            <w:pPr>
              <w:pStyle w:val="LZ-4"/>
            </w:pPr>
            <w:r w:rsidRPr="007B3BD8">
              <w:rPr>
                <w:rFonts w:hint="eastAsia"/>
              </w:rPr>
              <w:t>0</w:t>
            </w:r>
          </w:p>
        </w:tc>
      </w:tr>
      <w:tr w:rsidR="001A11CB" w:rsidRPr="007B3BD8" w14:paraId="1D7323A0"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DB08521"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7F03434" w14:textId="77777777" w:rsidR="001A11CB" w:rsidRPr="007B3BD8" w:rsidRDefault="001A11CB" w:rsidP="00E43DD9">
            <w:pPr>
              <w:pStyle w:val="LZ-4"/>
            </w:pPr>
            <w:r w:rsidRPr="007B3BD8">
              <w:rPr>
                <w:rFonts w:hint="eastAsia"/>
              </w:rPr>
              <w:t>出租车</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50F9A69"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2A3A129"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6A74C3"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0E5900"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7907A6"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27636A"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1DB9F0" w14:textId="77777777" w:rsidR="001A11CB" w:rsidRPr="007B3BD8" w:rsidRDefault="001A11CB" w:rsidP="00E43DD9">
            <w:pPr>
              <w:pStyle w:val="LZ-4"/>
            </w:pPr>
            <w:r w:rsidRPr="007B3BD8">
              <w:rPr>
                <w:rFonts w:hint="eastAsia"/>
              </w:rPr>
              <w:t>0</w:t>
            </w:r>
          </w:p>
        </w:tc>
      </w:tr>
      <w:tr w:rsidR="001A11CB" w:rsidRPr="007B3BD8" w14:paraId="30EBBE23"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52A7921"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975D62F"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8A691D5"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355A2B" w14:textId="77777777" w:rsidR="001A11CB" w:rsidRPr="007B3BD8" w:rsidRDefault="001A11CB" w:rsidP="00E43DD9">
            <w:pPr>
              <w:pStyle w:val="LZ-4"/>
            </w:pPr>
            <w:r w:rsidRPr="007B3BD8">
              <w:rPr>
                <w:rFonts w:hint="eastAsia"/>
              </w:rPr>
              <w:t>0.18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ED0E988" w14:textId="77777777" w:rsidR="001A11CB" w:rsidRPr="007B3BD8" w:rsidRDefault="001A11CB" w:rsidP="00E43DD9">
            <w:pPr>
              <w:pStyle w:val="LZ-4"/>
            </w:pPr>
            <w:r w:rsidRPr="007B3BD8">
              <w:rPr>
                <w:rFonts w:hint="eastAsia"/>
              </w:rPr>
              <w:t>0.06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F9BCBF1"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EBA59B"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3D08F9"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58DEDE3" w14:textId="77777777" w:rsidR="001A11CB" w:rsidRPr="007B3BD8" w:rsidRDefault="001A11CB" w:rsidP="00E43DD9">
            <w:pPr>
              <w:pStyle w:val="LZ-4"/>
            </w:pPr>
            <w:r w:rsidRPr="007B3BD8">
              <w:rPr>
                <w:rFonts w:hint="eastAsia"/>
              </w:rPr>
              <w:t>0.03</w:t>
            </w:r>
          </w:p>
        </w:tc>
      </w:tr>
      <w:tr w:rsidR="001A11CB" w:rsidRPr="007B3BD8" w14:paraId="19B6E609"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EE9FFAF"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202B48A"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CD4F56A"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0D7B0D6"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DA7C69B"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87AD902"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BE4247B"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A5834D0"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4EED6E5" w14:textId="77777777" w:rsidR="001A11CB" w:rsidRPr="007B3BD8" w:rsidRDefault="001A11CB" w:rsidP="00E43DD9">
            <w:pPr>
              <w:pStyle w:val="LZ-4"/>
            </w:pPr>
            <w:r w:rsidRPr="007B3BD8">
              <w:rPr>
                <w:rFonts w:hint="eastAsia"/>
              </w:rPr>
              <w:t>0</w:t>
            </w:r>
          </w:p>
        </w:tc>
      </w:tr>
      <w:tr w:rsidR="001A11CB" w:rsidRPr="007B3BD8" w14:paraId="0008072C"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8A3AEC1"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73E087" w14:textId="77777777" w:rsidR="001A11CB" w:rsidRPr="007B3BD8" w:rsidRDefault="001A11CB" w:rsidP="00E43DD9">
            <w:pPr>
              <w:pStyle w:val="LZ-4"/>
            </w:pPr>
            <w:r w:rsidRPr="007B3BD8">
              <w:rPr>
                <w:rFonts w:hint="eastAsia"/>
              </w:rPr>
              <w:t>中型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7980A6"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2491F79" w14:textId="77777777" w:rsidR="001A11CB" w:rsidRPr="007B3BD8" w:rsidRDefault="001A11CB" w:rsidP="00E43DD9">
            <w:pPr>
              <w:pStyle w:val="LZ-4"/>
            </w:pPr>
            <w:r w:rsidRPr="007B3BD8">
              <w:rPr>
                <w:rFonts w:hint="eastAsia"/>
              </w:rPr>
              <w:t>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A491D28" w14:textId="77777777" w:rsidR="001A11CB" w:rsidRPr="007B3BD8" w:rsidRDefault="001A11CB" w:rsidP="00E43DD9">
            <w:pPr>
              <w:pStyle w:val="LZ-4"/>
            </w:pPr>
            <w:r w:rsidRPr="007B3BD8">
              <w:rPr>
                <w:rFonts w:hint="eastAsia"/>
              </w:rPr>
              <w:t>0.06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1F043DA"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67BE23"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BF62A8C"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CB0191" w14:textId="77777777" w:rsidR="001A11CB" w:rsidRPr="007B3BD8" w:rsidRDefault="001A11CB" w:rsidP="00E43DD9">
            <w:pPr>
              <w:pStyle w:val="LZ-4"/>
            </w:pPr>
            <w:r w:rsidRPr="007B3BD8">
              <w:rPr>
                <w:rFonts w:hint="eastAsia"/>
              </w:rPr>
              <w:t>0.01</w:t>
            </w:r>
          </w:p>
        </w:tc>
      </w:tr>
      <w:tr w:rsidR="001A11CB" w:rsidRPr="007B3BD8" w14:paraId="45B6D0E9"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F07E140"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C592BEA"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F6AB6B"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91AE1A4" w14:textId="77777777" w:rsidR="001A11CB" w:rsidRPr="007B3BD8" w:rsidRDefault="001A11CB" w:rsidP="00E43DD9">
            <w:pPr>
              <w:pStyle w:val="LZ-4"/>
            </w:pPr>
            <w:r w:rsidRPr="007B3BD8">
              <w:rPr>
                <w:rFonts w:hint="eastAsia"/>
              </w:rPr>
              <w:t>1.6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4F2C25" w14:textId="77777777" w:rsidR="001A11CB" w:rsidRPr="007B3BD8" w:rsidRDefault="001A11CB" w:rsidP="00E43DD9">
            <w:pPr>
              <w:pStyle w:val="LZ-4"/>
            </w:pPr>
            <w:r w:rsidRPr="007B3BD8">
              <w:rPr>
                <w:rFonts w:hint="eastAsia"/>
              </w:rPr>
              <w:t>0.46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5D3993" w14:textId="77777777" w:rsidR="001A11CB" w:rsidRPr="007B3BD8" w:rsidRDefault="001A11CB" w:rsidP="00E43DD9">
            <w:pPr>
              <w:pStyle w:val="LZ-4"/>
            </w:pPr>
            <w:r w:rsidRPr="007B3BD8">
              <w:rPr>
                <w:rFonts w:hint="eastAsia"/>
              </w:rPr>
              <w:t>0.16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765D5F" w14:textId="77777777" w:rsidR="001A11CB" w:rsidRPr="007B3BD8" w:rsidRDefault="001A11CB" w:rsidP="00E43DD9">
            <w:pPr>
              <w:pStyle w:val="LZ-4"/>
            </w:pPr>
            <w:r w:rsidRPr="007B3BD8">
              <w:rPr>
                <w:rFonts w:hint="eastAsia"/>
              </w:rPr>
              <w:t>0.15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E8DC5B" w14:textId="77777777" w:rsidR="001A11CB" w:rsidRPr="007B3BD8" w:rsidRDefault="001A11CB" w:rsidP="00E43DD9">
            <w:pPr>
              <w:pStyle w:val="LZ-4"/>
            </w:pPr>
            <w:r w:rsidRPr="007B3BD8">
              <w:rPr>
                <w:rFonts w:hint="eastAsia"/>
              </w:rPr>
              <w:t>0.11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5A568B" w14:textId="77777777" w:rsidR="001A11CB" w:rsidRPr="007B3BD8" w:rsidRDefault="001A11CB" w:rsidP="00E43DD9">
            <w:pPr>
              <w:pStyle w:val="LZ-4"/>
            </w:pPr>
            <w:r w:rsidRPr="007B3BD8">
              <w:rPr>
                <w:rFonts w:hint="eastAsia"/>
              </w:rPr>
              <w:t>0.05</w:t>
            </w:r>
          </w:p>
        </w:tc>
      </w:tr>
      <w:tr w:rsidR="001A11CB" w:rsidRPr="007B3BD8" w14:paraId="5C11CAE8"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1796040"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86E3669"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72A5F11"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8DF201" w14:textId="77777777" w:rsidR="001A11CB" w:rsidRPr="007B3BD8" w:rsidRDefault="001A11CB" w:rsidP="00E43DD9">
            <w:pPr>
              <w:pStyle w:val="LZ-4"/>
            </w:pPr>
            <w:r w:rsidRPr="007B3BD8">
              <w:rPr>
                <w:rFonts w:hint="eastAsia"/>
              </w:rPr>
              <w:t>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8A009B" w14:textId="77777777" w:rsidR="001A11CB" w:rsidRPr="007B3BD8" w:rsidRDefault="001A11CB" w:rsidP="00E43DD9">
            <w:pPr>
              <w:pStyle w:val="LZ-4"/>
            </w:pPr>
            <w:r w:rsidRPr="007B3BD8">
              <w:rPr>
                <w:rFonts w:hint="eastAsia"/>
              </w:rPr>
              <w:t>0.06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46180B"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C1540C1"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661EF06"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1B9AE3" w14:textId="77777777" w:rsidR="001A11CB" w:rsidRPr="007B3BD8" w:rsidRDefault="001A11CB" w:rsidP="00E43DD9">
            <w:pPr>
              <w:pStyle w:val="LZ-4"/>
            </w:pPr>
            <w:r w:rsidRPr="007B3BD8">
              <w:rPr>
                <w:rFonts w:hint="eastAsia"/>
              </w:rPr>
              <w:t>0.01</w:t>
            </w:r>
          </w:p>
        </w:tc>
      </w:tr>
      <w:tr w:rsidR="001A11CB" w:rsidRPr="007B3BD8" w14:paraId="3AF0FF4B"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1A21B52"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2FEE7FD" w14:textId="77777777" w:rsidR="001A11CB" w:rsidRPr="007B3BD8" w:rsidRDefault="001A11CB" w:rsidP="00E43DD9">
            <w:pPr>
              <w:pStyle w:val="LZ-4"/>
            </w:pPr>
            <w:r w:rsidRPr="007B3BD8">
              <w:rPr>
                <w:rFonts w:hint="eastAsia"/>
              </w:rPr>
              <w:t>大型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816AE85"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322DD0" w14:textId="77777777" w:rsidR="001A11CB" w:rsidRPr="007B3BD8" w:rsidRDefault="001A11CB" w:rsidP="00E43DD9">
            <w:pPr>
              <w:pStyle w:val="LZ-4"/>
            </w:pPr>
            <w:r w:rsidRPr="007B3BD8">
              <w:rPr>
                <w:rFonts w:hint="eastAsia"/>
              </w:rPr>
              <w:t>0.29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144407" w14:textId="77777777" w:rsidR="001A11CB" w:rsidRPr="007B3BD8" w:rsidRDefault="001A11CB" w:rsidP="00E43DD9">
            <w:pPr>
              <w:pStyle w:val="LZ-4"/>
            </w:pPr>
            <w:r w:rsidRPr="007B3BD8">
              <w:rPr>
                <w:rFonts w:hint="eastAsia"/>
              </w:rPr>
              <w:t>0.16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582949C" w14:textId="77777777" w:rsidR="001A11CB" w:rsidRPr="007B3BD8" w:rsidRDefault="001A11CB" w:rsidP="00E43DD9">
            <w:pPr>
              <w:pStyle w:val="LZ-4"/>
            </w:pPr>
            <w:r w:rsidRPr="007B3BD8">
              <w:rPr>
                <w:rFonts w:hint="eastAsia"/>
              </w:rPr>
              <w:t>0.07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D8C1D3B" w14:textId="77777777" w:rsidR="001A11CB" w:rsidRPr="007B3BD8" w:rsidRDefault="001A11CB" w:rsidP="00E43DD9">
            <w:pPr>
              <w:pStyle w:val="LZ-4"/>
            </w:pPr>
            <w:r w:rsidRPr="007B3BD8">
              <w:rPr>
                <w:rFonts w:hint="eastAsia"/>
              </w:rPr>
              <w:t>0.04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4A443C" w14:textId="77777777" w:rsidR="001A11CB" w:rsidRPr="007B3BD8" w:rsidRDefault="001A11CB" w:rsidP="00E43DD9">
            <w:pPr>
              <w:pStyle w:val="LZ-4"/>
            </w:pPr>
            <w:r w:rsidRPr="007B3BD8">
              <w:rPr>
                <w:rFonts w:hint="eastAsia"/>
              </w:rPr>
              <w:t>0.04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28AFE7" w14:textId="77777777" w:rsidR="001A11CB" w:rsidRPr="007B3BD8" w:rsidRDefault="001A11CB" w:rsidP="00E43DD9">
            <w:pPr>
              <w:pStyle w:val="LZ-4"/>
            </w:pPr>
            <w:r w:rsidRPr="007B3BD8">
              <w:rPr>
                <w:rFonts w:hint="eastAsia"/>
              </w:rPr>
              <w:t>0.04</w:t>
            </w:r>
          </w:p>
        </w:tc>
      </w:tr>
      <w:tr w:rsidR="001A11CB" w:rsidRPr="007B3BD8" w14:paraId="754B689E"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A7EB9EF"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AAFEFEB"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94125E"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916DB3" w14:textId="77777777" w:rsidR="001A11CB" w:rsidRPr="007B3BD8" w:rsidRDefault="001A11CB" w:rsidP="00E43DD9">
            <w:pPr>
              <w:pStyle w:val="LZ-4"/>
            </w:pPr>
            <w:r w:rsidRPr="007B3BD8">
              <w:rPr>
                <w:rFonts w:hint="eastAsia"/>
              </w:rPr>
              <w:t>1.29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F2A45CB" w14:textId="77777777" w:rsidR="001A11CB" w:rsidRPr="007B3BD8" w:rsidRDefault="001A11CB" w:rsidP="00E43DD9">
            <w:pPr>
              <w:pStyle w:val="LZ-4"/>
            </w:pPr>
            <w:r w:rsidRPr="007B3BD8">
              <w:rPr>
                <w:rFonts w:hint="eastAsia"/>
              </w:rPr>
              <w:t>0.98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C44773" w14:textId="77777777" w:rsidR="001A11CB" w:rsidRPr="007B3BD8" w:rsidRDefault="001A11CB" w:rsidP="00E43DD9">
            <w:pPr>
              <w:pStyle w:val="LZ-4"/>
            </w:pPr>
            <w:r w:rsidRPr="007B3BD8">
              <w:rPr>
                <w:rFonts w:hint="eastAsia"/>
              </w:rPr>
              <w:t>0.88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BF5E44A" w14:textId="77777777" w:rsidR="001A11CB" w:rsidRPr="007B3BD8" w:rsidRDefault="001A11CB" w:rsidP="00E43DD9">
            <w:pPr>
              <w:pStyle w:val="LZ-4"/>
            </w:pPr>
            <w:r w:rsidRPr="007B3BD8">
              <w:rPr>
                <w:rFonts w:hint="eastAsia"/>
              </w:rPr>
              <w:t>0.4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43B8BD" w14:textId="77777777" w:rsidR="001A11CB" w:rsidRPr="007B3BD8" w:rsidRDefault="001A11CB" w:rsidP="00E43DD9">
            <w:pPr>
              <w:pStyle w:val="LZ-4"/>
            </w:pPr>
            <w:r w:rsidRPr="007B3BD8">
              <w:rPr>
                <w:rFonts w:hint="eastAsia"/>
              </w:rPr>
              <w:t>0.25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812D393" w14:textId="77777777" w:rsidR="001A11CB" w:rsidRPr="007B3BD8" w:rsidRDefault="001A11CB" w:rsidP="00E43DD9">
            <w:pPr>
              <w:pStyle w:val="LZ-4"/>
            </w:pPr>
            <w:r w:rsidRPr="007B3BD8">
              <w:rPr>
                <w:rFonts w:hint="eastAsia"/>
              </w:rPr>
              <w:t>0.13</w:t>
            </w:r>
          </w:p>
        </w:tc>
      </w:tr>
      <w:tr w:rsidR="001A11CB" w:rsidRPr="007B3BD8" w14:paraId="46689DE1"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8F97AC5"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5E7BDB2"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651F3E"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6C7599" w14:textId="77777777" w:rsidR="001A11CB" w:rsidRPr="007B3BD8" w:rsidRDefault="001A11CB" w:rsidP="00E43DD9">
            <w:pPr>
              <w:pStyle w:val="LZ-4"/>
            </w:pPr>
            <w:r w:rsidRPr="007B3BD8">
              <w:rPr>
                <w:rFonts w:hint="eastAsia"/>
              </w:rPr>
              <w:t>0.29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E853E2" w14:textId="77777777" w:rsidR="001A11CB" w:rsidRPr="007B3BD8" w:rsidRDefault="001A11CB" w:rsidP="00E43DD9">
            <w:pPr>
              <w:pStyle w:val="LZ-4"/>
            </w:pPr>
            <w:r w:rsidRPr="007B3BD8">
              <w:rPr>
                <w:rFonts w:hint="eastAsia"/>
              </w:rPr>
              <w:t>0.16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E6F51E" w14:textId="77777777" w:rsidR="001A11CB" w:rsidRPr="007B3BD8" w:rsidRDefault="001A11CB" w:rsidP="00E43DD9">
            <w:pPr>
              <w:pStyle w:val="LZ-4"/>
            </w:pPr>
            <w:r w:rsidRPr="007B3BD8">
              <w:rPr>
                <w:rFonts w:hint="eastAsia"/>
              </w:rPr>
              <w:t>0.07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566F05" w14:textId="77777777" w:rsidR="001A11CB" w:rsidRPr="007B3BD8" w:rsidRDefault="001A11CB" w:rsidP="00E43DD9">
            <w:pPr>
              <w:pStyle w:val="LZ-4"/>
            </w:pPr>
            <w:r w:rsidRPr="007B3BD8">
              <w:rPr>
                <w:rFonts w:hint="eastAsia"/>
              </w:rPr>
              <w:t>0.04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3EDD49B" w14:textId="77777777" w:rsidR="001A11CB" w:rsidRPr="007B3BD8" w:rsidRDefault="001A11CB" w:rsidP="00E43DD9">
            <w:pPr>
              <w:pStyle w:val="LZ-4"/>
            </w:pPr>
            <w:r w:rsidRPr="007B3BD8">
              <w:rPr>
                <w:rFonts w:hint="eastAsia"/>
              </w:rPr>
              <w:t>0.04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6020437" w14:textId="77777777" w:rsidR="001A11CB" w:rsidRPr="007B3BD8" w:rsidRDefault="001A11CB" w:rsidP="00E43DD9">
            <w:pPr>
              <w:pStyle w:val="LZ-4"/>
            </w:pPr>
            <w:r w:rsidRPr="007B3BD8">
              <w:rPr>
                <w:rFonts w:hint="eastAsia"/>
              </w:rPr>
              <w:t>0.04</w:t>
            </w:r>
          </w:p>
        </w:tc>
      </w:tr>
      <w:tr w:rsidR="001A11CB" w:rsidRPr="007B3BD8" w14:paraId="0AE49BD2"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67D89CB"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1C0E69" w14:textId="77777777" w:rsidR="001A11CB" w:rsidRPr="007B3BD8" w:rsidRDefault="001A11CB" w:rsidP="00E43DD9">
            <w:pPr>
              <w:pStyle w:val="LZ-4"/>
            </w:pPr>
            <w:r w:rsidRPr="007B3BD8">
              <w:rPr>
                <w:rFonts w:hint="eastAsia"/>
              </w:rPr>
              <w:t>公交车</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4618792"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C9AB311" w14:textId="77777777" w:rsidR="001A11CB" w:rsidRPr="007B3BD8" w:rsidRDefault="001A11CB" w:rsidP="00E43DD9">
            <w:pPr>
              <w:pStyle w:val="LZ-4"/>
            </w:pPr>
            <w:r w:rsidRPr="007B3BD8">
              <w:rPr>
                <w:rFonts w:hint="eastAsia"/>
              </w:rPr>
              <w:t>0.29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5D49ADF" w14:textId="77777777" w:rsidR="001A11CB" w:rsidRPr="007B3BD8" w:rsidRDefault="001A11CB" w:rsidP="00E43DD9">
            <w:pPr>
              <w:pStyle w:val="LZ-4"/>
            </w:pPr>
            <w:r w:rsidRPr="007B3BD8">
              <w:rPr>
                <w:rFonts w:hint="eastAsia"/>
              </w:rPr>
              <w:t>0.16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846350D" w14:textId="77777777" w:rsidR="001A11CB" w:rsidRPr="007B3BD8" w:rsidRDefault="001A11CB" w:rsidP="00E43DD9">
            <w:pPr>
              <w:pStyle w:val="LZ-4"/>
            </w:pPr>
            <w:r w:rsidRPr="007B3BD8">
              <w:rPr>
                <w:rFonts w:hint="eastAsia"/>
              </w:rPr>
              <w:t>0.07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86E1DF9" w14:textId="77777777" w:rsidR="001A11CB" w:rsidRPr="007B3BD8" w:rsidRDefault="001A11CB" w:rsidP="00E43DD9">
            <w:pPr>
              <w:pStyle w:val="LZ-4"/>
            </w:pPr>
            <w:r w:rsidRPr="007B3BD8">
              <w:rPr>
                <w:rFonts w:hint="eastAsia"/>
              </w:rPr>
              <w:t>0.04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80A2A9" w14:textId="77777777" w:rsidR="001A11CB" w:rsidRPr="007B3BD8" w:rsidRDefault="001A11CB" w:rsidP="00E43DD9">
            <w:pPr>
              <w:pStyle w:val="LZ-4"/>
            </w:pPr>
            <w:r w:rsidRPr="007B3BD8">
              <w:rPr>
                <w:rFonts w:hint="eastAsia"/>
              </w:rPr>
              <w:t>0.04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8ED18FF" w14:textId="77777777" w:rsidR="001A11CB" w:rsidRPr="007B3BD8" w:rsidRDefault="001A11CB" w:rsidP="00E43DD9">
            <w:pPr>
              <w:pStyle w:val="LZ-4"/>
            </w:pPr>
            <w:r w:rsidRPr="007B3BD8">
              <w:rPr>
                <w:rFonts w:hint="eastAsia"/>
              </w:rPr>
              <w:t>0.04</w:t>
            </w:r>
          </w:p>
        </w:tc>
      </w:tr>
      <w:tr w:rsidR="001A11CB" w:rsidRPr="007B3BD8" w14:paraId="33003208"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F3A8F11"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48F7FD5"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027BD36"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92883F" w14:textId="77777777" w:rsidR="001A11CB" w:rsidRPr="007B3BD8" w:rsidRDefault="001A11CB" w:rsidP="00E43DD9">
            <w:pPr>
              <w:pStyle w:val="LZ-4"/>
            </w:pPr>
            <w:r w:rsidRPr="007B3BD8">
              <w:rPr>
                <w:rFonts w:hint="eastAsia"/>
              </w:rPr>
              <w:t>1.29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81CB9B" w14:textId="77777777" w:rsidR="001A11CB" w:rsidRPr="007B3BD8" w:rsidRDefault="001A11CB" w:rsidP="00E43DD9">
            <w:pPr>
              <w:pStyle w:val="LZ-4"/>
            </w:pPr>
            <w:r w:rsidRPr="007B3BD8">
              <w:rPr>
                <w:rFonts w:hint="eastAsia"/>
              </w:rPr>
              <w:t>0.98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56CB04E" w14:textId="77777777" w:rsidR="001A11CB" w:rsidRPr="007B3BD8" w:rsidRDefault="001A11CB" w:rsidP="00E43DD9">
            <w:pPr>
              <w:pStyle w:val="LZ-4"/>
            </w:pPr>
            <w:r w:rsidRPr="007B3BD8">
              <w:rPr>
                <w:rFonts w:hint="eastAsia"/>
              </w:rPr>
              <w:t>0.88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5B4869C" w14:textId="77777777" w:rsidR="001A11CB" w:rsidRPr="007B3BD8" w:rsidRDefault="001A11CB" w:rsidP="00E43DD9">
            <w:pPr>
              <w:pStyle w:val="LZ-4"/>
            </w:pPr>
            <w:r w:rsidRPr="007B3BD8">
              <w:rPr>
                <w:rFonts w:hint="eastAsia"/>
              </w:rPr>
              <w:t>0.4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9D0CA0" w14:textId="77777777" w:rsidR="001A11CB" w:rsidRPr="007B3BD8" w:rsidRDefault="001A11CB" w:rsidP="00E43DD9">
            <w:pPr>
              <w:pStyle w:val="LZ-4"/>
            </w:pPr>
            <w:r w:rsidRPr="007B3BD8">
              <w:rPr>
                <w:rFonts w:hint="eastAsia"/>
              </w:rPr>
              <w:t>0.25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8FA3CEC" w14:textId="77777777" w:rsidR="001A11CB" w:rsidRPr="007B3BD8" w:rsidRDefault="001A11CB" w:rsidP="00E43DD9">
            <w:pPr>
              <w:pStyle w:val="LZ-4"/>
            </w:pPr>
            <w:r w:rsidRPr="007B3BD8">
              <w:rPr>
                <w:rFonts w:hint="eastAsia"/>
              </w:rPr>
              <w:t>0.13</w:t>
            </w:r>
          </w:p>
        </w:tc>
      </w:tr>
      <w:tr w:rsidR="001A11CB" w:rsidRPr="007B3BD8" w14:paraId="6B2A3B59"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98C1FF8"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FB3365F"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39CD14"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7D47C3" w14:textId="77777777" w:rsidR="001A11CB" w:rsidRPr="007B3BD8" w:rsidRDefault="001A11CB" w:rsidP="00E43DD9">
            <w:pPr>
              <w:pStyle w:val="LZ-4"/>
            </w:pPr>
            <w:r w:rsidRPr="007B3BD8">
              <w:rPr>
                <w:rFonts w:hint="eastAsia"/>
              </w:rPr>
              <w:t>0.29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36F954" w14:textId="77777777" w:rsidR="001A11CB" w:rsidRPr="007B3BD8" w:rsidRDefault="001A11CB" w:rsidP="00E43DD9">
            <w:pPr>
              <w:pStyle w:val="LZ-4"/>
            </w:pPr>
            <w:r w:rsidRPr="007B3BD8">
              <w:rPr>
                <w:rFonts w:hint="eastAsia"/>
              </w:rPr>
              <w:t>0.16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607DE29" w14:textId="77777777" w:rsidR="001A11CB" w:rsidRPr="007B3BD8" w:rsidRDefault="001A11CB" w:rsidP="00E43DD9">
            <w:pPr>
              <w:pStyle w:val="LZ-4"/>
            </w:pPr>
            <w:r w:rsidRPr="007B3BD8">
              <w:rPr>
                <w:rFonts w:hint="eastAsia"/>
              </w:rPr>
              <w:t>0.07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6E2B226" w14:textId="77777777" w:rsidR="001A11CB" w:rsidRPr="007B3BD8" w:rsidRDefault="001A11CB" w:rsidP="00E43DD9">
            <w:pPr>
              <w:pStyle w:val="LZ-4"/>
            </w:pPr>
            <w:r w:rsidRPr="007B3BD8">
              <w:rPr>
                <w:rFonts w:hint="eastAsia"/>
              </w:rPr>
              <w:t>0.04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1D91AF8" w14:textId="77777777" w:rsidR="001A11CB" w:rsidRPr="007B3BD8" w:rsidRDefault="001A11CB" w:rsidP="00E43DD9">
            <w:pPr>
              <w:pStyle w:val="LZ-4"/>
            </w:pPr>
            <w:r w:rsidRPr="007B3BD8">
              <w:rPr>
                <w:rFonts w:hint="eastAsia"/>
              </w:rPr>
              <w:t>0.04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0EC7AA7" w14:textId="77777777" w:rsidR="001A11CB" w:rsidRPr="007B3BD8" w:rsidRDefault="001A11CB" w:rsidP="00E43DD9">
            <w:pPr>
              <w:pStyle w:val="LZ-4"/>
            </w:pPr>
            <w:r w:rsidRPr="007B3BD8">
              <w:rPr>
                <w:rFonts w:hint="eastAsia"/>
              </w:rPr>
              <w:t>0.04</w:t>
            </w:r>
          </w:p>
        </w:tc>
      </w:tr>
      <w:tr w:rsidR="001A11CB" w:rsidRPr="007B3BD8" w14:paraId="384B42D0" w14:textId="77777777" w:rsidTr="00E43DD9">
        <w:trPr>
          <w:trHeight w:val="315"/>
          <w:jc w:val="center"/>
        </w:trPr>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E33A7A3" w14:textId="77777777" w:rsidR="001A11CB" w:rsidRPr="007B3BD8" w:rsidRDefault="001A11CB" w:rsidP="00E43DD9">
            <w:pPr>
              <w:pStyle w:val="LZ-4"/>
            </w:pPr>
            <w:r w:rsidRPr="007B3BD8">
              <w:rPr>
                <w:rFonts w:hint="eastAsia"/>
              </w:rPr>
              <w:t>载货汽车</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EB2FE0B" w14:textId="77777777" w:rsidR="001A11CB" w:rsidRPr="007B3BD8" w:rsidRDefault="001A11CB" w:rsidP="00E43DD9">
            <w:pPr>
              <w:pStyle w:val="LZ-4"/>
            </w:pPr>
            <w:r w:rsidRPr="007B3BD8">
              <w:rPr>
                <w:rFonts w:hint="eastAsia"/>
              </w:rPr>
              <w:t>微型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3C8C011"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77D1E5F" w14:textId="77777777" w:rsidR="001A11CB" w:rsidRPr="007B3BD8" w:rsidRDefault="001A11CB" w:rsidP="00E43DD9">
            <w:pPr>
              <w:pStyle w:val="LZ-4"/>
            </w:pPr>
            <w:r w:rsidRPr="007B3BD8">
              <w:rPr>
                <w:rFonts w:hint="eastAsia"/>
              </w:rPr>
              <w:t>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6030651" w14:textId="77777777" w:rsidR="001A11CB" w:rsidRPr="007B3BD8" w:rsidRDefault="001A11CB" w:rsidP="00E43DD9">
            <w:pPr>
              <w:pStyle w:val="LZ-4"/>
            </w:pPr>
            <w:r w:rsidRPr="007B3BD8">
              <w:rPr>
                <w:rFonts w:hint="eastAsia"/>
              </w:rPr>
              <w:t>0.06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16292A"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63624FF"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6362479"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6222DFF" w14:textId="77777777" w:rsidR="001A11CB" w:rsidRPr="007B3BD8" w:rsidRDefault="001A11CB" w:rsidP="00E43DD9">
            <w:pPr>
              <w:pStyle w:val="LZ-4"/>
            </w:pPr>
            <w:r w:rsidRPr="007B3BD8">
              <w:rPr>
                <w:rFonts w:hint="eastAsia"/>
              </w:rPr>
              <w:t>0.01</w:t>
            </w:r>
          </w:p>
        </w:tc>
      </w:tr>
      <w:tr w:rsidR="001A11CB" w:rsidRPr="007B3BD8" w14:paraId="68E2A371"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A4F01BA"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4020016"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BC9F25B"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6366E5" w14:textId="77777777" w:rsidR="001A11CB" w:rsidRPr="007B3BD8" w:rsidRDefault="001A11CB" w:rsidP="00E43DD9">
            <w:pPr>
              <w:pStyle w:val="LZ-4"/>
            </w:pPr>
            <w:r w:rsidRPr="007B3BD8">
              <w:rPr>
                <w:rFonts w:hint="eastAsia"/>
              </w:rPr>
              <w:t>0.44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6F573B" w14:textId="77777777" w:rsidR="001A11CB" w:rsidRPr="007B3BD8" w:rsidRDefault="001A11CB" w:rsidP="00E43DD9">
            <w:pPr>
              <w:pStyle w:val="LZ-4"/>
            </w:pPr>
            <w:r w:rsidRPr="007B3BD8">
              <w:rPr>
                <w:rFonts w:hint="eastAsia"/>
              </w:rPr>
              <w:t>0.27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72259C" w14:textId="77777777" w:rsidR="001A11CB" w:rsidRPr="007B3BD8" w:rsidRDefault="001A11CB" w:rsidP="00E43DD9">
            <w:pPr>
              <w:pStyle w:val="LZ-4"/>
            </w:pPr>
            <w:r w:rsidRPr="007B3BD8">
              <w:rPr>
                <w:rFonts w:hint="eastAsia"/>
              </w:rPr>
              <w:t>0.26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19ADD6" w14:textId="77777777" w:rsidR="001A11CB" w:rsidRPr="007B3BD8" w:rsidRDefault="001A11CB" w:rsidP="00E43DD9">
            <w:pPr>
              <w:pStyle w:val="LZ-4"/>
            </w:pPr>
            <w:r w:rsidRPr="007B3BD8">
              <w:rPr>
                <w:rFonts w:hint="eastAsia"/>
              </w:rPr>
              <w:t>0.13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92EAE41" w14:textId="77777777" w:rsidR="001A11CB" w:rsidRPr="007B3BD8" w:rsidRDefault="001A11CB" w:rsidP="00E43DD9">
            <w:pPr>
              <w:pStyle w:val="LZ-4"/>
            </w:pPr>
            <w:r w:rsidRPr="007B3BD8">
              <w:rPr>
                <w:rFonts w:hint="eastAsia"/>
              </w:rPr>
              <w:t>0.06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EDFC056" w14:textId="77777777" w:rsidR="001A11CB" w:rsidRPr="007B3BD8" w:rsidRDefault="001A11CB" w:rsidP="00E43DD9">
            <w:pPr>
              <w:pStyle w:val="LZ-4"/>
            </w:pPr>
            <w:r w:rsidRPr="007B3BD8">
              <w:rPr>
                <w:rFonts w:hint="eastAsia"/>
              </w:rPr>
              <w:t>0.01</w:t>
            </w:r>
          </w:p>
        </w:tc>
      </w:tr>
      <w:tr w:rsidR="001A11CB" w:rsidRPr="007B3BD8" w14:paraId="36E1F77A"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9A51E29"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E82EB41"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87E6B7"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BAAECF8"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751D4E9"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61E14A"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B0C840F"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A332BCA"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8238CEB" w14:textId="77777777" w:rsidR="001A11CB" w:rsidRPr="007B3BD8" w:rsidRDefault="001A11CB" w:rsidP="00E43DD9">
            <w:pPr>
              <w:pStyle w:val="LZ-4"/>
            </w:pPr>
            <w:r w:rsidRPr="007B3BD8">
              <w:rPr>
                <w:rFonts w:hint="eastAsia"/>
              </w:rPr>
              <w:t>-</w:t>
            </w:r>
          </w:p>
        </w:tc>
      </w:tr>
      <w:tr w:rsidR="001A11CB" w:rsidRPr="007B3BD8" w14:paraId="400279D4"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5DFD093"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651554B" w14:textId="77777777" w:rsidR="001A11CB" w:rsidRPr="007B3BD8" w:rsidRDefault="001A11CB" w:rsidP="00E43DD9">
            <w:pPr>
              <w:pStyle w:val="LZ-4"/>
            </w:pPr>
            <w:r w:rsidRPr="007B3BD8">
              <w:rPr>
                <w:rFonts w:hint="eastAsia"/>
              </w:rPr>
              <w:t>轻型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41F96F"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0AF356" w14:textId="77777777" w:rsidR="001A11CB" w:rsidRPr="007B3BD8" w:rsidRDefault="001A11CB" w:rsidP="00E43DD9">
            <w:pPr>
              <w:pStyle w:val="LZ-4"/>
            </w:pPr>
            <w:r w:rsidRPr="007B3BD8">
              <w:rPr>
                <w:rFonts w:hint="eastAsia"/>
              </w:rPr>
              <w:t>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626062E" w14:textId="77777777" w:rsidR="001A11CB" w:rsidRPr="007B3BD8" w:rsidRDefault="001A11CB" w:rsidP="00E43DD9">
            <w:pPr>
              <w:pStyle w:val="LZ-4"/>
            </w:pPr>
            <w:r w:rsidRPr="007B3BD8">
              <w:rPr>
                <w:rFonts w:hint="eastAsia"/>
              </w:rPr>
              <w:t>0.06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BC7E7AE"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F0FD74C"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DC37DB1"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B9A52C" w14:textId="77777777" w:rsidR="001A11CB" w:rsidRPr="007B3BD8" w:rsidRDefault="001A11CB" w:rsidP="00E43DD9">
            <w:pPr>
              <w:pStyle w:val="LZ-4"/>
            </w:pPr>
            <w:r w:rsidRPr="007B3BD8">
              <w:rPr>
                <w:rFonts w:hint="eastAsia"/>
              </w:rPr>
              <w:t>0.01</w:t>
            </w:r>
          </w:p>
        </w:tc>
      </w:tr>
      <w:tr w:rsidR="001A11CB" w:rsidRPr="007B3BD8" w14:paraId="1AA6EC9E"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A0882C6"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38DA7B7"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6803C1"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D64C8B8" w14:textId="77777777" w:rsidR="001A11CB" w:rsidRPr="007B3BD8" w:rsidRDefault="001A11CB" w:rsidP="00E43DD9">
            <w:pPr>
              <w:pStyle w:val="LZ-4"/>
            </w:pPr>
            <w:r w:rsidRPr="007B3BD8">
              <w:rPr>
                <w:rFonts w:hint="eastAsia"/>
              </w:rPr>
              <w:t>0.44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E75313A" w14:textId="77777777" w:rsidR="001A11CB" w:rsidRPr="007B3BD8" w:rsidRDefault="001A11CB" w:rsidP="00E43DD9">
            <w:pPr>
              <w:pStyle w:val="LZ-4"/>
            </w:pPr>
            <w:r w:rsidRPr="007B3BD8">
              <w:rPr>
                <w:rFonts w:hint="eastAsia"/>
              </w:rPr>
              <w:t>0.27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EE7DF8" w14:textId="77777777" w:rsidR="001A11CB" w:rsidRPr="007B3BD8" w:rsidRDefault="001A11CB" w:rsidP="00E43DD9">
            <w:pPr>
              <w:pStyle w:val="LZ-4"/>
            </w:pPr>
            <w:r w:rsidRPr="007B3BD8">
              <w:rPr>
                <w:rFonts w:hint="eastAsia"/>
              </w:rPr>
              <w:t>0.26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86395B3" w14:textId="77777777" w:rsidR="001A11CB" w:rsidRPr="007B3BD8" w:rsidRDefault="001A11CB" w:rsidP="00E43DD9">
            <w:pPr>
              <w:pStyle w:val="LZ-4"/>
            </w:pPr>
            <w:r w:rsidRPr="007B3BD8">
              <w:rPr>
                <w:rFonts w:hint="eastAsia"/>
              </w:rPr>
              <w:t>0.13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729837" w14:textId="77777777" w:rsidR="001A11CB" w:rsidRPr="007B3BD8" w:rsidRDefault="001A11CB" w:rsidP="00E43DD9">
            <w:pPr>
              <w:pStyle w:val="LZ-4"/>
            </w:pPr>
            <w:r w:rsidRPr="007B3BD8">
              <w:rPr>
                <w:rFonts w:hint="eastAsia"/>
              </w:rPr>
              <w:t>0.06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A466BEC" w14:textId="77777777" w:rsidR="001A11CB" w:rsidRPr="007B3BD8" w:rsidRDefault="001A11CB" w:rsidP="00E43DD9">
            <w:pPr>
              <w:pStyle w:val="LZ-4"/>
            </w:pPr>
            <w:r w:rsidRPr="007B3BD8">
              <w:rPr>
                <w:rFonts w:hint="eastAsia"/>
              </w:rPr>
              <w:t>0.01</w:t>
            </w:r>
          </w:p>
        </w:tc>
      </w:tr>
      <w:tr w:rsidR="001A11CB" w:rsidRPr="007B3BD8" w14:paraId="5BD1E9C0"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0D01F80"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B552A86"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4D12EC" w14:textId="3AA9FD96"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DBC313"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D7737E"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976561C"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BD22B07"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8C98C3E"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715D67A" w14:textId="77777777" w:rsidR="001A11CB" w:rsidRPr="007B3BD8" w:rsidRDefault="001A11CB" w:rsidP="00E43DD9">
            <w:pPr>
              <w:pStyle w:val="LZ-4"/>
            </w:pPr>
            <w:r w:rsidRPr="007B3BD8">
              <w:rPr>
                <w:rFonts w:hint="eastAsia"/>
              </w:rPr>
              <w:t>0</w:t>
            </w:r>
          </w:p>
        </w:tc>
      </w:tr>
      <w:tr w:rsidR="001A11CB" w:rsidRPr="007B3BD8" w14:paraId="0D828AC1"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F014604"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E7C413" w14:textId="77777777" w:rsidR="001A11CB" w:rsidRPr="007B3BD8" w:rsidRDefault="001A11CB" w:rsidP="00E43DD9">
            <w:pPr>
              <w:pStyle w:val="LZ-4"/>
            </w:pPr>
            <w:r w:rsidRPr="007B3BD8">
              <w:rPr>
                <w:rFonts w:hint="eastAsia"/>
              </w:rPr>
              <w:t>中型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C59BE5A"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9E87E67" w14:textId="77777777" w:rsidR="001A11CB" w:rsidRPr="007B3BD8" w:rsidRDefault="001A11CB" w:rsidP="00E43DD9">
            <w:pPr>
              <w:pStyle w:val="LZ-4"/>
            </w:pPr>
            <w:r w:rsidRPr="007B3BD8">
              <w:rPr>
                <w:rFonts w:hint="eastAsia"/>
              </w:rPr>
              <w:t>0.29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7460B0F" w14:textId="77777777" w:rsidR="001A11CB" w:rsidRPr="007B3BD8" w:rsidRDefault="001A11CB" w:rsidP="00E43DD9">
            <w:pPr>
              <w:pStyle w:val="LZ-4"/>
            </w:pPr>
            <w:r w:rsidRPr="007B3BD8">
              <w:rPr>
                <w:rFonts w:hint="eastAsia"/>
              </w:rPr>
              <w:t>0.16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5232FE4" w14:textId="77777777" w:rsidR="001A11CB" w:rsidRPr="007B3BD8" w:rsidRDefault="001A11CB" w:rsidP="00E43DD9">
            <w:pPr>
              <w:pStyle w:val="LZ-4"/>
            </w:pPr>
            <w:r w:rsidRPr="007B3BD8">
              <w:rPr>
                <w:rFonts w:hint="eastAsia"/>
              </w:rPr>
              <w:t>0.07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F117F8" w14:textId="77777777" w:rsidR="001A11CB" w:rsidRPr="007B3BD8" w:rsidRDefault="001A11CB" w:rsidP="00E43DD9">
            <w:pPr>
              <w:pStyle w:val="LZ-4"/>
            </w:pPr>
            <w:r w:rsidRPr="007B3BD8">
              <w:rPr>
                <w:rFonts w:hint="eastAsia"/>
              </w:rPr>
              <w:t>0.04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314C46" w14:textId="77777777" w:rsidR="001A11CB" w:rsidRPr="007B3BD8" w:rsidRDefault="001A11CB" w:rsidP="00E43DD9">
            <w:pPr>
              <w:pStyle w:val="LZ-4"/>
            </w:pPr>
            <w:r w:rsidRPr="007B3BD8">
              <w:rPr>
                <w:rFonts w:hint="eastAsia"/>
              </w:rPr>
              <w:t>0.04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4808B3" w14:textId="77777777" w:rsidR="001A11CB" w:rsidRPr="007B3BD8" w:rsidRDefault="001A11CB" w:rsidP="00E43DD9">
            <w:pPr>
              <w:pStyle w:val="LZ-4"/>
            </w:pPr>
            <w:r w:rsidRPr="007B3BD8">
              <w:rPr>
                <w:rFonts w:hint="eastAsia"/>
              </w:rPr>
              <w:t>0.04</w:t>
            </w:r>
          </w:p>
        </w:tc>
      </w:tr>
      <w:tr w:rsidR="001A11CB" w:rsidRPr="007B3BD8" w14:paraId="32838DF4"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411CBC7"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9C37DF1"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BC3488F"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DC39721" w14:textId="77777777" w:rsidR="001A11CB" w:rsidRPr="007B3BD8" w:rsidRDefault="001A11CB" w:rsidP="00E43DD9">
            <w:pPr>
              <w:pStyle w:val="LZ-4"/>
            </w:pPr>
            <w:r w:rsidRPr="007B3BD8">
              <w:rPr>
                <w:rFonts w:hint="eastAsia"/>
              </w:rPr>
              <w:t>1.32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3898629" w14:textId="77777777" w:rsidR="001A11CB" w:rsidRPr="007B3BD8" w:rsidRDefault="001A11CB" w:rsidP="00E43DD9">
            <w:pPr>
              <w:pStyle w:val="LZ-4"/>
            </w:pPr>
            <w:r w:rsidRPr="007B3BD8">
              <w:rPr>
                <w:rFonts w:hint="eastAsia"/>
              </w:rPr>
              <w:t>0.91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EC9D12" w14:textId="77777777" w:rsidR="001A11CB" w:rsidRPr="007B3BD8" w:rsidRDefault="001A11CB" w:rsidP="00E43DD9">
            <w:pPr>
              <w:pStyle w:val="LZ-4"/>
            </w:pPr>
            <w:r w:rsidRPr="007B3BD8">
              <w:rPr>
                <w:rFonts w:hint="eastAsia"/>
              </w:rPr>
              <w:t>0.27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952B500" w14:textId="77777777" w:rsidR="001A11CB" w:rsidRPr="007B3BD8" w:rsidRDefault="001A11CB" w:rsidP="00E43DD9">
            <w:pPr>
              <w:pStyle w:val="LZ-4"/>
            </w:pPr>
            <w:r w:rsidRPr="007B3BD8">
              <w:rPr>
                <w:rFonts w:hint="eastAsia"/>
              </w:rPr>
              <w:t>0.17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F68568" w14:textId="77777777" w:rsidR="001A11CB" w:rsidRPr="007B3BD8" w:rsidRDefault="001A11CB" w:rsidP="00E43DD9">
            <w:pPr>
              <w:pStyle w:val="LZ-4"/>
            </w:pPr>
            <w:r w:rsidRPr="007B3BD8">
              <w:rPr>
                <w:rFonts w:hint="eastAsia"/>
              </w:rPr>
              <w:t>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068E0C3" w14:textId="77777777" w:rsidR="001A11CB" w:rsidRPr="007B3BD8" w:rsidRDefault="001A11CB" w:rsidP="00E43DD9">
            <w:pPr>
              <w:pStyle w:val="LZ-4"/>
            </w:pPr>
            <w:r w:rsidRPr="007B3BD8">
              <w:rPr>
                <w:rFonts w:hint="eastAsia"/>
              </w:rPr>
              <w:t>0.02</w:t>
            </w:r>
          </w:p>
        </w:tc>
      </w:tr>
      <w:tr w:rsidR="001A11CB" w:rsidRPr="007B3BD8" w14:paraId="5BCAB970"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BE99FCE"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CA49DB1"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4272E1"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3E0AF0"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93673ED"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90A23AA"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506FF10"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873B52B"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FA20D8" w14:textId="77777777" w:rsidR="001A11CB" w:rsidRPr="007B3BD8" w:rsidRDefault="001A11CB" w:rsidP="00E43DD9">
            <w:pPr>
              <w:pStyle w:val="LZ-4"/>
            </w:pPr>
            <w:r w:rsidRPr="007B3BD8">
              <w:rPr>
                <w:rFonts w:hint="eastAsia"/>
              </w:rPr>
              <w:t>-</w:t>
            </w:r>
          </w:p>
        </w:tc>
      </w:tr>
      <w:tr w:rsidR="001A11CB" w:rsidRPr="007B3BD8" w14:paraId="5F70A194"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B38D5A8"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694AF3" w14:textId="77777777" w:rsidR="001A11CB" w:rsidRPr="007B3BD8" w:rsidRDefault="001A11CB" w:rsidP="00E43DD9">
            <w:pPr>
              <w:pStyle w:val="LZ-4"/>
            </w:pPr>
            <w:r w:rsidRPr="007B3BD8">
              <w:rPr>
                <w:rFonts w:hint="eastAsia"/>
              </w:rPr>
              <w:t>重型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86D199A"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7C142C" w14:textId="77777777" w:rsidR="001A11CB" w:rsidRPr="007B3BD8" w:rsidRDefault="001A11CB" w:rsidP="00E43DD9">
            <w:pPr>
              <w:pStyle w:val="LZ-4"/>
            </w:pPr>
            <w:r w:rsidRPr="007B3BD8">
              <w:rPr>
                <w:rFonts w:hint="eastAsia"/>
              </w:rPr>
              <w:t>0.29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1E8CB0" w14:textId="77777777" w:rsidR="001A11CB" w:rsidRPr="007B3BD8" w:rsidRDefault="001A11CB" w:rsidP="00E43DD9">
            <w:pPr>
              <w:pStyle w:val="LZ-4"/>
            </w:pPr>
            <w:r w:rsidRPr="007B3BD8">
              <w:rPr>
                <w:rFonts w:hint="eastAsia"/>
              </w:rPr>
              <w:t>0.16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2081853" w14:textId="77777777" w:rsidR="001A11CB" w:rsidRPr="007B3BD8" w:rsidRDefault="001A11CB" w:rsidP="00E43DD9">
            <w:pPr>
              <w:pStyle w:val="LZ-4"/>
            </w:pPr>
            <w:r w:rsidRPr="007B3BD8">
              <w:rPr>
                <w:rFonts w:hint="eastAsia"/>
              </w:rPr>
              <w:t>0.07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B9A0090" w14:textId="77777777" w:rsidR="001A11CB" w:rsidRPr="007B3BD8" w:rsidRDefault="001A11CB" w:rsidP="00E43DD9">
            <w:pPr>
              <w:pStyle w:val="LZ-4"/>
            </w:pPr>
            <w:r w:rsidRPr="007B3BD8">
              <w:rPr>
                <w:rFonts w:hint="eastAsia"/>
              </w:rPr>
              <w:t>0.04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E14A167" w14:textId="77777777" w:rsidR="001A11CB" w:rsidRPr="007B3BD8" w:rsidRDefault="001A11CB" w:rsidP="00E43DD9">
            <w:pPr>
              <w:pStyle w:val="LZ-4"/>
            </w:pPr>
            <w:r w:rsidRPr="007B3BD8">
              <w:rPr>
                <w:rFonts w:hint="eastAsia"/>
              </w:rPr>
              <w:t>0.04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880C774" w14:textId="77777777" w:rsidR="001A11CB" w:rsidRPr="007B3BD8" w:rsidRDefault="001A11CB" w:rsidP="00E43DD9">
            <w:pPr>
              <w:pStyle w:val="LZ-4"/>
            </w:pPr>
            <w:r w:rsidRPr="007B3BD8">
              <w:rPr>
                <w:rFonts w:hint="eastAsia"/>
              </w:rPr>
              <w:t>0.04</w:t>
            </w:r>
          </w:p>
        </w:tc>
      </w:tr>
      <w:tr w:rsidR="001A11CB" w:rsidRPr="007B3BD8" w14:paraId="402755F8"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EF38EF1"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0BFAE22"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882E7C"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76C269B" w14:textId="77777777" w:rsidR="001A11CB" w:rsidRPr="007B3BD8" w:rsidRDefault="001A11CB" w:rsidP="00E43DD9">
            <w:pPr>
              <w:pStyle w:val="LZ-4"/>
            </w:pPr>
            <w:r w:rsidRPr="007B3BD8">
              <w:rPr>
                <w:rFonts w:hint="eastAsia"/>
              </w:rPr>
              <w:t>1.32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B12072A" w14:textId="77777777" w:rsidR="001A11CB" w:rsidRPr="007B3BD8" w:rsidRDefault="001A11CB" w:rsidP="00E43DD9">
            <w:pPr>
              <w:pStyle w:val="LZ-4"/>
            </w:pPr>
            <w:r w:rsidRPr="007B3BD8">
              <w:rPr>
                <w:rFonts w:hint="eastAsia"/>
              </w:rPr>
              <w:t>0.62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DA99D97" w14:textId="77777777" w:rsidR="001A11CB" w:rsidRPr="007B3BD8" w:rsidRDefault="001A11CB" w:rsidP="00E43DD9">
            <w:pPr>
              <w:pStyle w:val="LZ-4"/>
            </w:pPr>
            <w:r w:rsidRPr="007B3BD8">
              <w:rPr>
                <w:rFonts w:hint="eastAsia"/>
              </w:rPr>
              <w:t>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F0F80B3" w14:textId="77777777" w:rsidR="001A11CB" w:rsidRPr="007B3BD8" w:rsidRDefault="001A11CB" w:rsidP="00E43DD9">
            <w:pPr>
              <w:pStyle w:val="LZ-4"/>
            </w:pPr>
            <w:r w:rsidRPr="007B3BD8">
              <w:rPr>
                <w:rFonts w:hint="eastAsia"/>
              </w:rPr>
              <w:t>0.24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C91A83" w14:textId="77777777" w:rsidR="001A11CB" w:rsidRPr="007B3BD8" w:rsidRDefault="001A11CB" w:rsidP="00E43DD9">
            <w:pPr>
              <w:pStyle w:val="LZ-4"/>
            </w:pPr>
            <w:r w:rsidRPr="007B3BD8">
              <w:rPr>
                <w:rFonts w:hint="eastAsia"/>
              </w:rPr>
              <w:t>0.14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E0AD201" w14:textId="77777777" w:rsidR="001A11CB" w:rsidRPr="007B3BD8" w:rsidRDefault="001A11CB" w:rsidP="00E43DD9">
            <w:pPr>
              <w:pStyle w:val="LZ-4"/>
            </w:pPr>
            <w:r w:rsidRPr="007B3BD8">
              <w:rPr>
                <w:rFonts w:hint="eastAsia"/>
              </w:rPr>
              <w:t>0.03</w:t>
            </w:r>
          </w:p>
        </w:tc>
      </w:tr>
      <w:tr w:rsidR="001A11CB" w:rsidRPr="007B3BD8" w14:paraId="2BEAE0DE"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019D5B9"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A28F0C0"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FA8C7B9" w14:textId="2672341E"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02D31C" w14:textId="77777777" w:rsidR="001A11CB" w:rsidRPr="007B3BD8" w:rsidRDefault="001A11CB" w:rsidP="00E43DD9">
            <w:pPr>
              <w:pStyle w:val="LZ-4"/>
            </w:pPr>
            <w:r w:rsidRPr="007B3BD8">
              <w:rPr>
                <w:rFonts w:hint="eastAsia"/>
              </w:rPr>
              <w:t>0.29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6996EA" w14:textId="77777777" w:rsidR="001A11CB" w:rsidRPr="007B3BD8" w:rsidRDefault="001A11CB" w:rsidP="00E43DD9">
            <w:pPr>
              <w:pStyle w:val="LZ-4"/>
            </w:pPr>
            <w:r w:rsidRPr="007B3BD8">
              <w:rPr>
                <w:rFonts w:hint="eastAsia"/>
              </w:rPr>
              <w:t>0.16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CF5C43" w14:textId="77777777" w:rsidR="001A11CB" w:rsidRPr="007B3BD8" w:rsidRDefault="001A11CB" w:rsidP="00E43DD9">
            <w:pPr>
              <w:pStyle w:val="LZ-4"/>
            </w:pPr>
            <w:r w:rsidRPr="007B3BD8">
              <w:rPr>
                <w:rFonts w:hint="eastAsia"/>
              </w:rPr>
              <w:t>0.07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313343B" w14:textId="77777777" w:rsidR="001A11CB" w:rsidRPr="007B3BD8" w:rsidRDefault="001A11CB" w:rsidP="00E43DD9">
            <w:pPr>
              <w:pStyle w:val="LZ-4"/>
            </w:pPr>
            <w:r w:rsidRPr="007B3BD8">
              <w:rPr>
                <w:rFonts w:hint="eastAsia"/>
              </w:rPr>
              <w:t>0.04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2C7969F" w14:textId="77777777" w:rsidR="001A11CB" w:rsidRPr="007B3BD8" w:rsidRDefault="001A11CB" w:rsidP="00E43DD9">
            <w:pPr>
              <w:pStyle w:val="LZ-4"/>
            </w:pPr>
            <w:r w:rsidRPr="007B3BD8">
              <w:rPr>
                <w:rFonts w:hint="eastAsia"/>
              </w:rPr>
              <w:t>0.04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EA2DC6" w14:textId="77777777" w:rsidR="001A11CB" w:rsidRPr="007B3BD8" w:rsidRDefault="001A11CB" w:rsidP="00E43DD9">
            <w:pPr>
              <w:pStyle w:val="LZ-4"/>
            </w:pPr>
            <w:r w:rsidRPr="007B3BD8">
              <w:rPr>
                <w:rFonts w:hint="eastAsia"/>
              </w:rPr>
              <w:t>0.04</w:t>
            </w:r>
          </w:p>
        </w:tc>
      </w:tr>
      <w:tr w:rsidR="001A11CB" w:rsidRPr="007B3BD8" w14:paraId="6C597B9F"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CC1799D"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5637B7D" w14:textId="77777777" w:rsidR="001A11CB" w:rsidRPr="007B3BD8" w:rsidRDefault="001A11CB" w:rsidP="00E43DD9">
            <w:pPr>
              <w:pStyle w:val="LZ-4"/>
            </w:pPr>
            <w:r w:rsidRPr="007B3BD8">
              <w:rPr>
                <w:rFonts w:hint="eastAsia"/>
              </w:rPr>
              <w:t>低速货车</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854333"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76FDEBB" w14:textId="77777777" w:rsidR="001A11CB" w:rsidRPr="007B3BD8" w:rsidRDefault="001A11CB" w:rsidP="00E43DD9">
            <w:pPr>
              <w:pStyle w:val="LZ-4"/>
            </w:pPr>
            <w:r w:rsidRPr="007B3BD8">
              <w:rPr>
                <w:rFonts w:hint="eastAsia"/>
              </w:rPr>
              <w:t>0.18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9C098A7" w14:textId="77777777" w:rsidR="001A11CB" w:rsidRPr="007B3BD8" w:rsidRDefault="001A11CB" w:rsidP="00E43DD9">
            <w:pPr>
              <w:pStyle w:val="LZ-4"/>
            </w:pPr>
            <w:r w:rsidRPr="007B3BD8">
              <w:rPr>
                <w:rFonts w:hint="eastAsia"/>
              </w:rPr>
              <w:t>0.16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CAD2E02" w14:textId="77777777" w:rsidR="001A11CB" w:rsidRPr="007B3BD8" w:rsidRDefault="001A11CB" w:rsidP="00E43DD9">
            <w:pPr>
              <w:pStyle w:val="LZ-4"/>
            </w:pPr>
            <w:r w:rsidRPr="007B3BD8">
              <w:rPr>
                <w:rFonts w:hint="eastAsia"/>
              </w:rPr>
              <w:t>0.12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ACAFFC9"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8C37BA3"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E6B1033" w14:textId="77777777" w:rsidR="001A11CB" w:rsidRPr="007B3BD8" w:rsidRDefault="001A11CB" w:rsidP="00E43DD9">
            <w:pPr>
              <w:pStyle w:val="LZ-4"/>
            </w:pPr>
            <w:r w:rsidRPr="007B3BD8">
              <w:rPr>
                <w:rFonts w:hint="eastAsia"/>
              </w:rPr>
              <w:t>-</w:t>
            </w:r>
          </w:p>
        </w:tc>
      </w:tr>
      <w:tr w:rsidR="001A11CB" w:rsidRPr="007B3BD8" w14:paraId="4E3C9E48"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FE86FC8"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153095" w14:textId="77777777" w:rsidR="001A11CB" w:rsidRPr="007B3BD8" w:rsidRDefault="001A11CB" w:rsidP="00E43DD9">
            <w:pPr>
              <w:pStyle w:val="LZ-4"/>
            </w:pPr>
            <w:r w:rsidRPr="007B3BD8">
              <w:rPr>
                <w:rFonts w:hint="eastAsia"/>
              </w:rPr>
              <w:t>三轮汽车</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F5B7AA"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93F868" w14:textId="77777777" w:rsidR="001A11CB" w:rsidRPr="007B3BD8" w:rsidRDefault="001A11CB" w:rsidP="00E43DD9">
            <w:pPr>
              <w:pStyle w:val="LZ-4"/>
            </w:pPr>
            <w:r w:rsidRPr="007B3BD8">
              <w:rPr>
                <w:rFonts w:hint="eastAsia"/>
              </w:rPr>
              <w:t>0.07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EAD8D2A" w14:textId="77777777" w:rsidR="001A11CB" w:rsidRPr="007B3BD8" w:rsidRDefault="001A11CB" w:rsidP="00E43DD9">
            <w:pPr>
              <w:pStyle w:val="LZ-4"/>
            </w:pPr>
            <w:r w:rsidRPr="007B3BD8">
              <w:rPr>
                <w:rFonts w:hint="eastAsia"/>
              </w:rPr>
              <w:t>0.06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30D66DE"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30079F"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1A148B6"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6F41D0" w14:textId="77777777" w:rsidR="001A11CB" w:rsidRPr="007B3BD8" w:rsidRDefault="001A11CB" w:rsidP="00E43DD9">
            <w:pPr>
              <w:pStyle w:val="LZ-4"/>
            </w:pPr>
            <w:r w:rsidRPr="007B3BD8">
              <w:rPr>
                <w:rFonts w:hint="eastAsia"/>
              </w:rPr>
              <w:t>-</w:t>
            </w:r>
          </w:p>
        </w:tc>
      </w:tr>
      <w:tr w:rsidR="001A11CB" w:rsidRPr="007B3BD8" w14:paraId="23C98CD2" w14:textId="77777777" w:rsidTr="00E43DD9">
        <w:trPr>
          <w:trHeight w:val="315"/>
          <w:jc w:val="center"/>
        </w:trPr>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910235" w14:textId="77777777" w:rsidR="001A11CB" w:rsidRPr="007B3BD8" w:rsidRDefault="001A11CB" w:rsidP="00E43DD9">
            <w:pPr>
              <w:pStyle w:val="LZ-4"/>
            </w:pPr>
            <w:r w:rsidRPr="007B3BD8">
              <w:rPr>
                <w:rFonts w:hint="eastAsia"/>
              </w:rPr>
              <w:t>摩托车</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40E5AC3" w14:textId="77777777" w:rsidR="001A11CB" w:rsidRPr="007B3BD8" w:rsidRDefault="001A11CB" w:rsidP="00E43DD9">
            <w:pPr>
              <w:pStyle w:val="LZ-4"/>
            </w:pPr>
            <w:r w:rsidRPr="007B3BD8">
              <w:rPr>
                <w:rFonts w:hint="eastAsia"/>
              </w:rPr>
              <w:t>普通</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BCA476"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0FE107F"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CB9281"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C04BD0"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D292216"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E0D7051"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9ADAD2" w14:textId="77777777" w:rsidR="001A11CB" w:rsidRPr="007B3BD8" w:rsidRDefault="001A11CB" w:rsidP="00E43DD9">
            <w:pPr>
              <w:pStyle w:val="LZ-4"/>
            </w:pPr>
            <w:r w:rsidRPr="007B3BD8">
              <w:rPr>
                <w:rFonts w:hint="eastAsia"/>
              </w:rPr>
              <w:t>-</w:t>
            </w:r>
          </w:p>
        </w:tc>
      </w:tr>
      <w:tr w:rsidR="001A11CB" w:rsidRPr="007B3BD8" w14:paraId="23DE745D"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62C28AA"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720A319" w14:textId="77777777" w:rsidR="001A11CB" w:rsidRPr="007B3BD8" w:rsidRDefault="001A11CB" w:rsidP="00E43DD9">
            <w:pPr>
              <w:pStyle w:val="LZ-4"/>
            </w:pPr>
            <w:r w:rsidRPr="007B3BD8">
              <w:rPr>
                <w:rFonts w:hint="eastAsia"/>
              </w:rPr>
              <w:t>轻便</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1DEFC3"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840B72"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B7D4B3"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67D163"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5D88E44"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D6B598"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B0181D4" w14:textId="77777777" w:rsidR="001A11CB" w:rsidRPr="007B3BD8" w:rsidRDefault="001A11CB" w:rsidP="00E43DD9">
            <w:pPr>
              <w:pStyle w:val="LZ-4"/>
            </w:pPr>
            <w:r w:rsidRPr="007B3BD8">
              <w:rPr>
                <w:rFonts w:hint="eastAsia"/>
              </w:rPr>
              <w:t>-</w:t>
            </w:r>
          </w:p>
        </w:tc>
      </w:tr>
      <w:tr w:rsidR="001A11CB" w:rsidRPr="007B3BD8" w14:paraId="5CD81DC1" w14:textId="77777777" w:rsidTr="00E43DD9">
        <w:trPr>
          <w:trHeight w:val="285"/>
          <w:jc w:val="center"/>
        </w:trPr>
        <w:tc>
          <w:tcPr>
            <w:tcW w:w="9720" w:type="dxa"/>
            <w:gridSpan w:val="9"/>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822DF2A" w14:textId="77777777" w:rsidR="001A11CB" w:rsidRPr="007B3BD8" w:rsidRDefault="001A11CB" w:rsidP="00E43DD9">
            <w:pPr>
              <w:pStyle w:val="LZ-4"/>
            </w:pPr>
            <w:r w:rsidRPr="007B3BD8">
              <w:rPr>
                <w:rFonts w:hint="eastAsia"/>
              </w:rPr>
              <w:t>道路移动源</w:t>
            </w:r>
            <w:r w:rsidRPr="007B3BD8">
              <w:rPr>
                <w:rFonts w:hint="eastAsia"/>
              </w:rPr>
              <w:t xml:space="preserve"> PM</w:t>
            </w:r>
            <w:r w:rsidRPr="00954AEC">
              <w:rPr>
                <w:rFonts w:hint="eastAsia"/>
                <w:vertAlign w:val="subscript"/>
              </w:rPr>
              <w:t>10</w:t>
            </w:r>
            <w:r w:rsidRPr="007B3BD8">
              <w:rPr>
                <w:rFonts w:hint="eastAsia"/>
              </w:rPr>
              <w:t>基准排放系数（</w:t>
            </w:r>
            <w:r w:rsidRPr="007B3BD8">
              <w:rPr>
                <w:rFonts w:hint="eastAsia"/>
              </w:rPr>
              <w:t>g/km</w:t>
            </w:r>
            <w:r w:rsidRPr="007B3BD8">
              <w:rPr>
                <w:rFonts w:hint="eastAsia"/>
              </w:rPr>
              <w:t>）</w:t>
            </w:r>
          </w:p>
        </w:tc>
      </w:tr>
      <w:tr w:rsidR="001A11CB" w:rsidRPr="007B3BD8" w14:paraId="7731501B" w14:textId="77777777" w:rsidTr="00E43DD9">
        <w:trPr>
          <w:trHeight w:val="315"/>
          <w:jc w:val="center"/>
        </w:trPr>
        <w:tc>
          <w:tcPr>
            <w:tcW w:w="3240" w:type="dxa"/>
            <w:gridSpan w:val="3"/>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9FA6A99" w14:textId="77777777" w:rsidR="001A11CB" w:rsidRPr="007B3BD8" w:rsidRDefault="001A11CB" w:rsidP="00E43DD9">
            <w:pPr>
              <w:pStyle w:val="LZ-4"/>
            </w:pPr>
            <w:r w:rsidRPr="007B3BD8">
              <w:rPr>
                <w:rFonts w:hint="eastAsia"/>
              </w:rPr>
              <w:t>道路移动源类别</w:t>
            </w:r>
          </w:p>
        </w:tc>
        <w:tc>
          <w:tcPr>
            <w:tcW w:w="6480" w:type="dxa"/>
            <w:gridSpan w:val="6"/>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6D86897" w14:textId="77777777" w:rsidR="001A11CB" w:rsidRPr="007B3BD8" w:rsidRDefault="001A11CB" w:rsidP="00E43DD9">
            <w:pPr>
              <w:pStyle w:val="LZ-4"/>
            </w:pPr>
            <w:r w:rsidRPr="007B3BD8">
              <w:rPr>
                <w:rFonts w:hint="eastAsia"/>
              </w:rPr>
              <w:t>排放标准</w:t>
            </w:r>
          </w:p>
        </w:tc>
      </w:tr>
      <w:tr w:rsidR="001A11CB" w:rsidRPr="007B3BD8" w14:paraId="03AB3BB1" w14:textId="77777777" w:rsidTr="00E43DD9">
        <w:trPr>
          <w:trHeight w:val="480"/>
          <w:jc w:val="center"/>
        </w:trPr>
        <w:tc>
          <w:tcPr>
            <w:tcW w:w="2160" w:type="dxa"/>
            <w:gridSpan w:val="2"/>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DB0130" w14:textId="77777777" w:rsidR="001A11CB" w:rsidRPr="007B3BD8" w:rsidRDefault="001A11CB" w:rsidP="00E43DD9">
            <w:pPr>
              <w:pStyle w:val="LZ-4"/>
            </w:pPr>
            <w:r w:rsidRPr="007B3BD8">
              <w:rPr>
                <w:rFonts w:hint="eastAsia"/>
              </w:rPr>
              <w:t>车辆类型</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1C95F23" w14:textId="77777777" w:rsidR="001A11CB" w:rsidRPr="007B3BD8" w:rsidRDefault="001A11CB" w:rsidP="00E43DD9">
            <w:pPr>
              <w:pStyle w:val="LZ-4"/>
            </w:pPr>
            <w:r w:rsidRPr="007B3BD8">
              <w:rPr>
                <w:rFonts w:hint="eastAsia"/>
              </w:rPr>
              <w:t>燃料类型</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5538D3E" w14:textId="77777777" w:rsidR="001A11CB" w:rsidRPr="007B3BD8" w:rsidRDefault="001A11CB" w:rsidP="00E43DD9">
            <w:pPr>
              <w:pStyle w:val="LZ-4"/>
            </w:pPr>
            <w:r w:rsidRPr="007B3BD8">
              <w:rPr>
                <w:rFonts w:hint="eastAsia"/>
              </w:rPr>
              <w:t>国</w:t>
            </w:r>
            <w:r w:rsidRPr="007B3BD8">
              <w:t>1</w:t>
            </w:r>
            <w:r w:rsidRPr="007B3BD8">
              <w:t>前</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15E60F6" w14:textId="77777777" w:rsidR="001A11CB" w:rsidRPr="007B3BD8" w:rsidRDefault="001A11CB" w:rsidP="00E43DD9">
            <w:pPr>
              <w:pStyle w:val="LZ-4"/>
            </w:pPr>
            <w:r w:rsidRPr="007B3BD8">
              <w:rPr>
                <w:rFonts w:hint="eastAsia"/>
              </w:rPr>
              <w:t>国</w:t>
            </w:r>
            <w:r w:rsidRPr="007B3BD8">
              <w:t>1</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CBA8441" w14:textId="77777777" w:rsidR="001A11CB" w:rsidRPr="007B3BD8" w:rsidRDefault="001A11CB" w:rsidP="00E43DD9">
            <w:pPr>
              <w:pStyle w:val="LZ-4"/>
            </w:pPr>
            <w:r w:rsidRPr="007B3BD8">
              <w:rPr>
                <w:rFonts w:hint="eastAsia"/>
              </w:rPr>
              <w:t>国</w:t>
            </w:r>
            <w:r w:rsidRPr="007B3BD8">
              <w:t>2</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705EA5" w14:textId="77777777" w:rsidR="001A11CB" w:rsidRPr="007B3BD8" w:rsidRDefault="001A11CB" w:rsidP="00E43DD9">
            <w:pPr>
              <w:pStyle w:val="LZ-4"/>
            </w:pPr>
            <w:r w:rsidRPr="007B3BD8">
              <w:rPr>
                <w:rFonts w:hint="eastAsia"/>
              </w:rPr>
              <w:t>国</w:t>
            </w:r>
            <w:r w:rsidRPr="007B3BD8">
              <w:t>3</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EBC026" w14:textId="77777777" w:rsidR="001A11CB" w:rsidRPr="007B3BD8" w:rsidRDefault="001A11CB" w:rsidP="00E43DD9">
            <w:pPr>
              <w:pStyle w:val="LZ-4"/>
            </w:pPr>
            <w:r w:rsidRPr="007B3BD8">
              <w:rPr>
                <w:rFonts w:hint="eastAsia"/>
              </w:rPr>
              <w:t>国</w:t>
            </w:r>
            <w:r w:rsidRPr="007B3BD8">
              <w:t>4</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375456" w14:textId="77777777" w:rsidR="001A11CB" w:rsidRPr="007B3BD8" w:rsidRDefault="001A11CB" w:rsidP="00E43DD9">
            <w:pPr>
              <w:pStyle w:val="LZ-4"/>
            </w:pPr>
            <w:r w:rsidRPr="007B3BD8">
              <w:rPr>
                <w:rFonts w:hint="eastAsia"/>
              </w:rPr>
              <w:t>国</w:t>
            </w:r>
            <w:r w:rsidRPr="007B3BD8">
              <w:t>5</w:t>
            </w:r>
          </w:p>
        </w:tc>
      </w:tr>
      <w:tr w:rsidR="001A11CB" w:rsidRPr="007B3BD8" w14:paraId="5A3711B3" w14:textId="77777777" w:rsidTr="00E43DD9">
        <w:trPr>
          <w:trHeight w:val="312"/>
          <w:jc w:val="center"/>
        </w:trPr>
        <w:tc>
          <w:tcPr>
            <w:tcW w:w="2160" w:type="dxa"/>
            <w:gridSpan w:val="2"/>
            <w:vMerge/>
            <w:tcBorders>
              <w:top w:val="single" w:sz="4" w:space="0" w:color="000000"/>
              <w:left w:val="single" w:sz="4" w:space="0" w:color="000000"/>
              <w:bottom w:val="single" w:sz="4" w:space="0" w:color="000000"/>
              <w:right w:val="single" w:sz="4" w:space="0" w:color="000000"/>
            </w:tcBorders>
            <w:vAlign w:val="center"/>
            <w:hideMark/>
          </w:tcPr>
          <w:p w14:paraId="5B1D9D9C"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A345F3D"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6365A69"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E375146"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B35D02F"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A80682E"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B295CAA"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CD4C931" w14:textId="77777777" w:rsidR="001A11CB" w:rsidRPr="007B3BD8" w:rsidRDefault="001A11CB" w:rsidP="00E43DD9">
            <w:pPr>
              <w:pStyle w:val="LZ-4"/>
            </w:pPr>
          </w:p>
        </w:tc>
      </w:tr>
      <w:tr w:rsidR="001A11CB" w:rsidRPr="007B3BD8" w14:paraId="75A3F812" w14:textId="77777777" w:rsidTr="00E43DD9">
        <w:trPr>
          <w:trHeight w:val="315"/>
          <w:jc w:val="center"/>
        </w:trPr>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DAEE303" w14:textId="77777777" w:rsidR="001A11CB" w:rsidRPr="007B3BD8" w:rsidRDefault="001A11CB" w:rsidP="00E43DD9">
            <w:pPr>
              <w:pStyle w:val="LZ-4"/>
            </w:pPr>
            <w:r w:rsidRPr="007B3BD8">
              <w:rPr>
                <w:rFonts w:hint="eastAsia"/>
              </w:rPr>
              <w:t>载客汽车</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479B8C" w14:textId="77777777" w:rsidR="001A11CB" w:rsidRPr="007B3BD8" w:rsidRDefault="001A11CB" w:rsidP="00E43DD9">
            <w:pPr>
              <w:pStyle w:val="LZ-4"/>
            </w:pPr>
            <w:r w:rsidRPr="007B3BD8">
              <w:rPr>
                <w:rFonts w:hint="eastAsia"/>
              </w:rPr>
              <w:t>微型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B26F8D8"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2525AD"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92321F5"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DA921D"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2441C5"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0FBF73D"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489C60" w14:textId="77777777" w:rsidR="001A11CB" w:rsidRPr="007B3BD8" w:rsidRDefault="001A11CB" w:rsidP="00E43DD9">
            <w:pPr>
              <w:pStyle w:val="LZ-4"/>
            </w:pPr>
            <w:r w:rsidRPr="007B3BD8">
              <w:rPr>
                <w:rFonts w:hint="eastAsia"/>
              </w:rPr>
              <w:t>0</w:t>
            </w:r>
          </w:p>
        </w:tc>
      </w:tr>
      <w:tr w:rsidR="001A11CB" w:rsidRPr="007B3BD8" w14:paraId="2CE69EF4"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E70CBA4"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8412B38"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723D89D"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539CDA2" w14:textId="77777777" w:rsidR="001A11CB" w:rsidRPr="007B3BD8" w:rsidRDefault="001A11CB" w:rsidP="00E43DD9">
            <w:pPr>
              <w:pStyle w:val="LZ-4"/>
            </w:pPr>
            <w:r w:rsidRPr="007B3BD8">
              <w:rPr>
                <w:rFonts w:hint="eastAsia"/>
              </w:rPr>
              <w:t>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592AE72" w14:textId="77777777" w:rsidR="001A11CB" w:rsidRPr="007B3BD8" w:rsidRDefault="001A11CB" w:rsidP="00E43DD9">
            <w:pPr>
              <w:pStyle w:val="LZ-4"/>
            </w:pPr>
            <w:r w:rsidRPr="007B3BD8">
              <w:rPr>
                <w:rFonts w:hint="eastAsia"/>
              </w:rPr>
              <w:t>0.07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73B2927" w14:textId="77777777" w:rsidR="001A11CB" w:rsidRPr="007B3BD8" w:rsidRDefault="001A11CB" w:rsidP="00E43DD9">
            <w:pPr>
              <w:pStyle w:val="LZ-4"/>
            </w:pPr>
            <w:r w:rsidRPr="007B3BD8">
              <w:rPr>
                <w:rFonts w:hint="eastAsia"/>
              </w:rPr>
              <w:t>0.06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3A67990" w14:textId="77777777" w:rsidR="001A11CB" w:rsidRPr="007B3BD8" w:rsidRDefault="001A11CB" w:rsidP="00E43DD9">
            <w:pPr>
              <w:pStyle w:val="LZ-4"/>
            </w:pPr>
            <w:r w:rsidRPr="007B3BD8">
              <w:rPr>
                <w:rFonts w:hint="eastAsia"/>
              </w:rPr>
              <w:t>0.04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4924C39"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B83086A" w14:textId="77777777" w:rsidR="001A11CB" w:rsidRPr="007B3BD8" w:rsidRDefault="001A11CB" w:rsidP="00E43DD9">
            <w:pPr>
              <w:pStyle w:val="LZ-4"/>
            </w:pPr>
            <w:r w:rsidRPr="007B3BD8">
              <w:rPr>
                <w:rFonts w:hint="eastAsia"/>
              </w:rPr>
              <w:t>0.03</w:t>
            </w:r>
          </w:p>
        </w:tc>
      </w:tr>
      <w:tr w:rsidR="001A11CB" w:rsidRPr="007B3BD8" w14:paraId="62A425E5"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66CC551"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5DA83A0"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AF86ABE"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723B7CA"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04EA623"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44859D1"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AA7D3F"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59396F4"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A12E9E8" w14:textId="77777777" w:rsidR="001A11CB" w:rsidRPr="007B3BD8" w:rsidRDefault="001A11CB" w:rsidP="00E43DD9">
            <w:pPr>
              <w:pStyle w:val="LZ-4"/>
            </w:pPr>
            <w:r w:rsidRPr="007B3BD8">
              <w:rPr>
                <w:rFonts w:hint="eastAsia"/>
              </w:rPr>
              <w:t>0</w:t>
            </w:r>
          </w:p>
        </w:tc>
      </w:tr>
      <w:tr w:rsidR="001A11CB" w:rsidRPr="007B3BD8" w14:paraId="0089DC8B"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E4EC05F"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E36D1DB" w14:textId="77777777" w:rsidR="001A11CB" w:rsidRPr="007B3BD8" w:rsidRDefault="001A11CB" w:rsidP="00E43DD9">
            <w:pPr>
              <w:pStyle w:val="LZ-4"/>
            </w:pPr>
            <w:r w:rsidRPr="007B3BD8">
              <w:rPr>
                <w:rFonts w:hint="eastAsia"/>
              </w:rPr>
              <w:t>小型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81D9420"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1C87A1A"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00EF32"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5E50A09"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EBEE6F0"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CAE5810"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7750D3F" w14:textId="77777777" w:rsidR="001A11CB" w:rsidRPr="007B3BD8" w:rsidRDefault="001A11CB" w:rsidP="00E43DD9">
            <w:pPr>
              <w:pStyle w:val="LZ-4"/>
            </w:pPr>
            <w:r w:rsidRPr="007B3BD8">
              <w:rPr>
                <w:rFonts w:hint="eastAsia"/>
              </w:rPr>
              <w:t>0</w:t>
            </w:r>
          </w:p>
        </w:tc>
      </w:tr>
      <w:tr w:rsidR="001A11CB" w:rsidRPr="007B3BD8" w14:paraId="0CFC335B"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3DE6BE1"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6DD7719"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2ECFA7"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E0FDC7" w14:textId="77777777" w:rsidR="001A11CB" w:rsidRPr="007B3BD8" w:rsidRDefault="001A11CB" w:rsidP="00E43DD9">
            <w:pPr>
              <w:pStyle w:val="LZ-4"/>
            </w:pPr>
            <w:r w:rsidRPr="007B3BD8">
              <w:rPr>
                <w:rFonts w:hint="eastAsia"/>
              </w:rPr>
              <w:t>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749966" w14:textId="77777777" w:rsidR="001A11CB" w:rsidRPr="007B3BD8" w:rsidRDefault="001A11CB" w:rsidP="00E43DD9">
            <w:pPr>
              <w:pStyle w:val="LZ-4"/>
            </w:pPr>
            <w:r w:rsidRPr="007B3BD8">
              <w:rPr>
                <w:rFonts w:hint="eastAsia"/>
              </w:rPr>
              <w:t>0.07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2DE3A8" w14:textId="77777777" w:rsidR="001A11CB" w:rsidRPr="007B3BD8" w:rsidRDefault="001A11CB" w:rsidP="00E43DD9">
            <w:pPr>
              <w:pStyle w:val="LZ-4"/>
            </w:pPr>
            <w:r w:rsidRPr="007B3BD8">
              <w:rPr>
                <w:rFonts w:hint="eastAsia"/>
              </w:rPr>
              <w:t>0.06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083526A" w14:textId="77777777" w:rsidR="001A11CB" w:rsidRPr="007B3BD8" w:rsidRDefault="001A11CB" w:rsidP="00E43DD9">
            <w:pPr>
              <w:pStyle w:val="LZ-4"/>
            </w:pPr>
            <w:r w:rsidRPr="007B3BD8">
              <w:rPr>
                <w:rFonts w:hint="eastAsia"/>
              </w:rPr>
              <w:t>0.04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8FD70B2"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D91B60" w14:textId="77777777" w:rsidR="001A11CB" w:rsidRPr="007B3BD8" w:rsidRDefault="001A11CB" w:rsidP="00E43DD9">
            <w:pPr>
              <w:pStyle w:val="LZ-4"/>
            </w:pPr>
            <w:r w:rsidRPr="007B3BD8">
              <w:rPr>
                <w:rFonts w:hint="eastAsia"/>
              </w:rPr>
              <w:t>0.03</w:t>
            </w:r>
          </w:p>
        </w:tc>
      </w:tr>
      <w:tr w:rsidR="001A11CB" w:rsidRPr="007B3BD8" w14:paraId="242F03E8"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24AD8BD"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C69AAB8"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CC72971"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F8D8A4C"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FF72EF"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E8EED2"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81EF0BC"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60665A4"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E761C78" w14:textId="77777777" w:rsidR="001A11CB" w:rsidRPr="007B3BD8" w:rsidRDefault="001A11CB" w:rsidP="00E43DD9">
            <w:pPr>
              <w:pStyle w:val="LZ-4"/>
            </w:pPr>
            <w:r w:rsidRPr="007B3BD8">
              <w:rPr>
                <w:rFonts w:hint="eastAsia"/>
              </w:rPr>
              <w:t>0</w:t>
            </w:r>
          </w:p>
        </w:tc>
      </w:tr>
      <w:tr w:rsidR="001A11CB" w:rsidRPr="007B3BD8" w14:paraId="01170168"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AB5ACBB"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B0466B" w14:textId="77777777" w:rsidR="001A11CB" w:rsidRPr="007B3BD8" w:rsidRDefault="001A11CB" w:rsidP="00E43DD9">
            <w:pPr>
              <w:pStyle w:val="LZ-4"/>
            </w:pPr>
            <w:r w:rsidRPr="007B3BD8">
              <w:rPr>
                <w:rFonts w:hint="eastAsia"/>
              </w:rPr>
              <w:t>出租车</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8A5176"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C63E67F"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8E6CAD"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5EC212E"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EC1D6F8"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60F2A2"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B492B83" w14:textId="77777777" w:rsidR="001A11CB" w:rsidRPr="007B3BD8" w:rsidRDefault="001A11CB" w:rsidP="00E43DD9">
            <w:pPr>
              <w:pStyle w:val="LZ-4"/>
            </w:pPr>
            <w:r w:rsidRPr="007B3BD8">
              <w:rPr>
                <w:rFonts w:hint="eastAsia"/>
              </w:rPr>
              <w:t>0</w:t>
            </w:r>
          </w:p>
        </w:tc>
      </w:tr>
      <w:tr w:rsidR="001A11CB" w:rsidRPr="007B3BD8" w14:paraId="394ED0F3"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A9DAAD3"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DAF5BC3"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B60177E"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71F37A" w14:textId="77777777" w:rsidR="001A11CB" w:rsidRPr="007B3BD8" w:rsidRDefault="001A11CB" w:rsidP="00E43DD9">
            <w:pPr>
              <w:pStyle w:val="LZ-4"/>
            </w:pPr>
            <w:r w:rsidRPr="007B3BD8">
              <w:rPr>
                <w:rFonts w:hint="eastAsia"/>
              </w:rPr>
              <w:t>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E96335D" w14:textId="77777777" w:rsidR="001A11CB" w:rsidRPr="007B3BD8" w:rsidRDefault="001A11CB" w:rsidP="00E43DD9">
            <w:pPr>
              <w:pStyle w:val="LZ-4"/>
            </w:pPr>
            <w:r w:rsidRPr="007B3BD8">
              <w:rPr>
                <w:rFonts w:hint="eastAsia"/>
              </w:rPr>
              <w:t>0.07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3D386C" w14:textId="77777777" w:rsidR="001A11CB" w:rsidRPr="007B3BD8" w:rsidRDefault="001A11CB" w:rsidP="00E43DD9">
            <w:pPr>
              <w:pStyle w:val="LZ-4"/>
            </w:pPr>
            <w:r w:rsidRPr="007B3BD8">
              <w:rPr>
                <w:rFonts w:hint="eastAsia"/>
              </w:rPr>
              <w:t>0.06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AA7111" w14:textId="77777777" w:rsidR="001A11CB" w:rsidRPr="007B3BD8" w:rsidRDefault="001A11CB" w:rsidP="00E43DD9">
            <w:pPr>
              <w:pStyle w:val="LZ-4"/>
            </w:pPr>
            <w:r w:rsidRPr="007B3BD8">
              <w:rPr>
                <w:rFonts w:hint="eastAsia"/>
              </w:rPr>
              <w:t>0.04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BC09C01"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72D8B89" w14:textId="77777777" w:rsidR="001A11CB" w:rsidRPr="007B3BD8" w:rsidRDefault="001A11CB" w:rsidP="00E43DD9">
            <w:pPr>
              <w:pStyle w:val="LZ-4"/>
            </w:pPr>
            <w:r w:rsidRPr="007B3BD8">
              <w:rPr>
                <w:rFonts w:hint="eastAsia"/>
              </w:rPr>
              <w:t>0.03</w:t>
            </w:r>
          </w:p>
        </w:tc>
      </w:tr>
      <w:tr w:rsidR="001A11CB" w:rsidRPr="007B3BD8" w14:paraId="5B56D0F8"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FB2CD60"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97DA036"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780445"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E489DF0"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2DFD5FC"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020D732"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EC9146"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8E21CB"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B329C9" w14:textId="77777777" w:rsidR="001A11CB" w:rsidRPr="007B3BD8" w:rsidRDefault="001A11CB" w:rsidP="00E43DD9">
            <w:pPr>
              <w:pStyle w:val="LZ-4"/>
            </w:pPr>
            <w:r w:rsidRPr="007B3BD8">
              <w:rPr>
                <w:rFonts w:hint="eastAsia"/>
              </w:rPr>
              <w:t>0</w:t>
            </w:r>
          </w:p>
        </w:tc>
      </w:tr>
      <w:tr w:rsidR="001A11CB" w:rsidRPr="007B3BD8" w14:paraId="3F036B4A"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C9BA8D7"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A90569" w14:textId="77777777" w:rsidR="001A11CB" w:rsidRPr="007B3BD8" w:rsidRDefault="001A11CB" w:rsidP="00E43DD9">
            <w:pPr>
              <w:pStyle w:val="LZ-4"/>
            </w:pPr>
            <w:r w:rsidRPr="007B3BD8">
              <w:rPr>
                <w:rFonts w:hint="eastAsia"/>
              </w:rPr>
              <w:t>中型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418E05"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AF23FD6" w14:textId="77777777" w:rsidR="001A11CB" w:rsidRPr="007B3BD8" w:rsidRDefault="001A11CB" w:rsidP="00E43DD9">
            <w:pPr>
              <w:pStyle w:val="LZ-4"/>
            </w:pPr>
            <w:r w:rsidRPr="007B3BD8">
              <w:rPr>
                <w:rFonts w:hint="eastAsia"/>
              </w:rPr>
              <w:t>0.11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A87F5D8" w14:textId="77777777" w:rsidR="001A11CB" w:rsidRPr="007B3BD8" w:rsidRDefault="001A11CB" w:rsidP="00E43DD9">
            <w:pPr>
              <w:pStyle w:val="LZ-4"/>
            </w:pPr>
            <w:r w:rsidRPr="007B3BD8">
              <w:rPr>
                <w:rFonts w:hint="eastAsia"/>
              </w:rPr>
              <w:t>0.07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CEF381D"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485F71"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8240A8"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F70EE6" w14:textId="77777777" w:rsidR="001A11CB" w:rsidRPr="007B3BD8" w:rsidRDefault="001A11CB" w:rsidP="00E43DD9">
            <w:pPr>
              <w:pStyle w:val="LZ-4"/>
            </w:pPr>
            <w:r w:rsidRPr="007B3BD8">
              <w:rPr>
                <w:rFonts w:hint="eastAsia"/>
              </w:rPr>
              <w:t>0.01</w:t>
            </w:r>
          </w:p>
        </w:tc>
      </w:tr>
      <w:tr w:rsidR="001A11CB" w:rsidRPr="007B3BD8" w14:paraId="0CFA7E38"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137D8A4"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67ECE7D"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C4731E"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08125CE" w14:textId="77777777" w:rsidR="001A11CB" w:rsidRPr="007B3BD8" w:rsidRDefault="001A11CB" w:rsidP="00E43DD9">
            <w:pPr>
              <w:pStyle w:val="LZ-4"/>
            </w:pPr>
            <w:r w:rsidRPr="007B3BD8">
              <w:rPr>
                <w:rFonts w:hint="eastAsia"/>
              </w:rPr>
              <w:t>1.78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5943CDB" w14:textId="77777777" w:rsidR="001A11CB" w:rsidRPr="007B3BD8" w:rsidRDefault="001A11CB" w:rsidP="00E43DD9">
            <w:pPr>
              <w:pStyle w:val="LZ-4"/>
            </w:pPr>
            <w:r w:rsidRPr="007B3BD8">
              <w:rPr>
                <w:rFonts w:hint="eastAsia"/>
              </w:rPr>
              <w:t>0.52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2EF826A" w14:textId="77777777" w:rsidR="001A11CB" w:rsidRPr="007B3BD8" w:rsidRDefault="001A11CB" w:rsidP="00E43DD9">
            <w:pPr>
              <w:pStyle w:val="LZ-4"/>
            </w:pPr>
            <w:r w:rsidRPr="007B3BD8">
              <w:rPr>
                <w:rFonts w:hint="eastAsia"/>
              </w:rPr>
              <w:t>0.17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96AE2B8" w14:textId="77777777" w:rsidR="001A11CB" w:rsidRPr="007B3BD8" w:rsidRDefault="001A11CB" w:rsidP="00E43DD9">
            <w:pPr>
              <w:pStyle w:val="LZ-4"/>
            </w:pPr>
            <w:r w:rsidRPr="007B3BD8">
              <w:rPr>
                <w:rFonts w:hint="eastAsia"/>
              </w:rPr>
              <w:t>0.16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48867E4" w14:textId="77777777" w:rsidR="001A11CB" w:rsidRPr="007B3BD8" w:rsidRDefault="001A11CB" w:rsidP="00E43DD9">
            <w:pPr>
              <w:pStyle w:val="LZ-4"/>
            </w:pPr>
            <w:r w:rsidRPr="007B3BD8">
              <w:rPr>
                <w:rFonts w:hint="eastAsia"/>
              </w:rPr>
              <w:t>0.12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064E67" w14:textId="77777777" w:rsidR="001A11CB" w:rsidRPr="007B3BD8" w:rsidRDefault="001A11CB" w:rsidP="00E43DD9">
            <w:pPr>
              <w:pStyle w:val="LZ-4"/>
            </w:pPr>
            <w:r w:rsidRPr="007B3BD8">
              <w:rPr>
                <w:rFonts w:hint="eastAsia"/>
              </w:rPr>
              <w:t>0.06</w:t>
            </w:r>
          </w:p>
        </w:tc>
      </w:tr>
      <w:tr w:rsidR="001A11CB" w:rsidRPr="007B3BD8" w14:paraId="13F4FB36"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0C8D1B0"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320F592"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2799EE7"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ED1CDE8" w14:textId="77777777" w:rsidR="001A11CB" w:rsidRPr="007B3BD8" w:rsidRDefault="001A11CB" w:rsidP="00E43DD9">
            <w:pPr>
              <w:pStyle w:val="LZ-4"/>
            </w:pPr>
            <w:r w:rsidRPr="007B3BD8">
              <w:rPr>
                <w:rFonts w:hint="eastAsia"/>
              </w:rPr>
              <w:t>0.11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1D53881" w14:textId="77777777" w:rsidR="001A11CB" w:rsidRPr="007B3BD8" w:rsidRDefault="001A11CB" w:rsidP="00E43DD9">
            <w:pPr>
              <w:pStyle w:val="LZ-4"/>
            </w:pPr>
            <w:r w:rsidRPr="007B3BD8">
              <w:rPr>
                <w:rFonts w:hint="eastAsia"/>
              </w:rPr>
              <w:t>0.07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BE5685B"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AE14D71"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64AE7D"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1869AFF" w14:textId="77777777" w:rsidR="001A11CB" w:rsidRPr="007B3BD8" w:rsidRDefault="001A11CB" w:rsidP="00E43DD9">
            <w:pPr>
              <w:pStyle w:val="LZ-4"/>
            </w:pPr>
            <w:r w:rsidRPr="007B3BD8">
              <w:rPr>
                <w:rFonts w:hint="eastAsia"/>
              </w:rPr>
              <w:t>0.01</w:t>
            </w:r>
          </w:p>
        </w:tc>
      </w:tr>
      <w:tr w:rsidR="001A11CB" w:rsidRPr="007B3BD8" w14:paraId="603CE621"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8560EEC"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8875870" w14:textId="77777777" w:rsidR="001A11CB" w:rsidRPr="007B3BD8" w:rsidRDefault="001A11CB" w:rsidP="00E43DD9">
            <w:pPr>
              <w:pStyle w:val="LZ-4"/>
            </w:pPr>
            <w:r w:rsidRPr="007B3BD8">
              <w:rPr>
                <w:rFonts w:hint="eastAsia"/>
              </w:rPr>
              <w:t>大型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B589F52"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E4F66F" w14:textId="77777777" w:rsidR="001A11CB" w:rsidRPr="007B3BD8" w:rsidRDefault="001A11CB" w:rsidP="00E43DD9">
            <w:pPr>
              <w:pStyle w:val="LZ-4"/>
            </w:pPr>
            <w:r w:rsidRPr="007B3BD8">
              <w:rPr>
                <w:rFonts w:hint="eastAsia"/>
              </w:rPr>
              <w:t>0.33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7CF04DF" w14:textId="77777777" w:rsidR="001A11CB" w:rsidRPr="007B3BD8" w:rsidRDefault="001A11CB" w:rsidP="00E43DD9">
            <w:pPr>
              <w:pStyle w:val="LZ-4"/>
            </w:pPr>
            <w:r w:rsidRPr="007B3BD8">
              <w:rPr>
                <w:rFonts w:hint="eastAsia"/>
              </w:rPr>
              <w:t>0.18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BFAC54A" w14:textId="77777777" w:rsidR="001A11CB" w:rsidRPr="007B3BD8" w:rsidRDefault="001A11CB" w:rsidP="00E43DD9">
            <w:pPr>
              <w:pStyle w:val="LZ-4"/>
            </w:pPr>
            <w:r w:rsidRPr="007B3BD8">
              <w:rPr>
                <w:rFonts w:hint="eastAsia"/>
              </w:rPr>
              <w:t>0.08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E6F7F79"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67A2BC2"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7ED9369" w14:textId="77777777" w:rsidR="001A11CB" w:rsidRPr="007B3BD8" w:rsidRDefault="001A11CB" w:rsidP="00E43DD9">
            <w:pPr>
              <w:pStyle w:val="LZ-4"/>
            </w:pPr>
            <w:r w:rsidRPr="007B3BD8">
              <w:rPr>
                <w:rFonts w:hint="eastAsia"/>
              </w:rPr>
              <w:t>0.05</w:t>
            </w:r>
          </w:p>
        </w:tc>
      </w:tr>
      <w:tr w:rsidR="001A11CB" w:rsidRPr="007B3BD8" w14:paraId="5F42F710"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B5568AA"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69D1215"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2CB7EAE"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C7A4E4" w14:textId="77777777" w:rsidR="001A11CB" w:rsidRPr="007B3BD8" w:rsidRDefault="001A11CB" w:rsidP="00E43DD9">
            <w:pPr>
              <w:pStyle w:val="LZ-4"/>
            </w:pPr>
            <w:r w:rsidRPr="007B3BD8">
              <w:rPr>
                <w:rFonts w:hint="eastAsia"/>
              </w:rPr>
              <w:t>1.43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0D83D6" w14:textId="77777777" w:rsidR="001A11CB" w:rsidRPr="007B3BD8" w:rsidRDefault="001A11CB" w:rsidP="00E43DD9">
            <w:pPr>
              <w:pStyle w:val="LZ-4"/>
            </w:pPr>
            <w:r w:rsidRPr="007B3BD8">
              <w:rPr>
                <w:rFonts w:hint="eastAsia"/>
              </w:rPr>
              <w:t>1.09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A878DBF" w14:textId="77777777" w:rsidR="001A11CB" w:rsidRPr="007B3BD8" w:rsidRDefault="001A11CB" w:rsidP="00E43DD9">
            <w:pPr>
              <w:pStyle w:val="LZ-4"/>
            </w:pPr>
            <w:r w:rsidRPr="007B3BD8">
              <w:rPr>
                <w:rFonts w:hint="eastAsia"/>
              </w:rPr>
              <w:t>0.98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55AC87" w14:textId="77777777" w:rsidR="001A11CB" w:rsidRPr="007B3BD8" w:rsidRDefault="001A11CB" w:rsidP="00E43DD9">
            <w:pPr>
              <w:pStyle w:val="LZ-4"/>
            </w:pPr>
            <w:r w:rsidRPr="007B3BD8">
              <w:rPr>
                <w:rFonts w:hint="eastAsia"/>
              </w:rPr>
              <w:t>0.44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C8B692" w14:textId="77777777" w:rsidR="001A11CB" w:rsidRPr="007B3BD8" w:rsidRDefault="001A11CB" w:rsidP="00E43DD9">
            <w:pPr>
              <w:pStyle w:val="LZ-4"/>
            </w:pPr>
            <w:r w:rsidRPr="007B3BD8">
              <w:rPr>
                <w:rFonts w:hint="eastAsia"/>
              </w:rPr>
              <w:t>0.28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110DEDF" w14:textId="77777777" w:rsidR="001A11CB" w:rsidRPr="007B3BD8" w:rsidRDefault="001A11CB" w:rsidP="00E43DD9">
            <w:pPr>
              <w:pStyle w:val="LZ-4"/>
            </w:pPr>
            <w:r w:rsidRPr="007B3BD8">
              <w:rPr>
                <w:rFonts w:hint="eastAsia"/>
              </w:rPr>
              <w:t>0.14</w:t>
            </w:r>
          </w:p>
        </w:tc>
      </w:tr>
      <w:tr w:rsidR="001A11CB" w:rsidRPr="007B3BD8" w14:paraId="1F6D8204"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70D09CA"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A3D5037"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D3B32E8"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31CE1D2" w14:textId="77777777" w:rsidR="001A11CB" w:rsidRPr="007B3BD8" w:rsidRDefault="001A11CB" w:rsidP="00E43DD9">
            <w:pPr>
              <w:pStyle w:val="LZ-4"/>
            </w:pPr>
            <w:r w:rsidRPr="007B3BD8">
              <w:rPr>
                <w:rFonts w:hint="eastAsia"/>
              </w:rPr>
              <w:t>0.33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6101293" w14:textId="77777777" w:rsidR="001A11CB" w:rsidRPr="007B3BD8" w:rsidRDefault="001A11CB" w:rsidP="00E43DD9">
            <w:pPr>
              <w:pStyle w:val="LZ-4"/>
            </w:pPr>
            <w:r w:rsidRPr="007B3BD8">
              <w:rPr>
                <w:rFonts w:hint="eastAsia"/>
              </w:rPr>
              <w:t>0.18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A570B5" w14:textId="77777777" w:rsidR="001A11CB" w:rsidRPr="007B3BD8" w:rsidRDefault="001A11CB" w:rsidP="00E43DD9">
            <w:pPr>
              <w:pStyle w:val="LZ-4"/>
            </w:pPr>
            <w:r w:rsidRPr="007B3BD8">
              <w:rPr>
                <w:rFonts w:hint="eastAsia"/>
              </w:rPr>
              <w:t>0.08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2E1D1C0"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38B8A5"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108290" w14:textId="77777777" w:rsidR="001A11CB" w:rsidRPr="007B3BD8" w:rsidRDefault="001A11CB" w:rsidP="00E43DD9">
            <w:pPr>
              <w:pStyle w:val="LZ-4"/>
            </w:pPr>
            <w:r w:rsidRPr="007B3BD8">
              <w:rPr>
                <w:rFonts w:hint="eastAsia"/>
              </w:rPr>
              <w:t>0.05</w:t>
            </w:r>
          </w:p>
        </w:tc>
      </w:tr>
      <w:tr w:rsidR="001A11CB" w:rsidRPr="007B3BD8" w14:paraId="44F2FE11"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72193AB"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2AD425" w14:textId="77777777" w:rsidR="001A11CB" w:rsidRPr="007B3BD8" w:rsidRDefault="001A11CB" w:rsidP="00E43DD9">
            <w:pPr>
              <w:pStyle w:val="LZ-4"/>
            </w:pPr>
            <w:r w:rsidRPr="007B3BD8">
              <w:rPr>
                <w:rFonts w:hint="eastAsia"/>
              </w:rPr>
              <w:t>公交车</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C198527"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A1610CA" w14:textId="77777777" w:rsidR="001A11CB" w:rsidRPr="007B3BD8" w:rsidRDefault="001A11CB" w:rsidP="00E43DD9">
            <w:pPr>
              <w:pStyle w:val="LZ-4"/>
            </w:pPr>
            <w:r w:rsidRPr="007B3BD8">
              <w:rPr>
                <w:rFonts w:hint="eastAsia"/>
              </w:rPr>
              <w:t>0.33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B8F1DAE" w14:textId="77777777" w:rsidR="001A11CB" w:rsidRPr="007B3BD8" w:rsidRDefault="001A11CB" w:rsidP="00E43DD9">
            <w:pPr>
              <w:pStyle w:val="LZ-4"/>
            </w:pPr>
            <w:r w:rsidRPr="007B3BD8">
              <w:rPr>
                <w:rFonts w:hint="eastAsia"/>
              </w:rPr>
              <w:t>0.18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C725F45" w14:textId="77777777" w:rsidR="001A11CB" w:rsidRPr="007B3BD8" w:rsidRDefault="001A11CB" w:rsidP="00E43DD9">
            <w:pPr>
              <w:pStyle w:val="LZ-4"/>
            </w:pPr>
            <w:r w:rsidRPr="007B3BD8">
              <w:rPr>
                <w:rFonts w:hint="eastAsia"/>
              </w:rPr>
              <w:t>0.08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BDC9B6"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F01777"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EC133F5" w14:textId="77777777" w:rsidR="001A11CB" w:rsidRPr="007B3BD8" w:rsidRDefault="001A11CB" w:rsidP="00E43DD9">
            <w:pPr>
              <w:pStyle w:val="LZ-4"/>
            </w:pPr>
            <w:r w:rsidRPr="007B3BD8">
              <w:rPr>
                <w:rFonts w:hint="eastAsia"/>
              </w:rPr>
              <w:t>0.05</w:t>
            </w:r>
          </w:p>
        </w:tc>
      </w:tr>
      <w:tr w:rsidR="001A11CB" w:rsidRPr="007B3BD8" w14:paraId="198DEACC"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909B7A1"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4D67314"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209AD11"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841471B" w14:textId="77777777" w:rsidR="001A11CB" w:rsidRPr="007B3BD8" w:rsidRDefault="001A11CB" w:rsidP="00E43DD9">
            <w:pPr>
              <w:pStyle w:val="LZ-4"/>
            </w:pPr>
            <w:r w:rsidRPr="007B3BD8">
              <w:rPr>
                <w:rFonts w:hint="eastAsia"/>
              </w:rPr>
              <w:t>1.43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B51C03B" w14:textId="77777777" w:rsidR="001A11CB" w:rsidRPr="007B3BD8" w:rsidRDefault="001A11CB" w:rsidP="00E43DD9">
            <w:pPr>
              <w:pStyle w:val="LZ-4"/>
            </w:pPr>
            <w:r w:rsidRPr="007B3BD8">
              <w:rPr>
                <w:rFonts w:hint="eastAsia"/>
              </w:rPr>
              <w:t>1.09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A488728" w14:textId="77777777" w:rsidR="001A11CB" w:rsidRPr="007B3BD8" w:rsidRDefault="001A11CB" w:rsidP="00E43DD9">
            <w:pPr>
              <w:pStyle w:val="LZ-4"/>
            </w:pPr>
            <w:r w:rsidRPr="007B3BD8">
              <w:rPr>
                <w:rFonts w:hint="eastAsia"/>
              </w:rPr>
              <w:t>0.98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B75B66A" w14:textId="77777777" w:rsidR="001A11CB" w:rsidRPr="007B3BD8" w:rsidRDefault="001A11CB" w:rsidP="00E43DD9">
            <w:pPr>
              <w:pStyle w:val="LZ-4"/>
            </w:pPr>
            <w:r w:rsidRPr="007B3BD8">
              <w:rPr>
                <w:rFonts w:hint="eastAsia"/>
              </w:rPr>
              <w:t>0.44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DE3D2C8" w14:textId="77777777" w:rsidR="001A11CB" w:rsidRPr="007B3BD8" w:rsidRDefault="001A11CB" w:rsidP="00E43DD9">
            <w:pPr>
              <w:pStyle w:val="LZ-4"/>
            </w:pPr>
            <w:r w:rsidRPr="007B3BD8">
              <w:rPr>
                <w:rFonts w:hint="eastAsia"/>
              </w:rPr>
              <w:t>0.28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81A0710" w14:textId="77777777" w:rsidR="001A11CB" w:rsidRPr="007B3BD8" w:rsidRDefault="001A11CB" w:rsidP="00E43DD9">
            <w:pPr>
              <w:pStyle w:val="LZ-4"/>
            </w:pPr>
            <w:r w:rsidRPr="007B3BD8">
              <w:rPr>
                <w:rFonts w:hint="eastAsia"/>
              </w:rPr>
              <w:t>0.14</w:t>
            </w:r>
          </w:p>
        </w:tc>
      </w:tr>
      <w:tr w:rsidR="001A11CB" w:rsidRPr="007B3BD8" w14:paraId="053ADCF2"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47562DB"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65E6817"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ECC0FFF"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58E9B13" w14:textId="77777777" w:rsidR="001A11CB" w:rsidRPr="007B3BD8" w:rsidRDefault="001A11CB" w:rsidP="00E43DD9">
            <w:pPr>
              <w:pStyle w:val="LZ-4"/>
            </w:pPr>
            <w:r w:rsidRPr="007B3BD8">
              <w:rPr>
                <w:rFonts w:hint="eastAsia"/>
              </w:rPr>
              <w:t>0.33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AE02867" w14:textId="77777777" w:rsidR="001A11CB" w:rsidRPr="007B3BD8" w:rsidRDefault="001A11CB" w:rsidP="00E43DD9">
            <w:pPr>
              <w:pStyle w:val="LZ-4"/>
            </w:pPr>
            <w:r w:rsidRPr="007B3BD8">
              <w:rPr>
                <w:rFonts w:hint="eastAsia"/>
              </w:rPr>
              <w:t>0.18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47AE50B" w14:textId="77777777" w:rsidR="001A11CB" w:rsidRPr="007B3BD8" w:rsidRDefault="001A11CB" w:rsidP="00E43DD9">
            <w:pPr>
              <w:pStyle w:val="LZ-4"/>
            </w:pPr>
            <w:r w:rsidRPr="007B3BD8">
              <w:rPr>
                <w:rFonts w:hint="eastAsia"/>
              </w:rPr>
              <w:t>0.08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B18094"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99EA6B4"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66E0176" w14:textId="77777777" w:rsidR="001A11CB" w:rsidRPr="007B3BD8" w:rsidRDefault="001A11CB" w:rsidP="00E43DD9">
            <w:pPr>
              <w:pStyle w:val="LZ-4"/>
            </w:pPr>
            <w:r w:rsidRPr="007B3BD8">
              <w:rPr>
                <w:rFonts w:hint="eastAsia"/>
              </w:rPr>
              <w:t>0.05</w:t>
            </w:r>
          </w:p>
        </w:tc>
      </w:tr>
      <w:tr w:rsidR="001A11CB" w:rsidRPr="007B3BD8" w14:paraId="4437BF37" w14:textId="77777777" w:rsidTr="00E43DD9">
        <w:trPr>
          <w:trHeight w:val="315"/>
          <w:jc w:val="center"/>
        </w:trPr>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E3AD18F" w14:textId="77777777" w:rsidR="001A11CB" w:rsidRPr="007B3BD8" w:rsidRDefault="001A11CB" w:rsidP="00E43DD9">
            <w:pPr>
              <w:pStyle w:val="LZ-4"/>
            </w:pPr>
            <w:r w:rsidRPr="007B3BD8">
              <w:rPr>
                <w:rFonts w:hint="eastAsia"/>
              </w:rPr>
              <w:t>载货汽车</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8623C7" w14:textId="77777777" w:rsidR="001A11CB" w:rsidRPr="007B3BD8" w:rsidRDefault="001A11CB" w:rsidP="00E43DD9">
            <w:pPr>
              <w:pStyle w:val="LZ-4"/>
            </w:pPr>
            <w:r w:rsidRPr="007B3BD8">
              <w:rPr>
                <w:rFonts w:hint="eastAsia"/>
              </w:rPr>
              <w:t>微型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2177869"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733C5F" w14:textId="77777777" w:rsidR="001A11CB" w:rsidRPr="007B3BD8" w:rsidRDefault="001A11CB" w:rsidP="00E43DD9">
            <w:pPr>
              <w:pStyle w:val="LZ-4"/>
            </w:pPr>
            <w:r w:rsidRPr="007B3BD8">
              <w:rPr>
                <w:rFonts w:hint="eastAsia"/>
              </w:rPr>
              <w:t>0.11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DFD563" w14:textId="77777777" w:rsidR="001A11CB" w:rsidRPr="007B3BD8" w:rsidRDefault="001A11CB" w:rsidP="00E43DD9">
            <w:pPr>
              <w:pStyle w:val="LZ-4"/>
            </w:pPr>
            <w:r w:rsidRPr="007B3BD8">
              <w:rPr>
                <w:rFonts w:hint="eastAsia"/>
              </w:rPr>
              <w:t>0.07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0A1EBE"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14A2888"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01A427"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B032F3A" w14:textId="77777777" w:rsidR="001A11CB" w:rsidRPr="007B3BD8" w:rsidRDefault="001A11CB" w:rsidP="00E43DD9">
            <w:pPr>
              <w:pStyle w:val="LZ-4"/>
            </w:pPr>
            <w:r w:rsidRPr="007B3BD8">
              <w:rPr>
                <w:rFonts w:hint="eastAsia"/>
              </w:rPr>
              <w:t>0.01</w:t>
            </w:r>
          </w:p>
        </w:tc>
      </w:tr>
      <w:tr w:rsidR="001A11CB" w:rsidRPr="007B3BD8" w14:paraId="5CE6033D"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9AF7BDF"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C2FDA26"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D0D039"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FD11489" w14:textId="77777777" w:rsidR="001A11CB" w:rsidRPr="007B3BD8" w:rsidRDefault="001A11CB" w:rsidP="00E43DD9">
            <w:pPr>
              <w:pStyle w:val="LZ-4"/>
            </w:pPr>
            <w:r w:rsidRPr="007B3BD8">
              <w:rPr>
                <w:rFonts w:hint="eastAsia"/>
              </w:rPr>
              <w:t>0.48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0DD950" w14:textId="77777777" w:rsidR="001A11CB" w:rsidRPr="007B3BD8" w:rsidRDefault="001A11CB" w:rsidP="00E43DD9">
            <w:pPr>
              <w:pStyle w:val="LZ-4"/>
            </w:pPr>
            <w:r w:rsidRPr="007B3BD8">
              <w:rPr>
                <w:rFonts w:hint="eastAsia"/>
              </w:rPr>
              <w:t>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568A30" w14:textId="77777777" w:rsidR="001A11CB" w:rsidRPr="007B3BD8" w:rsidRDefault="001A11CB" w:rsidP="00E43DD9">
            <w:pPr>
              <w:pStyle w:val="LZ-4"/>
            </w:pPr>
            <w:r w:rsidRPr="007B3BD8">
              <w:rPr>
                <w:rFonts w:hint="eastAsia"/>
              </w:rPr>
              <w:t>0.29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0008CA" w14:textId="77777777" w:rsidR="001A11CB" w:rsidRPr="007B3BD8" w:rsidRDefault="001A11CB" w:rsidP="00E43DD9">
            <w:pPr>
              <w:pStyle w:val="LZ-4"/>
            </w:pPr>
            <w:r w:rsidRPr="007B3BD8">
              <w:rPr>
                <w:rFonts w:hint="eastAsia"/>
              </w:rPr>
              <w:t>0.14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5DED73" w14:textId="77777777" w:rsidR="001A11CB" w:rsidRPr="007B3BD8" w:rsidRDefault="001A11CB" w:rsidP="00E43DD9">
            <w:pPr>
              <w:pStyle w:val="LZ-4"/>
            </w:pPr>
            <w:r w:rsidRPr="007B3BD8">
              <w:rPr>
                <w:rFonts w:hint="eastAsia"/>
              </w:rPr>
              <w:t>0.06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E6B13DE" w14:textId="77777777" w:rsidR="001A11CB" w:rsidRPr="007B3BD8" w:rsidRDefault="001A11CB" w:rsidP="00E43DD9">
            <w:pPr>
              <w:pStyle w:val="LZ-4"/>
            </w:pPr>
            <w:r w:rsidRPr="007B3BD8">
              <w:rPr>
                <w:rFonts w:hint="eastAsia"/>
              </w:rPr>
              <w:t>0.01</w:t>
            </w:r>
          </w:p>
        </w:tc>
      </w:tr>
      <w:tr w:rsidR="001A11CB" w:rsidRPr="007B3BD8" w14:paraId="71943603"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F173058"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7A6A378"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DA040B"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D9DE7B"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38EF46"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C401B0E"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25AE4FE"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0FB652"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D23DA8" w14:textId="77777777" w:rsidR="001A11CB" w:rsidRPr="007B3BD8" w:rsidRDefault="001A11CB" w:rsidP="00E43DD9">
            <w:pPr>
              <w:pStyle w:val="LZ-4"/>
            </w:pPr>
            <w:r w:rsidRPr="007B3BD8">
              <w:rPr>
                <w:rFonts w:hint="eastAsia"/>
              </w:rPr>
              <w:t>-</w:t>
            </w:r>
          </w:p>
        </w:tc>
      </w:tr>
      <w:tr w:rsidR="001A11CB" w:rsidRPr="007B3BD8" w14:paraId="7FB61CCD"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DE90514"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F74B0FF" w14:textId="77777777" w:rsidR="001A11CB" w:rsidRPr="007B3BD8" w:rsidRDefault="001A11CB" w:rsidP="00E43DD9">
            <w:pPr>
              <w:pStyle w:val="LZ-4"/>
            </w:pPr>
            <w:r w:rsidRPr="007B3BD8">
              <w:rPr>
                <w:rFonts w:hint="eastAsia"/>
              </w:rPr>
              <w:t>轻型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B71395"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C771903" w14:textId="77777777" w:rsidR="001A11CB" w:rsidRPr="007B3BD8" w:rsidRDefault="001A11CB" w:rsidP="00E43DD9">
            <w:pPr>
              <w:pStyle w:val="LZ-4"/>
            </w:pPr>
            <w:r w:rsidRPr="007B3BD8">
              <w:rPr>
                <w:rFonts w:hint="eastAsia"/>
              </w:rPr>
              <w:t>0.11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00778C9" w14:textId="77777777" w:rsidR="001A11CB" w:rsidRPr="007B3BD8" w:rsidRDefault="001A11CB" w:rsidP="00E43DD9">
            <w:pPr>
              <w:pStyle w:val="LZ-4"/>
            </w:pPr>
            <w:r w:rsidRPr="007B3BD8">
              <w:rPr>
                <w:rFonts w:hint="eastAsia"/>
              </w:rPr>
              <w:t>0.07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9B171B1"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7634F65"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E9A317"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229B8C" w14:textId="77777777" w:rsidR="001A11CB" w:rsidRPr="007B3BD8" w:rsidRDefault="001A11CB" w:rsidP="00E43DD9">
            <w:pPr>
              <w:pStyle w:val="LZ-4"/>
            </w:pPr>
            <w:r w:rsidRPr="007B3BD8">
              <w:rPr>
                <w:rFonts w:hint="eastAsia"/>
              </w:rPr>
              <w:t>0.01</w:t>
            </w:r>
          </w:p>
        </w:tc>
      </w:tr>
      <w:tr w:rsidR="001A11CB" w:rsidRPr="007B3BD8" w14:paraId="63C8A749"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87BE79A"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470ADA1"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C1B32F"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F03E6AB" w14:textId="77777777" w:rsidR="001A11CB" w:rsidRPr="007B3BD8" w:rsidRDefault="001A11CB" w:rsidP="00E43DD9">
            <w:pPr>
              <w:pStyle w:val="LZ-4"/>
            </w:pPr>
            <w:r w:rsidRPr="007B3BD8">
              <w:rPr>
                <w:rFonts w:hint="eastAsia"/>
              </w:rPr>
              <w:t>0.48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B50ABC" w14:textId="77777777" w:rsidR="001A11CB" w:rsidRPr="007B3BD8" w:rsidRDefault="001A11CB" w:rsidP="00E43DD9">
            <w:pPr>
              <w:pStyle w:val="LZ-4"/>
            </w:pPr>
            <w:r w:rsidRPr="007B3BD8">
              <w:rPr>
                <w:rFonts w:hint="eastAsia"/>
              </w:rPr>
              <w:t>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3699542" w14:textId="77777777" w:rsidR="001A11CB" w:rsidRPr="007B3BD8" w:rsidRDefault="001A11CB" w:rsidP="00E43DD9">
            <w:pPr>
              <w:pStyle w:val="LZ-4"/>
            </w:pPr>
            <w:r w:rsidRPr="007B3BD8">
              <w:rPr>
                <w:rFonts w:hint="eastAsia"/>
              </w:rPr>
              <w:t>0.29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48FB8FB" w14:textId="77777777" w:rsidR="001A11CB" w:rsidRPr="007B3BD8" w:rsidRDefault="001A11CB" w:rsidP="00E43DD9">
            <w:pPr>
              <w:pStyle w:val="LZ-4"/>
            </w:pPr>
            <w:r w:rsidRPr="007B3BD8">
              <w:rPr>
                <w:rFonts w:hint="eastAsia"/>
              </w:rPr>
              <w:t>0.14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8B82AE8" w14:textId="77777777" w:rsidR="001A11CB" w:rsidRPr="007B3BD8" w:rsidRDefault="001A11CB" w:rsidP="00E43DD9">
            <w:pPr>
              <w:pStyle w:val="LZ-4"/>
            </w:pPr>
            <w:r w:rsidRPr="007B3BD8">
              <w:rPr>
                <w:rFonts w:hint="eastAsia"/>
              </w:rPr>
              <w:t>0.06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C52E931" w14:textId="77777777" w:rsidR="001A11CB" w:rsidRPr="007B3BD8" w:rsidRDefault="001A11CB" w:rsidP="00E43DD9">
            <w:pPr>
              <w:pStyle w:val="LZ-4"/>
            </w:pPr>
            <w:r w:rsidRPr="007B3BD8">
              <w:rPr>
                <w:rFonts w:hint="eastAsia"/>
              </w:rPr>
              <w:t>0.01</w:t>
            </w:r>
          </w:p>
        </w:tc>
      </w:tr>
      <w:tr w:rsidR="001A11CB" w:rsidRPr="007B3BD8" w14:paraId="545D445F"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3C674FC"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F82BCBE"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8F8CA8" w14:textId="06462776"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F13D563"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EDEDF7"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CEDCA4"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F37D75"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A20D155"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80BB64B" w14:textId="77777777" w:rsidR="001A11CB" w:rsidRPr="007B3BD8" w:rsidRDefault="001A11CB" w:rsidP="00E43DD9">
            <w:pPr>
              <w:pStyle w:val="LZ-4"/>
            </w:pPr>
            <w:r w:rsidRPr="007B3BD8">
              <w:rPr>
                <w:rFonts w:hint="eastAsia"/>
              </w:rPr>
              <w:t>0</w:t>
            </w:r>
          </w:p>
        </w:tc>
      </w:tr>
      <w:tr w:rsidR="001A11CB" w:rsidRPr="007B3BD8" w14:paraId="6C3CE01C"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914C449"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CBADAD8" w14:textId="77777777" w:rsidR="001A11CB" w:rsidRPr="007B3BD8" w:rsidRDefault="001A11CB" w:rsidP="00E43DD9">
            <w:pPr>
              <w:pStyle w:val="LZ-4"/>
            </w:pPr>
            <w:r w:rsidRPr="007B3BD8">
              <w:rPr>
                <w:rFonts w:hint="eastAsia"/>
              </w:rPr>
              <w:t>中型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76A5E65"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B41EF0" w14:textId="77777777" w:rsidR="001A11CB" w:rsidRPr="007B3BD8" w:rsidRDefault="001A11CB" w:rsidP="00E43DD9">
            <w:pPr>
              <w:pStyle w:val="LZ-4"/>
            </w:pPr>
            <w:r w:rsidRPr="007B3BD8">
              <w:rPr>
                <w:rFonts w:hint="eastAsia"/>
              </w:rPr>
              <w:t>0.33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7139349" w14:textId="77777777" w:rsidR="001A11CB" w:rsidRPr="007B3BD8" w:rsidRDefault="001A11CB" w:rsidP="00E43DD9">
            <w:pPr>
              <w:pStyle w:val="LZ-4"/>
            </w:pPr>
            <w:r w:rsidRPr="007B3BD8">
              <w:rPr>
                <w:rFonts w:hint="eastAsia"/>
              </w:rPr>
              <w:t>0.18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50636E7" w14:textId="77777777" w:rsidR="001A11CB" w:rsidRPr="007B3BD8" w:rsidRDefault="001A11CB" w:rsidP="00E43DD9">
            <w:pPr>
              <w:pStyle w:val="LZ-4"/>
            </w:pPr>
            <w:r w:rsidRPr="007B3BD8">
              <w:rPr>
                <w:rFonts w:hint="eastAsia"/>
              </w:rPr>
              <w:t>0.08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751E85"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20D605"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8BF4167" w14:textId="77777777" w:rsidR="001A11CB" w:rsidRPr="007B3BD8" w:rsidRDefault="001A11CB" w:rsidP="00E43DD9">
            <w:pPr>
              <w:pStyle w:val="LZ-4"/>
            </w:pPr>
            <w:r w:rsidRPr="007B3BD8">
              <w:rPr>
                <w:rFonts w:hint="eastAsia"/>
              </w:rPr>
              <w:t>0.05</w:t>
            </w:r>
          </w:p>
        </w:tc>
      </w:tr>
      <w:tr w:rsidR="001A11CB" w:rsidRPr="007B3BD8" w14:paraId="389C63B2"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66E8E40"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A5425AA"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359A56"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86EBC31" w14:textId="77777777" w:rsidR="001A11CB" w:rsidRPr="007B3BD8" w:rsidRDefault="001A11CB" w:rsidP="00E43DD9">
            <w:pPr>
              <w:pStyle w:val="LZ-4"/>
            </w:pPr>
            <w:r w:rsidRPr="007B3BD8">
              <w:rPr>
                <w:rFonts w:hint="eastAsia"/>
              </w:rPr>
              <w:t>1.45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B3693AB" w14:textId="77777777" w:rsidR="001A11CB" w:rsidRPr="007B3BD8" w:rsidRDefault="001A11CB" w:rsidP="00E43DD9">
            <w:pPr>
              <w:pStyle w:val="LZ-4"/>
            </w:pPr>
            <w:r w:rsidRPr="007B3BD8">
              <w:rPr>
                <w:rFonts w:hint="eastAsia"/>
              </w:rPr>
              <w:t>1.01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CBE84F" w14:textId="77777777" w:rsidR="001A11CB" w:rsidRPr="007B3BD8" w:rsidRDefault="001A11CB" w:rsidP="00E43DD9">
            <w:pPr>
              <w:pStyle w:val="LZ-4"/>
            </w:pPr>
            <w:r w:rsidRPr="007B3BD8">
              <w:rPr>
                <w:rFonts w:hint="eastAsia"/>
              </w:rPr>
              <w:t>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9BC25E" w14:textId="77777777" w:rsidR="001A11CB" w:rsidRPr="007B3BD8" w:rsidRDefault="001A11CB" w:rsidP="00E43DD9">
            <w:pPr>
              <w:pStyle w:val="LZ-4"/>
            </w:pPr>
            <w:r w:rsidRPr="007B3BD8">
              <w:rPr>
                <w:rFonts w:hint="eastAsia"/>
              </w:rPr>
              <w:t>0.19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67C554E" w14:textId="77777777" w:rsidR="001A11CB" w:rsidRPr="007B3BD8" w:rsidRDefault="001A11CB" w:rsidP="00E43DD9">
            <w:pPr>
              <w:pStyle w:val="LZ-4"/>
            </w:pPr>
            <w:r w:rsidRPr="007B3BD8">
              <w:rPr>
                <w:rFonts w:hint="eastAsia"/>
              </w:rPr>
              <w:t>0.11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AE18446" w14:textId="77777777" w:rsidR="001A11CB" w:rsidRPr="007B3BD8" w:rsidRDefault="001A11CB" w:rsidP="00E43DD9">
            <w:pPr>
              <w:pStyle w:val="LZ-4"/>
            </w:pPr>
            <w:r w:rsidRPr="007B3BD8">
              <w:rPr>
                <w:rFonts w:hint="eastAsia"/>
              </w:rPr>
              <w:t>0.02</w:t>
            </w:r>
          </w:p>
        </w:tc>
      </w:tr>
      <w:tr w:rsidR="001A11CB" w:rsidRPr="007B3BD8" w14:paraId="1ACCF3D6"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2A97DA7"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B464F47"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5C27F0"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1751787"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145AE6"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BF026FC"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146E15"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5D001FB"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E8D8AB" w14:textId="77777777" w:rsidR="001A11CB" w:rsidRPr="007B3BD8" w:rsidRDefault="001A11CB" w:rsidP="00E43DD9">
            <w:pPr>
              <w:pStyle w:val="LZ-4"/>
            </w:pPr>
            <w:r w:rsidRPr="007B3BD8">
              <w:rPr>
                <w:rFonts w:hint="eastAsia"/>
              </w:rPr>
              <w:t>-</w:t>
            </w:r>
          </w:p>
        </w:tc>
      </w:tr>
      <w:tr w:rsidR="001A11CB" w:rsidRPr="007B3BD8" w14:paraId="3C72C781"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3B318CE"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8CB7C4A" w14:textId="77777777" w:rsidR="001A11CB" w:rsidRPr="007B3BD8" w:rsidRDefault="001A11CB" w:rsidP="00E43DD9">
            <w:pPr>
              <w:pStyle w:val="LZ-4"/>
            </w:pPr>
            <w:r w:rsidRPr="007B3BD8">
              <w:rPr>
                <w:rFonts w:hint="eastAsia"/>
              </w:rPr>
              <w:t>重型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6BFA79"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74DAC2" w14:textId="77777777" w:rsidR="001A11CB" w:rsidRPr="007B3BD8" w:rsidRDefault="001A11CB" w:rsidP="00E43DD9">
            <w:pPr>
              <w:pStyle w:val="LZ-4"/>
            </w:pPr>
            <w:r w:rsidRPr="007B3BD8">
              <w:rPr>
                <w:rFonts w:hint="eastAsia"/>
              </w:rPr>
              <w:t>0.33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BF92669" w14:textId="77777777" w:rsidR="001A11CB" w:rsidRPr="007B3BD8" w:rsidRDefault="001A11CB" w:rsidP="00E43DD9">
            <w:pPr>
              <w:pStyle w:val="LZ-4"/>
            </w:pPr>
            <w:r w:rsidRPr="007B3BD8">
              <w:rPr>
                <w:rFonts w:hint="eastAsia"/>
              </w:rPr>
              <w:t>0.18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0434D22" w14:textId="77777777" w:rsidR="001A11CB" w:rsidRPr="007B3BD8" w:rsidRDefault="001A11CB" w:rsidP="00E43DD9">
            <w:pPr>
              <w:pStyle w:val="LZ-4"/>
            </w:pPr>
            <w:r w:rsidRPr="007B3BD8">
              <w:rPr>
                <w:rFonts w:hint="eastAsia"/>
              </w:rPr>
              <w:t>0.08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F2D3AB"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EAEF114"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86381AF" w14:textId="77777777" w:rsidR="001A11CB" w:rsidRPr="007B3BD8" w:rsidRDefault="001A11CB" w:rsidP="00E43DD9">
            <w:pPr>
              <w:pStyle w:val="LZ-4"/>
            </w:pPr>
            <w:r w:rsidRPr="007B3BD8">
              <w:rPr>
                <w:rFonts w:hint="eastAsia"/>
              </w:rPr>
              <w:t>0.05</w:t>
            </w:r>
          </w:p>
        </w:tc>
      </w:tr>
      <w:tr w:rsidR="001A11CB" w:rsidRPr="007B3BD8" w14:paraId="2B68AEF6"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A5C6ACB"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679B9CC"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D9AEF5"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819E3C4" w14:textId="77777777" w:rsidR="001A11CB" w:rsidRPr="007B3BD8" w:rsidRDefault="001A11CB" w:rsidP="00E43DD9">
            <w:pPr>
              <w:pStyle w:val="LZ-4"/>
            </w:pPr>
            <w:r w:rsidRPr="007B3BD8">
              <w:rPr>
                <w:rFonts w:hint="eastAsia"/>
              </w:rPr>
              <w:t>1.45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443AC39" w14:textId="77777777" w:rsidR="001A11CB" w:rsidRPr="007B3BD8" w:rsidRDefault="001A11CB" w:rsidP="00E43DD9">
            <w:pPr>
              <w:pStyle w:val="LZ-4"/>
            </w:pPr>
            <w:r w:rsidRPr="007B3BD8">
              <w:rPr>
                <w:rFonts w:hint="eastAsia"/>
              </w:rPr>
              <w:t>0.69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32CE43" w14:textId="77777777" w:rsidR="001A11CB" w:rsidRPr="007B3BD8" w:rsidRDefault="001A11CB" w:rsidP="00E43DD9">
            <w:pPr>
              <w:pStyle w:val="LZ-4"/>
            </w:pPr>
            <w:r w:rsidRPr="007B3BD8">
              <w:rPr>
                <w:rFonts w:hint="eastAsia"/>
              </w:rPr>
              <w:t>0.56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1FCC16" w14:textId="77777777" w:rsidR="001A11CB" w:rsidRPr="007B3BD8" w:rsidRDefault="001A11CB" w:rsidP="00E43DD9">
            <w:pPr>
              <w:pStyle w:val="LZ-4"/>
            </w:pPr>
            <w:r w:rsidRPr="007B3BD8">
              <w:rPr>
                <w:rFonts w:hint="eastAsia"/>
              </w:rPr>
              <w:t>0.27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1E54979" w14:textId="77777777" w:rsidR="001A11CB" w:rsidRPr="007B3BD8" w:rsidRDefault="001A11CB" w:rsidP="00E43DD9">
            <w:pPr>
              <w:pStyle w:val="LZ-4"/>
            </w:pPr>
            <w:r w:rsidRPr="007B3BD8">
              <w:rPr>
                <w:rFonts w:hint="eastAsia"/>
              </w:rPr>
              <w:t>0.15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408CDC" w14:textId="77777777" w:rsidR="001A11CB" w:rsidRPr="007B3BD8" w:rsidRDefault="001A11CB" w:rsidP="00E43DD9">
            <w:pPr>
              <w:pStyle w:val="LZ-4"/>
            </w:pPr>
            <w:r w:rsidRPr="007B3BD8">
              <w:rPr>
                <w:rFonts w:hint="eastAsia"/>
              </w:rPr>
              <w:t>0.03</w:t>
            </w:r>
          </w:p>
        </w:tc>
      </w:tr>
      <w:tr w:rsidR="001A11CB" w:rsidRPr="007B3BD8" w14:paraId="18C1E7A8"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A0CE171"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B31903C"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76FBA8" w14:textId="49B74D52"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AA115CC" w14:textId="77777777" w:rsidR="001A11CB" w:rsidRPr="007B3BD8" w:rsidRDefault="001A11CB" w:rsidP="00E43DD9">
            <w:pPr>
              <w:pStyle w:val="LZ-4"/>
            </w:pPr>
            <w:r w:rsidRPr="007B3BD8">
              <w:rPr>
                <w:rFonts w:hint="eastAsia"/>
              </w:rPr>
              <w:t>0.33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0CE350A" w14:textId="77777777" w:rsidR="001A11CB" w:rsidRPr="007B3BD8" w:rsidRDefault="001A11CB" w:rsidP="00E43DD9">
            <w:pPr>
              <w:pStyle w:val="LZ-4"/>
            </w:pPr>
            <w:r w:rsidRPr="007B3BD8">
              <w:rPr>
                <w:rFonts w:hint="eastAsia"/>
              </w:rPr>
              <w:t>0.18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1D572E9" w14:textId="77777777" w:rsidR="001A11CB" w:rsidRPr="007B3BD8" w:rsidRDefault="001A11CB" w:rsidP="00E43DD9">
            <w:pPr>
              <w:pStyle w:val="LZ-4"/>
            </w:pPr>
            <w:r w:rsidRPr="007B3BD8">
              <w:rPr>
                <w:rFonts w:hint="eastAsia"/>
              </w:rPr>
              <w:t>0.08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4A629EB"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5A2C49B"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5D5CE8" w14:textId="77777777" w:rsidR="001A11CB" w:rsidRPr="007B3BD8" w:rsidRDefault="001A11CB" w:rsidP="00E43DD9">
            <w:pPr>
              <w:pStyle w:val="LZ-4"/>
            </w:pPr>
            <w:r w:rsidRPr="007B3BD8">
              <w:rPr>
                <w:rFonts w:hint="eastAsia"/>
              </w:rPr>
              <w:t>0.05</w:t>
            </w:r>
          </w:p>
        </w:tc>
      </w:tr>
      <w:tr w:rsidR="001A11CB" w:rsidRPr="007B3BD8" w14:paraId="6151FAB0"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1E0D46C"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422AE1" w14:textId="77777777" w:rsidR="001A11CB" w:rsidRPr="007B3BD8" w:rsidRDefault="001A11CB" w:rsidP="00E43DD9">
            <w:pPr>
              <w:pStyle w:val="LZ-4"/>
            </w:pPr>
            <w:r w:rsidRPr="007B3BD8">
              <w:rPr>
                <w:rFonts w:hint="eastAsia"/>
              </w:rPr>
              <w:t>低速货车</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73B827"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6C95C5" w14:textId="77777777" w:rsidR="001A11CB" w:rsidRPr="007B3BD8" w:rsidRDefault="001A11CB" w:rsidP="00E43DD9">
            <w:pPr>
              <w:pStyle w:val="LZ-4"/>
            </w:pPr>
            <w:r w:rsidRPr="007B3BD8">
              <w:rPr>
                <w:rFonts w:hint="eastAsia"/>
              </w:rPr>
              <w:t>0.19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BA8C18" w14:textId="77777777" w:rsidR="001A11CB" w:rsidRPr="007B3BD8" w:rsidRDefault="001A11CB" w:rsidP="00E43DD9">
            <w:pPr>
              <w:pStyle w:val="LZ-4"/>
            </w:pPr>
            <w:r w:rsidRPr="007B3BD8">
              <w:rPr>
                <w:rFonts w:hint="eastAsia"/>
              </w:rPr>
              <w:t>0.17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9D5347" w14:textId="77777777" w:rsidR="001A11CB" w:rsidRPr="007B3BD8" w:rsidRDefault="001A11CB" w:rsidP="00E43DD9">
            <w:pPr>
              <w:pStyle w:val="LZ-4"/>
            </w:pPr>
            <w:r w:rsidRPr="007B3BD8">
              <w:rPr>
                <w:rFonts w:hint="eastAsia"/>
              </w:rPr>
              <w:t>0.13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90AD7A"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A5BDD43"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44392A" w14:textId="77777777" w:rsidR="001A11CB" w:rsidRPr="007B3BD8" w:rsidRDefault="001A11CB" w:rsidP="00E43DD9">
            <w:pPr>
              <w:pStyle w:val="LZ-4"/>
            </w:pPr>
            <w:r w:rsidRPr="007B3BD8">
              <w:rPr>
                <w:rFonts w:hint="eastAsia"/>
              </w:rPr>
              <w:t>-</w:t>
            </w:r>
          </w:p>
        </w:tc>
      </w:tr>
      <w:tr w:rsidR="001A11CB" w:rsidRPr="007B3BD8" w14:paraId="41AC2815"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10B2AA6"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46FEDAF" w14:textId="77777777" w:rsidR="001A11CB" w:rsidRPr="007B3BD8" w:rsidRDefault="001A11CB" w:rsidP="00E43DD9">
            <w:pPr>
              <w:pStyle w:val="LZ-4"/>
            </w:pPr>
            <w:r w:rsidRPr="007B3BD8">
              <w:rPr>
                <w:rFonts w:hint="eastAsia"/>
              </w:rPr>
              <w:t>三轮汽车</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4FE2213"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6E0206" w14:textId="77777777" w:rsidR="001A11CB" w:rsidRPr="007B3BD8" w:rsidRDefault="001A11CB" w:rsidP="00E43DD9">
            <w:pPr>
              <w:pStyle w:val="LZ-4"/>
            </w:pPr>
            <w:r w:rsidRPr="007B3BD8">
              <w:rPr>
                <w:rFonts w:hint="eastAsia"/>
              </w:rPr>
              <w:t>0.08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B509931" w14:textId="77777777" w:rsidR="001A11CB" w:rsidRPr="007B3BD8" w:rsidRDefault="001A11CB" w:rsidP="00E43DD9">
            <w:pPr>
              <w:pStyle w:val="LZ-4"/>
            </w:pPr>
            <w:r w:rsidRPr="007B3BD8">
              <w:rPr>
                <w:rFonts w:hint="eastAsia"/>
              </w:rPr>
              <w:t>0.07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11ADC4"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743FE30"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67B43F0"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EA397B" w14:textId="77777777" w:rsidR="001A11CB" w:rsidRPr="007B3BD8" w:rsidRDefault="001A11CB" w:rsidP="00E43DD9">
            <w:pPr>
              <w:pStyle w:val="LZ-4"/>
            </w:pPr>
            <w:r w:rsidRPr="007B3BD8">
              <w:rPr>
                <w:rFonts w:hint="eastAsia"/>
              </w:rPr>
              <w:t>-</w:t>
            </w:r>
          </w:p>
        </w:tc>
      </w:tr>
      <w:tr w:rsidR="001A11CB" w:rsidRPr="007B3BD8" w14:paraId="03C6612C" w14:textId="77777777" w:rsidTr="00E43DD9">
        <w:trPr>
          <w:trHeight w:val="315"/>
          <w:jc w:val="center"/>
        </w:trPr>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48A85F9" w14:textId="77777777" w:rsidR="001A11CB" w:rsidRPr="007B3BD8" w:rsidRDefault="001A11CB" w:rsidP="00E43DD9">
            <w:pPr>
              <w:pStyle w:val="LZ-4"/>
            </w:pPr>
            <w:r w:rsidRPr="007B3BD8">
              <w:rPr>
                <w:rFonts w:hint="eastAsia"/>
              </w:rPr>
              <w:t>摩托车</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1425ADA" w14:textId="77777777" w:rsidR="001A11CB" w:rsidRPr="007B3BD8" w:rsidRDefault="001A11CB" w:rsidP="00E43DD9">
            <w:pPr>
              <w:pStyle w:val="LZ-4"/>
            </w:pPr>
            <w:r w:rsidRPr="007B3BD8">
              <w:rPr>
                <w:rFonts w:hint="eastAsia"/>
              </w:rPr>
              <w:t>普通</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A43C47"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CA95CE4"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85D5C49"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0AA44F9"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F24C007"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FE78F88"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7A16B8" w14:textId="77777777" w:rsidR="001A11CB" w:rsidRPr="007B3BD8" w:rsidRDefault="001A11CB" w:rsidP="00E43DD9">
            <w:pPr>
              <w:pStyle w:val="LZ-4"/>
            </w:pPr>
            <w:r w:rsidRPr="007B3BD8">
              <w:rPr>
                <w:rFonts w:hint="eastAsia"/>
              </w:rPr>
              <w:t>-</w:t>
            </w:r>
          </w:p>
        </w:tc>
      </w:tr>
      <w:tr w:rsidR="001A11CB" w:rsidRPr="007B3BD8" w14:paraId="6C4241A3"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C8A7DAB"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803FB2A" w14:textId="77777777" w:rsidR="001A11CB" w:rsidRPr="007B3BD8" w:rsidRDefault="001A11CB" w:rsidP="00E43DD9">
            <w:pPr>
              <w:pStyle w:val="LZ-4"/>
            </w:pPr>
            <w:r w:rsidRPr="007B3BD8">
              <w:rPr>
                <w:rFonts w:hint="eastAsia"/>
              </w:rPr>
              <w:t>轻便</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C73F6A"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5D8B872"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628DFD4"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1FAFDE"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AAA832"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1036A1F"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B0AE6B9" w14:textId="77777777" w:rsidR="001A11CB" w:rsidRPr="007B3BD8" w:rsidRDefault="001A11CB" w:rsidP="00E43DD9">
            <w:pPr>
              <w:pStyle w:val="LZ-4"/>
            </w:pPr>
            <w:r w:rsidRPr="007B3BD8">
              <w:rPr>
                <w:rFonts w:hint="eastAsia"/>
              </w:rPr>
              <w:t>-</w:t>
            </w:r>
          </w:p>
        </w:tc>
      </w:tr>
      <w:tr w:rsidR="001A11CB" w:rsidRPr="007B3BD8" w14:paraId="6F7AF5E4" w14:textId="77777777" w:rsidTr="00E43DD9">
        <w:trPr>
          <w:trHeight w:val="285"/>
          <w:jc w:val="center"/>
        </w:trPr>
        <w:tc>
          <w:tcPr>
            <w:tcW w:w="9720" w:type="dxa"/>
            <w:gridSpan w:val="9"/>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4DD0E50" w14:textId="77777777" w:rsidR="001A11CB" w:rsidRPr="007B3BD8" w:rsidRDefault="001A11CB" w:rsidP="00E43DD9">
            <w:pPr>
              <w:pStyle w:val="LZ-4"/>
            </w:pPr>
            <w:r w:rsidRPr="007B3BD8">
              <w:rPr>
                <w:rFonts w:hint="eastAsia"/>
              </w:rPr>
              <w:t>道路移动源</w:t>
            </w:r>
            <w:r w:rsidRPr="007B3BD8">
              <w:rPr>
                <w:rFonts w:hint="eastAsia"/>
              </w:rPr>
              <w:t xml:space="preserve"> BC</w:t>
            </w:r>
            <w:r w:rsidRPr="007B3BD8">
              <w:rPr>
                <w:rFonts w:hint="eastAsia"/>
              </w:rPr>
              <w:t>基准排放系数（</w:t>
            </w:r>
            <w:r w:rsidRPr="007B3BD8">
              <w:rPr>
                <w:rFonts w:hint="eastAsia"/>
              </w:rPr>
              <w:t>g/km</w:t>
            </w:r>
            <w:r w:rsidRPr="007B3BD8">
              <w:rPr>
                <w:rFonts w:hint="eastAsia"/>
              </w:rPr>
              <w:t>）</w:t>
            </w:r>
          </w:p>
        </w:tc>
      </w:tr>
      <w:tr w:rsidR="001A11CB" w:rsidRPr="007B3BD8" w14:paraId="2ED8AC30" w14:textId="77777777" w:rsidTr="00E43DD9">
        <w:trPr>
          <w:trHeight w:val="315"/>
          <w:jc w:val="center"/>
        </w:trPr>
        <w:tc>
          <w:tcPr>
            <w:tcW w:w="3240" w:type="dxa"/>
            <w:gridSpan w:val="3"/>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B381C12" w14:textId="77777777" w:rsidR="001A11CB" w:rsidRPr="007B3BD8" w:rsidRDefault="001A11CB" w:rsidP="00E43DD9">
            <w:pPr>
              <w:pStyle w:val="LZ-4"/>
            </w:pPr>
            <w:r w:rsidRPr="007B3BD8">
              <w:rPr>
                <w:rFonts w:hint="eastAsia"/>
              </w:rPr>
              <w:t>道路移动源类别</w:t>
            </w:r>
          </w:p>
        </w:tc>
        <w:tc>
          <w:tcPr>
            <w:tcW w:w="6480" w:type="dxa"/>
            <w:gridSpan w:val="6"/>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299BC47" w14:textId="77777777" w:rsidR="001A11CB" w:rsidRPr="007B3BD8" w:rsidRDefault="001A11CB" w:rsidP="00E43DD9">
            <w:pPr>
              <w:pStyle w:val="LZ-4"/>
            </w:pPr>
            <w:r w:rsidRPr="007B3BD8">
              <w:rPr>
                <w:rFonts w:hint="eastAsia"/>
              </w:rPr>
              <w:t>排放标准</w:t>
            </w:r>
          </w:p>
        </w:tc>
      </w:tr>
      <w:tr w:rsidR="001A11CB" w:rsidRPr="007B3BD8" w14:paraId="6566BEBC" w14:textId="77777777" w:rsidTr="00E43DD9">
        <w:trPr>
          <w:trHeight w:val="480"/>
          <w:jc w:val="center"/>
        </w:trPr>
        <w:tc>
          <w:tcPr>
            <w:tcW w:w="2160" w:type="dxa"/>
            <w:gridSpan w:val="2"/>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9527059" w14:textId="77777777" w:rsidR="001A11CB" w:rsidRPr="007B3BD8" w:rsidRDefault="001A11CB" w:rsidP="00E43DD9">
            <w:pPr>
              <w:pStyle w:val="LZ-4"/>
            </w:pPr>
            <w:r w:rsidRPr="007B3BD8">
              <w:rPr>
                <w:rFonts w:hint="eastAsia"/>
              </w:rPr>
              <w:t>车辆类型</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AACE809" w14:textId="77777777" w:rsidR="001A11CB" w:rsidRPr="007B3BD8" w:rsidRDefault="001A11CB" w:rsidP="00E43DD9">
            <w:pPr>
              <w:pStyle w:val="LZ-4"/>
            </w:pPr>
            <w:r w:rsidRPr="007B3BD8">
              <w:rPr>
                <w:rFonts w:hint="eastAsia"/>
              </w:rPr>
              <w:t>燃料类型</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64E9C13" w14:textId="77777777" w:rsidR="001A11CB" w:rsidRPr="007B3BD8" w:rsidRDefault="001A11CB" w:rsidP="00E43DD9">
            <w:pPr>
              <w:pStyle w:val="LZ-4"/>
            </w:pPr>
            <w:r w:rsidRPr="007B3BD8">
              <w:rPr>
                <w:rFonts w:hint="eastAsia"/>
              </w:rPr>
              <w:t>国</w:t>
            </w:r>
            <w:r w:rsidRPr="007B3BD8">
              <w:t>1</w:t>
            </w:r>
            <w:r w:rsidRPr="007B3BD8">
              <w:t>前</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0C67A04" w14:textId="77777777" w:rsidR="001A11CB" w:rsidRPr="007B3BD8" w:rsidRDefault="001A11CB" w:rsidP="00E43DD9">
            <w:pPr>
              <w:pStyle w:val="LZ-4"/>
            </w:pPr>
            <w:r w:rsidRPr="007B3BD8">
              <w:rPr>
                <w:rFonts w:hint="eastAsia"/>
              </w:rPr>
              <w:t>国</w:t>
            </w:r>
            <w:r w:rsidRPr="007B3BD8">
              <w:t>1</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43C19E" w14:textId="77777777" w:rsidR="001A11CB" w:rsidRPr="007B3BD8" w:rsidRDefault="001A11CB" w:rsidP="00E43DD9">
            <w:pPr>
              <w:pStyle w:val="LZ-4"/>
            </w:pPr>
            <w:r w:rsidRPr="007B3BD8">
              <w:rPr>
                <w:rFonts w:hint="eastAsia"/>
              </w:rPr>
              <w:t>国</w:t>
            </w:r>
            <w:r w:rsidRPr="007B3BD8">
              <w:t>2</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767C641" w14:textId="77777777" w:rsidR="001A11CB" w:rsidRPr="007B3BD8" w:rsidRDefault="001A11CB" w:rsidP="00E43DD9">
            <w:pPr>
              <w:pStyle w:val="LZ-4"/>
            </w:pPr>
            <w:r w:rsidRPr="007B3BD8">
              <w:rPr>
                <w:rFonts w:hint="eastAsia"/>
              </w:rPr>
              <w:t>国</w:t>
            </w:r>
            <w:r w:rsidRPr="007B3BD8">
              <w:t>3</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32D8F32" w14:textId="77777777" w:rsidR="001A11CB" w:rsidRPr="007B3BD8" w:rsidRDefault="001A11CB" w:rsidP="00E43DD9">
            <w:pPr>
              <w:pStyle w:val="LZ-4"/>
            </w:pPr>
            <w:r w:rsidRPr="007B3BD8">
              <w:rPr>
                <w:rFonts w:hint="eastAsia"/>
              </w:rPr>
              <w:t>国</w:t>
            </w:r>
            <w:r w:rsidRPr="007B3BD8">
              <w:t>4</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DB3401" w14:textId="77777777" w:rsidR="001A11CB" w:rsidRPr="007B3BD8" w:rsidRDefault="001A11CB" w:rsidP="00E43DD9">
            <w:pPr>
              <w:pStyle w:val="LZ-4"/>
            </w:pPr>
            <w:r w:rsidRPr="007B3BD8">
              <w:rPr>
                <w:rFonts w:hint="eastAsia"/>
              </w:rPr>
              <w:t>国</w:t>
            </w:r>
            <w:r w:rsidRPr="007B3BD8">
              <w:t>5</w:t>
            </w:r>
          </w:p>
        </w:tc>
      </w:tr>
      <w:tr w:rsidR="001A11CB" w:rsidRPr="007B3BD8" w14:paraId="48CB445C" w14:textId="77777777" w:rsidTr="00E43DD9">
        <w:trPr>
          <w:trHeight w:val="480"/>
          <w:jc w:val="center"/>
        </w:trPr>
        <w:tc>
          <w:tcPr>
            <w:tcW w:w="2160" w:type="dxa"/>
            <w:gridSpan w:val="2"/>
            <w:vMerge/>
            <w:tcBorders>
              <w:top w:val="single" w:sz="4" w:space="0" w:color="000000"/>
              <w:left w:val="single" w:sz="4" w:space="0" w:color="000000"/>
              <w:bottom w:val="single" w:sz="4" w:space="0" w:color="000000"/>
              <w:right w:val="single" w:sz="4" w:space="0" w:color="000000"/>
            </w:tcBorders>
            <w:vAlign w:val="center"/>
            <w:hideMark/>
          </w:tcPr>
          <w:p w14:paraId="31B0313A"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F5D4C5F"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947AB3B"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D80E4A7"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4D0BBED"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6C64418"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F2F341F"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0EF5637" w14:textId="77777777" w:rsidR="001A11CB" w:rsidRPr="007B3BD8" w:rsidRDefault="001A11CB" w:rsidP="00E43DD9">
            <w:pPr>
              <w:pStyle w:val="LZ-4"/>
            </w:pPr>
          </w:p>
        </w:tc>
      </w:tr>
      <w:tr w:rsidR="001A11CB" w:rsidRPr="007B3BD8" w14:paraId="1F73D18A" w14:textId="77777777" w:rsidTr="00E43DD9">
        <w:trPr>
          <w:trHeight w:val="315"/>
          <w:jc w:val="center"/>
        </w:trPr>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0A6918" w14:textId="77777777" w:rsidR="001A11CB" w:rsidRPr="007B3BD8" w:rsidRDefault="001A11CB" w:rsidP="00E43DD9">
            <w:pPr>
              <w:pStyle w:val="LZ-4"/>
            </w:pPr>
            <w:r w:rsidRPr="007B3BD8">
              <w:rPr>
                <w:rFonts w:hint="eastAsia"/>
              </w:rPr>
              <w:t>载客汽车</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6E983B" w14:textId="77777777" w:rsidR="001A11CB" w:rsidRPr="007B3BD8" w:rsidRDefault="001A11CB" w:rsidP="00E43DD9">
            <w:pPr>
              <w:pStyle w:val="LZ-4"/>
            </w:pPr>
            <w:r w:rsidRPr="007B3BD8">
              <w:rPr>
                <w:rFonts w:hint="eastAsia"/>
              </w:rPr>
              <w:t>微型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0D2F975"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8B8D82B"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649BB38"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5A025C3"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BD5A28D"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DC9C699"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0D4D172" w14:textId="77777777" w:rsidR="001A11CB" w:rsidRPr="007B3BD8" w:rsidRDefault="001A11CB" w:rsidP="00E43DD9">
            <w:pPr>
              <w:pStyle w:val="LZ-4"/>
            </w:pPr>
            <w:r w:rsidRPr="007B3BD8">
              <w:rPr>
                <w:rFonts w:hint="eastAsia"/>
              </w:rPr>
              <w:t>0</w:t>
            </w:r>
          </w:p>
        </w:tc>
      </w:tr>
      <w:tr w:rsidR="001A11CB" w:rsidRPr="007B3BD8" w14:paraId="1BC473FD"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93A6DC8"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192528C"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7583E0"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850F8FF" w14:textId="77777777" w:rsidR="001A11CB" w:rsidRPr="007B3BD8" w:rsidRDefault="001A11CB" w:rsidP="00E43DD9">
            <w:pPr>
              <w:pStyle w:val="LZ-4"/>
            </w:pPr>
            <w:r w:rsidRPr="007B3BD8">
              <w:rPr>
                <w:rFonts w:hint="eastAsia"/>
              </w:rPr>
              <w:t>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56D398F" w14:textId="77777777" w:rsidR="001A11CB" w:rsidRPr="007B3BD8" w:rsidRDefault="001A11CB" w:rsidP="00E43DD9">
            <w:pPr>
              <w:pStyle w:val="LZ-4"/>
            </w:pPr>
            <w:r w:rsidRPr="007B3BD8">
              <w:rPr>
                <w:rFonts w:hint="eastAsia"/>
              </w:rPr>
              <w:t>0.04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460494"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B2A959B"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BBA2E1B"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8790A1" w14:textId="77777777" w:rsidR="001A11CB" w:rsidRPr="007B3BD8" w:rsidRDefault="001A11CB" w:rsidP="00E43DD9">
            <w:pPr>
              <w:pStyle w:val="LZ-4"/>
            </w:pPr>
            <w:r w:rsidRPr="007B3BD8">
              <w:rPr>
                <w:rFonts w:hint="eastAsia"/>
              </w:rPr>
              <w:t>0.02</w:t>
            </w:r>
          </w:p>
        </w:tc>
      </w:tr>
      <w:tr w:rsidR="001A11CB" w:rsidRPr="007B3BD8" w14:paraId="7C78CD6D"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AA2825B"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76FC7E8"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54E9E0"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29CDAA5"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67C9C1F"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57E233D"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1A9AB3"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EADA011"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E27A41" w14:textId="77777777" w:rsidR="001A11CB" w:rsidRPr="007B3BD8" w:rsidRDefault="001A11CB" w:rsidP="00E43DD9">
            <w:pPr>
              <w:pStyle w:val="LZ-4"/>
            </w:pPr>
            <w:r w:rsidRPr="007B3BD8">
              <w:rPr>
                <w:rFonts w:hint="eastAsia"/>
              </w:rPr>
              <w:t>0</w:t>
            </w:r>
          </w:p>
        </w:tc>
      </w:tr>
      <w:tr w:rsidR="001A11CB" w:rsidRPr="007B3BD8" w14:paraId="503CF2E6"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16DC92E"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BCBC9D8" w14:textId="77777777" w:rsidR="001A11CB" w:rsidRPr="007B3BD8" w:rsidRDefault="001A11CB" w:rsidP="00E43DD9">
            <w:pPr>
              <w:pStyle w:val="LZ-4"/>
            </w:pPr>
            <w:r w:rsidRPr="007B3BD8">
              <w:rPr>
                <w:rFonts w:hint="eastAsia"/>
              </w:rPr>
              <w:t>小型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40B3F08"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E7DEE65"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02F8663"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A435ACE"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4FF7EAF"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8ABBE23"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FAA3841" w14:textId="77777777" w:rsidR="001A11CB" w:rsidRPr="007B3BD8" w:rsidRDefault="001A11CB" w:rsidP="00E43DD9">
            <w:pPr>
              <w:pStyle w:val="LZ-4"/>
            </w:pPr>
            <w:r w:rsidRPr="007B3BD8">
              <w:rPr>
                <w:rFonts w:hint="eastAsia"/>
              </w:rPr>
              <w:t>0</w:t>
            </w:r>
          </w:p>
        </w:tc>
      </w:tr>
      <w:tr w:rsidR="001A11CB" w:rsidRPr="007B3BD8" w14:paraId="1D936FA1"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D3F40DD"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EA839ED"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C2F231"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D22B60" w14:textId="77777777" w:rsidR="001A11CB" w:rsidRPr="007B3BD8" w:rsidRDefault="001A11CB" w:rsidP="00E43DD9">
            <w:pPr>
              <w:pStyle w:val="LZ-4"/>
            </w:pPr>
            <w:r w:rsidRPr="007B3BD8">
              <w:rPr>
                <w:rFonts w:hint="eastAsia"/>
              </w:rPr>
              <w:t>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D6D918" w14:textId="77777777" w:rsidR="001A11CB" w:rsidRPr="007B3BD8" w:rsidRDefault="001A11CB" w:rsidP="00E43DD9">
            <w:pPr>
              <w:pStyle w:val="LZ-4"/>
            </w:pPr>
            <w:r w:rsidRPr="007B3BD8">
              <w:rPr>
                <w:rFonts w:hint="eastAsia"/>
              </w:rPr>
              <w:t>0.04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5331AD"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A5B063"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A6C8739"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08C9DEE" w14:textId="77777777" w:rsidR="001A11CB" w:rsidRPr="007B3BD8" w:rsidRDefault="001A11CB" w:rsidP="00E43DD9">
            <w:pPr>
              <w:pStyle w:val="LZ-4"/>
            </w:pPr>
            <w:r w:rsidRPr="007B3BD8">
              <w:rPr>
                <w:rFonts w:hint="eastAsia"/>
              </w:rPr>
              <w:t>0.02</w:t>
            </w:r>
          </w:p>
        </w:tc>
      </w:tr>
      <w:tr w:rsidR="001A11CB" w:rsidRPr="007B3BD8" w14:paraId="67D456B9"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C2E47DC"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6878AA1"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8DE15CF"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F77F70"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E0D257"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2F227C0"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EEBC9EB"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6ADF5B1"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AB75F6A" w14:textId="77777777" w:rsidR="001A11CB" w:rsidRPr="007B3BD8" w:rsidRDefault="001A11CB" w:rsidP="00E43DD9">
            <w:pPr>
              <w:pStyle w:val="LZ-4"/>
            </w:pPr>
            <w:r w:rsidRPr="007B3BD8">
              <w:rPr>
                <w:rFonts w:hint="eastAsia"/>
              </w:rPr>
              <w:t>0</w:t>
            </w:r>
          </w:p>
        </w:tc>
      </w:tr>
      <w:tr w:rsidR="001A11CB" w:rsidRPr="007B3BD8" w14:paraId="0C2FC7E4"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80FE2BA"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79EC82" w14:textId="77777777" w:rsidR="001A11CB" w:rsidRPr="007B3BD8" w:rsidRDefault="001A11CB" w:rsidP="00E43DD9">
            <w:pPr>
              <w:pStyle w:val="LZ-4"/>
            </w:pPr>
            <w:r w:rsidRPr="007B3BD8">
              <w:rPr>
                <w:rFonts w:hint="eastAsia"/>
              </w:rPr>
              <w:t>出租车</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473297F"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10BA0C3"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6233873"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3964ED"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4E1A712"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FD3489D"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95782B" w14:textId="77777777" w:rsidR="001A11CB" w:rsidRPr="007B3BD8" w:rsidRDefault="001A11CB" w:rsidP="00E43DD9">
            <w:pPr>
              <w:pStyle w:val="LZ-4"/>
            </w:pPr>
            <w:r w:rsidRPr="007B3BD8">
              <w:rPr>
                <w:rFonts w:hint="eastAsia"/>
              </w:rPr>
              <w:t>0</w:t>
            </w:r>
          </w:p>
        </w:tc>
      </w:tr>
      <w:tr w:rsidR="001A11CB" w:rsidRPr="007B3BD8" w14:paraId="5F70A5F9"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0142722"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02E0AC2"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5F9249"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A7BE43F" w14:textId="77777777" w:rsidR="001A11CB" w:rsidRPr="007B3BD8" w:rsidRDefault="001A11CB" w:rsidP="00E43DD9">
            <w:pPr>
              <w:pStyle w:val="LZ-4"/>
            </w:pPr>
            <w:r w:rsidRPr="007B3BD8">
              <w:rPr>
                <w:rFonts w:hint="eastAsia"/>
              </w:rPr>
              <w:t>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F003AD" w14:textId="77777777" w:rsidR="001A11CB" w:rsidRPr="007B3BD8" w:rsidRDefault="001A11CB" w:rsidP="00E43DD9">
            <w:pPr>
              <w:pStyle w:val="LZ-4"/>
            </w:pPr>
            <w:r w:rsidRPr="007B3BD8">
              <w:rPr>
                <w:rFonts w:hint="eastAsia"/>
              </w:rPr>
              <w:t>0.04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BC9E5EF"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B86AC62"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8900C08"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92A8658" w14:textId="77777777" w:rsidR="001A11CB" w:rsidRPr="007B3BD8" w:rsidRDefault="001A11CB" w:rsidP="00E43DD9">
            <w:pPr>
              <w:pStyle w:val="LZ-4"/>
            </w:pPr>
            <w:r w:rsidRPr="007B3BD8">
              <w:rPr>
                <w:rFonts w:hint="eastAsia"/>
              </w:rPr>
              <w:t>0.02</w:t>
            </w:r>
          </w:p>
        </w:tc>
      </w:tr>
      <w:tr w:rsidR="001A11CB" w:rsidRPr="007B3BD8" w14:paraId="75931933"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F9C30A6"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6033F6D"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5A4FA75"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5294DBF"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9859CD"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BB9D6E8"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376360F"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904A4A2"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22CA3C2" w14:textId="77777777" w:rsidR="001A11CB" w:rsidRPr="007B3BD8" w:rsidRDefault="001A11CB" w:rsidP="00E43DD9">
            <w:pPr>
              <w:pStyle w:val="LZ-4"/>
            </w:pPr>
            <w:r w:rsidRPr="007B3BD8">
              <w:rPr>
                <w:rFonts w:hint="eastAsia"/>
              </w:rPr>
              <w:t>0</w:t>
            </w:r>
          </w:p>
        </w:tc>
      </w:tr>
      <w:tr w:rsidR="001A11CB" w:rsidRPr="007B3BD8" w14:paraId="0BE3A008"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73A9D8F"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BB3D4F" w14:textId="77777777" w:rsidR="001A11CB" w:rsidRPr="007B3BD8" w:rsidRDefault="001A11CB" w:rsidP="00E43DD9">
            <w:pPr>
              <w:pStyle w:val="LZ-4"/>
            </w:pPr>
            <w:r w:rsidRPr="007B3BD8">
              <w:rPr>
                <w:rFonts w:hint="eastAsia"/>
              </w:rPr>
              <w:t>中型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02BC8AE"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BE91E7"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BF02AD4"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7A7CDAD"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B8A2457"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DA0E3D0"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05083F8" w14:textId="77777777" w:rsidR="001A11CB" w:rsidRPr="007B3BD8" w:rsidRDefault="001A11CB" w:rsidP="00E43DD9">
            <w:pPr>
              <w:pStyle w:val="LZ-4"/>
            </w:pPr>
            <w:r w:rsidRPr="007B3BD8">
              <w:rPr>
                <w:rFonts w:hint="eastAsia"/>
              </w:rPr>
              <w:t>0</w:t>
            </w:r>
          </w:p>
        </w:tc>
      </w:tr>
      <w:tr w:rsidR="001A11CB" w:rsidRPr="007B3BD8" w14:paraId="099A5849"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67F0BB4"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2F0C617"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9EC480F"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89529E9" w14:textId="77777777" w:rsidR="001A11CB" w:rsidRPr="007B3BD8" w:rsidRDefault="001A11CB" w:rsidP="00E43DD9">
            <w:pPr>
              <w:pStyle w:val="LZ-4"/>
            </w:pPr>
            <w:r w:rsidRPr="007B3BD8">
              <w:rPr>
                <w:rFonts w:hint="eastAsia"/>
              </w:rPr>
              <w:t>0.91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D75ADE8" w14:textId="77777777" w:rsidR="001A11CB" w:rsidRPr="007B3BD8" w:rsidRDefault="001A11CB" w:rsidP="00E43DD9">
            <w:pPr>
              <w:pStyle w:val="LZ-4"/>
            </w:pPr>
            <w:r w:rsidRPr="007B3BD8">
              <w:rPr>
                <w:rFonts w:hint="eastAsia"/>
              </w:rPr>
              <w:t>0.26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9D6416" w14:textId="77777777" w:rsidR="001A11CB" w:rsidRPr="007B3BD8" w:rsidRDefault="001A11CB" w:rsidP="00E43DD9">
            <w:pPr>
              <w:pStyle w:val="LZ-4"/>
            </w:pPr>
            <w:r w:rsidRPr="007B3BD8">
              <w:rPr>
                <w:rFonts w:hint="eastAsia"/>
              </w:rPr>
              <w:t>0.09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F1592C8" w14:textId="77777777" w:rsidR="001A11CB" w:rsidRPr="007B3BD8" w:rsidRDefault="001A11CB" w:rsidP="00E43DD9">
            <w:pPr>
              <w:pStyle w:val="LZ-4"/>
            </w:pPr>
            <w:r w:rsidRPr="007B3BD8">
              <w:rPr>
                <w:rFonts w:hint="eastAsia"/>
              </w:rPr>
              <w:t>0.08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ACE6FC" w14:textId="77777777" w:rsidR="001A11CB" w:rsidRPr="007B3BD8" w:rsidRDefault="001A11CB" w:rsidP="00E43DD9">
            <w:pPr>
              <w:pStyle w:val="LZ-4"/>
            </w:pPr>
            <w:r w:rsidRPr="007B3BD8">
              <w:rPr>
                <w:rFonts w:hint="eastAsia"/>
              </w:rPr>
              <w:t>0.06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2633B4" w14:textId="77777777" w:rsidR="001A11CB" w:rsidRPr="007B3BD8" w:rsidRDefault="001A11CB" w:rsidP="00E43DD9">
            <w:pPr>
              <w:pStyle w:val="LZ-4"/>
            </w:pPr>
            <w:r w:rsidRPr="007B3BD8">
              <w:rPr>
                <w:rFonts w:hint="eastAsia"/>
              </w:rPr>
              <w:t>0.03</w:t>
            </w:r>
          </w:p>
        </w:tc>
      </w:tr>
      <w:tr w:rsidR="001A11CB" w:rsidRPr="007B3BD8" w14:paraId="068D9D0B"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1399E79"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A81330B"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98FF17B"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22FE1C6"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F5423F"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8FB3226"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7BF8551"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6A4006"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C2730F2" w14:textId="77777777" w:rsidR="001A11CB" w:rsidRPr="007B3BD8" w:rsidRDefault="001A11CB" w:rsidP="00E43DD9">
            <w:pPr>
              <w:pStyle w:val="LZ-4"/>
            </w:pPr>
            <w:r w:rsidRPr="007B3BD8">
              <w:rPr>
                <w:rFonts w:hint="eastAsia"/>
              </w:rPr>
              <w:t>0</w:t>
            </w:r>
          </w:p>
        </w:tc>
      </w:tr>
      <w:tr w:rsidR="001A11CB" w:rsidRPr="007B3BD8" w14:paraId="5580AE74"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1CE5C7B"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BE97F9" w14:textId="77777777" w:rsidR="001A11CB" w:rsidRPr="007B3BD8" w:rsidRDefault="001A11CB" w:rsidP="00E43DD9">
            <w:pPr>
              <w:pStyle w:val="LZ-4"/>
            </w:pPr>
            <w:r w:rsidRPr="007B3BD8">
              <w:rPr>
                <w:rFonts w:hint="eastAsia"/>
              </w:rPr>
              <w:t>大型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ED91BA0"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05B6BE" w14:textId="77777777" w:rsidR="001A11CB" w:rsidRPr="007B3BD8" w:rsidRDefault="001A11CB" w:rsidP="00E43DD9">
            <w:pPr>
              <w:pStyle w:val="LZ-4"/>
            </w:pPr>
            <w:r w:rsidRPr="007B3BD8">
              <w:rPr>
                <w:rFonts w:hint="eastAsia"/>
              </w:rPr>
              <w:t>0.08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8408D55"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7AEED0"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A288200"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F0FE4B5"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FC5E220" w14:textId="77777777" w:rsidR="001A11CB" w:rsidRPr="007B3BD8" w:rsidRDefault="001A11CB" w:rsidP="00E43DD9">
            <w:pPr>
              <w:pStyle w:val="LZ-4"/>
            </w:pPr>
            <w:r w:rsidRPr="007B3BD8">
              <w:rPr>
                <w:rFonts w:hint="eastAsia"/>
              </w:rPr>
              <w:t>0.01</w:t>
            </w:r>
          </w:p>
        </w:tc>
      </w:tr>
      <w:tr w:rsidR="001A11CB" w:rsidRPr="007B3BD8" w14:paraId="214FDB41"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4B18742"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99ED720"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DAFD2E6"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3A8717" w14:textId="77777777" w:rsidR="001A11CB" w:rsidRPr="007B3BD8" w:rsidRDefault="001A11CB" w:rsidP="00E43DD9">
            <w:pPr>
              <w:pStyle w:val="LZ-4"/>
            </w:pPr>
            <w:r w:rsidRPr="007B3BD8">
              <w:rPr>
                <w:rFonts w:hint="eastAsia"/>
              </w:rPr>
              <w:t>0.73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5D4669" w14:textId="77777777" w:rsidR="001A11CB" w:rsidRPr="007B3BD8" w:rsidRDefault="001A11CB" w:rsidP="00E43DD9">
            <w:pPr>
              <w:pStyle w:val="LZ-4"/>
            </w:pPr>
            <w:r w:rsidRPr="007B3BD8">
              <w:rPr>
                <w:rFonts w:hint="eastAsia"/>
              </w:rPr>
              <w:t>0.56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6307CE" w14:textId="77777777" w:rsidR="001A11CB" w:rsidRPr="007B3BD8" w:rsidRDefault="001A11CB" w:rsidP="00E43DD9">
            <w:pPr>
              <w:pStyle w:val="LZ-4"/>
            </w:pPr>
            <w:r w:rsidRPr="007B3BD8">
              <w:rPr>
                <w:rFonts w:hint="eastAsia"/>
              </w:rPr>
              <w:t>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2F459F" w14:textId="77777777" w:rsidR="001A11CB" w:rsidRPr="007B3BD8" w:rsidRDefault="001A11CB" w:rsidP="00E43DD9">
            <w:pPr>
              <w:pStyle w:val="LZ-4"/>
            </w:pPr>
            <w:r w:rsidRPr="007B3BD8">
              <w:rPr>
                <w:rFonts w:hint="eastAsia"/>
              </w:rPr>
              <w:t>0.23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8ED228" w14:textId="77777777" w:rsidR="001A11CB" w:rsidRPr="007B3BD8" w:rsidRDefault="001A11CB" w:rsidP="00E43DD9">
            <w:pPr>
              <w:pStyle w:val="LZ-4"/>
            </w:pPr>
            <w:r w:rsidRPr="007B3BD8">
              <w:rPr>
                <w:rFonts w:hint="eastAsia"/>
              </w:rPr>
              <w:t>0.14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2129DC" w14:textId="77777777" w:rsidR="001A11CB" w:rsidRPr="007B3BD8" w:rsidRDefault="001A11CB" w:rsidP="00E43DD9">
            <w:pPr>
              <w:pStyle w:val="LZ-4"/>
            </w:pPr>
            <w:r w:rsidRPr="007B3BD8">
              <w:rPr>
                <w:rFonts w:hint="eastAsia"/>
              </w:rPr>
              <w:t>0.07</w:t>
            </w:r>
          </w:p>
        </w:tc>
      </w:tr>
      <w:tr w:rsidR="001A11CB" w:rsidRPr="007B3BD8" w14:paraId="20CADA0F"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F9B0989"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9C973BB"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69B828"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2CAAD9A" w14:textId="77777777" w:rsidR="001A11CB" w:rsidRPr="007B3BD8" w:rsidRDefault="001A11CB" w:rsidP="00E43DD9">
            <w:pPr>
              <w:pStyle w:val="LZ-4"/>
            </w:pPr>
            <w:r w:rsidRPr="007B3BD8">
              <w:rPr>
                <w:rFonts w:hint="eastAsia"/>
              </w:rPr>
              <w:t>0.08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72A2F8"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CE2DC83"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63264F6"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657DCE7"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C251DA" w14:textId="77777777" w:rsidR="001A11CB" w:rsidRPr="007B3BD8" w:rsidRDefault="001A11CB" w:rsidP="00E43DD9">
            <w:pPr>
              <w:pStyle w:val="LZ-4"/>
            </w:pPr>
            <w:r w:rsidRPr="007B3BD8">
              <w:rPr>
                <w:rFonts w:hint="eastAsia"/>
              </w:rPr>
              <w:t>0.01</w:t>
            </w:r>
          </w:p>
        </w:tc>
      </w:tr>
      <w:tr w:rsidR="001A11CB" w:rsidRPr="007B3BD8" w14:paraId="17C7D991"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11C3E54"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8FDDED" w14:textId="77777777" w:rsidR="001A11CB" w:rsidRPr="007B3BD8" w:rsidRDefault="001A11CB" w:rsidP="00E43DD9">
            <w:pPr>
              <w:pStyle w:val="LZ-4"/>
            </w:pPr>
            <w:r w:rsidRPr="007B3BD8">
              <w:rPr>
                <w:rFonts w:hint="eastAsia"/>
              </w:rPr>
              <w:t>公交车</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141BCE4"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1F850F7" w14:textId="77777777" w:rsidR="001A11CB" w:rsidRPr="007B3BD8" w:rsidRDefault="001A11CB" w:rsidP="00E43DD9">
            <w:pPr>
              <w:pStyle w:val="LZ-4"/>
            </w:pPr>
            <w:r w:rsidRPr="007B3BD8">
              <w:rPr>
                <w:rFonts w:hint="eastAsia"/>
              </w:rPr>
              <w:t>0.08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470147"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508C9B2"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2EA7C0"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E654C8"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C4F42F0" w14:textId="77777777" w:rsidR="001A11CB" w:rsidRPr="007B3BD8" w:rsidRDefault="001A11CB" w:rsidP="00E43DD9">
            <w:pPr>
              <w:pStyle w:val="LZ-4"/>
            </w:pPr>
            <w:r w:rsidRPr="007B3BD8">
              <w:rPr>
                <w:rFonts w:hint="eastAsia"/>
              </w:rPr>
              <w:t>0.01</w:t>
            </w:r>
          </w:p>
        </w:tc>
      </w:tr>
      <w:tr w:rsidR="001A11CB" w:rsidRPr="007B3BD8" w14:paraId="056188C6"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8F24420"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12C5F29"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4B7214"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F6415FF" w14:textId="77777777" w:rsidR="001A11CB" w:rsidRPr="007B3BD8" w:rsidRDefault="001A11CB" w:rsidP="00E43DD9">
            <w:pPr>
              <w:pStyle w:val="LZ-4"/>
            </w:pPr>
            <w:r w:rsidRPr="007B3BD8">
              <w:rPr>
                <w:rFonts w:hint="eastAsia"/>
              </w:rPr>
              <w:t>0.73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DACC256" w14:textId="77777777" w:rsidR="001A11CB" w:rsidRPr="007B3BD8" w:rsidRDefault="001A11CB" w:rsidP="00E43DD9">
            <w:pPr>
              <w:pStyle w:val="LZ-4"/>
            </w:pPr>
            <w:r w:rsidRPr="007B3BD8">
              <w:rPr>
                <w:rFonts w:hint="eastAsia"/>
              </w:rPr>
              <w:t>0.56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7A829E5" w14:textId="77777777" w:rsidR="001A11CB" w:rsidRPr="007B3BD8" w:rsidRDefault="001A11CB" w:rsidP="00E43DD9">
            <w:pPr>
              <w:pStyle w:val="LZ-4"/>
            </w:pPr>
            <w:r w:rsidRPr="007B3BD8">
              <w:rPr>
                <w:rFonts w:hint="eastAsia"/>
              </w:rPr>
              <w:t>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5C090F" w14:textId="77777777" w:rsidR="001A11CB" w:rsidRPr="007B3BD8" w:rsidRDefault="001A11CB" w:rsidP="00E43DD9">
            <w:pPr>
              <w:pStyle w:val="LZ-4"/>
            </w:pPr>
            <w:r w:rsidRPr="007B3BD8">
              <w:rPr>
                <w:rFonts w:hint="eastAsia"/>
              </w:rPr>
              <w:t>0.23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D4809B" w14:textId="77777777" w:rsidR="001A11CB" w:rsidRPr="007B3BD8" w:rsidRDefault="001A11CB" w:rsidP="00E43DD9">
            <w:pPr>
              <w:pStyle w:val="LZ-4"/>
            </w:pPr>
            <w:r w:rsidRPr="007B3BD8">
              <w:rPr>
                <w:rFonts w:hint="eastAsia"/>
              </w:rPr>
              <w:t>0.14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569366" w14:textId="77777777" w:rsidR="001A11CB" w:rsidRPr="007B3BD8" w:rsidRDefault="001A11CB" w:rsidP="00E43DD9">
            <w:pPr>
              <w:pStyle w:val="LZ-4"/>
            </w:pPr>
            <w:r w:rsidRPr="007B3BD8">
              <w:rPr>
                <w:rFonts w:hint="eastAsia"/>
              </w:rPr>
              <w:t>0.07</w:t>
            </w:r>
          </w:p>
        </w:tc>
      </w:tr>
      <w:tr w:rsidR="001A11CB" w:rsidRPr="007B3BD8" w14:paraId="6993C1D3"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9C8C9CF"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6F2AE50"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162208"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246733" w14:textId="77777777" w:rsidR="001A11CB" w:rsidRPr="007B3BD8" w:rsidRDefault="001A11CB" w:rsidP="00E43DD9">
            <w:pPr>
              <w:pStyle w:val="LZ-4"/>
            </w:pPr>
            <w:r w:rsidRPr="007B3BD8">
              <w:rPr>
                <w:rFonts w:hint="eastAsia"/>
              </w:rPr>
              <w:t>0.08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A97BE49"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6BB72F"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15F568D"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18815D8"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CBAE945" w14:textId="77777777" w:rsidR="001A11CB" w:rsidRPr="007B3BD8" w:rsidRDefault="001A11CB" w:rsidP="00E43DD9">
            <w:pPr>
              <w:pStyle w:val="LZ-4"/>
            </w:pPr>
            <w:r w:rsidRPr="007B3BD8">
              <w:rPr>
                <w:rFonts w:hint="eastAsia"/>
              </w:rPr>
              <w:t>0.01</w:t>
            </w:r>
          </w:p>
        </w:tc>
      </w:tr>
      <w:tr w:rsidR="001A11CB" w:rsidRPr="007B3BD8" w14:paraId="4E501159" w14:textId="77777777" w:rsidTr="00E43DD9">
        <w:trPr>
          <w:trHeight w:val="315"/>
          <w:jc w:val="center"/>
        </w:trPr>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7F999C" w14:textId="77777777" w:rsidR="001A11CB" w:rsidRPr="007B3BD8" w:rsidRDefault="001A11CB" w:rsidP="00E43DD9">
            <w:pPr>
              <w:pStyle w:val="LZ-4"/>
            </w:pPr>
            <w:r w:rsidRPr="007B3BD8">
              <w:rPr>
                <w:rFonts w:hint="eastAsia"/>
              </w:rPr>
              <w:t>载货汽车</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34ED56" w14:textId="77777777" w:rsidR="001A11CB" w:rsidRPr="007B3BD8" w:rsidRDefault="001A11CB" w:rsidP="00E43DD9">
            <w:pPr>
              <w:pStyle w:val="LZ-4"/>
            </w:pPr>
            <w:r w:rsidRPr="007B3BD8">
              <w:rPr>
                <w:rFonts w:hint="eastAsia"/>
              </w:rPr>
              <w:t>微型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F81B2CB"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B4D236"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CF151DC"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0DE4282"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9AA4A0C"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4E77984"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F2D778C" w14:textId="77777777" w:rsidR="001A11CB" w:rsidRPr="007B3BD8" w:rsidRDefault="001A11CB" w:rsidP="00E43DD9">
            <w:pPr>
              <w:pStyle w:val="LZ-4"/>
            </w:pPr>
            <w:r w:rsidRPr="007B3BD8">
              <w:rPr>
                <w:rFonts w:hint="eastAsia"/>
              </w:rPr>
              <w:t>0</w:t>
            </w:r>
          </w:p>
        </w:tc>
      </w:tr>
      <w:tr w:rsidR="001A11CB" w:rsidRPr="007B3BD8" w14:paraId="750F1EE2"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0B654DA"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DE22104"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1946A3"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B786D2" w14:textId="77777777" w:rsidR="001A11CB" w:rsidRPr="007B3BD8" w:rsidRDefault="001A11CB" w:rsidP="00E43DD9">
            <w:pPr>
              <w:pStyle w:val="LZ-4"/>
            </w:pPr>
            <w:r w:rsidRPr="007B3BD8">
              <w:rPr>
                <w:rFonts w:hint="eastAsia"/>
              </w:rPr>
              <w:t>0.25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BC1B8D" w14:textId="77777777" w:rsidR="001A11CB" w:rsidRPr="007B3BD8" w:rsidRDefault="001A11CB" w:rsidP="00E43DD9">
            <w:pPr>
              <w:pStyle w:val="LZ-4"/>
            </w:pPr>
            <w:r w:rsidRPr="007B3BD8">
              <w:rPr>
                <w:rFonts w:hint="eastAsia"/>
              </w:rPr>
              <w:t>0.15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79D467" w14:textId="77777777" w:rsidR="001A11CB" w:rsidRPr="007B3BD8" w:rsidRDefault="001A11CB" w:rsidP="00E43DD9">
            <w:pPr>
              <w:pStyle w:val="LZ-4"/>
            </w:pPr>
            <w:r w:rsidRPr="007B3BD8">
              <w:rPr>
                <w:rFonts w:hint="eastAsia"/>
              </w:rPr>
              <w:t>0.15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D647B6" w14:textId="77777777" w:rsidR="001A11CB" w:rsidRPr="007B3BD8" w:rsidRDefault="001A11CB" w:rsidP="00E43DD9">
            <w:pPr>
              <w:pStyle w:val="LZ-4"/>
            </w:pPr>
            <w:r w:rsidRPr="007B3BD8">
              <w:rPr>
                <w:rFonts w:hint="eastAsia"/>
              </w:rPr>
              <w:t>0.07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C89F838"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40453C9" w14:textId="77777777" w:rsidR="001A11CB" w:rsidRPr="007B3BD8" w:rsidRDefault="001A11CB" w:rsidP="00E43DD9">
            <w:pPr>
              <w:pStyle w:val="LZ-4"/>
            </w:pPr>
            <w:r w:rsidRPr="007B3BD8">
              <w:rPr>
                <w:rFonts w:hint="eastAsia"/>
              </w:rPr>
              <w:t>0.01</w:t>
            </w:r>
          </w:p>
        </w:tc>
      </w:tr>
      <w:tr w:rsidR="001A11CB" w:rsidRPr="007B3BD8" w14:paraId="047690CB"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020AE46"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0CA9C1A"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D38821"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91A4F66"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164EE19"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80EFA18"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9D295C"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5488291"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C5CDD8" w14:textId="77777777" w:rsidR="001A11CB" w:rsidRPr="007B3BD8" w:rsidRDefault="001A11CB" w:rsidP="00E43DD9">
            <w:pPr>
              <w:pStyle w:val="LZ-4"/>
            </w:pPr>
            <w:r w:rsidRPr="007B3BD8">
              <w:rPr>
                <w:rFonts w:hint="eastAsia"/>
              </w:rPr>
              <w:t>-</w:t>
            </w:r>
          </w:p>
        </w:tc>
      </w:tr>
      <w:tr w:rsidR="001A11CB" w:rsidRPr="007B3BD8" w14:paraId="0945B4B8"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39D6D7F"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7E925A" w14:textId="77777777" w:rsidR="001A11CB" w:rsidRPr="007B3BD8" w:rsidRDefault="001A11CB" w:rsidP="00E43DD9">
            <w:pPr>
              <w:pStyle w:val="LZ-4"/>
            </w:pPr>
            <w:r w:rsidRPr="007B3BD8">
              <w:rPr>
                <w:rFonts w:hint="eastAsia"/>
              </w:rPr>
              <w:t>轻型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7C17224"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44BB0E"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EC8B1BE"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57C5ED"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510843"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B6D339"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D20639" w14:textId="77777777" w:rsidR="001A11CB" w:rsidRPr="007B3BD8" w:rsidRDefault="001A11CB" w:rsidP="00E43DD9">
            <w:pPr>
              <w:pStyle w:val="LZ-4"/>
            </w:pPr>
            <w:r w:rsidRPr="007B3BD8">
              <w:rPr>
                <w:rFonts w:hint="eastAsia"/>
              </w:rPr>
              <w:t>0</w:t>
            </w:r>
          </w:p>
        </w:tc>
      </w:tr>
      <w:tr w:rsidR="001A11CB" w:rsidRPr="007B3BD8" w14:paraId="3DD1418F"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2329BA2"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A8976CE"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9FBEB1"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633789" w14:textId="77777777" w:rsidR="001A11CB" w:rsidRPr="007B3BD8" w:rsidRDefault="001A11CB" w:rsidP="00E43DD9">
            <w:pPr>
              <w:pStyle w:val="LZ-4"/>
            </w:pPr>
            <w:r w:rsidRPr="007B3BD8">
              <w:rPr>
                <w:rFonts w:hint="eastAsia"/>
              </w:rPr>
              <w:t>0.25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E565531" w14:textId="77777777" w:rsidR="001A11CB" w:rsidRPr="007B3BD8" w:rsidRDefault="001A11CB" w:rsidP="00E43DD9">
            <w:pPr>
              <w:pStyle w:val="LZ-4"/>
            </w:pPr>
            <w:r w:rsidRPr="007B3BD8">
              <w:rPr>
                <w:rFonts w:hint="eastAsia"/>
              </w:rPr>
              <w:t>0.15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0F0B26" w14:textId="77777777" w:rsidR="001A11CB" w:rsidRPr="007B3BD8" w:rsidRDefault="001A11CB" w:rsidP="00E43DD9">
            <w:pPr>
              <w:pStyle w:val="LZ-4"/>
            </w:pPr>
            <w:r w:rsidRPr="007B3BD8">
              <w:rPr>
                <w:rFonts w:hint="eastAsia"/>
              </w:rPr>
              <w:t>0.15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2B7C2E" w14:textId="77777777" w:rsidR="001A11CB" w:rsidRPr="007B3BD8" w:rsidRDefault="001A11CB" w:rsidP="00E43DD9">
            <w:pPr>
              <w:pStyle w:val="LZ-4"/>
            </w:pPr>
            <w:r w:rsidRPr="007B3BD8">
              <w:rPr>
                <w:rFonts w:hint="eastAsia"/>
              </w:rPr>
              <w:t>0.07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447E693"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65649A" w14:textId="77777777" w:rsidR="001A11CB" w:rsidRPr="007B3BD8" w:rsidRDefault="001A11CB" w:rsidP="00E43DD9">
            <w:pPr>
              <w:pStyle w:val="LZ-4"/>
            </w:pPr>
            <w:r w:rsidRPr="007B3BD8">
              <w:rPr>
                <w:rFonts w:hint="eastAsia"/>
              </w:rPr>
              <w:t>0.01</w:t>
            </w:r>
          </w:p>
        </w:tc>
      </w:tr>
      <w:tr w:rsidR="001A11CB" w:rsidRPr="007B3BD8" w14:paraId="21A70643"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FCCEE15"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3D65B05"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16E9BEB" w14:textId="181E19B5"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B605CB1"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D0AF5E"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E4846A"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B89320"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F10A71"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2A6666" w14:textId="77777777" w:rsidR="001A11CB" w:rsidRPr="007B3BD8" w:rsidRDefault="001A11CB" w:rsidP="00E43DD9">
            <w:pPr>
              <w:pStyle w:val="LZ-4"/>
            </w:pPr>
            <w:r w:rsidRPr="007B3BD8">
              <w:rPr>
                <w:rFonts w:hint="eastAsia"/>
              </w:rPr>
              <w:t>0</w:t>
            </w:r>
          </w:p>
        </w:tc>
      </w:tr>
      <w:tr w:rsidR="001A11CB" w:rsidRPr="007B3BD8" w14:paraId="777CA302"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FA7FC74"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A8CA5E4" w14:textId="77777777" w:rsidR="001A11CB" w:rsidRPr="007B3BD8" w:rsidRDefault="001A11CB" w:rsidP="00E43DD9">
            <w:pPr>
              <w:pStyle w:val="LZ-4"/>
            </w:pPr>
            <w:r w:rsidRPr="007B3BD8">
              <w:rPr>
                <w:rFonts w:hint="eastAsia"/>
              </w:rPr>
              <w:t>中型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C4D4B3"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20ABB3" w14:textId="77777777" w:rsidR="001A11CB" w:rsidRPr="007B3BD8" w:rsidRDefault="001A11CB" w:rsidP="00E43DD9">
            <w:pPr>
              <w:pStyle w:val="LZ-4"/>
            </w:pPr>
            <w:r w:rsidRPr="007B3BD8">
              <w:rPr>
                <w:rFonts w:hint="eastAsia"/>
              </w:rPr>
              <w:t>0.08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267AF3E"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BAC6BA"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E6681F1"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D93F97B"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D6B222" w14:textId="77777777" w:rsidR="001A11CB" w:rsidRPr="007B3BD8" w:rsidRDefault="001A11CB" w:rsidP="00E43DD9">
            <w:pPr>
              <w:pStyle w:val="LZ-4"/>
            </w:pPr>
            <w:r w:rsidRPr="007B3BD8">
              <w:rPr>
                <w:rFonts w:hint="eastAsia"/>
              </w:rPr>
              <w:t>0.01</w:t>
            </w:r>
          </w:p>
        </w:tc>
      </w:tr>
      <w:tr w:rsidR="001A11CB" w:rsidRPr="007B3BD8" w14:paraId="3A71E01D"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38669DC"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697C036"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6B5C6AA"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6932293" w14:textId="77777777" w:rsidR="001A11CB" w:rsidRPr="007B3BD8" w:rsidRDefault="001A11CB" w:rsidP="00E43DD9">
            <w:pPr>
              <w:pStyle w:val="LZ-4"/>
            </w:pPr>
            <w:r w:rsidRPr="007B3BD8">
              <w:rPr>
                <w:rFonts w:hint="eastAsia"/>
              </w:rPr>
              <w:t>0.75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5A251CB" w14:textId="77777777" w:rsidR="001A11CB" w:rsidRPr="007B3BD8" w:rsidRDefault="001A11CB" w:rsidP="00E43DD9">
            <w:pPr>
              <w:pStyle w:val="LZ-4"/>
            </w:pPr>
            <w:r w:rsidRPr="007B3BD8">
              <w:rPr>
                <w:rFonts w:hint="eastAsia"/>
              </w:rPr>
              <w:t>0.52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F28C445" w14:textId="77777777" w:rsidR="001A11CB" w:rsidRPr="007B3BD8" w:rsidRDefault="001A11CB" w:rsidP="00E43DD9">
            <w:pPr>
              <w:pStyle w:val="LZ-4"/>
            </w:pPr>
            <w:r w:rsidRPr="007B3BD8">
              <w:rPr>
                <w:rFonts w:hint="eastAsia"/>
              </w:rPr>
              <w:t>0.16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FE57A4" w14:textId="77777777" w:rsidR="001A11CB" w:rsidRPr="007B3BD8" w:rsidRDefault="001A11CB" w:rsidP="00E43DD9">
            <w:pPr>
              <w:pStyle w:val="LZ-4"/>
            </w:pPr>
            <w:r w:rsidRPr="007B3BD8">
              <w:rPr>
                <w:rFonts w:hint="eastAsia"/>
              </w:rPr>
              <w:t>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7520D8" w14:textId="77777777" w:rsidR="001A11CB" w:rsidRPr="007B3BD8" w:rsidRDefault="001A11CB" w:rsidP="00E43DD9">
            <w:pPr>
              <w:pStyle w:val="LZ-4"/>
            </w:pPr>
            <w:r w:rsidRPr="007B3BD8">
              <w:rPr>
                <w:rFonts w:hint="eastAsia"/>
              </w:rPr>
              <w:t>0.06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179D876" w14:textId="77777777" w:rsidR="001A11CB" w:rsidRPr="007B3BD8" w:rsidRDefault="001A11CB" w:rsidP="00E43DD9">
            <w:pPr>
              <w:pStyle w:val="LZ-4"/>
            </w:pPr>
            <w:r w:rsidRPr="007B3BD8">
              <w:rPr>
                <w:rFonts w:hint="eastAsia"/>
              </w:rPr>
              <w:t>0.01</w:t>
            </w:r>
          </w:p>
        </w:tc>
      </w:tr>
      <w:tr w:rsidR="001A11CB" w:rsidRPr="007B3BD8" w14:paraId="2EF72DA5"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DAF89AF"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241D904"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2F2B26"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397093A"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449C74C"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6F7530"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7EFB6AF"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2404857"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724199C" w14:textId="77777777" w:rsidR="001A11CB" w:rsidRPr="007B3BD8" w:rsidRDefault="001A11CB" w:rsidP="00E43DD9">
            <w:pPr>
              <w:pStyle w:val="LZ-4"/>
            </w:pPr>
            <w:r w:rsidRPr="007B3BD8">
              <w:rPr>
                <w:rFonts w:hint="eastAsia"/>
              </w:rPr>
              <w:t>-</w:t>
            </w:r>
          </w:p>
        </w:tc>
      </w:tr>
      <w:tr w:rsidR="001A11CB" w:rsidRPr="007B3BD8" w14:paraId="07F769FF"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B9EE0B7"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1FBB25" w14:textId="77777777" w:rsidR="001A11CB" w:rsidRPr="007B3BD8" w:rsidRDefault="001A11CB" w:rsidP="00E43DD9">
            <w:pPr>
              <w:pStyle w:val="LZ-4"/>
            </w:pPr>
            <w:r w:rsidRPr="007B3BD8">
              <w:rPr>
                <w:rFonts w:hint="eastAsia"/>
              </w:rPr>
              <w:t>重型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15B8582"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F1DAADD" w14:textId="77777777" w:rsidR="001A11CB" w:rsidRPr="007B3BD8" w:rsidRDefault="001A11CB" w:rsidP="00E43DD9">
            <w:pPr>
              <w:pStyle w:val="LZ-4"/>
            </w:pPr>
            <w:r w:rsidRPr="007B3BD8">
              <w:rPr>
                <w:rFonts w:hint="eastAsia"/>
              </w:rPr>
              <w:t>0.08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30A391"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4FFF63A"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A95CEFC"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0327111"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2852A5" w14:textId="77777777" w:rsidR="001A11CB" w:rsidRPr="007B3BD8" w:rsidRDefault="001A11CB" w:rsidP="00E43DD9">
            <w:pPr>
              <w:pStyle w:val="LZ-4"/>
            </w:pPr>
            <w:r w:rsidRPr="007B3BD8">
              <w:rPr>
                <w:rFonts w:hint="eastAsia"/>
              </w:rPr>
              <w:t>0.01</w:t>
            </w:r>
          </w:p>
        </w:tc>
      </w:tr>
      <w:tr w:rsidR="001A11CB" w:rsidRPr="007B3BD8" w14:paraId="0B8F45F3"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9AA1E40"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E574315"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4B56190"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D6C7820" w14:textId="77777777" w:rsidR="001A11CB" w:rsidRPr="007B3BD8" w:rsidRDefault="001A11CB" w:rsidP="00E43DD9">
            <w:pPr>
              <w:pStyle w:val="LZ-4"/>
            </w:pPr>
            <w:r w:rsidRPr="007B3BD8">
              <w:rPr>
                <w:rFonts w:hint="eastAsia"/>
              </w:rPr>
              <w:t>0.75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54940EA" w14:textId="77777777" w:rsidR="001A11CB" w:rsidRPr="007B3BD8" w:rsidRDefault="001A11CB" w:rsidP="00E43DD9">
            <w:pPr>
              <w:pStyle w:val="LZ-4"/>
            </w:pPr>
            <w:r w:rsidRPr="007B3BD8">
              <w:rPr>
                <w:rFonts w:hint="eastAsia"/>
              </w:rPr>
              <w:t>0.36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4C09F4" w14:textId="77777777" w:rsidR="001A11CB" w:rsidRPr="007B3BD8" w:rsidRDefault="001A11CB" w:rsidP="00E43DD9">
            <w:pPr>
              <w:pStyle w:val="LZ-4"/>
            </w:pPr>
            <w:r w:rsidRPr="007B3BD8">
              <w:rPr>
                <w:rFonts w:hint="eastAsia"/>
              </w:rPr>
              <w:t>0.29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26B148" w14:textId="77777777" w:rsidR="001A11CB" w:rsidRPr="007B3BD8" w:rsidRDefault="001A11CB" w:rsidP="00E43DD9">
            <w:pPr>
              <w:pStyle w:val="LZ-4"/>
            </w:pPr>
            <w:r w:rsidRPr="007B3BD8">
              <w:rPr>
                <w:rFonts w:hint="eastAsia"/>
              </w:rPr>
              <w:t>0.14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6BD040" w14:textId="77777777" w:rsidR="001A11CB" w:rsidRPr="007B3BD8" w:rsidRDefault="001A11CB" w:rsidP="00E43DD9">
            <w:pPr>
              <w:pStyle w:val="LZ-4"/>
            </w:pPr>
            <w:r w:rsidRPr="007B3BD8">
              <w:rPr>
                <w:rFonts w:hint="eastAsia"/>
              </w:rPr>
              <w:t>0.08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C2110D3" w14:textId="77777777" w:rsidR="001A11CB" w:rsidRPr="007B3BD8" w:rsidRDefault="001A11CB" w:rsidP="00E43DD9">
            <w:pPr>
              <w:pStyle w:val="LZ-4"/>
            </w:pPr>
            <w:r w:rsidRPr="007B3BD8">
              <w:rPr>
                <w:rFonts w:hint="eastAsia"/>
              </w:rPr>
              <w:t>0.02</w:t>
            </w:r>
          </w:p>
        </w:tc>
      </w:tr>
      <w:tr w:rsidR="001A11CB" w:rsidRPr="007B3BD8" w14:paraId="75CB6845"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27B1FD8"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8816D86"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8536F2B" w14:textId="55CD0334"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DC9504" w14:textId="77777777" w:rsidR="001A11CB" w:rsidRPr="007B3BD8" w:rsidRDefault="001A11CB" w:rsidP="00E43DD9">
            <w:pPr>
              <w:pStyle w:val="LZ-4"/>
            </w:pPr>
            <w:r w:rsidRPr="007B3BD8">
              <w:rPr>
                <w:rFonts w:hint="eastAsia"/>
              </w:rPr>
              <w:t>0.08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4DB6D5"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6BF74C"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8FB0A6E"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1CC067C"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B21ABE0" w14:textId="77777777" w:rsidR="001A11CB" w:rsidRPr="007B3BD8" w:rsidRDefault="001A11CB" w:rsidP="00E43DD9">
            <w:pPr>
              <w:pStyle w:val="LZ-4"/>
            </w:pPr>
            <w:r w:rsidRPr="007B3BD8">
              <w:rPr>
                <w:rFonts w:hint="eastAsia"/>
              </w:rPr>
              <w:t>0.01</w:t>
            </w:r>
          </w:p>
        </w:tc>
      </w:tr>
      <w:tr w:rsidR="001A11CB" w:rsidRPr="007B3BD8" w14:paraId="0ABB4527"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76C0C3D"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71E4CAA" w14:textId="77777777" w:rsidR="001A11CB" w:rsidRPr="007B3BD8" w:rsidRDefault="001A11CB" w:rsidP="00E43DD9">
            <w:pPr>
              <w:pStyle w:val="LZ-4"/>
            </w:pPr>
            <w:r w:rsidRPr="007B3BD8">
              <w:rPr>
                <w:rFonts w:hint="eastAsia"/>
              </w:rPr>
              <w:t>低速货车</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6FDAB1"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259655" w14:textId="77777777" w:rsidR="001A11CB" w:rsidRPr="007B3BD8" w:rsidRDefault="001A11CB" w:rsidP="00E43DD9">
            <w:pPr>
              <w:pStyle w:val="LZ-4"/>
            </w:pPr>
            <w:r w:rsidRPr="007B3BD8">
              <w:rPr>
                <w:rFonts w:hint="eastAsia"/>
              </w:rPr>
              <w:t>0.07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053982" w14:textId="77777777" w:rsidR="001A11CB" w:rsidRPr="007B3BD8" w:rsidRDefault="001A11CB" w:rsidP="00E43DD9">
            <w:pPr>
              <w:pStyle w:val="LZ-4"/>
            </w:pPr>
            <w:r w:rsidRPr="007B3BD8">
              <w:rPr>
                <w:rFonts w:hint="eastAsia"/>
              </w:rPr>
              <w:t>0.04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7C092A" w14:textId="77777777" w:rsidR="001A11CB" w:rsidRPr="007B3BD8" w:rsidRDefault="001A11CB" w:rsidP="00E43DD9">
            <w:pPr>
              <w:pStyle w:val="LZ-4"/>
            </w:pPr>
            <w:r w:rsidRPr="007B3BD8">
              <w:rPr>
                <w:rFonts w:hint="eastAsia"/>
              </w:rPr>
              <w:t>0.04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788167"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1090A89"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2E5F380" w14:textId="77777777" w:rsidR="001A11CB" w:rsidRPr="007B3BD8" w:rsidRDefault="001A11CB" w:rsidP="00E43DD9">
            <w:pPr>
              <w:pStyle w:val="LZ-4"/>
            </w:pPr>
            <w:r w:rsidRPr="007B3BD8">
              <w:rPr>
                <w:rFonts w:hint="eastAsia"/>
              </w:rPr>
              <w:t>-</w:t>
            </w:r>
          </w:p>
        </w:tc>
      </w:tr>
      <w:tr w:rsidR="001A11CB" w:rsidRPr="007B3BD8" w14:paraId="1668D06D"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D589FDD"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BF9D20D" w14:textId="77777777" w:rsidR="001A11CB" w:rsidRPr="007B3BD8" w:rsidRDefault="001A11CB" w:rsidP="00E43DD9">
            <w:pPr>
              <w:pStyle w:val="LZ-4"/>
            </w:pPr>
            <w:r w:rsidRPr="007B3BD8">
              <w:rPr>
                <w:rFonts w:hint="eastAsia"/>
              </w:rPr>
              <w:t>三轮汽车</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FC24BA"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19AB8A"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8D6C145"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C162E3"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2FB6ABE"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23AD16A"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580B9E7" w14:textId="77777777" w:rsidR="001A11CB" w:rsidRPr="007B3BD8" w:rsidRDefault="001A11CB" w:rsidP="00E43DD9">
            <w:pPr>
              <w:pStyle w:val="LZ-4"/>
            </w:pPr>
            <w:r w:rsidRPr="007B3BD8">
              <w:rPr>
                <w:rFonts w:hint="eastAsia"/>
              </w:rPr>
              <w:t>-</w:t>
            </w:r>
          </w:p>
        </w:tc>
      </w:tr>
      <w:tr w:rsidR="001A11CB" w:rsidRPr="007B3BD8" w14:paraId="0E37E256" w14:textId="77777777" w:rsidTr="00E43DD9">
        <w:trPr>
          <w:trHeight w:val="315"/>
          <w:jc w:val="center"/>
        </w:trPr>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E10A297" w14:textId="77777777" w:rsidR="001A11CB" w:rsidRPr="007B3BD8" w:rsidRDefault="001A11CB" w:rsidP="00E43DD9">
            <w:pPr>
              <w:pStyle w:val="LZ-4"/>
            </w:pPr>
            <w:r w:rsidRPr="007B3BD8">
              <w:rPr>
                <w:rFonts w:hint="eastAsia"/>
              </w:rPr>
              <w:t>摩托车</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3A4F26" w14:textId="77777777" w:rsidR="001A11CB" w:rsidRPr="007B3BD8" w:rsidRDefault="001A11CB" w:rsidP="00E43DD9">
            <w:pPr>
              <w:pStyle w:val="LZ-4"/>
            </w:pPr>
            <w:r w:rsidRPr="007B3BD8">
              <w:rPr>
                <w:rFonts w:hint="eastAsia"/>
              </w:rPr>
              <w:t>普通</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FB4BE8"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59BDABA"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722C412"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BC8D0B7"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1FBBEB9"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1D06233"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5411B4" w14:textId="77777777" w:rsidR="001A11CB" w:rsidRPr="007B3BD8" w:rsidRDefault="001A11CB" w:rsidP="00E43DD9">
            <w:pPr>
              <w:pStyle w:val="LZ-4"/>
            </w:pPr>
            <w:r w:rsidRPr="007B3BD8">
              <w:rPr>
                <w:rFonts w:hint="eastAsia"/>
              </w:rPr>
              <w:t>-</w:t>
            </w:r>
          </w:p>
        </w:tc>
      </w:tr>
      <w:tr w:rsidR="001A11CB" w:rsidRPr="007B3BD8" w14:paraId="176C4AFE"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0F2BCB6"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B3E3FD3" w14:textId="77777777" w:rsidR="001A11CB" w:rsidRPr="007B3BD8" w:rsidRDefault="001A11CB" w:rsidP="00E43DD9">
            <w:pPr>
              <w:pStyle w:val="LZ-4"/>
            </w:pPr>
            <w:r w:rsidRPr="007B3BD8">
              <w:rPr>
                <w:rFonts w:hint="eastAsia"/>
              </w:rPr>
              <w:t>轻便</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E2353DA"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548FA4"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1737F4"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CA8061"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ABE313"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03347F0"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5B9B94" w14:textId="77777777" w:rsidR="001A11CB" w:rsidRPr="007B3BD8" w:rsidRDefault="001A11CB" w:rsidP="00E43DD9">
            <w:pPr>
              <w:pStyle w:val="LZ-4"/>
            </w:pPr>
            <w:r w:rsidRPr="007B3BD8">
              <w:rPr>
                <w:rFonts w:hint="eastAsia"/>
              </w:rPr>
              <w:t>-</w:t>
            </w:r>
          </w:p>
        </w:tc>
      </w:tr>
      <w:tr w:rsidR="001A11CB" w:rsidRPr="007B3BD8" w14:paraId="15D7DE86" w14:textId="77777777" w:rsidTr="00E43DD9">
        <w:trPr>
          <w:trHeight w:val="285"/>
          <w:jc w:val="center"/>
        </w:trPr>
        <w:tc>
          <w:tcPr>
            <w:tcW w:w="9720" w:type="dxa"/>
            <w:gridSpan w:val="9"/>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085BE07" w14:textId="77777777" w:rsidR="001A11CB" w:rsidRPr="007B3BD8" w:rsidRDefault="001A11CB" w:rsidP="00E43DD9">
            <w:pPr>
              <w:pStyle w:val="LZ-4"/>
            </w:pPr>
            <w:r w:rsidRPr="007B3BD8">
              <w:rPr>
                <w:rFonts w:hint="eastAsia"/>
              </w:rPr>
              <w:t>道路移动源</w:t>
            </w:r>
            <w:r w:rsidRPr="007B3BD8">
              <w:rPr>
                <w:rFonts w:hint="eastAsia"/>
              </w:rPr>
              <w:t xml:space="preserve"> OC </w:t>
            </w:r>
            <w:r w:rsidRPr="007B3BD8">
              <w:rPr>
                <w:rFonts w:hint="eastAsia"/>
              </w:rPr>
              <w:t>基准排放系数（</w:t>
            </w:r>
            <w:r w:rsidRPr="007B3BD8">
              <w:rPr>
                <w:rFonts w:hint="eastAsia"/>
              </w:rPr>
              <w:t>g/km</w:t>
            </w:r>
            <w:r w:rsidRPr="007B3BD8">
              <w:rPr>
                <w:rFonts w:hint="eastAsia"/>
              </w:rPr>
              <w:t>）</w:t>
            </w:r>
          </w:p>
        </w:tc>
      </w:tr>
      <w:tr w:rsidR="001A11CB" w:rsidRPr="007B3BD8" w14:paraId="7EB17400" w14:textId="77777777" w:rsidTr="00E43DD9">
        <w:trPr>
          <w:trHeight w:val="315"/>
          <w:jc w:val="center"/>
        </w:trPr>
        <w:tc>
          <w:tcPr>
            <w:tcW w:w="3240" w:type="dxa"/>
            <w:gridSpan w:val="3"/>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807534" w14:textId="77777777" w:rsidR="001A11CB" w:rsidRPr="007B3BD8" w:rsidRDefault="001A11CB" w:rsidP="00E43DD9">
            <w:pPr>
              <w:pStyle w:val="LZ-4"/>
            </w:pPr>
            <w:r w:rsidRPr="007B3BD8">
              <w:rPr>
                <w:rFonts w:hint="eastAsia"/>
              </w:rPr>
              <w:t>道路移动源类别</w:t>
            </w:r>
          </w:p>
        </w:tc>
        <w:tc>
          <w:tcPr>
            <w:tcW w:w="6480" w:type="dxa"/>
            <w:gridSpan w:val="6"/>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C1CFA0B" w14:textId="77777777" w:rsidR="001A11CB" w:rsidRPr="007B3BD8" w:rsidRDefault="001A11CB" w:rsidP="00E43DD9">
            <w:pPr>
              <w:pStyle w:val="LZ-4"/>
            </w:pPr>
            <w:r w:rsidRPr="007B3BD8">
              <w:rPr>
                <w:rFonts w:hint="eastAsia"/>
              </w:rPr>
              <w:t>排放标准</w:t>
            </w:r>
          </w:p>
        </w:tc>
      </w:tr>
      <w:tr w:rsidR="001A11CB" w:rsidRPr="007B3BD8" w14:paraId="1C01E5D5" w14:textId="77777777" w:rsidTr="00E43DD9">
        <w:trPr>
          <w:trHeight w:val="480"/>
          <w:jc w:val="center"/>
        </w:trPr>
        <w:tc>
          <w:tcPr>
            <w:tcW w:w="2160" w:type="dxa"/>
            <w:gridSpan w:val="2"/>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8BC1583" w14:textId="77777777" w:rsidR="001A11CB" w:rsidRPr="007B3BD8" w:rsidRDefault="001A11CB" w:rsidP="00E43DD9">
            <w:pPr>
              <w:pStyle w:val="LZ-4"/>
            </w:pPr>
            <w:r w:rsidRPr="007B3BD8">
              <w:rPr>
                <w:rFonts w:hint="eastAsia"/>
              </w:rPr>
              <w:t>车辆类型</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9249FC" w14:textId="77777777" w:rsidR="001A11CB" w:rsidRPr="007B3BD8" w:rsidRDefault="001A11CB" w:rsidP="00E43DD9">
            <w:pPr>
              <w:pStyle w:val="LZ-4"/>
            </w:pPr>
            <w:r w:rsidRPr="007B3BD8">
              <w:rPr>
                <w:rFonts w:hint="eastAsia"/>
              </w:rPr>
              <w:t>燃料类型</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12D2B14" w14:textId="77777777" w:rsidR="001A11CB" w:rsidRPr="007B3BD8" w:rsidRDefault="001A11CB" w:rsidP="00E43DD9">
            <w:pPr>
              <w:pStyle w:val="LZ-4"/>
            </w:pPr>
            <w:r w:rsidRPr="007B3BD8">
              <w:rPr>
                <w:rFonts w:hint="eastAsia"/>
              </w:rPr>
              <w:t>国</w:t>
            </w:r>
            <w:r w:rsidRPr="007B3BD8">
              <w:t>1</w:t>
            </w:r>
            <w:r w:rsidRPr="007B3BD8">
              <w:t>前</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DA72A2" w14:textId="77777777" w:rsidR="001A11CB" w:rsidRPr="007B3BD8" w:rsidRDefault="001A11CB" w:rsidP="00E43DD9">
            <w:pPr>
              <w:pStyle w:val="LZ-4"/>
            </w:pPr>
            <w:r w:rsidRPr="007B3BD8">
              <w:rPr>
                <w:rFonts w:hint="eastAsia"/>
              </w:rPr>
              <w:t>国</w:t>
            </w:r>
            <w:r w:rsidRPr="007B3BD8">
              <w:t>1</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36C9EEC" w14:textId="77777777" w:rsidR="001A11CB" w:rsidRPr="007B3BD8" w:rsidRDefault="001A11CB" w:rsidP="00E43DD9">
            <w:pPr>
              <w:pStyle w:val="LZ-4"/>
            </w:pPr>
            <w:r w:rsidRPr="007B3BD8">
              <w:rPr>
                <w:rFonts w:hint="eastAsia"/>
              </w:rPr>
              <w:t>国</w:t>
            </w:r>
            <w:r w:rsidRPr="007B3BD8">
              <w:t>2</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19970E" w14:textId="77777777" w:rsidR="001A11CB" w:rsidRPr="007B3BD8" w:rsidRDefault="001A11CB" w:rsidP="00E43DD9">
            <w:pPr>
              <w:pStyle w:val="LZ-4"/>
            </w:pPr>
            <w:r w:rsidRPr="007B3BD8">
              <w:rPr>
                <w:rFonts w:hint="eastAsia"/>
              </w:rPr>
              <w:t>国</w:t>
            </w:r>
            <w:r w:rsidRPr="007B3BD8">
              <w:t>3</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C4CD54" w14:textId="77777777" w:rsidR="001A11CB" w:rsidRPr="007B3BD8" w:rsidRDefault="001A11CB" w:rsidP="00E43DD9">
            <w:pPr>
              <w:pStyle w:val="LZ-4"/>
            </w:pPr>
            <w:r w:rsidRPr="007B3BD8">
              <w:rPr>
                <w:rFonts w:hint="eastAsia"/>
              </w:rPr>
              <w:t>国</w:t>
            </w:r>
            <w:r w:rsidRPr="007B3BD8">
              <w:t>4</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A05CFCF" w14:textId="77777777" w:rsidR="001A11CB" w:rsidRPr="007B3BD8" w:rsidRDefault="001A11CB" w:rsidP="00E43DD9">
            <w:pPr>
              <w:pStyle w:val="LZ-4"/>
            </w:pPr>
            <w:r w:rsidRPr="007B3BD8">
              <w:rPr>
                <w:rFonts w:hint="eastAsia"/>
              </w:rPr>
              <w:t>国</w:t>
            </w:r>
            <w:r w:rsidRPr="007B3BD8">
              <w:t>5</w:t>
            </w:r>
          </w:p>
        </w:tc>
      </w:tr>
      <w:tr w:rsidR="001A11CB" w:rsidRPr="007B3BD8" w14:paraId="7933D310" w14:textId="77777777" w:rsidTr="00E43DD9">
        <w:trPr>
          <w:trHeight w:val="480"/>
          <w:jc w:val="center"/>
        </w:trPr>
        <w:tc>
          <w:tcPr>
            <w:tcW w:w="2160" w:type="dxa"/>
            <w:gridSpan w:val="2"/>
            <w:vMerge/>
            <w:tcBorders>
              <w:top w:val="single" w:sz="4" w:space="0" w:color="000000"/>
              <w:left w:val="single" w:sz="4" w:space="0" w:color="000000"/>
              <w:bottom w:val="single" w:sz="4" w:space="0" w:color="000000"/>
              <w:right w:val="single" w:sz="4" w:space="0" w:color="000000"/>
            </w:tcBorders>
            <w:vAlign w:val="center"/>
            <w:hideMark/>
          </w:tcPr>
          <w:p w14:paraId="0FDAE79C"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BF40D3C"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CAC8E2A"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2D6B328"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1A3CD76"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40E1018"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A8C3598"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FF0EFFF" w14:textId="77777777" w:rsidR="001A11CB" w:rsidRPr="007B3BD8" w:rsidRDefault="001A11CB" w:rsidP="00E43DD9">
            <w:pPr>
              <w:pStyle w:val="LZ-4"/>
            </w:pPr>
          </w:p>
        </w:tc>
      </w:tr>
      <w:tr w:rsidR="001A11CB" w:rsidRPr="007B3BD8" w14:paraId="29B82755" w14:textId="77777777" w:rsidTr="00E43DD9">
        <w:trPr>
          <w:trHeight w:val="315"/>
          <w:jc w:val="center"/>
        </w:trPr>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350D50" w14:textId="77777777" w:rsidR="001A11CB" w:rsidRPr="007B3BD8" w:rsidRDefault="001A11CB" w:rsidP="00E43DD9">
            <w:pPr>
              <w:pStyle w:val="LZ-4"/>
            </w:pPr>
            <w:r w:rsidRPr="007B3BD8">
              <w:rPr>
                <w:rFonts w:hint="eastAsia"/>
              </w:rPr>
              <w:t>载客汽车</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24CA3B0" w14:textId="77777777" w:rsidR="001A11CB" w:rsidRPr="007B3BD8" w:rsidRDefault="001A11CB" w:rsidP="00E43DD9">
            <w:pPr>
              <w:pStyle w:val="LZ-4"/>
            </w:pPr>
            <w:r w:rsidRPr="007B3BD8">
              <w:rPr>
                <w:rFonts w:hint="eastAsia"/>
              </w:rPr>
              <w:t>微型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1304073"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254761"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83038A4"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CF9D4B4"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761D12A"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A1EE94"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54A980E" w14:textId="77777777" w:rsidR="001A11CB" w:rsidRPr="007B3BD8" w:rsidRDefault="001A11CB" w:rsidP="00E43DD9">
            <w:pPr>
              <w:pStyle w:val="LZ-4"/>
            </w:pPr>
            <w:r w:rsidRPr="007B3BD8">
              <w:rPr>
                <w:rFonts w:hint="eastAsia"/>
              </w:rPr>
              <w:t>0</w:t>
            </w:r>
          </w:p>
        </w:tc>
      </w:tr>
      <w:tr w:rsidR="001A11CB" w:rsidRPr="007B3BD8" w14:paraId="04BD72F3"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18C99DFB"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9BE5F35"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757307F"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6EC537A"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4B32E9"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6ECC1F9"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DA698A"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D0FBC42"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FB603D1" w14:textId="77777777" w:rsidR="001A11CB" w:rsidRPr="007B3BD8" w:rsidRDefault="001A11CB" w:rsidP="00E43DD9">
            <w:pPr>
              <w:pStyle w:val="LZ-4"/>
            </w:pPr>
            <w:r w:rsidRPr="007B3BD8">
              <w:rPr>
                <w:rFonts w:hint="eastAsia"/>
              </w:rPr>
              <w:t>0.01</w:t>
            </w:r>
          </w:p>
        </w:tc>
      </w:tr>
      <w:tr w:rsidR="001A11CB" w:rsidRPr="007B3BD8" w14:paraId="0F76F237"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2EF77DE"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7D66433"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6CEEFBD"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CFFF1F"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7B43D2"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4E59700"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6DE87F4"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2129B3E"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EDA8040" w14:textId="77777777" w:rsidR="001A11CB" w:rsidRPr="007B3BD8" w:rsidRDefault="001A11CB" w:rsidP="00E43DD9">
            <w:pPr>
              <w:pStyle w:val="LZ-4"/>
            </w:pPr>
            <w:r w:rsidRPr="007B3BD8">
              <w:rPr>
                <w:rFonts w:hint="eastAsia"/>
              </w:rPr>
              <w:t>0</w:t>
            </w:r>
          </w:p>
        </w:tc>
      </w:tr>
      <w:tr w:rsidR="001A11CB" w:rsidRPr="007B3BD8" w14:paraId="7DF4F91A"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136EF16"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7F074C" w14:textId="77777777" w:rsidR="001A11CB" w:rsidRPr="007B3BD8" w:rsidRDefault="001A11CB" w:rsidP="00E43DD9">
            <w:pPr>
              <w:pStyle w:val="LZ-4"/>
            </w:pPr>
            <w:r w:rsidRPr="007B3BD8">
              <w:rPr>
                <w:rFonts w:hint="eastAsia"/>
              </w:rPr>
              <w:t>小型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B479C18"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53C0202"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A25F6E4"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D7D85D0"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832F23"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AB442DC"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075B030" w14:textId="77777777" w:rsidR="001A11CB" w:rsidRPr="007B3BD8" w:rsidRDefault="001A11CB" w:rsidP="00E43DD9">
            <w:pPr>
              <w:pStyle w:val="LZ-4"/>
            </w:pPr>
            <w:r w:rsidRPr="007B3BD8">
              <w:rPr>
                <w:rFonts w:hint="eastAsia"/>
              </w:rPr>
              <w:t>0</w:t>
            </w:r>
          </w:p>
        </w:tc>
      </w:tr>
      <w:tr w:rsidR="001A11CB" w:rsidRPr="007B3BD8" w14:paraId="69C78D02"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A054837"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7B043DD"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02865FA"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8DD08DA"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2A975A8"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A135512"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2B35F5F"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5E831A"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2D829C6" w14:textId="77777777" w:rsidR="001A11CB" w:rsidRPr="007B3BD8" w:rsidRDefault="001A11CB" w:rsidP="00E43DD9">
            <w:pPr>
              <w:pStyle w:val="LZ-4"/>
            </w:pPr>
            <w:r w:rsidRPr="007B3BD8">
              <w:rPr>
                <w:rFonts w:hint="eastAsia"/>
              </w:rPr>
              <w:t>0.01</w:t>
            </w:r>
          </w:p>
        </w:tc>
      </w:tr>
      <w:tr w:rsidR="001A11CB" w:rsidRPr="007B3BD8" w14:paraId="377DCF9A"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7797E23"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AE8DA94"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216661C"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058343C"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2D8C980"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1B6F5F7"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06BCA2"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7F334C"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DFB70B" w14:textId="77777777" w:rsidR="001A11CB" w:rsidRPr="007B3BD8" w:rsidRDefault="001A11CB" w:rsidP="00E43DD9">
            <w:pPr>
              <w:pStyle w:val="LZ-4"/>
            </w:pPr>
            <w:r w:rsidRPr="007B3BD8">
              <w:rPr>
                <w:rFonts w:hint="eastAsia"/>
              </w:rPr>
              <w:t>0</w:t>
            </w:r>
          </w:p>
        </w:tc>
      </w:tr>
      <w:tr w:rsidR="001A11CB" w:rsidRPr="007B3BD8" w14:paraId="3740E051"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0922008"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0E3D1FC" w14:textId="77777777" w:rsidR="001A11CB" w:rsidRPr="007B3BD8" w:rsidRDefault="001A11CB" w:rsidP="00E43DD9">
            <w:pPr>
              <w:pStyle w:val="LZ-4"/>
            </w:pPr>
            <w:r w:rsidRPr="007B3BD8">
              <w:rPr>
                <w:rFonts w:hint="eastAsia"/>
              </w:rPr>
              <w:t>出租车</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EFB8CC9"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54C581"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29881A"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574E06"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592155"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8609BF5"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D4BFD4B" w14:textId="77777777" w:rsidR="001A11CB" w:rsidRPr="007B3BD8" w:rsidRDefault="001A11CB" w:rsidP="00E43DD9">
            <w:pPr>
              <w:pStyle w:val="LZ-4"/>
            </w:pPr>
            <w:r w:rsidRPr="007B3BD8">
              <w:rPr>
                <w:rFonts w:hint="eastAsia"/>
              </w:rPr>
              <w:t>0</w:t>
            </w:r>
          </w:p>
        </w:tc>
      </w:tr>
      <w:tr w:rsidR="001A11CB" w:rsidRPr="007B3BD8" w14:paraId="16B21B76"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EEA547F"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EB87A82"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640960E"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C98635"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C2E610A"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A4DA8E8"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05591E4"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DCAA7DA"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2962FBC" w14:textId="77777777" w:rsidR="001A11CB" w:rsidRPr="007B3BD8" w:rsidRDefault="001A11CB" w:rsidP="00E43DD9">
            <w:pPr>
              <w:pStyle w:val="LZ-4"/>
            </w:pPr>
            <w:r w:rsidRPr="007B3BD8">
              <w:rPr>
                <w:rFonts w:hint="eastAsia"/>
              </w:rPr>
              <w:t>0.01</w:t>
            </w:r>
          </w:p>
        </w:tc>
      </w:tr>
      <w:tr w:rsidR="001A11CB" w:rsidRPr="007B3BD8" w14:paraId="65A33A7B"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9D44161"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EDCF2F6"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61C792"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B31FDCA"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7E1E860"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09C9B57"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004B18"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4DC689"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BC6687C" w14:textId="77777777" w:rsidR="001A11CB" w:rsidRPr="007B3BD8" w:rsidRDefault="001A11CB" w:rsidP="00E43DD9">
            <w:pPr>
              <w:pStyle w:val="LZ-4"/>
            </w:pPr>
            <w:r w:rsidRPr="007B3BD8">
              <w:rPr>
                <w:rFonts w:hint="eastAsia"/>
              </w:rPr>
              <w:t>0</w:t>
            </w:r>
          </w:p>
        </w:tc>
      </w:tr>
      <w:tr w:rsidR="001A11CB" w:rsidRPr="007B3BD8" w14:paraId="2F19D71C"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2076DEE"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21116DB" w14:textId="77777777" w:rsidR="001A11CB" w:rsidRPr="007B3BD8" w:rsidRDefault="001A11CB" w:rsidP="00E43DD9">
            <w:pPr>
              <w:pStyle w:val="LZ-4"/>
            </w:pPr>
            <w:r w:rsidRPr="007B3BD8">
              <w:rPr>
                <w:rFonts w:hint="eastAsia"/>
              </w:rPr>
              <w:t>中型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A6AFC4"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B1D4BD"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63B04AA"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12EDBD4"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B42755"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55E77C"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19E406A" w14:textId="77777777" w:rsidR="001A11CB" w:rsidRPr="007B3BD8" w:rsidRDefault="001A11CB" w:rsidP="00E43DD9">
            <w:pPr>
              <w:pStyle w:val="LZ-4"/>
            </w:pPr>
            <w:r w:rsidRPr="007B3BD8">
              <w:rPr>
                <w:rFonts w:hint="eastAsia"/>
              </w:rPr>
              <w:t>0</w:t>
            </w:r>
          </w:p>
        </w:tc>
      </w:tr>
      <w:tr w:rsidR="001A11CB" w:rsidRPr="007B3BD8" w14:paraId="064F647E"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D5E1449"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D3CDB98"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2C138B6"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A9824C" w14:textId="77777777" w:rsidR="001A11CB" w:rsidRPr="007B3BD8" w:rsidRDefault="001A11CB" w:rsidP="00E43DD9">
            <w:pPr>
              <w:pStyle w:val="LZ-4"/>
            </w:pPr>
            <w:r w:rsidRPr="007B3BD8">
              <w:rPr>
                <w:rFonts w:hint="eastAsia"/>
              </w:rPr>
              <w:t>0.29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6F871D4" w14:textId="77777777" w:rsidR="001A11CB" w:rsidRPr="007B3BD8" w:rsidRDefault="001A11CB" w:rsidP="00E43DD9">
            <w:pPr>
              <w:pStyle w:val="LZ-4"/>
            </w:pPr>
            <w:r w:rsidRPr="007B3BD8">
              <w:rPr>
                <w:rFonts w:hint="eastAsia"/>
              </w:rPr>
              <w:t>0.08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433B227"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46375F"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C6E9A4"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7FDFFEA" w14:textId="77777777" w:rsidR="001A11CB" w:rsidRPr="007B3BD8" w:rsidRDefault="001A11CB" w:rsidP="00E43DD9">
            <w:pPr>
              <w:pStyle w:val="LZ-4"/>
            </w:pPr>
            <w:r w:rsidRPr="007B3BD8">
              <w:rPr>
                <w:rFonts w:hint="eastAsia"/>
              </w:rPr>
              <w:t>0.01</w:t>
            </w:r>
          </w:p>
        </w:tc>
      </w:tr>
      <w:tr w:rsidR="001A11CB" w:rsidRPr="007B3BD8" w14:paraId="554B3730"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2ECED6E5"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016CD9B"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DA98EA"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E29082B"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2B5E8C"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D6DD54"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EF5A965"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706546"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FEA299C" w14:textId="77777777" w:rsidR="001A11CB" w:rsidRPr="007B3BD8" w:rsidRDefault="001A11CB" w:rsidP="00E43DD9">
            <w:pPr>
              <w:pStyle w:val="LZ-4"/>
            </w:pPr>
            <w:r w:rsidRPr="007B3BD8">
              <w:rPr>
                <w:rFonts w:hint="eastAsia"/>
              </w:rPr>
              <w:t>0</w:t>
            </w:r>
          </w:p>
        </w:tc>
      </w:tr>
      <w:tr w:rsidR="001A11CB" w:rsidRPr="007B3BD8" w14:paraId="6103CEEB"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1910D78"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BE970C" w14:textId="77777777" w:rsidR="001A11CB" w:rsidRPr="007B3BD8" w:rsidRDefault="001A11CB" w:rsidP="00E43DD9">
            <w:pPr>
              <w:pStyle w:val="LZ-4"/>
            </w:pPr>
            <w:r w:rsidRPr="007B3BD8">
              <w:rPr>
                <w:rFonts w:hint="eastAsia"/>
              </w:rPr>
              <w:t>大型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EB59B1F"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80CE687" w14:textId="77777777" w:rsidR="001A11CB" w:rsidRPr="007B3BD8" w:rsidRDefault="001A11CB" w:rsidP="00E43DD9">
            <w:pPr>
              <w:pStyle w:val="LZ-4"/>
            </w:pPr>
            <w:r w:rsidRPr="007B3BD8">
              <w:rPr>
                <w:rFonts w:hint="eastAsia"/>
              </w:rPr>
              <w:t>0.09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F4A2F6"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1C69A4"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0DB435"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C74A5E"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A7CCE51" w14:textId="77777777" w:rsidR="001A11CB" w:rsidRPr="007B3BD8" w:rsidRDefault="001A11CB" w:rsidP="00E43DD9">
            <w:pPr>
              <w:pStyle w:val="LZ-4"/>
            </w:pPr>
            <w:r w:rsidRPr="007B3BD8">
              <w:rPr>
                <w:rFonts w:hint="eastAsia"/>
              </w:rPr>
              <w:t>0.01</w:t>
            </w:r>
          </w:p>
        </w:tc>
      </w:tr>
      <w:tr w:rsidR="001A11CB" w:rsidRPr="007B3BD8" w14:paraId="76C8BA93"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A25F0E0"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C96A39B"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0F502B"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88359D0" w14:textId="77777777" w:rsidR="001A11CB" w:rsidRPr="007B3BD8" w:rsidRDefault="001A11CB" w:rsidP="00E43DD9">
            <w:pPr>
              <w:pStyle w:val="LZ-4"/>
            </w:pPr>
            <w:r w:rsidRPr="007B3BD8">
              <w:rPr>
                <w:rFonts w:hint="eastAsia"/>
              </w:rPr>
              <w:t>0.23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2195262" w14:textId="77777777" w:rsidR="001A11CB" w:rsidRPr="007B3BD8" w:rsidRDefault="001A11CB" w:rsidP="00E43DD9">
            <w:pPr>
              <w:pStyle w:val="LZ-4"/>
            </w:pPr>
            <w:r w:rsidRPr="007B3BD8">
              <w:rPr>
                <w:rFonts w:hint="eastAsia"/>
              </w:rPr>
              <w:t>0.18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7A60ED" w14:textId="77777777" w:rsidR="001A11CB" w:rsidRPr="007B3BD8" w:rsidRDefault="001A11CB" w:rsidP="00E43DD9">
            <w:pPr>
              <w:pStyle w:val="LZ-4"/>
            </w:pPr>
            <w:r w:rsidRPr="007B3BD8">
              <w:rPr>
                <w:rFonts w:hint="eastAsia"/>
              </w:rPr>
              <w:t>0.16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1E55086" w14:textId="77777777" w:rsidR="001A11CB" w:rsidRPr="007B3BD8" w:rsidRDefault="001A11CB" w:rsidP="00E43DD9">
            <w:pPr>
              <w:pStyle w:val="LZ-4"/>
            </w:pPr>
            <w:r w:rsidRPr="007B3BD8">
              <w:rPr>
                <w:rFonts w:hint="eastAsia"/>
              </w:rPr>
              <w:t>0.07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54ED1C9"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BD2F333" w14:textId="77777777" w:rsidR="001A11CB" w:rsidRPr="007B3BD8" w:rsidRDefault="001A11CB" w:rsidP="00E43DD9">
            <w:pPr>
              <w:pStyle w:val="LZ-4"/>
            </w:pPr>
            <w:r w:rsidRPr="007B3BD8">
              <w:rPr>
                <w:rFonts w:hint="eastAsia"/>
              </w:rPr>
              <w:t>0.02</w:t>
            </w:r>
          </w:p>
        </w:tc>
      </w:tr>
      <w:tr w:rsidR="001A11CB" w:rsidRPr="007B3BD8" w14:paraId="2DFC331B"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DAA8B72"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2B45992"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BDD28FB"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E79F116" w14:textId="77777777" w:rsidR="001A11CB" w:rsidRPr="007B3BD8" w:rsidRDefault="001A11CB" w:rsidP="00E43DD9">
            <w:pPr>
              <w:pStyle w:val="LZ-4"/>
            </w:pPr>
            <w:r w:rsidRPr="007B3BD8">
              <w:rPr>
                <w:rFonts w:hint="eastAsia"/>
              </w:rPr>
              <w:t>0.09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722B2E9"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93646EC"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4BA101"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6C71F6"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D5CD8F6" w14:textId="77777777" w:rsidR="001A11CB" w:rsidRPr="007B3BD8" w:rsidRDefault="001A11CB" w:rsidP="00E43DD9">
            <w:pPr>
              <w:pStyle w:val="LZ-4"/>
            </w:pPr>
            <w:r w:rsidRPr="007B3BD8">
              <w:rPr>
                <w:rFonts w:hint="eastAsia"/>
              </w:rPr>
              <w:t>0.01</w:t>
            </w:r>
          </w:p>
        </w:tc>
      </w:tr>
      <w:tr w:rsidR="001A11CB" w:rsidRPr="007B3BD8" w14:paraId="0809B9A3"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F414F33"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78840CD" w14:textId="77777777" w:rsidR="001A11CB" w:rsidRPr="007B3BD8" w:rsidRDefault="001A11CB" w:rsidP="00E43DD9">
            <w:pPr>
              <w:pStyle w:val="LZ-4"/>
            </w:pPr>
            <w:r w:rsidRPr="007B3BD8">
              <w:rPr>
                <w:rFonts w:hint="eastAsia"/>
              </w:rPr>
              <w:t>公交车</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12ADA2E"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00EB27" w14:textId="77777777" w:rsidR="001A11CB" w:rsidRPr="007B3BD8" w:rsidRDefault="001A11CB" w:rsidP="00E43DD9">
            <w:pPr>
              <w:pStyle w:val="LZ-4"/>
            </w:pPr>
            <w:r w:rsidRPr="007B3BD8">
              <w:rPr>
                <w:rFonts w:hint="eastAsia"/>
              </w:rPr>
              <w:t>0.09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4A2C34"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28EBC9A"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8E6477F"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551AE06"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98E02AE" w14:textId="77777777" w:rsidR="001A11CB" w:rsidRPr="007B3BD8" w:rsidRDefault="001A11CB" w:rsidP="00E43DD9">
            <w:pPr>
              <w:pStyle w:val="LZ-4"/>
            </w:pPr>
            <w:r w:rsidRPr="007B3BD8">
              <w:rPr>
                <w:rFonts w:hint="eastAsia"/>
              </w:rPr>
              <w:t>0.01</w:t>
            </w:r>
          </w:p>
        </w:tc>
      </w:tr>
      <w:tr w:rsidR="001A11CB" w:rsidRPr="007B3BD8" w14:paraId="0CC4CCC6"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8234F52"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DA6E3F6"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845938"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5F6EC5" w14:textId="77777777" w:rsidR="001A11CB" w:rsidRPr="007B3BD8" w:rsidRDefault="001A11CB" w:rsidP="00E43DD9">
            <w:pPr>
              <w:pStyle w:val="LZ-4"/>
            </w:pPr>
            <w:r w:rsidRPr="007B3BD8">
              <w:rPr>
                <w:rFonts w:hint="eastAsia"/>
              </w:rPr>
              <w:t>0.23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E294299" w14:textId="77777777" w:rsidR="001A11CB" w:rsidRPr="007B3BD8" w:rsidRDefault="001A11CB" w:rsidP="00E43DD9">
            <w:pPr>
              <w:pStyle w:val="LZ-4"/>
            </w:pPr>
            <w:r w:rsidRPr="007B3BD8">
              <w:rPr>
                <w:rFonts w:hint="eastAsia"/>
              </w:rPr>
              <w:t>0.18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FECC8EB" w14:textId="77777777" w:rsidR="001A11CB" w:rsidRPr="007B3BD8" w:rsidRDefault="001A11CB" w:rsidP="00E43DD9">
            <w:pPr>
              <w:pStyle w:val="LZ-4"/>
            </w:pPr>
            <w:r w:rsidRPr="007B3BD8">
              <w:rPr>
                <w:rFonts w:hint="eastAsia"/>
              </w:rPr>
              <w:t>0.16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E490F9" w14:textId="77777777" w:rsidR="001A11CB" w:rsidRPr="007B3BD8" w:rsidRDefault="001A11CB" w:rsidP="00E43DD9">
            <w:pPr>
              <w:pStyle w:val="LZ-4"/>
            </w:pPr>
            <w:r w:rsidRPr="007B3BD8">
              <w:rPr>
                <w:rFonts w:hint="eastAsia"/>
              </w:rPr>
              <w:t>0.07</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09A83BD"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2BCB6FD" w14:textId="77777777" w:rsidR="001A11CB" w:rsidRPr="007B3BD8" w:rsidRDefault="001A11CB" w:rsidP="00E43DD9">
            <w:pPr>
              <w:pStyle w:val="LZ-4"/>
            </w:pPr>
            <w:r w:rsidRPr="007B3BD8">
              <w:rPr>
                <w:rFonts w:hint="eastAsia"/>
              </w:rPr>
              <w:t>0.02</w:t>
            </w:r>
          </w:p>
        </w:tc>
      </w:tr>
      <w:tr w:rsidR="001A11CB" w:rsidRPr="007B3BD8" w14:paraId="309375DE"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4F078A1"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850BB3D"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2BEBA6"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BFC2D01" w14:textId="77777777" w:rsidR="001A11CB" w:rsidRPr="007B3BD8" w:rsidRDefault="001A11CB" w:rsidP="00E43DD9">
            <w:pPr>
              <w:pStyle w:val="LZ-4"/>
            </w:pPr>
            <w:r w:rsidRPr="007B3BD8">
              <w:rPr>
                <w:rFonts w:hint="eastAsia"/>
              </w:rPr>
              <w:t>0.09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572FD8"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FD338F4"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3CA70F"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2E1A9B0"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637AA77" w14:textId="77777777" w:rsidR="001A11CB" w:rsidRPr="007B3BD8" w:rsidRDefault="001A11CB" w:rsidP="00E43DD9">
            <w:pPr>
              <w:pStyle w:val="LZ-4"/>
            </w:pPr>
            <w:r w:rsidRPr="007B3BD8">
              <w:rPr>
                <w:rFonts w:hint="eastAsia"/>
              </w:rPr>
              <w:t>0.01</w:t>
            </w:r>
          </w:p>
        </w:tc>
      </w:tr>
      <w:tr w:rsidR="001A11CB" w:rsidRPr="007B3BD8" w14:paraId="0AF701C4" w14:textId="77777777" w:rsidTr="00E43DD9">
        <w:trPr>
          <w:trHeight w:val="315"/>
          <w:jc w:val="center"/>
        </w:trPr>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41D88F0" w14:textId="77777777" w:rsidR="001A11CB" w:rsidRPr="007B3BD8" w:rsidRDefault="001A11CB" w:rsidP="00E43DD9">
            <w:pPr>
              <w:pStyle w:val="LZ-4"/>
            </w:pPr>
            <w:r w:rsidRPr="007B3BD8">
              <w:rPr>
                <w:rFonts w:hint="eastAsia"/>
              </w:rPr>
              <w:t>载货汽车</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1B1703" w14:textId="77777777" w:rsidR="001A11CB" w:rsidRPr="007B3BD8" w:rsidRDefault="001A11CB" w:rsidP="00E43DD9">
            <w:pPr>
              <w:pStyle w:val="LZ-4"/>
            </w:pPr>
            <w:r w:rsidRPr="007B3BD8">
              <w:rPr>
                <w:rFonts w:hint="eastAsia"/>
              </w:rPr>
              <w:t>微型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64E8DED"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A7B403"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B194AF"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A1BCE4"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4D83CF7"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6A783CD"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7858E5" w14:textId="77777777" w:rsidR="001A11CB" w:rsidRPr="007B3BD8" w:rsidRDefault="001A11CB" w:rsidP="00E43DD9">
            <w:pPr>
              <w:pStyle w:val="LZ-4"/>
            </w:pPr>
            <w:r w:rsidRPr="007B3BD8">
              <w:rPr>
                <w:rFonts w:hint="eastAsia"/>
              </w:rPr>
              <w:t>0</w:t>
            </w:r>
          </w:p>
        </w:tc>
      </w:tr>
      <w:tr w:rsidR="001A11CB" w:rsidRPr="007B3BD8" w14:paraId="79F2E263"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10B7500"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F944EB3"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79C10BB"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93A9866" w14:textId="77777777" w:rsidR="001A11CB" w:rsidRPr="007B3BD8" w:rsidRDefault="001A11CB" w:rsidP="00E43DD9">
            <w:pPr>
              <w:pStyle w:val="LZ-4"/>
            </w:pPr>
            <w:r w:rsidRPr="007B3BD8">
              <w:rPr>
                <w:rFonts w:hint="eastAsia"/>
              </w:rPr>
              <w:t>0.08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7F538F3"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96AF73"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0D59B35"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DAFFE38"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3B88C80" w14:textId="77777777" w:rsidR="001A11CB" w:rsidRPr="007B3BD8" w:rsidRDefault="001A11CB" w:rsidP="00E43DD9">
            <w:pPr>
              <w:pStyle w:val="LZ-4"/>
            </w:pPr>
            <w:r w:rsidRPr="007B3BD8">
              <w:rPr>
                <w:rFonts w:hint="eastAsia"/>
              </w:rPr>
              <w:t>0</w:t>
            </w:r>
          </w:p>
        </w:tc>
      </w:tr>
      <w:tr w:rsidR="001A11CB" w:rsidRPr="007B3BD8" w14:paraId="7D63F95D"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5E3F2A3"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4E04F06"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C44841A"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B8CBB01"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EEDC06"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7B90AB"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69DCB2"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1445F2C"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703F1E7" w14:textId="77777777" w:rsidR="001A11CB" w:rsidRPr="007B3BD8" w:rsidRDefault="001A11CB" w:rsidP="00E43DD9">
            <w:pPr>
              <w:pStyle w:val="LZ-4"/>
            </w:pPr>
            <w:r w:rsidRPr="007B3BD8">
              <w:rPr>
                <w:rFonts w:hint="eastAsia"/>
              </w:rPr>
              <w:t>-</w:t>
            </w:r>
          </w:p>
        </w:tc>
      </w:tr>
      <w:tr w:rsidR="001A11CB" w:rsidRPr="007B3BD8" w14:paraId="3525070E"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F626BCD"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CEA3F6" w14:textId="77777777" w:rsidR="001A11CB" w:rsidRPr="007B3BD8" w:rsidRDefault="001A11CB" w:rsidP="00E43DD9">
            <w:pPr>
              <w:pStyle w:val="LZ-4"/>
            </w:pPr>
            <w:r w:rsidRPr="007B3BD8">
              <w:rPr>
                <w:rFonts w:hint="eastAsia"/>
              </w:rPr>
              <w:t>轻型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B750462"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3612B8"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790511"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9C4506B"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4DDA48"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4BBEBF4"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857A36A" w14:textId="77777777" w:rsidR="001A11CB" w:rsidRPr="007B3BD8" w:rsidRDefault="001A11CB" w:rsidP="00E43DD9">
            <w:pPr>
              <w:pStyle w:val="LZ-4"/>
            </w:pPr>
            <w:r w:rsidRPr="007B3BD8">
              <w:rPr>
                <w:rFonts w:hint="eastAsia"/>
              </w:rPr>
              <w:t>0</w:t>
            </w:r>
          </w:p>
        </w:tc>
      </w:tr>
      <w:tr w:rsidR="001A11CB" w:rsidRPr="007B3BD8" w14:paraId="1875C643"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88C6CFD"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E3E1BFF"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C4E9AA"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0450B7B" w14:textId="77777777" w:rsidR="001A11CB" w:rsidRPr="007B3BD8" w:rsidRDefault="001A11CB" w:rsidP="00E43DD9">
            <w:pPr>
              <w:pStyle w:val="LZ-4"/>
            </w:pPr>
            <w:r w:rsidRPr="007B3BD8">
              <w:rPr>
                <w:rFonts w:hint="eastAsia"/>
              </w:rPr>
              <w:t>0.08</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D636AB"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BFBEE74"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F791B0"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69CD398"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6E5312" w14:textId="77777777" w:rsidR="001A11CB" w:rsidRPr="007B3BD8" w:rsidRDefault="001A11CB" w:rsidP="00E43DD9">
            <w:pPr>
              <w:pStyle w:val="LZ-4"/>
            </w:pPr>
            <w:r w:rsidRPr="007B3BD8">
              <w:rPr>
                <w:rFonts w:hint="eastAsia"/>
              </w:rPr>
              <w:t>0</w:t>
            </w:r>
          </w:p>
        </w:tc>
      </w:tr>
      <w:tr w:rsidR="001A11CB" w:rsidRPr="007B3BD8" w14:paraId="474DB47E"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7943C164"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75F1D5A"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6F5E1A2" w14:textId="3500C28D"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1DDD8D2"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6D3C961"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E166F5"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377AE0"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271D438"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E730F3" w14:textId="77777777" w:rsidR="001A11CB" w:rsidRPr="007B3BD8" w:rsidRDefault="001A11CB" w:rsidP="00E43DD9">
            <w:pPr>
              <w:pStyle w:val="LZ-4"/>
            </w:pPr>
            <w:r w:rsidRPr="007B3BD8">
              <w:rPr>
                <w:rFonts w:hint="eastAsia"/>
              </w:rPr>
              <w:t>0</w:t>
            </w:r>
          </w:p>
        </w:tc>
      </w:tr>
      <w:tr w:rsidR="001A11CB" w:rsidRPr="007B3BD8" w14:paraId="054B792E"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B1213ED"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F932FE2" w14:textId="77777777" w:rsidR="001A11CB" w:rsidRPr="007B3BD8" w:rsidRDefault="001A11CB" w:rsidP="00E43DD9">
            <w:pPr>
              <w:pStyle w:val="LZ-4"/>
            </w:pPr>
            <w:r w:rsidRPr="007B3BD8">
              <w:rPr>
                <w:rFonts w:hint="eastAsia"/>
              </w:rPr>
              <w:t>中型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A0C133"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20A20A" w14:textId="77777777" w:rsidR="001A11CB" w:rsidRPr="007B3BD8" w:rsidRDefault="001A11CB" w:rsidP="00E43DD9">
            <w:pPr>
              <w:pStyle w:val="LZ-4"/>
            </w:pPr>
            <w:r w:rsidRPr="007B3BD8">
              <w:rPr>
                <w:rFonts w:hint="eastAsia"/>
              </w:rPr>
              <w:t>0.09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F50B4F"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7BFBFF3"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233967D"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020D849"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1615B4" w14:textId="77777777" w:rsidR="001A11CB" w:rsidRPr="007B3BD8" w:rsidRDefault="001A11CB" w:rsidP="00E43DD9">
            <w:pPr>
              <w:pStyle w:val="LZ-4"/>
            </w:pPr>
            <w:r w:rsidRPr="007B3BD8">
              <w:rPr>
                <w:rFonts w:hint="eastAsia"/>
              </w:rPr>
              <w:t>0.01</w:t>
            </w:r>
          </w:p>
        </w:tc>
      </w:tr>
      <w:tr w:rsidR="001A11CB" w:rsidRPr="007B3BD8" w14:paraId="6BE27B69"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B748492"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00EAAFC"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C24622"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1097639" w14:textId="77777777" w:rsidR="001A11CB" w:rsidRPr="007B3BD8" w:rsidRDefault="001A11CB" w:rsidP="00E43DD9">
            <w:pPr>
              <w:pStyle w:val="LZ-4"/>
            </w:pPr>
            <w:r w:rsidRPr="007B3BD8">
              <w:rPr>
                <w:rFonts w:hint="eastAsia"/>
              </w:rPr>
              <w:t>0.24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093116" w14:textId="77777777" w:rsidR="001A11CB" w:rsidRPr="007B3BD8" w:rsidRDefault="001A11CB" w:rsidP="00E43DD9">
            <w:pPr>
              <w:pStyle w:val="LZ-4"/>
            </w:pPr>
            <w:r w:rsidRPr="007B3BD8">
              <w:rPr>
                <w:rFonts w:hint="eastAsia"/>
              </w:rPr>
              <w:t>0.16</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AD04AB"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98C845" w14:textId="77777777" w:rsidR="001A11CB" w:rsidRPr="007B3BD8" w:rsidRDefault="001A11CB" w:rsidP="00E43DD9">
            <w:pPr>
              <w:pStyle w:val="LZ-4"/>
            </w:pPr>
            <w:r w:rsidRPr="007B3BD8">
              <w:rPr>
                <w:rFonts w:hint="eastAsia"/>
              </w:rPr>
              <w:t>0.03</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A47E918"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C5F205" w14:textId="77777777" w:rsidR="001A11CB" w:rsidRPr="007B3BD8" w:rsidRDefault="001A11CB" w:rsidP="00E43DD9">
            <w:pPr>
              <w:pStyle w:val="LZ-4"/>
            </w:pPr>
            <w:r w:rsidRPr="007B3BD8">
              <w:rPr>
                <w:rFonts w:hint="eastAsia"/>
              </w:rPr>
              <w:t>0</w:t>
            </w:r>
          </w:p>
        </w:tc>
      </w:tr>
      <w:tr w:rsidR="001A11CB" w:rsidRPr="007B3BD8" w14:paraId="0B338412"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AA563ED"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65F773CE"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1229793" w14:textId="77777777"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1DD845"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FE77D4"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347D2AA"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6984A6"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C129353"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FAA816A" w14:textId="77777777" w:rsidR="001A11CB" w:rsidRPr="007B3BD8" w:rsidRDefault="001A11CB" w:rsidP="00E43DD9">
            <w:pPr>
              <w:pStyle w:val="LZ-4"/>
            </w:pPr>
            <w:r w:rsidRPr="007B3BD8">
              <w:rPr>
                <w:rFonts w:hint="eastAsia"/>
              </w:rPr>
              <w:t>-</w:t>
            </w:r>
          </w:p>
        </w:tc>
      </w:tr>
      <w:tr w:rsidR="001A11CB" w:rsidRPr="007B3BD8" w14:paraId="1E3DED99"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25E61BB" w14:textId="77777777" w:rsidR="001A11CB" w:rsidRPr="007B3BD8" w:rsidRDefault="001A11CB" w:rsidP="00E43DD9">
            <w:pPr>
              <w:pStyle w:val="LZ-4"/>
            </w:pP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D82FCF" w14:textId="77777777" w:rsidR="001A11CB" w:rsidRPr="007B3BD8" w:rsidRDefault="001A11CB" w:rsidP="00E43DD9">
            <w:pPr>
              <w:pStyle w:val="LZ-4"/>
            </w:pPr>
            <w:r w:rsidRPr="007B3BD8">
              <w:rPr>
                <w:rFonts w:hint="eastAsia"/>
              </w:rPr>
              <w:t>重型</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5AEC8C1"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D586290" w14:textId="77777777" w:rsidR="001A11CB" w:rsidRPr="007B3BD8" w:rsidRDefault="001A11CB" w:rsidP="00E43DD9">
            <w:pPr>
              <w:pStyle w:val="LZ-4"/>
            </w:pPr>
            <w:r w:rsidRPr="007B3BD8">
              <w:rPr>
                <w:rFonts w:hint="eastAsia"/>
              </w:rPr>
              <w:t>0.09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CA0EF9"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CAD2612"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9A628B"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2C35ED1"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C19361D" w14:textId="77777777" w:rsidR="001A11CB" w:rsidRPr="007B3BD8" w:rsidRDefault="001A11CB" w:rsidP="00E43DD9">
            <w:pPr>
              <w:pStyle w:val="LZ-4"/>
            </w:pPr>
            <w:r w:rsidRPr="007B3BD8">
              <w:rPr>
                <w:rFonts w:hint="eastAsia"/>
              </w:rPr>
              <w:t>0.01</w:t>
            </w:r>
          </w:p>
        </w:tc>
      </w:tr>
      <w:tr w:rsidR="001A11CB" w:rsidRPr="007B3BD8" w14:paraId="36AACCE5"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8D0D22F"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E1C397B"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D5E671"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F67730" w14:textId="77777777" w:rsidR="001A11CB" w:rsidRPr="007B3BD8" w:rsidRDefault="001A11CB" w:rsidP="00E43DD9">
            <w:pPr>
              <w:pStyle w:val="LZ-4"/>
            </w:pPr>
            <w:r w:rsidRPr="007B3BD8">
              <w:rPr>
                <w:rFonts w:hint="eastAsia"/>
              </w:rPr>
              <w:t>0.24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4722EA" w14:textId="77777777" w:rsidR="001A11CB" w:rsidRPr="007B3BD8" w:rsidRDefault="001A11CB" w:rsidP="00E43DD9">
            <w:pPr>
              <w:pStyle w:val="LZ-4"/>
            </w:pPr>
            <w:r w:rsidRPr="007B3BD8">
              <w:rPr>
                <w:rFonts w:hint="eastAsia"/>
              </w:rPr>
              <w:t>0.11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5132081" w14:textId="77777777" w:rsidR="001A11CB" w:rsidRPr="007B3BD8" w:rsidRDefault="001A11CB" w:rsidP="00E43DD9">
            <w:pPr>
              <w:pStyle w:val="LZ-4"/>
            </w:pPr>
            <w:r w:rsidRPr="007B3BD8">
              <w:rPr>
                <w:rFonts w:hint="eastAsia"/>
              </w:rPr>
              <w:t>0.09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9D2E93B" w14:textId="77777777" w:rsidR="001A11CB" w:rsidRPr="007B3BD8" w:rsidRDefault="001A11CB" w:rsidP="00E43DD9">
            <w:pPr>
              <w:pStyle w:val="LZ-4"/>
            </w:pPr>
            <w:r w:rsidRPr="007B3BD8">
              <w:rPr>
                <w:rFonts w:hint="eastAsia"/>
              </w:rPr>
              <w:t>0.04</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B4A3349"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89E2980" w14:textId="77777777" w:rsidR="001A11CB" w:rsidRPr="007B3BD8" w:rsidRDefault="001A11CB" w:rsidP="00E43DD9">
            <w:pPr>
              <w:pStyle w:val="LZ-4"/>
            </w:pPr>
            <w:r w:rsidRPr="007B3BD8">
              <w:rPr>
                <w:rFonts w:hint="eastAsia"/>
              </w:rPr>
              <w:t>0</w:t>
            </w:r>
          </w:p>
        </w:tc>
      </w:tr>
      <w:tr w:rsidR="001A11CB" w:rsidRPr="007B3BD8" w14:paraId="56D6ACDC" w14:textId="77777777" w:rsidTr="00E43DD9">
        <w:trPr>
          <w:trHeight w:val="31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1834C46" w14:textId="77777777" w:rsidR="001A11CB" w:rsidRPr="007B3BD8" w:rsidRDefault="001A11CB" w:rsidP="00E43DD9">
            <w:pPr>
              <w:pStyle w:val="LZ-4"/>
            </w:pPr>
          </w:p>
        </w:tc>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35120687"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F912E81" w14:textId="79345AD5" w:rsidR="001A11CB" w:rsidRPr="007B3BD8" w:rsidRDefault="001A11CB" w:rsidP="00E43DD9">
            <w:pPr>
              <w:pStyle w:val="LZ-4"/>
            </w:pPr>
            <w:r w:rsidRPr="007B3BD8">
              <w:rPr>
                <w:rFonts w:hint="eastAsia"/>
              </w:rPr>
              <w:t>其他</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FB1CCF3" w14:textId="77777777" w:rsidR="001A11CB" w:rsidRPr="007B3BD8" w:rsidRDefault="001A11CB" w:rsidP="00E43DD9">
            <w:pPr>
              <w:pStyle w:val="LZ-4"/>
            </w:pPr>
            <w:r w:rsidRPr="007B3BD8">
              <w:rPr>
                <w:rFonts w:hint="eastAsia"/>
              </w:rPr>
              <w:t>0.09</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10680E" w14:textId="77777777" w:rsidR="001A11CB" w:rsidRPr="007B3BD8" w:rsidRDefault="001A11CB" w:rsidP="00E43DD9">
            <w:pPr>
              <w:pStyle w:val="LZ-4"/>
            </w:pPr>
            <w:r w:rsidRPr="007B3BD8">
              <w:rPr>
                <w:rFonts w:hint="eastAsia"/>
              </w:rPr>
              <w:t>0.05</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74E2DC"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A3002D7"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EE9C1AE"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8B8064E" w14:textId="77777777" w:rsidR="001A11CB" w:rsidRPr="007B3BD8" w:rsidRDefault="001A11CB" w:rsidP="00E43DD9">
            <w:pPr>
              <w:pStyle w:val="LZ-4"/>
            </w:pPr>
            <w:r w:rsidRPr="007B3BD8">
              <w:rPr>
                <w:rFonts w:hint="eastAsia"/>
              </w:rPr>
              <w:t>0.01</w:t>
            </w:r>
          </w:p>
        </w:tc>
      </w:tr>
      <w:tr w:rsidR="001A11CB" w:rsidRPr="007B3BD8" w14:paraId="31F60C5E"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04B25B8D"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96EEBB7" w14:textId="77777777" w:rsidR="001A11CB" w:rsidRPr="007B3BD8" w:rsidRDefault="001A11CB" w:rsidP="00E43DD9">
            <w:pPr>
              <w:pStyle w:val="LZ-4"/>
            </w:pPr>
            <w:r w:rsidRPr="007B3BD8">
              <w:rPr>
                <w:rFonts w:hint="eastAsia"/>
              </w:rPr>
              <w:t>低速货车</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F55ADDD"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FBBDB8" w14:textId="77777777" w:rsidR="001A11CB" w:rsidRPr="007B3BD8" w:rsidRDefault="001A11CB" w:rsidP="00E43DD9">
            <w:pPr>
              <w:pStyle w:val="LZ-4"/>
            </w:pPr>
            <w:r w:rsidRPr="007B3BD8">
              <w:rPr>
                <w:rFonts w:hint="eastAsia"/>
              </w:rPr>
              <w:t>0.02</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8AA0BCB"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933D52"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A42CB5"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2540541"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C5A5EDC" w14:textId="77777777" w:rsidR="001A11CB" w:rsidRPr="007B3BD8" w:rsidRDefault="001A11CB" w:rsidP="00E43DD9">
            <w:pPr>
              <w:pStyle w:val="LZ-4"/>
            </w:pPr>
            <w:r w:rsidRPr="007B3BD8">
              <w:rPr>
                <w:rFonts w:hint="eastAsia"/>
              </w:rPr>
              <w:t>-</w:t>
            </w:r>
          </w:p>
        </w:tc>
      </w:tr>
      <w:tr w:rsidR="001A11CB" w:rsidRPr="007B3BD8" w14:paraId="3FF4D8DD"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47454219"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7058BA7" w14:textId="77777777" w:rsidR="001A11CB" w:rsidRPr="007B3BD8" w:rsidRDefault="001A11CB" w:rsidP="00E43DD9">
            <w:pPr>
              <w:pStyle w:val="LZ-4"/>
            </w:pPr>
            <w:r w:rsidRPr="007B3BD8">
              <w:rPr>
                <w:rFonts w:hint="eastAsia"/>
              </w:rPr>
              <w:t>三轮汽车</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ACB65F4" w14:textId="77777777" w:rsidR="001A11CB" w:rsidRPr="007B3BD8" w:rsidRDefault="001A11CB" w:rsidP="00E43DD9">
            <w:pPr>
              <w:pStyle w:val="LZ-4"/>
            </w:pPr>
            <w:r w:rsidRPr="007B3BD8">
              <w:rPr>
                <w:rFonts w:hint="eastAsia"/>
              </w:rPr>
              <w:t>柴油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81304C7"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CAB168A"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8C9A94"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F12EFB8"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83120D"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585D02" w14:textId="77777777" w:rsidR="001A11CB" w:rsidRPr="007B3BD8" w:rsidRDefault="001A11CB" w:rsidP="00E43DD9">
            <w:pPr>
              <w:pStyle w:val="LZ-4"/>
            </w:pPr>
            <w:r w:rsidRPr="007B3BD8">
              <w:rPr>
                <w:rFonts w:hint="eastAsia"/>
              </w:rPr>
              <w:t>-</w:t>
            </w:r>
          </w:p>
        </w:tc>
      </w:tr>
      <w:tr w:rsidR="001A11CB" w:rsidRPr="007B3BD8" w14:paraId="11E6979B" w14:textId="77777777" w:rsidTr="00E43DD9">
        <w:trPr>
          <w:trHeight w:val="315"/>
          <w:jc w:val="center"/>
        </w:trPr>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F306689" w14:textId="77777777" w:rsidR="001A11CB" w:rsidRPr="007B3BD8" w:rsidRDefault="001A11CB" w:rsidP="00E43DD9">
            <w:pPr>
              <w:pStyle w:val="LZ-4"/>
            </w:pPr>
            <w:r w:rsidRPr="007B3BD8">
              <w:rPr>
                <w:rFonts w:hint="eastAsia"/>
              </w:rPr>
              <w:t>摩托车</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DA5DD9" w14:textId="77777777" w:rsidR="001A11CB" w:rsidRPr="007B3BD8" w:rsidRDefault="001A11CB" w:rsidP="00E43DD9">
            <w:pPr>
              <w:pStyle w:val="LZ-4"/>
            </w:pPr>
            <w:r w:rsidRPr="007B3BD8">
              <w:rPr>
                <w:rFonts w:hint="eastAsia"/>
              </w:rPr>
              <w:t>普通</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4F43FE"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DF05258"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793E976"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070387F"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3437CD"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4DA13E"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2FA555" w14:textId="77777777" w:rsidR="001A11CB" w:rsidRPr="007B3BD8" w:rsidRDefault="001A11CB" w:rsidP="00E43DD9">
            <w:pPr>
              <w:pStyle w:val="LZ-4"/>
            </w:pPr>
            <w:r w:rsidRPr="007B3BD8">
              <w:rPr>
                <w:rFonts w:hint="eastAsia"/>
              </w:rPr>
              <w:t>-</w:t>
            </w:r>
          </w:p>
        </w:tc>
      </w:tr>
      <w:tr w:rsidR="001A11CB" w:rsidRPr="007B3BD8" w14:paraId="3EA61F15" w14:textId="77777777" w:rsidTr="00E43DD9">
        <w:trPr>
          <w:trHeight w:val="285"/>
          <w:jc w:val="center"/>
        </w:trPr>
        <w:tc>
          <w:tcPr>
            <w:tcW w:w="1080" w:type="dxa"/>
            <w:vMerge/>
            <w:tcBorders>
              <w:top w:val="single" w:sz="4" w:space="0" w:color="000000"/>
              <w:left w:val="single" w:sz="4" w:space="0" w:color="000000"/>
              <w:bottom w:val="single" w:sz="4" w:space="0" w:color="000000"/>
              <w:right w:val="single" w:sz="4" w:space="0" w:color="000000"/>
            </w:tcBorders>
            <w:vAlign w:val="center"/>
            <w:hideMark/>
          </w:tcPr>
          <w:p w14:paraId="5652D42C" w14:textId="77777777" w:rsidR="001A11CB" w:rsidRPr="007B3BD8" w:rsidRDefault="001A11CB" w:rsidP="00E43DD9">
            <w:pPr>
              <w:pStyle w:val="LZ-4"/>
            </w:pP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2A28509" w14:textId="77777777" w:rsidR="001A11CB" w:rsidRPr="007B3BD8" w:rsidRDefault="001A11CB" w:rsidP="00E43DD9">
            <w:pPr>
              <w:pStyle w:val="LZ-4"/>
            </w:pPr>
            <w:r w:rsidRPr="007B3BD8">
              <w:rPr>
                <w:rFonts w:hint="eastAsia"/>
              </w:rPr>
              <w:t>轻便</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D67712" w14:textId="77777777" w:rsidR="001A11CB" w:rsidRPr="007B3BD8" w:rsidRDefault="001A11CB" w:rsidP="00E43DD9">
            <w:pPr>
              <w:pStyle w:val="LZ-4"/>
            </w:pPr>
            <w:r w:rsidRPr="007B3BD8">
              <w:rPr>
                <w:rFonts w:hint="eastAsia"/>
              </w:rPr>
              <w:t>汽油</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A2CE59"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D2F9E2" w14:textId="77777777" w:rsidR="001A11CB" w:rsidRPr="007B3BD8" w:rsidRDefault="001A11CB" w:rsidP="00E43DD9">
            <w:pPr>
              <w:pStyle w:val="LZ-4"/>
            </w:pPr>
            <w:r w:rsidRPr="007B3BD8">
              <w:rPr>
                <w:rFonts w:hint="eastAsia"/>
              </w:rPr>
              <w:t>0.01</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C92CDE"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CB0B59" w14:textId="77777777" w:rsidR="001A11CB" w:rsidRPr="007B3BD8" w:rsidRDefault="001A11CB" w:rsidP="00E43DD9">
            <w:pPr>
              <w:pStyle w:val="LZ-4"/>
            </w:pPr>
            <w:r w:rsidRPr="007B3BD8">
              <w:rPr>
                <w:rFonts w:hint="eastAsia"/>
              </w:rPr>
              <w:t>0</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17F5935" w14:textId="77777777" w:rsidR="001A11CB" w:rsidRPr="007B3BD8" w:rsidRDefault="001A11CB" w:rsidP="00E43DD9">
            <w:pPr>
              <w:pStyle w:val="LZ-4"/>
            </w:pPr>
            <w:r w:rsidRPr="007B3BD8">
              <w:rPr>
                <w:rFonts w:hint="eastAsia"/>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8E141B" w14:textId="77777777" w:rsidR="001A11CB" w:rsidRPr="007B3BD8" w:rsidRDefault="001A11CB" w:rsidP="00E43DD9">
            <w:pPr>
              <w:pStyle w:val="LZ-4"/>
            </w:pPr>
            <w:r w:rsidRPr="007B3BD8">
              <w:rPr>
                <w:rFonts w:hint="eastAsia"/>
              </w:rPr>
              <w:t>-</w:t>
            </w:r>
          </w:p>
        </w:tc>
      </w:tr>
    </w:tbl>
    <w:p w14:paraId="06034937" w14:textId="77777777" w:rsidR="001A11CB" w:rsidRPr="007B3BD8" w:rsidRDefault="001A11CB" w:rsidP="001A11CB">
      <w:pPr>
        <w:pStyle w:val="LZ-0"/>
      </w:pPr>
    </w:p>
    <w:p w14:paraId="471C7BA0" w14:textId="43B8036F" w:rsidR="001A11CB" w:rsidRPr="007B3BD8" w:rsidRDefault="001A11CB" w:rsidP="001A11CB">
      <w:pPr>
        <w:pStyle w:val="LZ-0"/>
      </w:pPr>
      <w:r w:rsidRPr="007B3BD8">
        <w:rPr>
          <w:rFonts w:hint="eastAsia"/>
        </w:rPr>
        <w:t>表</w:t>
      </w:r>
      <w:r w:rsidR="001F1DA6">
        <w:t>3</w:t>
      </w:r>
      <w:r w:rsidRPr="007B3BD8">
        <w:rPr>
          <w:rFonts w:hint="eastAsia"/>
        </w:rPr>
        <w:t>-</w:t>
      </w:r>
      <w:del w:id="260" w:author="彭 mq" w:date="2023-03-09T09:03:00Z">
        <w:r w:rsidRPr="007B3BD8" w:rsidDel="009B223C">
          <w:rPr>
            <w:rFonts w:hint="eastAsia"/>
          </w:rPr>
          <w:delText xml:space="preserve"> </w:delText>
        </w:r>
      </w:del>
      <w:r w:rsidRPr="007B3BD8">
        <w:fldChar w:fldCharType="begin"/>
      </w:r>
      <w:r w:rsidRPr="007B3BD8">
        <w:instrText xml:space="preserve"> </w:instrText>
      </w:r>
      <w:r w:rsidRPr="007B3BD8">
        <w:rPr>
          <w:rFonts w:hint="eastAsia"/>
        </w:rPr>
        <w:instrText xml:space="preserve">SEQ </w:instrText>
      </w:r>
      <w:r w:rsidRPr="007B3BD8">
        <w:rPr>
          <w:rFonts w:hint="eastAsia"/>
        </w:rPr>
        <w:instrText>表</w:instrText>
      </w:r>
      <w:r w:rsidRPr="007B3BD8">
        <w:rPr>
          <w:rFonts w:hint="eastAsia"/>
        </w:rPr>
        <w:instrText>5- \* ARABIC</w:instrText>
      </w:r>
      <w:r w:rsidRPr="007B3BD8">
        <w:instrText xml:space="preserve"> </w:instrText>
      </w:r>
      <w:r w:rsidRPr="007B3BD8">
        <w:fldChar w:fldCharType="separate"/>
      </w:r>
      <w:r w:rsidR="000E3AA8">
        <w:rPr>
          <w:noProof/>
        </w:rPr>
        <w:t>8</w:t>
      </w:r>
      <w:r w:rsidRPr="007B3BD8">
        <w:fldChar w:fldCharType="end"/>
      </w:r>
      <w:ins w:id="261" w:author="彭 mq" w:date="2023-03-09T09:03:00Z">
        <w:r w:rsidR="009B223C">
          <w:t xml:space="preserve"> </w:t>
        </w:r>
      </w:ins>
      <w:r w:rsidRPr="007B3BD8">
        <w:rPr>
          <w:rFonts w:hint="eastAsia"/>
        </w:rPr>
        <w:t>道路移动源</w:t>
      </w:r>
      <w:r w:rsidRPr="007B3BD8">
        <w:t xml:space="preserve"> VOCs</w:t>
      </w:r>
      <w:r w:rsidRPr="007B3BD8">
        <w:t>蒸发排放系数</w:t>
      </w:r>
      <w:r w:rsidRPr="007B3BD8">
        <w:rPr>
          <w:rFonts w:hint="eastAsia"/>
        </w:rPr>
        <w:t>(g/km)</w:t>
      </w:r>
    </w:p>
    <w:tbl>
      <w:tblPr>
        <w:tblW w:w="5089" w:type="pct"/>
        <w:jc w:val="center"/>
        <w:tblLook w:val="04A0" w:firstRow="1" w:lastRow="0" w:firstColumn="1" w:lastColumn="0" w:noHBand="0" w:noVBand="1"/>
      </w:tblPr>
      <w:tblGrid>
        <w:gridCol w:w="709"/>
        <w:gridCol w:w="1150"/>
        <w:gridCol w:w="855"/>
        <w:gridCol w:w="968"/>
        <w:gridCol w:w="954"/>
        <w:gridCol w:w="954"/>
        <w:gridCol w:w="954"/>
        <w:gridCol w:w="954"/>
        <w:gridCol w:w="946"/>
      </w:tblGrid>
      <w:tr w:rsidR="001A11CB" w:rsidRPr="007B3BD8" w14:paraId="784791E0" w14:textId="77777777" w:rsidTr="001F1DA6">
        <w:trPr>
          <w:trHeight w:val="288"/>
          <w:jc w:val="center"/>
        </w:trPr>
        <w:tc>
          <w:tcPr>
            <w:tcW w:w="1607" w:type="pct"/>
            <w:gridSpan w:val="3"/>
            <w:tcBorders>
              <w:top w:val="single" w:sz="4" w:space="0" w:color="auto"/>
              <w:left w:val="single" w:sz="4" w:space="0" w:color="auto"/>
              <w:bottom w:val="single" w:sz="4" w:space="0" w:color="auto"/>
              <w:right w:val="single" w:sz="4" w:space="0" w:color="auto"/>
            </w:tcBorders>
            <w:vAlign w:val="center"/>
            <w:hideMark/>
          </w:tcPr>
          <w:p w14:paraId="2ABF8F41" w14:textId="77777777" w:rsidR="001A11CB" w:rsidRPr="007B3BD8" w:rsidRDefault="001A11CB" w:rsidP="00E43DD9">
            <w:pPr>
              <w:pStyle w:val="LZ-4"/>
            </w:pPr>
            <w:r w:rsidRPr="007B3BD8">
              <w:t>道路移动源类别</w:t>
            </w:r>
          </w:p>
        </w:tc>
        <w:tc>
          <w:tcPr>
            <w:tcW w:w="3393" w:type="pct"/>
            <w:gridSpan w:val="6"/>
            <w:tcBorders>
              <w:top w:val="single" w:sz="4" w:space="0" w:color="auto"/>
              <w:left w:val="nil"/>
              <w:bottom w:val="single" w:sz="4" w:space="0" w:color="auto"/>
              <w:right w:val="single" w:sz="4" w:space="0" w:color="auto"/>
            </w:tcBorders>
            <w:vAlign w:val="center"/>
            <w:hideMark/>
          </w:tcPr>
          <w:p w14:paraId="11E77A32" w14:textId="77777777" w:rsidR="001A11CB" w:rsidRPr="007B3BD8" w:rsidRDefault="001A11CB" w:rsidP="00E43DD9">
            <w:pPr>
              <w:pStyle w:val="LZ-4"/>
            </w:pPr>
            <w:r w:rsidRPr="007B3BD8">
              <w:t>排放标准</w:t>
            </w:r>
          </w:p>
        </w:tc>
      </w:tr>
      <w:tr w:rsidR="001A11CB" w:rsidRPr="007B3BD8" w14:paraId="5E785E1B" w14:textId="77777777" w:rsidTr="001F1DA6">
        <w:trPr>
          <w:trHeight w:val="577"/>
          <w:jc w:val="center"/>
        </w:trPr>
        <w:tc>
          <w:tcPr>
            <w:tcW w:w="1101" w:type="pct"/>
            <w:gridSpan w:val="2"/>
            <w:vMerge w:val="restart"/>
            <w:tcBorders>
              <w:top w:val="nil"/>
              <w:left w:val="single" w:sz="4" w:space="0" w:color="auto"/>
              <w:bottom w:val="single" w:sz="4" w:space="0" w:color="auto"/>
              <w:right w:val="single" w:sz="4" w:space="0" w:color="auto"/>
            </w:tcBorders>
            <w:vAlign w:val="center"/>
            <w:hideMark/>
          </w:tcPr>
          <w:p w14:paraId="6CB423AD" w14:textId="77777777" w:rsidR="001A11CB" w:rsidRPr="007B3BD8" w:rsidRDefault="001A11CB" w:rsidP="00E43DD9">
            <w:pPr>
              <w:pStyle w:val="LZ-4"/>
            </w:pPr>
            <w:r w:rsidRPr="007B3BD8">
              <w:t>车辆类型</w:t>
            </w:r>
          </w:p>
        </w:tc>
        <w:tc>
          <w:tcPr>
            <w:tcW w:w="506" w:type="pct"/>
            <w:vMerge w:val="restart"/>
            <w:tcBorders>
              <w:top w:val="nil"/>
              <w:left w:val="nil"/>
              <w:bottom w:val="single" w:sz="4" w:space="0" w:color="auto"/>
              <w:right w:val="single" w:sz="4" w:space="0" w:color="auto"/>
            </w:tcBorders>
            <w:vAlign w:val="center"/>
            <w:hideMark/>
          </w:tcPr>
          <w:p w14:paraId="55C993DD" w14:textId="77777777" w:rsidR="001A11CB" w:rsidRPr="007B3BD8" w:rsidRDefault="001A11CB" w:rsidP="00E43DD9">
            <w:pPr>
              <w:pStyle w:val="LZ-4"/>
            </w:pPr>
            <w:r w:rsidRPr="007B3BD8">
              <w:t>燃料类型</w:t>
            </w:r>
          </w:p>
        </w:tc>
        <w:tc>
          <w:tcPr>
            <w:tcW w:w="573" w:type="pct"/>
            <w:vMerge w:val="restart"/>
            <w:tcBorders>
              <w:top w:val="nil"/>
              <w:left w:val="nil"/>
              <w:bottom w:val="single" w:sz="4" w:space="0" w:color="auto"/>
              <w:right w:val="single" w:sz="4" w:space="0" w:color="auto"/>
            </w:tcBorders>
            <w:vAlign w:val="center"/>
            <w:hideMark/>
          </w:tcPr>
          <w:p w14:paraId="313A7468" w14:textId="77777777" w:rsidR="001A11CB" w:rsidRPr="007B3BD8" w:rsidRDefault="001A11CB" w:rsidP="00E43DD9">
            <w:pPr>
              <w:pStyle w:val="LZ-4"/>
            </w:pPr>
            <w:r w:rsidRPr="007B3BD8">
              <w:t>国</w:t>
            </w:r>
            <w:r w:rsidRPr="007B3BD8">
              <w:t>1</w:t>
            </w:r>
            <w:r w:rsidRPr="007B3BD8">
              <w:t>前</w:t>
            </w:r>
          </w:p>
        </w:tc>
        <w:tc>
          <w:tcPr>
            <w:tcW w:w="565" w:type="pct"/>
            <w:vMerge w:val="restart"/>
            <w:tcBorders>
              <w:top w:val="nil"/>
              <w:left w:val="nil"/>
              <w:bottom w:val="single" w:sz="4" w:space="0" w:color="auto"/>
              <w:right w:val="single" w:sz="4" w:space="0" w:color="auto"/>
            </w:tcBorders>
            <w:vAlign w:val="center"/>
            <w:hideMark/>
          </w:tcPr>
          <w:p w14:paraId="2A907B92" w14:textId="77777777" w:rsidR="001A11CB" w:rsidRPr="007B3BD8" w:rsidRDefault="001A11CB" w:rsidP="00E43DD9">
            <w:pPr>
              <w:pStyle w:val="LZ-4"/>
            </w:pPr>
            <w:r w:rsidRPr="007B3BD8">
              <w:t>国</w:t>
            </w:r>
            <w:r w:rsidRPr="007B3BD8">
              <w:t>1</w:t>
            </w:r>
          </w:p>
        </w:tc>
        <w:tc>
          <w:tcPr>
            <w:tcW w:w="565" w:type="pct"/>
            <w:vMerge w:val="restart"/>
            <w:tcBorders>
              <w:top w:val="nil"/>
              <w:left w:val="nil"/>
              <w:bottom w:val="single" w:sz="4" w:space="0" w:color="auto"/>
              <w:right w:val="single" w:sz="4" w:space="0" w:color="auto"/>
            </w:tcBorders>
            <w:vAlign w:val="center"/>
            <w:hideMark/>
          </w:tcPr>
          <w:p w14:paraId="03E155F3" w14:textId="77777777" w:rsidR="001A11CB" w:rsidRPr="007B3BD8" w:rsidRDefault="001A11CB" w:rsidP="00E43DD9">
            <w:pPr>
              <w:pStyle w:val="LZ-4"/>
            </w:pPr>
            <w:r w:rsidRPr="007B3BD8">
              <w:t>国</w:t>
            </w:r>
            <w:r w:rsidRPr="007B3BD8">
              <w:t>2</w:t>
            </w:r>
          </w:p>
        </w:tc>
        <w:tc>
          <w:tcPr>
            <w:tcW w:w="565" w:type="pct"/>
            <w:vMerge w:val="restart"/>
            <w:tcBorders>
              <w:top w:val="nil"/>
              <w:left w:val="nil"/>
              <w:bottom w:val="single" w:sz="4" w:space="0" w:color="auto"/>
              <w:right w:val="single" w:sz="4" w:space="0" w:color="auto"/>
            </w:tcBorders>
            <w:vAlign w:val="center"/>
            <w:hideMark/>
          </w:tcPr>
          <w:p w14:paraId="76AB10CF" w14:textId="77777777" w:rsidR="001A11CB" w:rsidRPr="007B3BD8" w:rsidRDefault="001A11CB" w:rsidP="00E43DD9">
            <w:pPr>
              <w:pStyle w:val="LZ-4"/>
            </w:pPr>
            <w:r w:rsidRPr="007B3BD8">
              <w:t>国</w:t>
            </w:r>
            <w:r w:rsidRPr="007B3BD8">
              <w:t>3</w:t>
            </w:r>
          </w:p>
        </w:tc>
        <w:tc>
          <w:tcPr>
            <w:tcW w:w="565" w:type="pct"/>
            <w:vMerge w:val="restart"/>
            <w:tcBorders>
              <w:top w:val="nil"/>
              <w:left w:val="nil"/>
              <w:bottom w:val="single" w:sz="4" w:space="0" w:color="auto"/>
              <w:right w:val="single" w:sz="4" w:space="0" w:color="auto"/>
            </w:tcBorders>
            <w:vAlign w:val="center"/>
            <w:hideMark/>
          </w:tcPr>
          <w:p w14:paraId="1BB0C49F" w14:textId="77777777" w:rsidR="001A11CB" w:rsidRPr="007B3BD8" w:rsidRDefault="001A11CB" w:rsidP="00E43DD9">
            <w:pPr>
              <w:pStyle w:val="LZ-4"/>
            </w:pPr>
            <w:r w:rsidRPr="007B3BD8">
              <w:t>国</w:t>
            </w:r>
            <w:r w:rsidRPr="007B3BD8">
              <w:t>4</w:t>
            </w:r>
          </w:p>
        </w:tc>
        <w:tc>
          <w:tcPr>
            <w:tcW w:w="561" w:type="pct"/>
            <w:vMerge w:val="restart"/>
            <w:tcBorders>
              <w:top w:val="nil"/>
              <w:left w:val="nil"/>
              <w:bottom w:val="single" w:sz="4" w:space="0" w:color="auto"/>
              <w:right w:val="single" w:sz="4" w:space="0" w:color="auto"/>
            </w:tcBorders>
            <w:vAlign w:val="center"/>
            <w:hideMark/>
          </w:tcPr>
          <w:p w14:paraId="6773BF22" w14:textId="77777777" w:rsidR="001A11CB" w:rsidRPr="007B3BD8" w:rsidRDefault="001A11CB" w:rsidP="00E43DD9">
            <w:pPr>
              <w:pStyle w:val="LZ-4"/>
            </w:pPr>
            <w:r w:rsidRPr="007B3BD8">
              <w:t>国</w:t>
            </w:r>
            <w:r w:rsidRPr="007B3BD8">
              <w:t>5</w:t>
            </w:r>
          </w:p>
        </w:tc>
      </w:tr>
      <w:tr w:rsidR="001A11CB" w:rsidRPr="007B3BD8" w14:paraId="637C122C" w14:textId="77777777" w:rsidTr="001F1DA6">
        <w:trPr>
          <w:trHeight w:val="480"/>
          <w:jc w:val="center"/>
        </w:trPr>
        <w:tc>
          <w:tcPr>
            <w:tcW w:w="1101" w:type="pct"/>
            <w:gridSpan w:val="2"/>
            <w:vMerge/>
            <w:tcBorders>
              <w:top w:val="nil"/>
              <w:left w:val="single" w:sz="4" w:space="0" w:color="auto"/>
              <w:bottom w:val="single" w:sz="4" w:space="0" w:color="auto"/>
              <w:right w:val="single" w:sz="4" w:space="0" w:color="auto"/>
            </w:tcBorders>
            <w:vAlign w:val="center"/>
            <w:hideMark/>
          </w:tcPr>
          <w:p w14:paraId="4ABF1B15" w14:textId="77777777" w:rsidR="001A11CB" w:rsidRPr="007B3BD8" w:rsidRDefault="001A11CB" w:rsidP="00E43DD9">
            <w:pPr>
              <w:pStyle w:val="LZ-4"/>
            </w:pPr>
          </w:p>
        </w:tc>
        <w:tc>
          <w:tcPr>
            <w:tcW w:w="506" w:type="pct"/>
            <w:vMerge/>
            <w:tcBorders>
              <w:top w:val="nil"/>
              <w:left w:val="nil"/>
              <w:bottom w:val="single" w:sz="4" w:space="0" w:color="auto"/>
              <w:right w:val="single" w:sz="4" w:space="0" w:color="auto"/>
            </w:tcBorders>
            <w:vAlign w:val="center"/>
            <w:hideMark/>
          </w:tcPr>
          <w:p w14:paraId="207ED656" w14:textId="77777777" w:rsidR="001A11CB" w:rsidRPr="007B3BD8" w:rsidRDefault="001A11CB" w:rsidP="00E43DD9">
            <w:pPr>
              <w:pStyle w:val="LZ-4"/>
            </w:pPr>
          </w:p>
        </w:tc>
        <w:tc>
          <w:tcPr>
            <w:tcW w:w="573" w:type="pct"/>
            <w:vMerge/>
            <w:tcBorders>
              <w:top w:val="nil"/>
              <w:left w:val="nil"/>
              <w:bottom w:val="single" w:sz="4" w:space="0" w:color="auto"/>
              <w:right w:val="single" w:sz="4" w:space="0" w:color="auto"/>
            </w:tcBorders>
            <w:vAlign w:val="center"/>
            <w:hideMark/>
          </w:tcPr>
          <w:p w14:paraId="3CF175B0" w14:textId="77777777" w:rsidR="001A11CB" w:rsidRPr="007B3BD8" w:rsidRDefault="001A11CB" w:rsidP="00E43DD9">
            <w:pPr>
              <w:pStyle w:val="LZ-4"/>
            </w:pPr>
          </w:p>
        </w:tc>
        <w:tc>
          <w:tcPr>
            <w:tcW w:w="565" w:type="pct"/>
            <w:vMerge/>
            <w:tcBorders>
              <w:top w:val="nil"/>
              <w:left w:val="nil"/>
              <w:bottom w:val="single" w:sz="4" w:space="0" w:color="auto"/>
              <w:right w:val="single" w:sz="4" w:space="0" w:color="auto"/>
            </w:tcBorders>
            <w:vAlign w:val="center"/>
            <w:hideMark/>
          </w:tcPr>
          <w:p w14:paraId="163CAF9D" w14:textId="77777777" w:rsidR="001A11CB" w:rsidRPr="007B3BD8" w:rsidRDefault="001A11CB" w:rsidP="00E43DD9">
            <w:pPr>
              <w:pStyle w:val="LZ-4"/>
            </w:pPr>
          </w:p>
        </w:tc>
        <w:tc>
          <w:tcPr>
            <w:tcW w:w="565" w:type="pct"/>
            <w:vMerge/>
            <w:tcBorders>
              <w:top w:val="nil"/>
              <w:left w:val="nil"/>
              <w:bottom w:val="single" w:sz="4" w:space="0" w:color="auto"/>
              <w:right w:val="single" w:sz="4" w:space="0" w:color="auto"/>
            </w:tcBorders>
            <w:vAlign w:val="center"/>
            <w:hideMark/>
          </w:tcPr>
          <w:p w14:paraId="3129E93C" w14:textId="77777777" w:rsidR="001A11CB" w:rsidRPr="007B3BD8" w:rsidRDefault="001A11CB" w:rsidP="00E43DD9">
            <w:pPr>
              <w:pStyle w:val="LZ-4"/>
            </w:pPr>
          </w:p>
        </w:tc>
        <w:tc>
          <w:tcPr>
            <w:tcW w:w="565" w:type="pct"/>
            <w:vMerge/>
            <w:tcBorders>
              <w:top w:val="nil"/>
              <w:left w:val="nil"/>
              <w:bottom w:val="single" w:sz="4" w:space="0" w:color="auto"/>
              <w:right w:val="single" w:sz="4" w:space="0" w:color="auto"/>
            </w:tcBorders>
            <w:vAlign w:val="center"/>
            <w:hideMark/>
          </w:tcPr>
          <w:p w14:paraId="2FE57C6A" w14:textId="77777777" w:rsidR="001A11CB" w:rsidRPr="007B3BD8" w:rsidRDefault="001A11CB" w:rsidP="00E43DD9">
            <w:pPr>
              <w:pStyle w:val="LZ-4"/>
            </w:pPr>
          </w:p>
        </w:tc>
        <w:tc>
          <w:tcPr>
            <w:tcW w:w="565" w:type="pct"/>
            <w:vMerge/>
            <w:tcBorders>
              <w:top w:val="nil"/>
              <w:left w:val="nil"/>
              <w:bottom w:val="single" w:sz="4" w:space="0" w:color="auto"/>
              <w:right w:val="single" w:sz="4" w:space="0" w:color="auto"/>
            </w:tcBorders>
            <w:vAlign w:val="center"/>
            <w:hideMark/>
          </w:tcPr>
          <w:p w14:paraId="11E2AB47" w14:textId="77777777" w:rsidR="001A11CB" w:rsidRPr="007B3BD8" w:rsidRDefault="001A11CB" w:rsidP="00E43DD9">
            <w:pPr>
              <w:pStyle w:val="LZ-4"/>
            </w:pPr>
          </w:p>
        </w:tc>
        <w:tc>
          <w:tcPr>
            <w:tcW w:w="561" w:type="pct"/>
            <w:vMerge/>
            <w:tcBorders>
              <w:top w:val="nil"/>
              <w:left w:val="nil"/>
              <w:bottom w:val="single" w:sz="4" w:space="0" w:color="auto"/>
              <w:right w:val="single" w:sz="4" w:space="0" w:color="auto"/>
            </w:tcBorders>
            <w:vAlign w:val="center"/>
            <w:hideMark/>
          </w:tcPr>
          <w:p w14:paraId="3FD1822F" w14:textId="77777777" w:rsidR="001A11CB" w:rsidRPr="007B3BD8" w:rsidRDefault="001A11CB" w:rsidP="00E43DD9">
            <w:pPr>
              <w:pStyle w:val="LZ-4"/>
            </w:pPr>
          </w:p>
        </w:tc>
      </w:tr>
      <w:tr w:rsidR="001A11CB" w:rsidRPr="007B3BD8" w14:paraId="7DCC822C" w14:textId="77777777" w:rsidTr="001F1DA6">
        <w:trPr>
          <w:trHeight w:val="288"/>
          <w:jc w:val="center"/>
        </w:trPr>
        <w:tc>
          <w:tcPr>
            <w:tcW w:w="420" w:type="pct"/>
            <w:vMerge w:val="restart"/>
            <w:tcBorders>
              <w:top w:val="nil"/>
              <w:left w:val="single" w:sz="4" w:space="0" w:color="auto"/>
              <w:bottom w:val="single" w:sz="4" w:space="0" w:color="auto"/>
              <w:right w:val="single" w:sz="4" w:space="0" w:color="auto"/>
            </w:tcBorders>
            <w:vAlign w:val="center"/>
            <w:hideMark/>
          </w:tcPr>
          <w:p w14:paraId="29D21EAB" w14:textId="77777777" w:rsidR="001A11CB" w:rsidRPr="007B3BD8" w:rsidRDefault="001A11CB" w:rsidP="00E43DD9">
            <w:pPr>
              <w:pStyle w:val="LZ-4"/>
            </w:pPr>
            <w:r w:rsidRPr="007B3BD8">
              <w:t>载客汽车</w:t>
            </w:r>
          </w:p>
        </w:tc>
        <w:tc>
          <w:tcPr>
            <w:tcW w:w="680" w:type="pct"/>
            <w:vMerge w:val="restart"/>
            <w:tcBorders>
              <w:top w:val="nil"/>
              <w:left w:val="nil"/>
              <w:bottom w:val="single" w:sz="4" w:space="0" w:color="auto"/>
              <w:right w:val="single" w:sz="4" w:space="0" w:color="auto"/>
            </w:tcBorders>
            <w:vAlign w:val="center"/>
            <w:hideMark/>
          </w:tcPr>
          <w:p w14:paraId="7CEF432F" w14:textId="77777777" w:rsidR="001A11CB" w:rsidRPr="007B3BD8" w:rsidRDefault="001A11CB" w:rsidP="00E43DD9">
            <w:pPr>
              <w:pStyle w:val="LZ-4"/>
            </w:pPr>
            <w:r w:rsidRPr="007B3BD8">
              <w:t>微型</w:t>
            </w:r>
          </w:p>
        </w:tc>
        <w:tc>
          <w:tcPr>
            <w:tcW w:w="506" w:type="pct"/>
            <w:tcBorders>
              <w:top w:val="nil"/>
              <w:left w:val="nil"/>
              <w:bottom w:val="single" w:sz="4" w:space="0" w:color="auto"/>
              <w:right w:val="single" w:sz="4" w:space="0" w:color="auto"/>
            </w:tcBorders>
            <w:vAlign w:val="center"/>
            <w:hideMark/>
          </w:tcPr>
          <w:p w14:paraId="01F163B4" w14:textId="77777777" w:rsidR="001A11CB" w:rsidRPr="007B3BD8" w:rsidRDefault="001A11CB" w:rsidP="00E43DD9">
            <w:pPr>
              <w:pStyle w:val="LZ-4"/>
            </w:pPr>
            <w:r w:rsidRPr="007B3BD8">
              <w:t>汽油</w:t>
            </w:r>
          </w:p>
        </w:tc>
        <w:tc>
          <w:tcPr>
            <w:tcW w:w="573" w:type="pct"/>
            <w:tcBorders>
              <w:top w:val="nil"/>
              <w:left w:val="nil"/>
              <w:bottom w:val="single" w:sz="4" w:space="0" w:color="auto"/>
              <w:right w:val="single" w:sz="4" w:space="0" w:color="auto"/>
            </w:tcBorders>
            <w:vAlign w:val="center"/>
            <w:hideMark/>
          </w:tcPr>
          <w:p w14:paraId="248AAD29" w14:textId="77777777" w:rsidR="001A11CB" w:rsidRPr="007B3BD8" w:rsidRDefault="001A11CB" w:rsidP="00E43DD9">
            <w:pPr>
              <w:pStyle w:val="LZ-4"/>
            </w:pPr>
            <w:r w:rsidRPr="007B3BD8">
              <w:t>0.52</w:t>
            </w:r>
          </w:p>
        </w:tc>
        <w:tc>
          <w:tcPr>
            <w:tcW w:w="565" w:type="pct"/>
            <w:tcBorders>
              <w:top w:val="nil"/>
              <w:left w:val="nil"/>
              <w:bottom w:val="single" w:sz="4" w:space="0" w:color="auto"/>
              <w:right w:val="single" w:sz="4" w:space="0" w:color="auto"/>
            </w:tcBorders>
            <w:vAlign w:val="center"/>
            <w:hideMark/>
          </w:tcPr>
          <w:p w14:paraId="7721BD48" w14:textId="77777777" w:rsidR="001A11CB" w:rsidRPr="007B3BD8" w:rsidRDefault="001A11CB" w:rsidP="00E43DD9">
            <w:pPr>
              <w:pStyle w:val="LZ-4"/>
            </w:pPr>
            <w:r w:rsidRPr="007B3BD8">
              <w:t>0.17</w:t>
            </w:r>
          </w:p>
        </w:tc>
        <w:tc>
          <w:tcPr>
            <w:tcW w:w="565" w:type="pct"/>
            <w:tcBorders>
              <w:top w:val="nil"/>
              <w:left w:val="nil"/>
              <w:bottom w:val="single" w:sz="4" w:space="0" w:color="auto"/>
              <w:right w:val="single" w:sz="4" w:space="0" w:color="auto"/>
            </w:tcBorders>
            <w:vAlign w:val="center"/>
            <w:hideMark/>
          </w:tcPr>
          <w:p w14:paraId="64677D9F" w14:textId="77777777" w:rsidR="001A11CB" w:rsidRPr="007B3BD8" w:rsidRDefault="001A11CB" w:rsidP="00E43DD9">
            <w:pPr>
              <w:pStyle w:val="LZ-4"/>
            </w:pPr>
            <w:r w:rsidRPr="007B3BD8">
              <w:t>0.06</w:t>
            </w:r>
          </w:p>
        </w:tc>
        <w:tc>
          <w:tcPr>
            <w:tcW w:w="565" w:type="pct"/>
            <w:tcBorders>
              <w:top w:val="nil"/>
              <w:left w:val="nil"/>
              <w:bottom w:val="single" w:sz="4" w:space="0" w:color="auto"/>
              <w:right w:val="single" w:sz="4" w:space="0" w:color="auto"/>
            </w:tcBorders>
            <w:vAlign w:val="center"/>
            <w:hideMark/>
          </w:tcPr>
          <w:p w14:paraId="714B3060" w14:textId="77777777" w:rsidR="001A11CB" w:rsidRPr="007B3BD8" w:rsidRDefault="001A11CB" w:rsidP="00E43DD9">
            <w:pPr>
              <w:pStyle w:val="LZ-4"/>
            </w:pPr>
            <w:r w:rsidRPr="007B3BD8">
              <w:t>0.04</w:t>
            </w:r>
          </w:p>
        </w:tc>
        <w:tc>
          <w:tcPr>
            <w:tcW w:w="565" w:type="pct"/>
            <w:tcBorders>
              <w:top w:val="nil"/>
              <w:left w:val="nil"/>
              <w:bottom w:val="single" w:sz="4" w:space="0" w:color="auto"/>
              <w:right w:val="single" w:sz="4" w:space="0" w:color="auto"/>
            </w:tcBorders>
            <w:vAlign w:val="center"/>
            <w:hideMark/>
          </w:tcPr>
          <w:p w14:paraId="6C8BB720" w14:textId="77777777" w:rsidR="001A11CB" w:rsidRPr="007B3BD8" w:rsidRDefault="001A11CB" w:rsidP="00E43DD9">
            <w:pPr>
              <w:pStyle w:val="LZ-4"/>
            </w:pPr>
            <w:r w:rsidRPr="007B3BD8">
              <w:t>0.04</w:t>
            </w:r>
          </w:p>
        </w:tc>
        <w:tc>
          <w:tcPr>
            <w:tcW w:w="561" w:type="pct"/>
            <w:tcBorders>
              <w:top w:val="nil"/>
              <w:left w:val="nil"/>
              <w:bottom w:val="single" w:sz="4" w:space="0" w:color="auto"/>
              <w:right w:val="single" w:sz="4" w:space="0" w:color="auto"/>
            </w:tcBorders>
            <w:vAlign w:val="center"/>
            <w:hideMark/>
          </w:tcPr>
          <w:p w14:paraId="46FD4853" w14:textId="77777777" w:rsidR="001A11CB" w:rsidRPr="007B3BD8" w:rsidRDefault="001A11CB" w:rsidP="00E43DD9">
            <w:pPr>
              <w:pStyle w:val="LZ-4"/>
            </w:pPr>
            <w:r w:rsidRPr="007B3BD8">
              <w:t>0.03</w:t>
            </w:r>
          </w:p>
        </w:tc>
      </w:tr>
      <w:tr w:rsidR="001A11CB" w:rsidRPr="007B3BD8" w14:paraId="0A8F0AF1" w14:textId="77777777" w:rsidTr="001F1DA6">
        <w:trPr>
          <w:trHeight w:val="288"/>
          <w:jc w:val="center"/>
        </w:trPr>
        <w:tc>
          <w:tcPr>
            <w:tcW w:w="420" w:type="pct"/>
            <w:vMerge/>
            <w:tcBorders>
              <w:top w:val="nil"/>
              <w:left w:val="single" w:sz="4" w:space="0" w:color="auto"/>
              <w:bottom w:val="single" w:sz="4" w:space="0" w:color="auto"/>
              <w:right w:val="single" w:sz="4" w:space="0" w:color="auto"/>
            </w:tcBorders>
            <w:vAlign w:val="center"/>
            <w:hideMark/>
          </w:tcPr>
          <w:p w14:paraId="29AAD303" w14:textId="77777777" w:rsidR="001A11CB" w:rsidRPr="007B3BD8" w:rsidRDefault="001A11CB" w:rsidP="00E43DD9">
            <w:pPr>
              <w:pStyle w:val="LZ-4"/>
            </w:pPr>
          </w:p>
        </w:tc>
        <w:tc>
          <w:tcPr>
            <w:tcW w:w="680" w:type="pct"/>
            <w:vMerge/>
            <w:tcBorders>
              <w:top w:val="nil"/>
              <w:left w:val="nil"/>
              <w:bottom w:val="single" w:sz="4" w:space="0" w:color="auto"/>
              <w:right w:val="single" w:sz="4" w:space="0" w:color="auto"/>
            </w:tcBorders>
            <w:vAlign w:val="center"/>
            <w:hideMark/>
          </w:tcPr>
          <w:p w14:paraId="196DEBD7" w14:textId="77777777" w:rsidR="001A11CB" w:rsidRPr="007B3BD8" w:rsidRDefault="001A11CB" w:rsidP="00E43DD9">
            <w:pPr>
              <w:pStyle w:val="LZ-4"/>
            </w:pPr>
          </w:p>
        </w:tc>
        <w:tc>
          <w:tcPr>
            <w:tcW w:w="506" w:type="pct"/>
            <w:tcBorders>
              <w:top w:val="nil"/>
              <w:left w:val="nil"/>
              <w:bottom w:val="single" w:sz="4" w:space="0" w:color="auto"/>
              <w:right w:val="single" w:sz="4" w:space="0" w:color="auto"/>
            </w:tcBorders>
            <w:vAlign w:val="center"/>
            <w:hideMark/>
          </w:tcPr>
          <w:p w14:paraId="28FD511A" w14:textId="77777777" w:rsidR="001A11CB" w:rsidRPr="007B3BD8" w:rsidRDefault="001A11CB" w:rsidP="00E43DD9">
            <w:pPr>
              <w:pStyle w:val="LZ-4"/>
            </w:pPr>
            <w:r w:rsidRPr="007B3BD8">
              <w:t>柴油</w:t>
            </w:r>
          </w:p>
        </w:tc>
        <w:tc>
          <w:tcPr>
            <w:tcW w:w="573" w:type="pct"/>
            <w:tcBorders>
              <w:top w:val="nil"/>
              <w:left w:val="nil"/>
              <w:bottom w:val="single" w:sz="4" w:space="0" w:color="auto"/>
              <w:right w:val="single" w:sz="4" w:space="0" w:color="auto"/>
            </w:tcBorders>
            <w:vAlign w:val="center"/>
            <w:hideMark/>
          </w:tcPr>
          <w:p w14:paraId="191D1C8D"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0CDD195A"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19225A27"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55E95672"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73A629CE" w14:textId="77777777" w:rsidR="001A11CB" w:rsidRPr="007B3BD8" w:rsidRDefault="001A11CB" w:rsidP="00E43DD9">
            <w:pPr>
              <w:pStyle w:val="LZ-4"/>
            </w:pPr>
            <w:r w:rsidRPr="007B3BD8">
              <w:t>0</w:t>
            </w:r>
          </w:p>
        </w:tc>
        <w:tc>
          <w:tcPr>
            <w:tcW w:w="561" w:type="pct"/>
            <w:tcBorders>
              <w:top w:val="nil"/>
              <w:left w:val="nil"/>
              <w:bottom w:val="single" w:sz="4" w:space="0" w:color="auto"/>
              <w:right w:val="single" w:sz="4" w:space="0" w:color="auto"/>
            </w:tcBorders>
            <w:vAlign w:val="center"/>
            <w:hideMark/>
          </w:tcPr>
          <w:p w14:paraId="489EAE3C" w14:textId="77777777" w:rsidR="001A11CB" w:rsidRPr="007B3BD8" w:rsidRDefault="001A11CB" w:rsidP="00E43DD9">
            <w:pPr>
              <w:pStyle w:val="LZ-4"/>
            </w:pPr>
            <w:r w:rsidRPr="007B3BD8">
              <w:t>0</w:t>
            </w:r>
          </w:p>
        </w:tc>
      </w:tr>
      <w:tr w:rsidR="001A11CB" w:rsidRPr="007B3BD8" w14:paraId="15D11779" w14:textId="77777777" w:rsidTr="001F1DA6">
        <w:trPr>
          <w:trHeight w:val="288"/>
          <w:jc w:val="center"/>
        </w:trPr>
        <w:tc>
          <w:tcPr>
            <w:tcW w:w="420" w:type="pct"/>
            <w:vMerge/>
            <w:tcBorders>
              <w:top w:val="nil"/>
              <w:left w:val="single" w:sz="4" w:space="0" w:color="auto"/>
              <w:bottom w:val="single" w:sz="4" w:space="0" w:color="auto"/>
              <w:right w:val="single" w:sz="4" w:space="0" w:color="auto"/>
            </w:tcBorders>
            <w:vAlign w:val="center"/>
            <w:hideMark/>
          </w:tcPr>
          <w:p w14:paraId="2CA37C8B" w14:textId="77777777" w:rsidR="001A11CB" w:rsidRPr="007B3BD8" w:rsidRDefault="001A11CB" w:rsidP="00E43DD9">
            <w:pPr>
              <w:pStyle w:val="LZ-4"/>
            </w:pPr>
          </w:p>
        </w:tc>
        <w:tc>
          <w:tcPr>
            <w:tcW w:w="680" w:type="pct"/>
            <w:vMerge/>
            <w:tcBorders>
              <w:top w:val="nil"/>
              <w:left w:val="nil"/>
              <w:bottom w:val="single" w:sz="4" w:space="0" w:color="auto"/>
              <w:right w:val="single" w:sz="4" w:space="0" w:color="auto"/>
            </w:tcBorders>
            <w:vAlign w:val="center"/>
            <w:hideMark/>
          </w:tcPr>
          <w:p w14:paraId="16EDB4CB" w14:textId="77777777" w:rsidR="001A11CB" w:rsidRPr="007B3BD8" w:rsidRDefault="001A11CB" w:rsidP="00E43DD9">
            <w:pPr>
              <w:pStyle w:val="LZ-4"/>
            </w:pPr>
          </w:p>
        </w:tc>
        <w:tc>
          <w:tcPr>
            <w:tcW w:w="506" w:type="pct"/>
            <w:tcBorders>
              <w:top w:val="nil"/>
              <w:left w:val="nil"/>
              <w:bottom w:val="single" w:sz="4" w:space="0" w:color="auto"/>
              <w:right w:val="single" w:sz="4" w:space="0" w:color="auto"/>
            </w:tcBorders>
            <w:vAlign w:val="center"/>
            <w:hideMark/>
          </w:tcPr>
          <w:p w14:paraId="383D907C" w14:textId="77777777" w:rsidR="001A11CB" w:rsidRPr="007B3BD8" w:rsidRDefault="001A11CB" w:rsidP="00E43DD9">
            <w:pPr>
              <w:pStyle w:val="LZ-4"/>
            </w:pPr>
            <w:r w:rsidRPr="007B3BD8">
              <w:t>其他</w:t>
            </w:r>
          </w:p>
        </w:tc>
        <w:tc>
          <w:tcPr>
            <w:tcW w:w="573" w:type="pct"/>
            <w:tcBorders>
              <w:top w:val="nil"/>
              <w:left w:val="nil"/>
              <w:bottom w:val="single" w:sz="4" w:space="0" w:color="auto"/>
              <w:right w:val="single" w:sz="4" w:space="0" w:color="auto"/>
            </w:tcBorders>
            <w:vAlign w:val="center"/>
            <w:hideMark/>
          </w:tcPr>
          <w:p w14:paraId="2CDCBC7D"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2B37E047"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19A3C79B"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3B2D478C"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531E8F37" w14:textId="77777777" w:rsidR="001A11CB" w:rsidRPr="007B3BD8" w:rsidRDefault="001A11CB" w:rsidP="00E43DD9">
            <w:pPr>
              <w:pStyle w:val="LZ-4"/>
            </w:pPr>
            <w:r w:rsidRPr="007B3BD8">
              <w:t>0</w:t>
            </w:r>
          </w:p>
        </w:tc>
        <w:tc>
          <w:tcPr>
            <w:tcW w:w="561" w:type="pct"/>
            <w:tcBorders>
              <w:top w:val="nil"/>
              <w:left w:val="nil"/>
              <w:bottom w:val="single" w:sz="4" w:space="0" w:color="auto"/>
              <w:right w:val="single" w:sz="4" w:space="0" w:color="auto"/>
            </w:tcBorders>
            <w:vAlign w:val="center"/>
            <w:hideMark/>
          </w:tcPr>
          <w:p w14:paraId="56690426" w14:textId="77777777" w:rsidR="001A11CB" w:rsidRPr="007B3BD8" w:rsidRDefault="001A11CB" w:rsidP="00E43DD9">
            <w:pPr>
              <w:pStyle w:val="LZ-4"/>
            </w:pPr>
            <w:r w:rsidRPr="007B3BD8">
              <w:t>0</w:t>
            </w:r>
          </w:p>
        </w:tc>
      </w:tr>
      <w:tr w:rsidR="001A11CB" w:rsidRPr="007B3BD8" w14:paraId="154A82B8" w14:textId="77777777" w:rsidTr="001F1DA6">
        <w:trPr>
          <w:trHeight w:val="288"/>
          <w:jc w:val="center"/>
        </w:trPr>
        <w:tc>
          <w:tcPr>
            <w:tcW w:w="420" w:type="pct"/>
            <w:vMerge/>
            <w:tcBorders>
              <w:top w:val="nil"/>
              <w:left w:val="single" w:sz="4" w:space="0" w:color="auto"/>
              <w:bottom w:val="single" w:sz="4" w:space="0" w:color="auto"/>
              <w:right w:val="single" w:sz="4" w:space="0" w:color="auto"/>
            </w:tcBorders>
            <w:vAlign w:val="center"/>
            <w:hideMark/>
          </w:tcPr>
          <w:p w14:paraId="117E457E" w14:textId="77777777" w:rsidR="001A11CB" w:rsidRPr="007B3BD8" w:rsidRDefault="001A11CB" w:rsidP="00E43DD9">
            <w:pPr>
              <w:pStyle w:val="LZ-4"/>
            </w:pPr>
          </w:p>
        </w:tc>
        <w:tc>
          <w:tcPr>
            <w:tcW w:w="680" w:type="pct"/>
            <w:vMerge w:val="restart"/>
            <w:tcBorders>
              <w:top w:val="nil"/>
              <w:left w:val="nil"/>
              <w:bottom w:val="single" w:sz="4" w:space="0" w:color="auto"/>
              <w:right w:val="single" w:sz="4" w:space="0" w:color="auto"/>
            </w:tcBorders>
            <w:vAlign w:val="center"/>
            <w:hideMark/>
          </w:tcPr>
          <w:p w14:paraId="343C9FA8" w14:textId="77777777" w:rsidR="001A11CB" w:rsidRPr="007B3BD8" w:rsidRDefault="001A11CB" w:rsidP="00E43DD9">
            <w:pPr>
              <w:pStyle w:val="LZ-4"/>
            </w:pPr>
            <w:r w:rsidRPr="007B3BD8">
              <w:t>小型</w:t>
            </w:r>
          </w:p>
        </w:tc>
        <w:tc>
          <w:tcPr>
            <w:tcW w:w="506" w:type="pct"/>
            <w:tcBorders>
              <w:top w:val="nil"/>
              <w:left w:val="nil"/>
              <w:bottom w:val="single" w:sz="4" w:space="0" w:color="auto"/>
              <w:right w:val="single" w:sz="4" w:space="0" w:color="auto"/>
            </w:tcBorders>
            <w:vAlign w:val="center"/>
            <w:hideMark/>
          </w:tcPr>
          <w:p w14:paraId="14C5C24E" w14:textId="77777777" w:rsidR="001A11CB" w:rsidRPr="007B3BD8" w:rsidRDefault="001A11CB" w:rsidP="00E43DD9">
            <w:pPr>
              <w:pStyle w:val="LZ-4"/>
            </w:pPr>
            <w:r w:rsidRPr="007B3BD8">
              <w:t>汽油</w:t>
            </w:r>
          </w:p>
        </w:tc>
        <w:tc>
          <w:tcPr>
            <w:tcW w:w="573" w:type="pct"/>
            <w:tcBorders>
              <w:top w:val="nil"/>
              <w:left w:val="nil"/>
              <w:bottom w:val="single" w:sz="4" w:space="0" w:color="auto"/>
              <w:right w:val="single" w:sz="4" w:space="0" w:color="auto"/>
            </w:tcBorders>
            <w:vAlign w:val="center"/>
            <w:hideMark/>
          </w:tcPr>
          <w:p w14:paraId="01BBEEC0" w14:textId="77777777" w:rsidR="001A11CB" w:rsidRPr="007B3BD8" w:rsidRDefault="001A11CB" w:rsidP="00E43DD9">
            <w:pPr>
              <w:pStyle w:val="LZ-4"/>
            </w:pPr>
            <w:r w:rsidRPr="007B3BD8">
              <w:t>0.52</w:t>
            </w:r>
          </w:p>
        </w:tc>
        <w:tc>
          <w:tcPr>
            <w:tcW w:w="565" w:type="pct"/>
            <w:tcBorders>
              <w:top w:val="nil"/>
              <w:left w:val="nil"/>
              <w:bottom w:val="single" w:sz="4" w:space="0" w:color="auto"/>
              <w:right w:val="single" w:sz="4" w:space="0" w:color="auto"/>
            </w:tcBorders>
            <w:vAlign w:val="center"/>
            <w:hideMark/>
          </w:tcPr>
          <w:p w14:paraId="21C2E902" w14:textId="77777777" w:rsidR="001A11CB" w:rsidRPr="007B3BD8" w:rsidRDefault="001A11CB" w:rsidP="00E43DD9">
            <w:pPr>
              <w:pStyle w:val="LZ-4"/>
            </w:pPr>
            <w:r w:rsidRPr="007B3BD8">
              <w:t>0.17</w:t>
            </w:r>
          </w:p>
        </w:tc>
        <w:tc>
          <w:tcPr>
            <w:tcW w:w="565" w:type="pct"/>
            <w:tcBorders>
              <w:top w:val="nil"/>
              <w:left w:val="nil"/>
              <w:bottom w:val="single" w:sz="4" w:space="0" w:color="auto"/>
              <w:right w:val="single" w:sz="4" w:space="0" w:color="auto"/>
            </w:tcBorders>
            <w:vAlign w:val="center"/>
            <w:hideMark/>
          </w:tcPr>
          <w:p w14:paraId="4D71C07A" w14:textId="77777777" w:rsidR="001A11CB" w:rsidRPr="007B3BD8" w:rsidRDefault="001A11CB" w:rsidP="00E43DD9">
            <w:pPr>
              <w:pStyle w:val="LZ-4"/>
            </w:pPr>
            <w:r w:rsidRPr="007B3BD8">
              <w:t>0.06</w:t>
            </w:r>
          </w:p>
        </w:tc>
        <w:tc>
          <w:tcPr>
            <w:tcW w:w="565" w:type="pct"/>
            <w:tcBorders>
              <w:top w:val="nil"/>
              <w:left w:val="nil"/>
              <w:bottom w:val="single" w:sz="4" w:space="0" w:color="auto"/>
              <w:right w:val="single" w:sz="4" w:space="0" w:color="auto"/>
            </w:tcBorders>
            <w:vAlign w:val="center"/>
            <w:hideMark/>
          </w:tcPr>
          <w:p w14:paraId="1FF1F57E" w14:textId="77777777" w:rsidR="001A11CB" w:rsidRPr="007B3BD8" w:rsidRDefault="001A11CB" w:rsidP="00E43DD9">
            <w:pPr>
              <w:pStyle w:val="LZ-4"/>
            </w:pPr>
            <w:r w:rsidRPr="007B3BD8">
              <w:t>0.04</w:t>
            </w:r>
          </w:p>
        </w:tc>
        <w:tc>
          <w:tcPr>
            <w:tcW w:w="565" w:type="pct"/>
            <w:tcBorders>
              <w:top w:val="nil"/>
              <w:left w:val="nil"/>
              <w:bottom w:val="single" w:sz="4" w:space="0" w:color="auto"/>
              <w:right w:val="single" w:sz="4" w:space="0" w:color="auto"/>
            </w:tcBorders>
            <w:vAlign w:val="center"/>
            <w:hideMark/>
          </w:tcPr>
          <w:p w14:paraId="2063AF34" w14:textId="77777777" w:rsidR="001A11CB" w:rsidRPr="007B3BD8" w:rsidRDefault="001A11CB" w:rsidP="00E43DD9">
            <w:pPr>
              <w:pStyle w:val="LZ-4"/>
            </w:pPr>
            <w:r w:rsidRPr="007B3BD8">
              <w:t>0.04</w:t>
            </w:r>
          </w:p>
        </w:tc>
        <w:tc>
          <w:tcPr>
            <w:tcW w:w="561" w:type="pct"/>
            <w:tcBorders>
              <w:top w:val="nil"/>
              <w:left w:val="nil"/>
              <w:bottom w:val="single" w:sz="4" w:space="0" w:color="auto"/>
              <w:right w:val="single" w:sz="4" w:space="0" w:color="auto"/>
            </w:tcBorders>
            <w:vAlign w:val="center"/>
            <w:hideMark/>
          </w:tcPr>
          <w:p w14:paraId="2B451BDC" w14:textId="77777777" w:rsidR="001A11CB" w:rsidRPr="007B3BD8" w:rsidRDefault="001A11CB" w:rsidP="00E43DD9">
            <w:pPr>
              <w:pStyle w:val="LZ-4"/>
            </w:pPr>
            <w:r w:rsidRPr="007B3BD8">
              <w:t>0.03</w:t>
            </w:r>
          </w:p>
        </w:tc>
      </w:tr>
      <w:tr w:rsidR="001A11CB" w:rsidRPr="007B3BD8" w14:paraId="61EB2480" w14:textId="77777777" w:rsidTr="001F1DA6">
        <w:trPr>
          <w:trHeight w:val="288"/>
          <w:jc w:val="center"/>
        </w:trPr>
        <w:tc>
          <w:tcPr>
            <w:tcW w:w="420" w:type="pct"/>
            <w:vMerge/>
            <w:tcBorders>
              <w:top w:val="nil"/>
              <w:left w:val="single" w:sz="4" w:space="0" w:color="auto"/>
              <w:bottom w:val="single" w:sz="4" w:space="0" w:color="auto"/>
              <w:right w:val="single" w:sz="4" w:space="0" w:color="auto"/>
            </w:tcBorders>
            <w:vAlign w:val="center"/>
            <w:hideMark/>
          </w:tcPr>
          <w:p w14:paraId="66857E5F" w14:textId="77777777" w:rsidR="001A11CB" w:rsidRPr="007B3BD8" w:rsidRDefault="001A11CB" w:rsidP="00E43DD9">
            <w:pPr>
              <w:pStyle w:val="LZ-4"/>
            </w:pPr>
          </w:p>
        </w:tc>
        <w:tc>
          <w:tcPr>
            <w:tcW w:w="680" w:type="pct"/>
            <w:vMerge/>
            <w:tcBorders>
              <w:top w:val="nil"/>
              <w:left w:val="nil"/>
              <w:bottom w:val="single" w:sz="4" w:space="0" w:color="auto"/>
              <w:right w:val="single" w:sz="4" w:space="0" w:color="auto"/>
            </w:tcBorders>
            <w:vAlign w:val="center"/>
            <w:hideMark/>
          </w:tcPr>
          <w:p w14:paraId="2A4DDED3" w14:textId="77777777" w:rsidR="001A11CB" w:rsidRPr="007B3BD8" w:rsidRDefault="001A11CB" w:rsidP="00E43DD9">
            <w:pPr>
              <w:pStyle w:val="LZ-4"/>
            </w:pPr>
          </w:p>
        </w:tc>
        <w:tc>
          <w:tcPr>
            <w:tcW w:w="506" w:type="pct"/>
            <w:tcBorders>
              <w:top w:val="nil"/>
              <w:left w:val="nil"/>
              <w:bottom w:val="single" w:sz="4" w:space="0" w:color="auto"/>
              <w:right w:val="single" w:sz="4" w:space="0" w:color="auto"/>
            </w:tcBorders>
            <w:vAlign w:val="center"/>
            <w:hideMark/>
          </w:tcPr>
          <w:p w14:paraId="086A161A" w14:textId="77777777" w:rsidR="001A11CB" w:rsidRPr="007B3BD8" w:rsidRDefault="001A11CB" w:rsidP="00E43DD9">
            <w:pPr>
              <w:pStyle w:val="LZ-4"/>
            </w:pPr>
            <w:r w:rsidRPr="007B3BD8">
              <w:t>柴油</w:t>
            </w:r>
          </w:p>
        </w:tc>
        <w:tc>
          <w:tcPr>
            <w:tcW w:w="573" w:type="pct"/>
            <w:tcBorders>
              <w:top w:val="nil"/>
              <w:left w:val="nil"/>
              <w:bottom w:val="single" w:sz="4" w:space="0" w:color="auto"/>
              <w:right w:val="single" w:sz="4" w:space="0" w:color="auto"/>
            </w:tcBorders>
            <w:vAlign w:val="center"/>
            <w:hideMark/>
          </w:tcPr>
          <w:p w14:paraId="68DEA7ED"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40DD300D"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00892D5B"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299DAC3D"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20E57223" w14:textId="77777777" w:rsidR="001A11CB" w:rsidRPr="007B3BD8" w:rsidRDefault="001A11CB" w:rsidP="00E43DD9">
            <w:pPr>
              <w:pStyle w:val="LZ-4"/>
            </w:pPr>
            <w:r w:rsidRPr="007B3BD8">
              <w:t>0</w:t>
            </w:r>
          </w:p>
        </w:tc>
        <w:tc>
          <w:tcPr>
            <w:tcW w:w="561" w:type="pct"/>
            <w:tcBorders>
              <w:top w:val="nil"/>
              <w:left w:val="nil"/>
              <w:bottom w:val="single" w:sz="4" w:space="0" w:color="auto"/>
              <w:right w:val="single" w:sz="4" w:space="0" w:color="auto"/>
            </w:tcBorders>
            <w:vAlign w:val="center"/>
            <w:hideMark/>
          </w:tcPr>
          <w:p w14:paraId="1D585CC1" w14:textId="77777777" w:rsidR="001A11CB" w:rsidRPr="007B3BD8" w:rsidRDefault="001A11CB" w:rsidP="00E43DD9">
            <w:pPr>
              <w:pStyle w:val="LZ-4"/>
            </w:pPr>
            <w:r w:rsidRPr="007B3BD8">
              <w:t>0</w:t>
            </w:r>
          </w:p>
        </w:tc>
      </w:tr>
      <w:tr w:rsidR="001A11CB" w:rsidRPr="007B3BD8" w14:paraId="5959581A" w14:textId="77777777" w:rsidTr="001F1DA6">
        <w:trPr>
          <w:trHeight w:val="288"/>
          <w:jc w:val="center"/>
        </w:trPr>
        <w:tc>
          <w:tcPr>
            <w:tcW w:w="420" w:type="pct"/>
            <w:vMerge/>
            <w:tcBorders>
              <w:top w:val="nil"/>
              <w:left w:val="single" w:sz="4" w:space="0" w:color="auto"/>
              <w:bottom w:val="single" w:sz="4" w:space="0" w:color="auto"/>
              <w:right w:val="single" w:sz="4" w:space="0" w:color="auto"/>
            </w:tcBorders>
            <w:vAlign w:val="center"/>
            <w:hideMark/>
          </w:tcPr>
          <w:p w14:paraId="14E43688" w14:textId="77777777" w:rsidR="001A11CB" w:rsidRPr="007B3BD8" w:rsidRDefault="001A11CB" w:rsidP="00E43DD9">
            <w:pPr>
              <w:pStyle w:val="LZ-4"/>
            </w:pPr>
          </w:p>
        </w:tc>
        <w:tc>
          <w:tcPr>
            <w:tcW w:w="680" w:type="pct"/>
            <w:vMerge/>
            <w:tcBorders>
              <w:top w:val="nil"/>
              <w:left w:val="nil"/>
              <w:bottom w:val="single" w:sz="4" w:space="0" w:color="auto"/>
              <w:right w:val="single" w:sz="4" w:space="0" w:color="auto"/>
            </w:tcBorders>
            <w:vAlign w:val="center"/>
            <w:hideMark/>
          </w:tcPr>
          <w:p w14:paraId="120CAA1E" w14:textId="77777777" w:rsidR="001A11CB" w:rsidRPr="007B3BD8" w:rsidRDefault="001A11CB" w:rsidP="00E43DD9">
            <w:pPr>
              <w:pStyle w:val="LZ-4"/>
            </w:pPr>
          </w:p>
        </w:tc>
        <w:tc>
          <w:tcPr>
            <w:tcW w:w="506" w:type="pct"/>
            <w:tcBorders>
              <w:top w:val="nil"/>
              <w:left w:val="nil"/>
              <w:bottom w:val="single" w:sz="4" w:space="0" w:color="auto"/>
              <w:right w:val="single" w:sz="4" w:space="0" w:color="auto"/>
            </w:tcBorders>
            <w:vAlign w:val="center"/>
            <w:hideMark/>
          </w:tcPr>
          <w:p w14:paraId="0AE708E8" w14:textId="77777777" w:rsidR="001A11CB" w:rsidRPr="007B3BD8" w:rsidRDefault="001A11CB" w:rsidP="00E43DD9">
            <w:pPr>
              <w:pStyle w:val="LZ-4"/>
            </w:pPr>
            <w:r w:rsidRPr="007B3BD8">
              <w:t>其他</w:t>
            </w:r>
          </w:p>
        </w:tc>
        <w:tc>
          <w:tcPr>
            <w:tcW w:w="573" w:type="pct"/>
            <w:tcBorders>
              <w:top w:val="nil"/>
              <w:left w:val="nil"/>
              <w:bottom w:val="single" w:sz="4" w:space="0" w:color="auto"/>
              <w:right w:val="single" w:sz="4" w:space="0" w:color="auto"/>
            </w:tcBorders>
            <w:vAlign w:val="center"/>
            <w:hideMark/>
          </w:tcPr>
          <w:p w14:paraId="5C4D751C"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2292A24B"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6E68D908"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475AF42D"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07564E53" w14:textId="77777777" w:rsidR="001A11CB" w:rsidRPr="007B3BD8" w:rsidRDefault="001A11CB" w:rsidP="00E43DD9">
            <w:pPr>
              <w:pStyle w:val="LZ-4"/>
            </w:pPr>
            <w:r w:rsidRPr="007B3BD8">
              <w:t>0</w:t>
            </w:r>
          </w:p>
        </w:tc>
        <w:tc>
          <w:tcPr>
            <w:tcW w:w="561" w:type="pct"/>
            <w:tcBorders>
              <w:top w:val="nil"/>
              <w:left w:val="nil"/>
              <w:bottom w:val="single" w:sz="4" w:space="0" w:color="auto"/>
              <w:right w:val="single" w:sz="4" w:space="0" w:color="auto"/>
            </w:tcBorders>
            <w:vAlign w:val="center"/>
            <w:hideMark/>
          </w:tcPr>
          <w:p w14:paraId="15076FD1" w14:textId="77777777" w:rsidR="001A11CB" w:rsidRPr="007B3BD8" w:rsidRDefault="001A11CB" w:rsidP="00E43DD9">
            <w:pPr>
              <w:pStyle w:val="LZ-4"/>
            </w:pPr>
            <w:r w:rsidRPr="007B3BD8">
              <w:t>0</w:t>
            </w:r>
          </w:p>
        </w:tc>
      </w:tr>
      <w:tr w:rsidR="001A11CB" w:rsidRPr="007B3BD8" w14:paraId="528CEE0F" w14:textId="77777777" w:rsidTr="001F1DA6">
        <w:trPr>
          <w:trHeight w:val="288"/>
          <w:jc w:val="center"/>
        </w:trPr>
        <w:tc>
          <w:tcPr>
            <w:tcW w:w="420" w:type="pct"/>
            <w:vMerge/>
            <w:tcBorders>
              <w:top w:val="nil"/>
              <w:left w:val="single" w:sz="4" w:space="0" w:color="auto"/>
              <w:bottom w:val="single" w:sz="4" w:space="0" w:color="auto"/>
              <w:right w:val="single" w:sz="4" w:space="0" w:color="auto"/>
            </w:tcBorders>
            <w:vAlign w:val="center"/>
            <w:hideMark/>
          </w:tcPr>
          <w:p w14:paraId="5395B99B" w14:textId="77777777" w:rsidR="001A11CB" w:rsidRPr="007B3BD8" w:rsidRDefault="001A11CB" w:rsidP="00E43DD9">
            <w:pPr>
              <w:pStyle w:val="LZ-4"/>
            </w:pPr>
          </w:p>
        </w:tc>
        <w:tc>
          <w:tcPr>
            <w:tcW w:w="680" w:type="pct"/>
            <w:vMerge w:val="restart"/>
            <w:tcBorders>
              <w:top w:val="nil"/>
              <w:left w:val="nil"/>
              <w:bottom w:val="single" w:sz="4" w:space="0" w:color="auto"/>
              <w:right w:val="single" w:sz="4" w:space="0" w:color="auto"/>
            </w:tcBorders>
            <w:vAlign w:val="center"/>
            <w:hideMark/>
          </w:tcPr>
          <w:p w14:paraId="31FE592F" w14:textId="77777777" w:rsidR="001A11CB" w:rsidRPr="007B3BD8" w:rsidRDefault="001A11CB" w:rsidP="00E43DD9">
            <w:pPr>
              <w:pStyle w:val="LZ-4"/>
            </w:pPr>
            <w:r w:rsidRPr="007B3BD8">
              <w:t>出租车</w:t>
            </w:r>
          </w:p>
        </w:tc>
        <w:tc>
          <w:tcPr>
            <w:tcW w:w="506" w:type="pct"/>
            <w:tcBorders>
              <w:top w:val="nil"/>
              <w:left w:val="nil"/>
              <w:bottom w:val="single" w:sz="4" w:space="0" w:color="auto"/>
              <w:right w:val="single" w:sz="4" w:space="0" w:color="auto"/>
            </w:tcBorders>
            <w:vAlign w:val="center"/>
            <w:hideMark/>
          </w:tcPr>
          <w:p w14:paraId="05B02CCE" w14:textId="77777777" w:rsidR="001A11CB" w:rsidRPr="007B3BD8" w:rsidRDefault="001A11CB" w:rsidP="00E43DD9">
            <w:pPr>
              <w:pStyle w:val="LZ-4"/>
            </w:pPr>
            <w:r w:rsidRPr="007B3BD8">
              <w:t>汽油</w:t>
            </w:r>
          </w:p>
        </w:tc>
        <w:tc>
          <w:tcPr>
            <w:tcW w:w="573" w:type="pct"/>
            <w:tcBorders>
              <w:top w:val="nil"/>
              <w:left w:val="nil"/>
              <w:bottom w:val="single" w:sz="4" w:space="0" w:color="auto"/>
              <w:right w:val="single" w:sz="4" w:space="0" w:color="auto"/>
            </w:tcBorders>
            <w:vAlign w:val="center"/>
            <w:hideMark/>
          </w:tcPr>
          <w:p w14:paraId="52B38E50" w14:textId="77777777" w:rsidR="001A11CB" w:rsidRPr="007B3BD8" w:rsidRDefault="001A11CB" w:rsidP="00E43DD9">
            <w:pPr>
              <w:pStyle w:val="LZ-4"/>
            </w:pPr>
            <w:r w:rsidRPr="007B3BD8">
              <w:t>0.41</w:t>
            </w:r>
          </w:p>
        </w:tc>
        <w:tc>
          <w:tcPr>
            <w:tcW w:w="565" w:type="pct"/>
            <w:tcBorders>
              <w:top w:val="nil"/>
              <w:left w:val="nil"/>
              <w:bottom w:val="single" w:sz="4" w:space="0" w:color="auto"/>
              <w:right w:val="single" w:sz="4" w:space="0" w:color="auto"/>
            </w:tcBorders>
            <w:vAlign w:val="center"/>
            <w:hideMark/>
          </w:tcPr>
          <w:p w14:paraId="4D6764BC" w14:textId="77777777" w:rsidR="001A11CB" w:rsidRPr="007B3BD8" w:rsidRDefault="001A11CB" w:rsidP="00E43DD9">
            <w:pPr>
              <w:pStyle w:val="LZ-4"/>
            </w:pPr>
            <w:r w:rsidRPr="007B3BD8">
              <w:t>0.14</w:t>
            </w:r>
          </w:p>
        </w:tc>
        <w:tc>
          <w:tcPr>
            <w:tcW w:w="565" w:type="pct"/>
            <w:tcBorders>
              <w:top w:val="nil"/>
              <w:left w:val="nil"/>
              <w:bottom w:val="single" w:sz="4" w:space="0" w:color="auto"/>
              <w:right w:val="single" w:sz="4" w:space="0" w:color="auto"/>
            </w:tcBorders>
            <w:vAlign w:val="center"/>
            <w:hideMark/>
          </w:tcPr>
          <w:p w14:paraId="129059B0" w14:textId="77777777" w:rsidR="001A11CB" w:rsidRPr="007B3BD8" w:rsidRDefault="001A11CB" w:rsidP="00E43DD9">
            <w:pPr>
              <w:pStyle w:val="LZ-4"/>
            </w:pPr>
            <w:r w:rsidRPr="007B3BD8">
              <w:t>0.05</w:t>
            </w:r>
          </w:p>
        </w:tc>
        <w:tc>
          <w:tcPr>
            <w:tcW w:w="565" w:type="pct"/>
            <w:tcBorders>
              <w:top w:val="nil"/>
              <w:left w:val="nil"/>
              <w:bottom w:val="single" w:sz="4" w:space="0" w:color="auto"/>
              <w:right w:val="single" w:sz="4" w:space="0" w:color="auto"/>
            </w:tcBorders>
            <w:vAlign w:val="center"/>
            <w:hideMark/>
          </w:tcPr>
          <w:p w14:paraId="46CD832A" w14:textId="77777777" w:rsidR="001A11CB" w:rsidRPr="007B3BD8" w:rsidRDefault="001A11CB" w:rsidP="00E43DD9">
            <w:pPr>
              <w:pStyle w:val="LZ-4"/>
            </w:pPr>
            <w:r w:rsidRPr="007B3BD8">
              <w:t>0.03</w:t>
            </w:r>
          </w:p>
        </w:tc>
        <w:tc>
          <w:tcPr>
            <w:tcW w:w="565" w:type="pct"/>
            <w:tcBorders>
              <w:top w:val="nil"/>
              <w:left w:val="nil"/>
              <w:bottom w:val="single" w:sz="4" w:space="0" w:color="auto"/>
              <w:right w:val="single" w:sz="4" w:space="0" w:color="auto"/>
            </w:tcBorders>
            <w:vAlign w:val="center"/>
            <w:hideMark/>
          </w:tcPr>
          <w:p w14:paraId="552DAE02" w14:textId="77777777" w:rsidR="001A11CB" w:rsidRPr="007B3BD8" w:rsidRDefault="001A11CB" w:rsidP="00E43DD9">
            <w:pPr>
              <w:pStyle w:val="LZ-4"/>
            </w:pPr>
            <w:r w:rsidRPr="007B3BD8">
              <w:t>0.03</w:t>
            </w:r>
          </w:p>
        </w:tc>
        <w:tc>
          <w:tcPr>
            <w:tcW w:w="561" w:type="pct"/>
            <w:tcBorders>
              <w:top w:val="nil"/>
              <w:left w:val="nil"/>
              <w:bottom w:val="single" w:sz="4" w:space="0" w:color="auto"/>
              <w:right w:val="single" w:sz="4" w:space="0" w:color="auto"/>
            </w:tcBorders>
            <w:vAlign w:val="center"/>
            <w:hideMark/>
          </w:tcPr>
          <w:p w14:paraId="54797511" w14:textId="77777777" w:rsidR="001A11CB" w:rsidRPr="007B3BD8" w:rsidRDefault="001A11CB" w:rsidP="00E43DD9">
            <w:pPr>
              <w:pStyle w:val="LZ-4"/>
            </w:pPr>
            <w:r w:rsidRPr="007B3BD8">
              <w:t>0.02</w:t>
            </w:r>
          </w:p>
        </w:tc>
      </w:tr>
      <w:tr w:rsidR="001A11CB" w:rsidRPr="007B3BD8" w14:paraId="62F1860D" w14:textId="77777777" w:rsidTr="001F1DA6">
        <w:trPr>
          <w:trHeight w:val="288"/>
          <w:jc w:val="center"/>
        </w:trPr>
        <w:tc>
          <w:tcPr>
            <w:tcW w:w="420" w:type="pct"/>
            <w:vMerge/>
            <w:tcBorders>
              <w:top w:val="nil"/>
              <w:left w:val="single" w:sz="4" w:space="0" w:color="auto"/>
              <w:bottom w:val="single" w:sz="4" w:space="0" w:color="auto"/>
              <w:right w:val="single" w:sz="4" w:space="0" w:color="auto"/>
            </w:tcBorders>
            <w:vAlign w:val="center"/>
            <w:hideMark/>
          </w:tcPr>
          <w:p w14:paraId="039589F9" w14:textId="77777777" w:rsidR="001A11CB" w:rsidRPr="007B3BD8" w:rsidRDefault="001A11CB" w:rsidP="00E43DD9">
            <w:pPr>
              <w:pStyle w:val="LZ-4"/>
            </w:pPr>
          </w:p>
        </w:tc>
        <w:tc>
          <w:tcPr>
            <w:tcW w:w="680" w:type="pct"/>
            <w:vMerge/>
            <w:tcBorders>
              <w:top w:val="nil"/>
              <w:left w:val="nil"/>
              <w:bottom w:val="single" w:sz="4" w:space="0" w:color="auto"/>
              <w:right w:val="single" w:sz="4" w:space="0" w:color="auto"/>
            </w:tcBorders>
            <w:vAlign w:val="center"/>
            <w:hideMark/>
          </w:tcPr>
          <w:p w14:paraId="1ADAC4BD" w14:textId="77777777" w:rsidR="001A11CB" w:rsidRPr="007B3BD8" w:rsidRDefault="001A11CB" w:rsidP="00E43DD9">
            <w:pPr>
              <w:pStyle w:val="LZ-4"/>
            </w:pPr>
          </w:p>
        </w:tc>
        <w:tc>
          <w:tcPr>
            <w:tcW w:w="506" w:type="pct"/>
            <w:tcBorders>
              <w:top w:val="nil"/>
              <w:left w:val="nil"/>
              <w:bottom w:val="single" w:sz="4" w:space="0" w:color="auto"/>
              <w:right w:val="single" w:sz="4" w:space="0" w:color="auto"/>
            </w:tcBorders>
            <w:vAlign w:val="center"/>
            <w:hideMark/>
          </w:tcPr>
          <w:p w14:paraId="55BA51BD" w14:textId="77777777" w:rsidR="001A11CB" w:rsidRPr="007B3BD8" w:rsidRDefault="001A11CB" w:rsidP="00E43DD9">
            <w:pPr>
              <w:pStyle w:val="LZ-4"/>
            </w:pPr>
            <w:r w:rsidRPr="007B3BD8">
              <w:t>柴油</w:t>
            </w:r>
          </w:p>
        </w:tc>
        <w:tc>
          <w:tcPr>
            <w:tcW w:w="573" w:type="pct"/>
            <w:tcBorders>
              <w:top w:val="nil"/>
              <w:left w:val="nil"/>
              <w:bottom w:val="single" w:sz="4" w:space="0" w:color="auto"/>
              <w:right w:val="single" w:sz="4" w:space="0" w:color="auto"/>
            </w:tcBorders>
            <w:vAlign w:val="center"/>
            <w:hideMark/>
          </w:tcPr>
          <w:p w14:paraId="67DE99A6"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61B954E9"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1DFB6628"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508ADB81"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7A13CEEF" w14:textId="77777777" w:rsidR="001A11CB" w:rsidRPr="007B3BD8" w:rsidRDefault="001A11CB" w:rsidP="00E43DD9">
            <w:pPr>
              <w:pStyle w:val="LZ-4"/>
            </w:pPr>
            <w:r w:rsidRPr="007B3BD8">
              <w:t>0</w:t>
            </w:r>
          </w:p>
        </w:tc>
        <w:tc>
          <w:tcPr>
            <w:tcW w:w="561" w:type="pct"/>
            <w:tcBorders>
              <w:top w:val="nil"/>
              <w:left w:val="nil"/>
              <w:bottom w:val="single" w:sz="4" w:space="0" w:color="auto"/>
              <w:right w:val="single" w:sz="4" w:space="0" w:color="auto"/>
            </w:tcBorders>
            <w:vAlign w:val="center"/>
            <w:hideMark/>
          </w:tcPr>
          <w:p w14:paraId="64F69651" w14:textId="77777777" w:rsidR="001A11CB" w:rsidRPr="007B3BD8" w:rsidRDefault="001A11CB" w:rsidP="00E43DD9">
            <w:pPr>
              <w:pStyle w:val="LZ-4"/>
            </w:pPr>
            <w:r w:rsidRPr="007B3BD8">
              <w:t>0</w:t>
            </w:r>
          </w:p>
        </w:tc>
      </w:tr>
      <w:tr w:rsidR="001A11CB" w:rsidRPr="007B3BD8" w14:paraId="02F2769E" w14:textId="77777777" w:rsidTr="001F1DA6">
        <w:trPr>
          <w:trHeight w:val="288"/>
          <w:jc w:val="center"/>
        </w:trPr>
        <w:tc>
          <w:tcPr>
            <w:tcW w:w="420" w:type="pct"/>
            <w:vMerge/>
            <w:tcBorders>
              <w:top w:val="nil"/>
              <w:left w:val="single" w:sz="4" w:space="0" w:color="auto"/>
              <w:bottom w:val="single" w:sz="4" w:space="0" w:color="auto"/>
              <w:right w:val="single" w:sz="4" w:space="0" w:color="auto"/>
            </w:tcBorders>
            <w:vAlign w:val="center"/>
            <w:hideMark/>
          </w:tcPr>
          <w:p w14:paraId="66B09EC0" w14:textId="77777777" w:rsidR="001A11CB" w:rsidRPr="007B3BD8" w:rsidRDefault="001A11CB" w:rsidP="00E43DD9">
            <w:pPr>
              <w:pStyle w:val="LZ-4"/>
            </w:pPr>
          </w:p>
        </w:tc>
        <w:tc>
          <w:tcPr>
            <w:tcW w:w="680" w:type="pct"/>
            <w:vMerge/>
            <w:tcBorders>
              <w:top w:val="nil"/>
              <w:left w:val="nil"/>
              <w:bottom w:val="single" w:sz="4" w:space="0" w:color="auto"/>
              <w:right w:val="single" w:sz="4" w:space="0" w:color="auto"/>
            </w:tcBorders>
            <w:vAlign w:val="center"/>
            <w:hideMark/>
          </w:tcPr>
          <w:p w14:paraId="20C71986" w14:textId="77777777" w:rsidR="001A11CB" w:rsidRPr="007B3BD8" w:rsidRDefault="001A11CB" w:rsidP="00E43DD9">
            <w:pPr>
              <w:pStyle w:val="LZ-4"/>
            </w:pPr>
          </w:p>
        </w:tc>
        <w:tc>
          <w:tcPr>
            <w:tcW w:w="506" w:type="pct"/>
            <w:tcBorders>
              <w:top w:val="nil"/>
              <w:left w:val="nil"/>
              <w:bottom w:val="single" w:sz="4" w:space="0" w:color="auto"/>
              <w:right w:val="single" w:sz="4" w:space="0" w:color="auto"/>
            </w:tcBorders>
            <w:vAlign w:val="center"/>
            <w:hideMark/>
          </w:tcPr>
          <w:p w14:paraId="112AE121" w14:textId="77777777" w:rsidR="001A11CB" w:rsidRPr="007B3BD8" w:rsidRDefault="001A11CB" w:rsidP="00E43DD9">
            <w:pPr>
              <w:pStyle w:val="LZ-4"/>
            </w:pPr>
            <w:r w:rsidRPr="007B3BD8">
              <w:t>其他</w:t>
            </w:r>
          </w:p>
        </w:tc>
        <w:tc>
          <w:tcPr>
            <w:tcW w:w="573" w:type="pct"/>
            <w:tcBorders>
              <w:top w:val="nil"/>
              <w:left w:val="nil"/>
              <w:bottom w:val="single" w:sz="4" w:space="0" w:color="auto"/>
              <w:right w:val="single" w:sz="4" w:space="0" w:color="auto"/>
            </w:tcBorders>
            <w:vAlign w:val="center"/>
            <w:hideMark/>
          </w:tcPr>
          <w:p w14:paraId="350B725A"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132EA57D"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7F8F6820"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3B9A8AE9"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32CFED14" w14:textId="77777777" w:rsidR="001A11CB" w:rsidRPr="007B3BD8" w:rsidRDefault="001A11CB" w:rsidP="00E43DD9">
            <w:pPr>
              <w:pStyle w:val="LZ-4"/>
            </w:pPr>
            <w:r w:rsidRPr="007B3BD8">
              <w:t>0</w:t>
            </w:r>
          </w:p>
        </w:tc>
        <w:tc>
          <w:tcPr>
            <w:tcW w:w="561" w:type="pct"/>
            <w:tcBorders>
              <w:top w:val="nil"/>
              <w:left w:val="nil"/>
              <w:bottom w:val="single" w:sz="4" w:space="0" w:color="auto"/>
              <w:right w:val="single" w:sz="4" w:space="0" w:color="auto"/>
            </w:tcBorders>
            <w:vAlign w:val="center"/>
            <w:hideMark/>
          </w:tcPr>
          <w:p w14:paraId="6DC6E956" w14:textId="77777777" w:rsidR="001A11CB" w:rsidRPr="007B3BD8" w:rsidRDefault="001A11CB" w:rsidP="00E43DD9">
            <w:pPr>
              <w:pStyle w:val="LZ-4"/>
            </w:pPr>
            <w:r w:rsidRPr="007B3BD8">
              <w:t>0</w:t>
            </w:r>
          </w:p>
        </w:tc>
      </w:tr>
      <w:tr w:rsidR="001A11CB" w:rsidRPr="007B3BD8" w14:paraId="013CE401" w14:textId="77777777" w:rsidTr="001F1DA6">
        <w:trPr>
          <w:trHeight w:val="288"/>
          <w:jc w:val="center"/>
        </w:trPr>
        <w:tc>
          <w:tcPr>
            <w:tcW w:w="420" w:type="pct"/>
            <w:vMerge/>
            <w:tcBorders>
              <w:top w:val="nil"/>
              <w:left w:val="single" w:sz="4" w:space="0" w:color="auto"/>
              <w:bottom w:val="single" w:sz="4" w:space="0" w:color="auto"/>
              <w:right w:val="single" w:sz="4" w:space="0" w:color="auto"/>
            </w:tcBorders>
            <w:vAlign w:val="center"/>
            <w:hideMark/>
          </w:tcPr>
          <w:p w14:paraId="2ABD2DF1" w14:textId="77777777" w:rsidR="001A11CB" w:rsidRPr="007B3BD8" w:rsidRDefault="001A11CB" w:rsidP="00E43DD9">
            <w:pPr>
              <w:pStyle w:val="LZ-4"/>
            </w:pPr>
          </w:p>
        </w:tc>
        <w:tc>
          <w:tcPr>
            <w:tcW w:w="680" w:type="pct"/>
            <w:vMerge w:val="restart"/>
            <w:tcBorders>
              <w:top w:val="nil"/>
              <w:left w:val="nil"/>
              <w:bottom w:val="single" w:sz="4" w:space="0" w:color="auto"/>
              <w:right w:val="single" w:sz="4" w:space="0" w:color="auto"/>
            </w:tcBorders>
            <w:vAlign w:val="center"/>
            <w:hideMark/>
          </w:tcPr>
          <w:p w14:paraId="36984647" w14:textId="77777777" w:rsidR="001A11CB" w:rsidRPr="007B3BD8" w:rsidRDefault="001A11CB" w:rsidP="00E43DD9">
            <w:pPr>
              <w:pStyle w:val="LZ-4"/>
            </w:pPr>
            <w:r w:rsidRPr="007B3BD8">
              <w:t>中型</w:t>
            </w:r>
          </w:p>
        </w:tc>
        <w:tc>
          <w:tcPr>
            <w:tcW w:w="506" w:type="pct"/>
            <w:tcBorders>
              <w:top w:val="nil"/>
              <w:left w:val="nil"/>
              <w:bottom w:val="single" w:sz="4" w:space="0" w:color="auto"/>
              <w:right w:val="single" w:sz="4" w:space="0" w:color="auto"/>
            </w:tcBorders>
            <w:vAlign w:val="center"/>
            <w:hideMark/>
          </w:tcPr>
          <w:p w14:paraId="0ACCE677" w14:textId="77777777" w:rsidR="001A11CB" w:rsidRPr="007B3BD8" w:rsidRDefault="001A11CB" w:rsidP="00E43DD9">
            <w:pPr>
              <w:pStyle w:val="LZ-4"/>
            </w:pPr>
            <w:r w:rsidRPr="007B3BD8">
              <w:t>汽油</w:t>
            </w:r>
          </w:p>
        </w:tc>
        <w:tc>
          <w:tcPr>
            <w:tcW w:w="573" w:type="pct"/>
            <w:tcBorders>
              <w:top w:val="nil"/>
              <w:left w:val="nil"/>
              <w:bottom w:val="single" w:sz="4" w:space="0" w:color="auto"/>
              <w:right w:val="single" w:sz="4" w:space="0" w:color="auto"/>
            </w:tcBorders>
            <w:vAlign w:val="center"/>
            <w:hideMark/>
          </w:tcPr>
          <w:p w14:paraId="71B22072" w14:textId="77777777" w:rsidR="001A11CB" w:rsidRPr="007B3BD8" w:rsidRDefault="001A11CB" w:rsidP="00E43DD9">
            <w:pPr>
              <w:pStyle w:val="LZ-4"/>
            </w:pPr>
            <w:r w:rsidRPr="007B3BD8">
              <w:t>0.46</w:t>
            </w:r>
          </w:p>
        </w:tc>
        <w:tc>
          <w:tcPr>
            <w:tcW w:w="565" w:type="pct"/>
            <w:tcBorders>
              <w:top w:val="nil"/>
              <w:left w:val="nil"/>
              <w:bottom w:val="single" w:sz="4" w:space="0" w:color="auto"/>
              <w:right w:val="single" w:sz="4" w:space="0" w:color="auto"/>
            </w:tcBorders>
            <w:vAlign w:val="center"/>
            <w:hideMark/>
          </w:tcPr>
          <w:p w14:paraId="59939E9D" w14:textId="77777777" w:rsidR="001A11CB" w:rsidRPr="007B3BD8" w:rsidRDefault="001A11CB" w:rsidP="00E43DD9">
            <w:pPr>
              <w:pStyle w:val="LZ-4"/>
            </w:pPr>
            <w:r w:rsidRPr="007B3BD8">
              <w:t>0.15</w:t>
            </w:r>
          </w:p>
        </w:tc>
        <w:tc>
          <w:tcPr>
            <w:tcW w:w="565" w:type="pct"/>
            <w:tcBorders>
              <w:top w:val="nil"/>
              <w:left w:val="nil"/>
              <w:bottom w:val="single" w:sz="4" w:space="0" w:color="auto"/>
              <w:right w:val="single" w:sz="4" w:space="0" w:color="auto"/>
            </w:tcBorders>
            <w:vAlign w:val="center"/>
            <w:hideMark/>
          </w:tcPr>
          <w:p w14:paraId="0F38C7C7" w14:textId="77777777" w:rsidR="001A11CB" w:rsidRPr="007B3BD8" w:rsidRDefault="001A11CB" w:rsidP="00E43DD9">
            <w:pPr>
              <w:pStyle w:val="LZ-4"/>
            </w:pPr>
            <w:r w:rsidRPr="007B3BD8">
              <w:t>0.06</w:t>
            </w:r>
          </w:p>
        </w:tc>
        <w:tc>
          <w:tcPr>
            <w:tcW w:w="565" w:type="pct"/>
            <w:tcBorders>
              <w:top w:val="nil"/>
              <w:left w:val="nil"/>
              <w:bottom w:val="single" w:sz="4" w:space="0" w:color="auto"/>
              <w:right w:val="single" w:sz="4" w:space="0" w:color="auto"/>
            </w:tcBorders>
            <w:vAlign w:val="center"/>
            <w:hideMark/>
          </w:tcPr>
          <w:p w14:paraId="1054CF80" w14:textId="77777777" w:rsidR="001A11CB" w:rsidRPr="007B3BD8" w:rsidRDefault="001A11CB" w:rsidP="00E43DD9">
            <w:pPr>
              <w:pStyle w:val="LZ-4"/>
            </w:pPr>
            <w:r w:rsidRPr="007B3BD8">
              <w:t>0.04</w:t>
            </w:r>
          </w:p>
        </w:tc>
        <w:tc>
          <w:tcPr>
            <w:tcW w:w="565" w:type="pct"/>
            <w:tcBorders>
              <w:top w:val="nil"/>
              <w:left w:val="nil"/>
              <w:bottom w:val="single" w:sz="4" w:space="0" w:color="auto"/>
              <w:right w:val="single" w:sz="4" w:space="0" w:color="auto"/>
            </w:tcBorders>
            <w:vAlign w:val="center"/>
            <w:hideMark/>
          </w:tcPr>
          <w:p w14:paraId="20A90970" w14:textId="77777777" w:rsidR="001A11CB" w:rsidRPr="007B3BD8" w:rsidRDefault="001A11CB" w:rsidP="00E43DD9">
            <w:pPr>
              <w:pStyle w:val="LZ-4"/>
            </w:pPr>
            <w:r w:rsidRPr="007B3BD8">
              <w:t>0.04</w:t>
            </w:r>
          </w:p>
        </w:tc>
        <w:tc>
          <w:tcPr>
            <w:tcW w:w="561" w:type="pct"/>
            <w:tcBorders>
              <w:top w:val="nil"/>
              <w:left w:val="nil"/>
              <w:bottom w:val="single" w:sz="4" w:space="0" w:color="auto"/>
              <w:right w:val="single" w:sz="4" w:space="0" w:color="auto"/>
            </w:tcBorders>
            <w:vAlign w:val="center"/>
            <w:hideMark/>
          </w:tcPr>
          <w:p w14:paraId="0FDBE069" w14:textId="77777777" w:rsidR="001A11CB" w:rsidRPr="007B3BD8" w:rsidRDefault="001A11CB" w:rsidP="00E43DD9">
            <w:pPr>
              <w:pStyle w:val="LZ-4"/>
            </w:pPr>
            <w:r w:rsidRPr="007B3BD8">
              <w:t>0.03</w:t>
            </w:r>
          </w:p>
        </w:tc>
      </w:tr>
      <w:tr w:rsidR="001A11CB" w:rsidRPr="007B3BD8" w14:paraId="42C74727" w14:textId="77777777" w:rsidTr="001F1DA6">
        <w:trPr>
          <w:trHeight w:val="288"/>
          <w:jc w:val="center"/>
        </w:trPr>
        <w:tc>
          <w:tcPr>
            <w:tcW w:w="420" w:type="pct"/>
            <w:vMerge/>
            <w:tcBorders>
              <w:top w:val="nil"/>
              <w:left w:val="single" w:sz="4" w:space="0" w:color="auto"/>
              <w:bottom w:val="single" w:sz="4" w:space="0" w:color="auto"/>
              <w:right w:val="single" w:sz="4" w:space="0" w:color="auto"/>
            </w:tcBorders>
            <w:vAlign w:val="center"/>
            <w:hideMark/>
          </w:tcPr>
          <w:p w14:paraId="1803B542" w14:textId="77777777" w:rsidR="001A11CB" w:rsidRPr="007B3BD8" w:rsidRDefault="001A11CB" w:rsidP="00E43DD9">
            <w:pPr>
              <w:pStyle w:val="LZ-4"/>
            </w:pPr>
          </w:p>
        </w:tc>
        <w:tc>
          <w:tcPr>
            <w:tcW w:w="680" w:type="pct"/>
            <w:vMerge/>
            <w:tcBorders>
              <w:top w:val="nil"/>
              <w:left w:val="nil"/>
              <w:bottom w:val="single" w:sz="4" w:space="0" w:color="auto"/>
              <w:right w:val="single" w:sz="4" w:space="0" w:color="auto"/>
            </w:tcBorders>
            <w:vAlign w:val="center"/>
            <w:hideMark/>
          </w:tcPr>
          <w:p w14:paraId="614D75F9" w14:textId="77777777" w:rsidR="001A11CB" w:rsidRPr="007B3BD8" w:rsidRDefault="001A11CB" w:rsidP="00E43DD9">
            <w:pPr>
              <w:pStyle w:val="LZ-4"/>
            </w:pPr>
          </w:p>
        </w:tc>
        <w:tc>
          <w:tcPr>
            <w:tcW w:w="506" w:type="pct"/>
            <w:tcBorders>
              <w:top w:val="nil"/>
              <w:left w:val="nil"/>
              <w:bottom w:val="single" w:sz="4" w:space="0" w:color="auto"/>
              <w:right w:val="single" w:sz="4" w:space="0" w:color="auto"/>
            </w:tcBorders>
            <w:vAlign w:val="center"/>
            <w:hideMark/>
          </w:tcPr>
          <w:p w14:paraId="73B3C45B" w14:textId="77777777" w:rsidR="001A11CB" w:rsidRPr="007B3BD8" w:rsidRDefault="001A11CB" w:rsidP="00E43DD9">
            <w:pPr>
              <w:pStyle w:val="LZ-4"/>
            </w:pPr>
            <w:r w:rsidRPr="007B3BD8">
              <w:t>柴油</w:t>
            </w:r>
          </w:p>
        </w:tc>
        <w:tc>
          <w:tcPr>
            <w:tcW w:w="573" w:type="pct"/>
            <w:tcBorders>
              <w:top w:val="nil"/>
              <w:left w:val="nil"/>
              <w:bottom w:val="single" w:sz="4" w:space="0" w:color="auto"/>
              <w:right w:val="single" w:sz="4" w:space="0" w:color="auto"/>
            </w:tcBorders>
            <w:vAlign w:val="center"/>
            <w:hideMark/>
          </w:tcPr>
          <w:p w14:paraId="5280D8FC"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34111430"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0E404AB6"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537ED05A"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430BFB4A" w14:textId="77777777" w:rsidR="001A11CB" w:rsidRPr="007B3BD8" w:rsidRDefault="001A11CB" w:rsidP="00E43DD9">
            <w:pPr>
              <w:pStyle w:val="LZ-4"/>
            </w:pPr>
            <w:r w:rsidRPr="007B3BD8">
              <w:t>0</w:t>
            </w:r>
          </w:p>
        </w:tc>
        <w:tc>
          <w:tcPr>
            <w:tcW w:w="561" w:type="pct"/>
            <w:tcBorders>
              <w:top w:val="nil"/>
              <w:left w:val="nil"/>
              <w:bottom w:val="single" w:sz="4" w:space="0" w:color="auto"/>
              <w:right w:val="single" w:sz="4" w:space="0" w:color="auto"/>
            </w:tcBorders>
            <w:vAlign w:val="center"/>
            <w:hideMark/>
          </w:tcPr>
          <w:p w14:paraId="3DB4239E" w14:textId="77777777" w:rsidR="001A11CB" w:rsidRPr="007B3BD8" w:rsidRDefault="001A11CB" w:rsidP="00E43DD9">
            <w:pPr>
              <w:pStyle w:val="LZ-4"/>
            </w:pPr>
            <w:r w:rsidRPr="007B3BD8">
              <w:t>0</w:t>
            </w:r>
          </w:p>
        </w:tc>
      </w:tr>
      <w:tr w:rsidR="001A11CB" w:rsidRPr="007B3BD8" w14:paraId="31231CEE" w14:textId="77777777" w:rsidTr="001F1DA6">
        <w:trPr>
          <w:trHeight w:val="288"/>
          <w:jc w:val="center"/>
        </w:trPr>
        <w:tc>
          <w:tcPr>
            <w:tcW w:w="420" w:type="pct"/>
            <w:vMerge/>
            <w:tcBorders>
              <w:top w:val="nil"/>
              <w:left w:val="single" w:sz="4" w:space="0" w:color="auto"/>
              <w:bottom w:val="single" w:sz="4" w:space="0" w:color="auto"/>
              <w:right w:val="single" w:sz="4" w:space="0" w:color="auto"/>
            </w:tcBorders>
            <w:vAlign w:val="center"/>
            <w:hideMark/>
          </w:tcPr>
          <w:p w14:paraId="72018C71" w14:textId="77777777" w:rsidR="001A11CB" w:rsidRPr="007B3BD8" w:rsidRDefault="001A11CB" w:rsidP="00E43DD9">
            <w:pPr>
              <w:pStyle w:val="LZ-4"/>
            </w:pPr>
          </w:p>
        </w:tc>
        <w:tc>
          <w:tcPr>
            <w:tcW w:w="680" w:type="pct"/>
            <w:vMerge/>
            <w:tcBorders>
              <w:top w:val="nil"/>
              <w:left w:val="nil"/>
              <w:bottom w:val="single" w:sz="4" w:space="0" w:color="auto"/>
              <w:right w:val="single" w:sz="4" w:space="0" w:color="auto"/>
            </w:tcBorders>
            <w:vAlign w:val="center"/>
            <w:hideMark/>
          </w:tcPr>
          <w:p w14:paraId="4075ACC2" w14:textId="77777777" w:rsidR="001A11CB" w:rsidRPr="007B3BD8" w:rsidRDefault="001A11CB" w:rsidP="00E43DD9">
            <w:pPr>
              <w:pStyle w:val="LZ-4"/>
            </w:pPr>
          </w:p>
        </w:tc>
        <w:tc>
          <w:tcPr>
            <w:tcW w:w="506" w:type="pct"/>
            <w:tcBorders>
              <w:top w:val="nil"/>
              <w:left w:val="nil"/>
              <w:bottom w:val="single" w:sz="4" w:space="0" w:color="auto"/>
              <w:right w:val="single" w:sz="4" w:space="0" w:color="auto"/>
            </w:tcBorders>
            <w:vAlign w:val="center"/>
            <w:hideMark/>
          </w:tcPr>
          <w:p w14:paraId="7D7162EB" w14:textId="77777777" w:rsidR="001A11CB" w:rsidRPr="007B3BD8" w:rsidRDefault="001A11CB" w:rsidP="00E43DD9">
            <w:pPr>
              <w:pStyle w:val="LZ-4"/>
            </w:pPr>
            <w:r w:rsidRPr="007B3BD8">
              <w:t>其他</w:t>
            </w:r>
          </w:p>
        </w:tc>
        <w:tc>
          <w:tcPr>
            <w:tcW w:w="573" w:type="pct"/>
            <w:tcBorders>
              <w:top w:val="nil"/>
              <w:left w:val="nil"/>
              <w:bottom w:val="single" w:sz="4" w:space="0" w:color="auto"/>
              <w:right w:val="single" w:sz="4" w:space="0" w:color="auto"/>
            </w:tcBorders>
            <w:vAlign w:val="center"/>
            <w:hideMark/>
          </w:tcPr>
          <w:p w14:paraId="01ECC66A"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7384797E"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3C35BE54"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74D3681E"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6D4E2B4D" w14:textId="77777777" w:rsidR="001A11CB" w:rsidRPr="007B3BD8" w:rsidRDefault="001A11CB" w:rsidP="00E43DD9">
            <w:pPr>
              <w:pStyle w:val="LZ-4"/>
            </w:pPr>
            <w:r w:rsidRPr="007B3BD8">
              <w:t>0</w:t>
            </w:r>
          </w:p>
        </w:tc>
        <w:tc>
          <w:tcPr>
            <w:tcW w:w="561" w:type="pct"/>
            <w:tcBorders>
              <w:top w:val="nil"/>
              <w:left w:val="nil"/>
              <w:bottom w:val="single" w:sz="4" w:space="0" w:color="auto"/>
              <w:right w:val="single" w:sz="4" w:space="0" w:color="auto"/>
            </w:tcBorders>
            <w:vAlign w:val="center"/>
            <w:hideMark/>
          </w:tcPr>
          <w:p w14:paraId="6AE01218" w14:textId="77777777" w:rsidR="001A11CB" w:rsidRPr="007B3BD8" w:rsidRDefault="001A11CB" w:rsidP="00E43DD9">
            <w:pPr>
              <w:pStyle w:val="LZ-4"/>
            </w:pPr>
            <w:r w:rsidRPr="007B3BD8">
              <w:t>0</w:t>
            </w:r>
          </w:p>
        </w:tc>
      </w:tr>
      <w:tr w:rsidR="001A11CB" w:rsidRPr="007B3BD8" w14:paraId="3222B49F" w14:textId="77777777" w:rsidTr="001F1DA6">
        <w:trPr>
          <w:trHeight w:val="288"/>
          <w:jc w:val="center"/>
        </w:trPr>
        <w:tc>
          <w:tcPr>
            <w:tcW w:w="420" w:type="pct"/>
            <w:vMerge/>
            <w:tcBorders>
              <w:top w:val="nil"/>
              <w:left w:val="single" w:sz="4" w:space="0" w:color="auto"/>
              <w:bottom w:val="single" w:sz="4" w:space="0" w:color="auto"/>
              <w:right w:val="single" w:sz="4" w:space="0" w:color="auto"/>
            </w:tcBorders>
            <w:vAlign w:val="center"/>
            <w:hideMark/>
          </w:tcPr>
          <w:p w14:paraId="2B1993D4" w14:textId="77777777" w:rsidR="001A11CB" w:rsidRPr="007B3BD8" w:rsidRDefault="001A11CB" w:rsidP="00E43DD9">
            <w:pPr>
              <w:pStyle w:val="LZ-4"/>
            </w:pPr>
          </w:p>
        </w:tc>
        <w:tc>
          <w:tcPr>
            <w:tcW w:w="680" w:type="pct"/>
            <w:vMerge w:val="restart"/>
            <w:tcBorders>
              <w:top w:val="nil"/>
              <w:left w:val="nil"/>
              <w:bottom w:val="single" w:sz="4" w:space="0" w:color="auto"/>
              <w:right w:val="single" w:sz="4" w:space="0" w:color="auto"/>
            </w:tcBorders>
            <w:vAlign w:val="center"/>
            <w:hideMark/>
          </w:tcPr>
          <w:p w14:paraId="0F48FCCB" w14:textId="77777777" w:rsidR="001A11CB" w:rsidRPr="007B3BD8" w:rsidRDefault="001A11CB" w:rsidP="00E43DD9">
            <w:pPr>
              <w:pStyle w:val="LZ-4"/>
            </w:pPr>
            <w:r w:rsidRPr="007B3BD8">
              <w:t>大型</w:t>
            </w:r>
          </w:p>
        </w:tc>
        <w:tc>
          <w:tcPr>
            <w:tcW w:w="506" w:type="pct"/>
            <w:tcBorders>
              <w:top w:val="nil"/>
              <w:left w:val="nil"/>
              <w:bottom w:val="single" w:sz="4" w:space="0" w:color="auto"/>
              <w:right w:val="single" w:sz="4" w:space="0" w:color="auto"/>
            </w:tcBorders>
            <w:vAlign w:val="center"/>
            <w:hideMark/>
          </w:tcPr>
          <w:p w14:paraId="7E16A3E0" w14:textId="77777777" w:rsidR="001A11CB" w:rsidRPr="007B3BD8" w:rsidRDefault="001A11CB" w:rsidP="00E43DD9">
            <w:pPr>
              <w:pStyle w:val="LZ-4"/>
            </w:pPr>
            <w:r w:rsidRPr="007B3BD8">
              <w:t>汽油</w:t>
            </w:r>
          </w:p>
        </w:tc>
        <w:tc>
          <w:tcPr>
            <w:tcW w:w="573" w:type="pct"/>
            <w:tcBorders>
              <w:top w:val="nil"/>
              <w:left w:val="nil"/>
              <w:bottom w:val="single" w:sz="4" w:space="0" w:color="auto"/>
              <w:right w:val="single" w:sz="4" w:space="0" w:color="auto"/>
            </w:tcBorders>
            <w:vAlign w:val="center"/>
            <w:hideMark/>
          </w:tcPr>
          <w:p w14:paraId="4599C80E" w14:textId="77777777" w:rsidR="001A11CB" w:rsidRPr="007B3BD8" w:rsidRDefault="001A11CB" w:rsidP="00E43DD9">
            <w:pPr>
              <w:pStyle w:val="LZ-4"/>
            </w:pPr>
            <w:r w:rsidRPr="007B3BD8">
              <w:t>0.43</w:t>
            </w:r>
          </w:p>
        </w:tc>
        <w:tc>
          <w:tcPr>
            <w:tcW w:w="565" w:type="pct"/>
            <w:tcBorders>
              <w:top w:val="nil"/>
              <w:left w:val="nil"/>
              <w:bottom w:val="single" w:sz="4" w:space="0" w:color="auto"/>
              <w:right w:val="single" w:sz="4" w:space="0" w:color="auto"/>
            </w:tcBorders>
            <w:vAlign w:val="center"/>
            <w:hideMark/>
          </w:tcPr>
          <w:p w14:paraId="379C8858" w14:textId="77777777" w:rsidR="001A11CB" w:rsidRPr="007B3BD8" w:rsidRDefault="001A11CB" w:rsidP="00E43DD9">
            <w:pPr>
              <w:pStyle w:val="LZ-4"/>
            </w:pPr>
            <w:r w:rsidRPr="007B3BD8">
              <w:t>0.14</w:t>
            </w:r>
          </w:p>
        </w:tc>
        <w:tc>
          <w:tcPr>
            <w:tcW w:w="565" w:type="pct"/>
            <w:tcBorders>
              <w:top w:val="nil"/>
              <w:left w:val="nil"/>
              <w:bottom w:val="single" w:sz="4" w:space="0" w:color="auto"/>
              <w:right w:val="single" w:sz="4" w:space="0" w:color="auto"/>
            </w:tcBorders>
            <w:vAlign w:val="center"/>
            <w:hideMark/>
          </w:tcPr>
          <w:p w14:paraId="0B2767D9" w14:textId="77777777" w:rsidR="001A11CB" w:rsidRPr="007B3BD8" w:rsidRDefault="001A11CB" w:rsidP="00E43DD9">
            <w:pPr>
              <w:pStyle w:val="LZ-4"/>
            </w:pPr>
            <w:r w:rsidRPr="007B3BD8">
              <w:t>0.05</w:t>
            </w:r>
          </w:p>
        </w:tc>
        <w:tc>
          <w:tcPr>
            <w:tcW w:w="565" w:type="pct"/>
            <w:tcBorders>
              <w:top w:val="nil"/>
              <w:left w:val="nil"/>
              <w:bottom w:val="single" w:sz="4" w:space="0" w:color="auto"/>
              <w:right w:val="single" w:sz="4" w:space="0" w:color="auto"/>
            </w:tcBorders>
            <w:vAlign w:val="center"/>
            <w:hideMark/>
          </w:tcPr>
          <w:p w14:paraId="01C79513" w14:textId="77777777" w:rsidR="001A11CB" w:rsidRPr="007B3BD8" w:rsidRDefault="001A11CB" w:rsidP="00E43DD9">
            <w:pPr>
              <w:pStyle w:val="LZ-4"/>
            </w:pPr>
            <w:r w:rsidRPr="007B3BD8">
              <w:t>0.04</w:t>
            </w:r>
          </w:p>
        </w:tc>
        <w:tc>
          <w:tcPr>
            <w:tcW w:w="565" w:type="pct"/>
            <w:tcBorders>
              <w:top w:val="nil"/>
              <w:left w:val="nil"/>
              <w:bottom w:val="single" w:sz="4" w:space="0" w:color="auto"/>
              <w:right w:val="single" w:sz="4" w:space="0" w:color="auto"/>
            </w:tcBorders>
            <w:vAlign w:val="center"/>
            <w:hideMark/>
          </w:tcPr>
          <w:p w14:paraId="60AEB7F1" w14:textId="77777777" w:rsidR="001A11CB" w:rsidRPr="007B3BD8" w:rsidRDefault="001A11CB" w:rsidP="00E43DD9">
            <w:pPr>
              <w:pStyle w:val="LZ-4"/>
            </w:pPr>
            <w:r w:rsidRPr="007B3BD8">
              <w:t>0.04</w:t>
            </w:r>
          </w:p>
        </w:tc>
        <w:tc>
          <w:tcPr>
            <w:tcW w:w="561" w:type="pct"/>
            <w:tcBorders>
              <w:top w:val="nil"/>
              <w:left w:val="nil"/>
              <w:bottom w:val="single" w:sz="4" w:space="0" w:color="auto"/>
              <w:right w:val="single" w:sz="4" w:space="0" w:color="auto"/>
            </w:tcBorders>
            <w:vAlign w:val="center"/>
            <w:hideMark/>
          </w:tcPr>
          <w:p w14:paraId="29D381AE" w14:textId="77777777" w:rsidR="001A11CB" w:rsidRPr="007B3BD8" w:rsidRDefault="001A11CB" w:rsidP="00E43DD9">
            <w:pPr>
              <w:pStyle w:val="LZ-4"/>
            </w:pPr>
            <w:r w:rsidRPr="007B3BD8">
              <w:t>0.02</w:t>
            </w:r>
          </w:p>
        </w:tc>
      </w:tr>
      <w:tr w:rsidR="001A11CB" w:rsidRPr="007B3BD8" w14:paraId="045A4096" w14:textId="77777777" w:rsidTr="001F1DA6">
        <w:trPr>
          <w:trHeight w:val="288"/>
          <w:jc w:val="center"/>
        </w:trPr>
        <w:tc>
          <w:tcPr>
            <w:tcW w:w="420" w:type="pct"/>
            <w:vMerge/>
            <w:tcBorders>
              <w:top w:val="nil"/>
              <w:left w:val="single" w:sz="4" w:space="0" w:color="auto"/>
              <w:bottom w:val="single" w:sz="4" w:space="0" w:color="auto"/>
              <w:right w:val="single" w:sz="4" w:space="0" w:color="auto"/>
            </w:tcBorders>
            <w:vAlign w:val="center"/>
            <w:hideMark/>
          </w:tcPr>
          <w:p w14:paraId="78780B61" w14:textId="77777777" w:rsidR="001A11CB" w:rsidRPr="007B3BD8" w:rsidRDefault="001A11CB" w:rsidP="00E43DD9">
            <w:pPr>
              <w:pStyle w:val="LZ-4"/>
            </w:pPr>
          </w:p>
        </w:tc>
        <w:tc>
          <w:tcPr>
            <w:tcW w:w="680" w:type="pct"/>
            <w:vMerge/>
            <w:tcBorders>
              <w:top w:val="nil"/>
              <w:left w:val="nil"/>
              <w:bottom w:val="single" w:sz="4" w:space="0" w:color="auto"/>
              <w:right w:val="single" w:sz="4" w:space="0" w:color="auto"/>
            </w:tcBorders>
            <w:vAlign w:val="center"/>
            <w:hideMark/>
          </w:tcPr>
          <w:p w14:paraId="30597D5A" w14:textId="77777777" w:rsidR="001A11CB" w:rsidRPr="007B3BD8" w:rsidRDefault="001A11CB" w:rsidP="00E43DD9">
            <w:pPr>
              <w:pStyle w:val="LZ-4"/>
            </w:pPr>
          </w:p>
        </w:tc>
        <w:tc>
          <w:tcPr>
            <w:tcW w:w="506" w:type="pct"/>
            <w:tcBorders>
              <w:top w:val="nil"/>
              <w:left w:val="nil"/>
              <w:bottom w:val="single" w:sz="4" w:space="0" w:color="auto"/>
              <w:right w:val="single" w:sz="4" w:space="0" w:color="auto"/>
            </w:tcBorders>
            <w:vAlign w:val="center"/>
            <w:hideMark/>
          </w:tcPr>
          <w:p w14:paraId="742ABBEF" w14:textId="77777777" w:rsidR="001A11CB" w:rsidRPr="007B3BD8" w:rsidRDefault="001A11CB" w:rsidP="00E43DD9">
            <w:pPr>
              <w:pStyle w:val="LZ-4"/>
            </w:pPr>
            <w:r w:rsidRPr="007B3BD8">
              <w:t>柴油</w:t>
            </w:r>
          </w:p>
        </w:tc>
        <w:tc>
          <w:tcPr>
            <w:tcW w:w="573" w:type="pct"/>
            <w:tcBorders>
              <w:top w:val="nil"/>
              <w:left w:val="nil"/>
              <w:bottom w:val="single" w:sz="4" w:space="0" w:color="auto"/>
              <w:right w:val="single" w:sz="4" w:space="0" w:color="auto"/>
            </w:tcBorders>
            <w:vAlign w:val="center"/>
            <w:hideMark/>
          </w:tcPr>
          <w:p w14:paraId="2678C2A7"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01D039D8"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2C47B749"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564F3E9E"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39220EBD" w14:textId="77777777" w:rsidR="001A11CB" w:rsidRPr="007B3BD8" w:rsidRDefault="001A11CB" w:rsidP="00E43DD9">
            <w:pPr>
              <w:pStyle w:val="LZ-4"/>
            </w:pPr>
            <w:r w:rsidRPr="007B3BD8">
              <w:t>0</w:t>
            </w:r>
          </w:p>
        </w:tc>
        <w:tc>
          <w:tcPr>
            <w:tcW w:w="561" w:type="pct"/>
            <w:tcBorders>
              <w:top w:val="nil"/>
              <w:left w:val="nil"/>
              <w:bottom w:val="single" w:sz="4" w:space="0" w:color="auto"/>
              <w:right w:val="single" w:sz="4" w:space="0" w:color="auto"/>
            </w:tcBorders>
            <w:vAlign w:val="center"/>
            <w:hideMark/>
          </w:tcPr>
          <w:p w14:paraId="6A9C2C3E" w14:textId="77777777" w:rsidR="001A11CB" w:rsidRPr="007B3BD8" w:rsidRDefault="001A11CB" w:rsidP="00E43DD9">
            <w:pPr>
              <w:pStyle w:val="LZ-4"/>
            </w:pPr>
            <w:r w:rsidRPr="007B3BD8">
              <w:t>0</w:t>
            </w:r>
          </w:p>
        </w:tc>
      </w:tr>
      <w:tr w:rsidR="001A11CB" w:rsidRPr="007B3BD8" w14:paraId="32F3D8EF" w14:textId="77777777" w:rsidTr="001F1DA6">
        <w:trPr>
          <w:trHeight w:val="288"/>
          <w:jc w:val="center"/>
        </w:trPr>
        <w:tc>
          <w:tcPr>
            <w:tcW w:w="420" w:type="pct"/>
            <w:vMerge/>
            <w:tcBorders>
              <w:top w:val="nil"/>
              <w:left w:val="single" w:sz="4" w:space="0" w:color="auto"/>
              <w:bottom w:val="single" w:sz="4" w:space="0" w:color="auto"/>
              <w:right w:val="single" w:sz="4" w:space="0" w:color="auto"/>
            </w:tcBorders>
            <w:vAlign w:val="center"/>
            <w:hideMark/>
          </w:tcPr>
          <w:p w14:paraId="156C69DA" w14:textId="77777777" w:rsidR="001A11CB" w:rsidRPr="007B3BD8" w:rsidRDefault="001A11CB" w:rsidP="00E43DD9">
            <w:pPr>
              <w:pStyle w:val="LZ-4"/>
            </w:pPr>
          </w:p>
        </w:tc>
        <w:tc>
          <w:tcPr>
            <w:tcW w:w="680" w:type="pct"/>
            <w:vMerge/>
            <w:tcBorders>
              <w:top w:val="nil"/>
              <w:left w:val="nil"/>
              <w:bottom w:val="single" w:sz="4" w:space="0" w:color="auto"/>
              <w:right w:val="single" w:sz="4" w:space="0" w:color="auto"/>
            </w:tcBorders>
            <w:vAlign w:val="center"/>
            <w:hideMark/>
          </w:tcPr>
          <w:p w14:paraId="7B257BE0" w14:textId="77777777" w:rsidR="001A11CB" w:rsidRPr="007B3BD8" w:rsidRDefault="001A11CB" w:rsidP="00E43DD9">
            <w:pPr>
              <w:pStyle w:val="LZ-4"/>
            </w:pPr>
          </w:p>
        </w:tc>
        <w:tc>
          <w:tcPr>
            <w:tcW w:w="506" w:type="pct"/>
            <w:tcBorders>
              <w:top w:val="nil"/>
              <w:left w:val="nil"/>
              <w:bottom w:val="single" w:sz="4" w:space="0" w:color="auto"/>
              <w:right w:val="single" w:sz="4" w:space="0" w:color="auto"/>
            </w:tcBorders>
            <w:vAlign w:val="center"/>
            <w:hideMark/>
          </w:tcPr>
          <w:p w14:paraId="680E3C9B" w14:textId="77777777" w:rsidR="001A11CB" w:rsidRPr="007B3BD8" w:rsidRDefault="001A11CB" w:rsidP="00E43DD9">
            <w:pPr>
              <w:pStyle w:val="LZ-4"/>
            </w:pPr>
            <w:r w:rsidRPr="007B3BD8">
              <w:t>其他</w:t>
            </w:r>
          </w:p>
        </w:tc>
        <w:tc>
          <w:tcPr>
            <w:tcW w:w="573" w:type="pct"/>
            <w:tcBorders>
              <w:top w:val="nil"/>
              <w:left w:val="nil"/>
              <w:bottom w:val="single" w:sz="4" w:space="0" w:color="auto"/>
              <w:right w:val="single" w:sz="4" w:space="0" w:color="auto"/>
            </w:tcBorders>
            <w:vAlign w:val="center"/>
            <w:hideMark/>
          </w:tcPr>
          <w:p w14:paraId="0537E672"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4C90589D"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58A45786"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33BE9D60"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32A842B8" w14:textId="77777777" w:rsidR="001A11CB" w:rsidRPr="007B3BD8" w:rsidRDefault="001A11CB" w:rsidP="00E43DD9">
            <w:pPr>
              <w:pStyle w:val="LZ-4"/>
            </w:pPr>
            <w:r w:rsidRPr="007B3BD8">
              <w:t>0</w:t>
            </w:r>
          </w:p>
        </w:tc>
        <w:tc>
          <w:tcPr>
            <w:tcW w:w="561" w:type="pct"/>
            <w:tcBorders>
              <w:top w:val="nil"/>
              <w:left w:val="nil"/>
              <w:bottom w:val="single" w:sz="4" w:space="0" w:color="auto"/>
              <w:right w:val="single" w:sz="4" w:space="0" w:color="auto"/>
            </w:tcBorders>
            <w:vAlign w:val="center"/>
            <w:hideMark/>
          </w:tcPr>
          <w:p w14:paraId="7C145452" w14:textId="77777777" w:rsidR="001A11CB" w:rsidRPr="007B3BD8" w:rsidRDefault="001A11CB" w:rsidP="00E43DD9">
            <w:pPr>
              <w:pStyle w:val="LZ-4"/>
            </w:pPr>
            <w:r w:rsidRPr="007B3BD8">
              <w:t>0</w:t>
            </w:r>
          </w:p>
        </w:tc>
      </w:tr>
      <w:tr w:rsidR="001A11CB" w:rsidRPr="007B3BD8" w14:paraId="0F1F7164" w14:textId="77777777" w:rsidTr="001F1DA6">
        <w:trPr>
          <w:trHeight w:val="288"/>
          <w:jc w:val="center"/>
        </w:trPr>
        <w:tc>
          <w:tcPr>
            <w:tcW w:w="420" w:type="pct"/>
            <w:vMerge/>
            <w:tcBorders>
              <w:top w:val="nil"/>
              <w:left w:val="single" w:sz="4" w:space="0" w:color="auto"/>
              <w:bottom w:val="single" w:sz="4" w:space="0" w:color="auto"/>
              <w:right w:val="single" w:sz="4" w:space="0" w:color="auto"/>
            </w:tcBorders>
            <w:vAlign w:val="center"/>
            <w:hideMark/>
          </w:tcPr>
          <w:p w14:paraId="4FD60823" w14:textId="77777777" w:rsidR="001A11CB" w:rsidRPr="007B3BD8" w:rsidRDefault="001A11CB" w:rsidP="00E43DD9">
            <w:pPr>
              <w:pStyle w:val="LZ-4"/>
            </w:pPr>
          </w:p>
        </w:tc>
        <w:tc>
          <w:tcPr>
            <w:tcW w:w="680" w:type="pct"/>
            <w:vMerge w:val="restart"/>
            <w:tcBorders>
              <w:top w:val="nil"/>
              <w:left w:val="nil"/>
              <w:bottom w:val="single" w:sz="4" w:space="0" w:color="auto"/>
              <w:right w:val="single" w:sz="4" w:space="0" w:color="auto"/>
            </w:tcBorders>
            <w:vAlign w:val="center"/>
            <w:hideMark/>
          </w:tcPr>
          <w:p w14:paraId="61031336" w14:textId="77777777" w:rsidR="001A11CB" w:rsidRPr="007B3BD8" w:rsidRDefault="001A11CB" w:rsidP="00E43DD9">
            <w:pPr>
              <w:pStyle w:val="LZ-4"/>
            </w:pPr>
            <w:r w:rsidRPr="007B3BD8">
              <w:t>公交车</w:t>
            </w:r>
          </w:p>
        </w:tc>
        <w:tc>
          <w:tcPr>
            <w:tcW w:w="506" w:type="pct"/>
            <w:tcBorders>
              <w:top w:val="nil"/>
              <w:left w:val="nil"/>
              <w:bottom w:val="single" w:sz="4" w:space="0" w:color="auto"/>
              <w:right w:val="single" w:sz="4" w:space="0" w:color="auto"/>
            </w:tcBorders>
            <w:vAlign w:val="center"/>
            <w:hideMark/>
          </w:tcPr>
          <w:p w14:paraId="4E04D90E" w14:textId="77777777" w:rsidR="001A11CB" w:rsidRPr="007B3BD8" w:rsidRDefault="001A11CB" w:rsidP="00E43DD9">
            <w:pPr>
              <w:pStyle w:val="LZ-4"/>
            </w:pPr>
            <w:r w:rsidRPr="007B3BD8">
              <w:t>汽油</w:t>
            </w:r>
          </w:p>
        </w:tc>
        <w:tc>
          <w:tcPr>
            <w:tcW w:w="573" w:type="pct"/>
            <w:tcBorders>
              <w:top w:val="nil"/>
              <w:left w:val="nil"/>
              <w:bottom w:val="single" w:sz="4" w:space="0" w:color="auto"/>
              <w:right w:val="single" w:sz="4" w:space="0" w:color="auto"/>
            </w:tcBorders>
            <w:vAlign w:val="center"/>
            <w:hideMark/>
          </w:tcPr>
          <w:p w14:paraId="2B07D125" w14:textId="77777777" w:rsidR="001A11CB" w:rsidRPr="007B3BD8" w:rsidRDefault="001A11CB" w:rsidP="00E43DD9">
            <w:pPr>
              <w:pStyle w:val="LZ-4"/>
            </w:pPr>
            <w:r w:rsidRPr="007B3BD8">
              <w:t>0.43</w:t>
            </w:r>
          </w:p>
        </w:tc>
        <w:tc>
          <w:tcPr>
            <w:tcW w:w="565" w:type="pct"/>
            <w:tcBorders>
              <w:top w:val="nil"/>
              <w:left w:val="nil"/>
              <w:bottom w:val="single" w:sz="4" w:space="0" w:color="auto"/>
              <w:right w:val="single" w:sz="4" w:space="0" w:color="auto"/>
            </w:tcBorders>
            <w:vAlign w:val="center"/>
            <w:hideMark/>
          </w:tcPr>
          <w:p w14:paraId="65EF30DC" w14:textId="77777777" w:rsidR="001A11CB" w:rsidRPr="007B3BD8" w:rsidRDefault="001A11CB" w:rsidP="00E43DD9">
            <w:pPr>
              <w:pStyle w:val="LZ-4"/>
            </w:pPr>
            <w:r w:rsidRPr="007B3BD8">
              <w:t>0.14</w:t>
            </w:r>
          </w:p>
        </w:tc>
        <w:tc>
          <w:tcPr>
            <w:tcW w:w="565" w:type="pct"/>
            <w:tcBorders>
              <w:top w:val="nil"/>
              <w:left w:val="nil"/>
              <w:bottom w:val="single" w:sz="4" w:space="0" w:color="auto"/>
              <w:right w:val="single" w:sz="4" w:space="0" w:color="auto"/>
            </w:tcBorders>
            <w:vAlign w:val="center"/>
            <w:hideMark/>
          </w:tcPr>
          <w:p w14:paraId="24325F82" w14:textId="77777777" w:rsidR="001A11CB" w:rsidRPr="007B3BD8" w:rsidRDefault="001A11CB" w:rsidP="00E43DD9">
            <w:pPr>
              <w:pStyle w:val="LZ-4"/>
            </w:pPr>
            <w:r w:rsidRPr="007B3BD8">
              <w:t>0.05</w:t>
            </w:r>
          </w:p>
        </w:tc>
        <w:tc>
          <w:tcPr>
            <w:tcW w:w="565" w:type="pct"/>
            <w:tcBorders>
              <w:top w:val="nil"/>
              <w:left w:val="nil"/>
              <w:bottom w:val="single" w:sz="4" w:space="0" w:color="auto"/>
              <w:right w:val="single" w:sz="4" w:space="0" w:color="auto"/>
            </w:tcBorders>
            <w:vAlign w:val="center"/>
            <w:hideMark/>
          </w:tcPr>
          <w:p w14:paraId="3B86D42B" w14:textId="77777777" w:rsidR="001A11CB" w:rsidRPr="007B3BD8" w:rsidRDefault="001A11CB" w:rsidP="00E43DD9">
            <w:pPr>
              <w:pStyle w:val="LZ-4"/>
            </w:pPr>
            <w:r w:rsidRPr="007B3BD8">
              <w:t>0.04</w:t>
            </w:r>
          </w:p>
        </w:tc>
        <w:tc>
          <w:tcPr>
            <w:tcW w:w="565" w:type="pct"/>
            <w:tcBorders>
              <w:top w:val="nil"/>
              <w:left w:val="nil"/>
              <w:bottom w:val="single" w:sz="4" w:space="0" w:color="auto"/>
              <w:right w:val="single" w:sz="4" w:space="0" w:color="auto"/>
            </w:tcBorders>
            <w:vAlign w:val="center"/>
            <w:hideMark/>
          </w:tcPr>
          <w:p w14:paraId="3E865C93" w14:textId="77777777" w:rsidR="001A11CB" w:rsidRPr="007B3BD8" w:rsidRDefault="001A11CB" w:rsidP="00E43DD9">
            <w:pPr>
              <w:pStyle w:val="LZ-4"/>
            </w:pPr>
            <w:r w:rsidRPr="007B3BD8">
              <w:t>0.04</w:t>
            </w:r>
          </w:p>
        </w:tc>
        <w:tc>
          <w:tcPr>
            <w:tcW w:w="561" w:type="pct"/>
            <w:tcBorders>
              <w:top w:val="nil"/>
              <w:left w:val="nil"/>
              <w:bottom w:val="single" w:sz="4" w:space="0" w:color="auto"/>
              <w:right w:val="single" w:sz="4" w:space="0" w:color="auto"/>
            </w:tcBorders>
            <w:vAlign w:val="center"/>
            <w:hideMark/>
          </w:tcPr>
          <w:p w14:paraId="439A3CE8" w14:textId="77777777" w:rsidR="001A11CB" w:rsidRPr="007B3BD8" w:rsidRDefault="001A11CB" w:rsidP="00E43DD9">
            <w:pPr>
              <w:pStyle w:val="LZ-4"/>
            </w:pPr>
            <w:r w:rsidRPr="007B3BD8">
              <w:t>0.02</w:t>
            </w:r>
          </w:p>
        </w:tc>
      </w:tr>
      <w:tr w:rsidR="001A11CB" w:rsidRPr="007B3BD8" w14:paraId="6332B84D" w14:textId="77777777" w:rsidTr="001F1DA6">
        <w:trPr>
          <w:trHeight w:val="288"/>
          <w:jc w:val="center"/>
        </w:trPr>
        <w:tc>
          <w:tcPr>
            <w:tcW w:w="420" w:type="pct"/>
            <w:vMerge/>
            <w:tcBorders>
              <w:top w:val="nil"/>
              <w:left w:val="single" w:sz="4" w:space="0" w:color="auto"/>
              <w:bottom w:val="single" w:sz="4" w:space="0" w:color="auto"/>
              <w:right w:val="single" w:sz="4" w:space="0" w:color="auto"/>
            </w:tcBorders>
            <w:vAlign w:val="center"/>
            <w:hideMark/>
          </w:tcPr>
          <w:p w14:paraId="444DCC64" w14:textId="77777777" w:rsidR="001A11CB" w:rsidRPr="007B3BD8" w:rsidRDefault="001A11CB" w:rsidP="00E43DD9">
            <w:pPr>
              <w:pStyle w:val="LZ-4"/>
            </w:pPr>
          </w:p>
        </w:tc>
        <w:tc>
          <w:tcPr>
            <w:tcW w:w="680" w:type="pct"/>
            <w:vMerge/>
            <w:tcBorders>
              <w:top w:val="nil"/>
              <w:left w:val="nil"/>
              <w:bottom w:val="single" w:sz="4" w:space="0" w:color="auto"/>
              <w:right w:val="single" w:sz="4" w:space="0" w:color="auto"/>
            </w:tcBorders>
            <w:vAlign w:val="center"/>
            <w:hideMark/>
          </w:tcPr>
          <w:p w14:paraId="77A6E19B" w14:textId="77777777" w:rsidR="001A11CB" w:rsidRPr="007B3BD8" w:rsidRDefault="001A11CB" w:rsidP="00E43DD9">
            <w:pPr>
              <w:pStyle w:val="LZ-4"/>
            </w:pPr>
          </w:p>
        </w:tc>
        <w:tc>
          <w:tcPr>
            <w:tcW w:w="506" w:type="pct"/>
            <w:tcBorders>
              <w:top w:val="nil"/>
              <w:left w:val="nil"/>
              <w:bottom w:val="single" w:sz="4" w:space="0" w:color="auto"/>
              <w:right w:val="single" w:sz="4" w:space="0" w:color="auto"/>
            </w:tcBorders>
            <w:vAlign w:val="center"/>
            <w:hideMark/>
          </w:tcPr>
          <w:p w14:paraId="5829E9DF" w14:textId="77777777" w:rsidR="001A11CB" w:rsidRPr="007B3BD8" w:rsidRDefault="001A11CB" w:rsidP="00E43DD9">
            <w:pPr>
              <w:pStyle w:val="LZ-4"/>
            </w:pPr>
            <w:r w:rsidRPr="007B3BD8">
              <w:t>柴油</w:t>
            </w:r>
          </w:p>
        </w:tc>
        <w:tc>
          <w:tcPr>
            <w:tcW w:w="573" w:type="pct"/>
            <w:tcBorders>
              <w:top w:val="nil"/>
              <w:left w:val="nil"/>
              <w:bottom w:val="single" w:sz="4" w:space="0" w:color="auto"/>
              <w:right w:val="single" w:sz="4" w:space="0" w:color="auto"/>
            </w:tcBorders>
            <w:vAlign w:val="center"/>
            <w:hideMark/>
          </w:tcPr>
          <w:p w14:paraId="5AFE05DF"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5E34317F"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135BCE26"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440048B1"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59F193AD" w14:textId="77777777" w:rsidR="001A11CB" w:rsidRPr="007B3BD8" w:rsidRDefault="001A11CB" w:rsidP="00E43DD9">
            <w:pPr>
              <w:pStyle w:val="LZ-4"/>
            </w:pPr>
            <w:r w:rsidRPr="007B3BD8">
              <w:t>0</w:t>
            </w:r>
          </w:p>
        </w:tc>
        <w:tc>
          <w:tcPr>
            <w:tcW w:w="561" w:type="pct"/>
            <w:tcBorders>
              <w:top w:val="nil"/>
              <w:left w:val="nil"/>
              <w:bottom w:val="single" w:sz="4" w:space="0" w:color="auto"/>
              <w:right w:val="single" w:sz="4" w:space="0" w:color="auto"/>
            </w:tcBorders>
            <w:vAlign w:val="center"/>
            <w:hideMark/>
          </w:tcPr>
          <w:p w14:paraId="23BB4AD6" w14:textId="77777777" w:rsidR="001A11CB" w:rsidRPr="007B3BD8" w:rsidRDefault="001A11CB" w:rsidP="00E43DD9">
            <w:pPr>
              <w:pStyle w:val="LZ-4"/>
            </w:pPr>
            <w:r w:rsidRPr="007B3BD8">
              <w:t>0</w:t>
            </w:r>
          </w:p>
        </w:tc>
      </w:tr>
      <w:tr w:rsidR="001A11CB" w:rsidRPr="007B3BD8" w14:paraId="5C1F4E34" w14:textId="77777777" w:rsidTr="001F1DA6">
        <w:trPr>
          <w:trHeight w:val="288"/>
          <w:jc w:val="center"/>
        </w:trPr>
        <w:tc>
          <w:tcPr>
            <w:tcW w:w="420" w:type="pct"/>
            <w:vMerge/>
            <w:tcBorders>
              <w:top w:val="nil"/>
              <w:left w:val="single" w:sz="4" w:space="0" w:color="auto"/>
              <w:bottom w:val="single" w:sz="4" w:space="0" w:color="auto"/>
              <w:right w:val="single" w:sz="4" w:space="0" w:color="auto"/>
            </w:tcBorders>
            <w:vAlign w:val="center"/>
            <w:hideMark/>
          </w:tcPr>
          <w:p w14:paraId="2BD54388" w14:textId="77777777" w:rsidR="001A11CB" w:rsidRPr="007B3BD8" w:rsidRDefault="001A11CB" w:rsidP="00E43DD9">
            <w:pPr>
              <w:pStyle w:val="LZ-4"/>
            </w:pPr>
          </w:p>
        </w:tc>
        <w:tc>
          <w:tcPr>
            <w:tcW w:w="680" w:type="pct"/>
            <w:vMerge/>
            <w:tcBorders>
              <w:top w:val="nil"/>
              <w:left w:val="nil"/>
              <w:bottom w:val="single" w:sz="4" w:space="0" w:color="auto"/>
              <w:right w:val="single" w:sz="4" w:space="0" w:color="auto"/>
            </w:tcBorders>
            <w:vAlign w:val="center"/>
            <w:hideMark/>
          </w:tcPr>
          <w:p w14:paraId="2F8C7EEA" w14:textId="77777777" w:rsidR="001A11CB" w:rsidRPr="007B3BD8" w:rsidRDefault="001A11CB" w:rsidP="00E43DD9">
            <w:pPr>
              <w:pStyle w:val="LZ-4"/>
            </w:pPr>
          </w:p>
        </w:tc>
        <w:tc>
          <w:tcPr>
            <w:tcW w:w="506" w:type="pct"/>
            <w:tcBorders>
              <w:top w:val="nil"/>
              <w:left w:val="nil"/>
              <w:bottom w:val="single" w:sz="4" w:space="0" w:color="auto"/>
              <w:right w:val="single" w:sz="4" w:space="0" w:color="auto"/>
            </w:tcBorders>
            <w:vAlign w:val="center"/>
            <w:hideMark/>
          </w:tcPr>
          <w:p w14:paraId="3BEDADED" w14:textId="77777777" w:rsidR="001A11CB" w:rsidRPr="007B3BD8" w:rsidRDefault="001A11CB" w:rsidP="00E43DD9">
            <w:pPr>
              <w:pStyle w:val="LZ-4"/>
            </w:pPr>
            <w:r w:rsidRPr="007B3BD8">
              <w:t>其他</w:t>
            </w:r>
          </w:p>
        </w:tc>
        <w:tc>
          <w:tcPr>
            <w:tcW w:w="573" w:type="pct"/>
            <w:tcBorders>
              <w:top w:val="nil"/>
              <w:left w:val="nil"/>
              <w:bottom w:val="single" w:sz="4" w:space="0" w:color="auto"/>
              <w:right w:val="single" w:sz="4" w:space="0" w:color="auto"/>
            </w:tcBorders>
            <w:vAlign w:val="center"/>
            <w:hideMark/>
          </w:tcPr>
          <w:p w14:paraId="28362B8D"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41317A84"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2235FFEF"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0CA82F78"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2B31D88D" w14:textId="77777777" w:rsidR="001A11CB" w:rsidRPr="007B3BD8" w:rsidRDefault="001A11CB" w:rsidP="00E43DD9">
            <w:pPr>
              <w:pStyle w:val="LZ-4"/>
            </w:pPr>
            <w:r w:rsidRPr="007B3BD8">
              <w:t>0</w:t>
            </w:r>
          </w:p>
        </w:tc>
        <w:tc>
          <w:tcPr>
            <w:tcW w:w="561" w:type="pct"/>
            <w:tcBorders>
              <w:top w:val="nil"/>
              <w:left w:val="nil"/>
              <w:bottom w:val="single" w:sz="4" w:space="0" w:color="auto"/>
              <w:right w:val="single" w:sz="4" w:space="0" w:color="auto"/>
            </w:tcBorders>
            <w:vAlign w:val="center"/>
            <w:hideMark/>
          </w:tcPr>
          <w:p w14:paraId="324D576A" w14:textId="77777777" w:rsidR="001A11CB" w:rsidRPr="007B3BD8" w:rsidRDefault="001A11CB" w:rsidP="00E43DD9">
            <w:pPr>
              <w:pStyle w:val="LZ-4"/>
            </w:pPr>
            <w:r w:rsidRPr="007B3BD8">
              <w:t>0</w:t>
            </w:r>
          </w:p>
        </w:tc>
      </w:tr>
      <w:tr w:rsidR="001A11CB" w:rsidRPr="007B3BD8" w14:paraId="32C72E98" w14:textId="77777777" w:rsidTr="001F1DA6">
        <w:trPr>
          <w:trHeight w:val="288"/>
          <w:jc w:val="center"/>
        </w:trPr>
        <w:tc>
          <w:tcPr>
            <w:tcW w:w="420" w:type="pct"/>
            <w:vMerge w:val="restart"/>
            <w:tcBorders>
              <w:top w:val="nil"/>
              <w:left w:val="single" w:sz="4" w:space="0" w:color="auto"/>
              <w:bottom w:val="single" w:sz="4" w:space="0" w:color="auto"/>
              <w:right w:val="single" w:sz="4" w:space="0" w:color="auto"/>
            </w:tcBorders>
            <w:vAlign w:val="center"/>
            <w:hideMark/>
          </w:tcPr>
          <w:p w14:paraId="380812C8" w14:textId="77777777" w:rsidR="001A11CB" w:rsidRPr="007B3BD8" w:rsidRDefault="001A11CB" w:rsidP="00E43DD9">
            <w:pPr>
              <w:pStyle w:val="LZ-4"/>
            </w:pPr>
            <w:r w:rsidRPr="007B3BD8">
              <w:t>载货汽车</w:t>
            </w:r>
          </w:p>
        </w:tc>
        <w:tc>
          <w:tcPr>
            <w:tcW w:w="680" w:type="pct"/>
            <w:vMerge w:val="restart"/>
            <w:tcBorders>
              <w:top w:val="nil"/>
              <w:left w:val="nil"/>
              <w:bottom w:val="single" w:sz="4" w:space="0" w:color="auto"/>
              <w:right w:val="single" w:sz="4" w:space="0" w:color="auto"/>
            </w:tcBorders>
            <w:vAlign w:val="center"/>
            <w:hideMark/>
          </w:tcPr>
          <w:p w14:paraId="28C56018" w14:textId="77777777" w:rsidR="001A11CB" w:rsidRPr="007B3BD8" w:rsidRDefault="001A11CB" w:rsidP="00E43DD9">
            <w:pPr>
              <w:pStyle w:val="LZ-4"/>
            </w:pPr>
            <w:r w:rsidRPr="007B3BD8">
              <w:t>微型</w:t>
            </w:r>
          </w:p>
        </w:tc>
        <w:tc>
          <w:tcPr>
            <w:tcW w:w="506" w:type="pct"/>
            <w:tcBorders>
              <w:top w:val="nil"/>
              <w:left w:val="nil"/>
              <w:bottom w:val="single" w:sz="4" w:space="0" w:color="auto"/>
              <w:right w:val="single" w:sz="4" w:space="0" w:color="auto"/>
            </w:tcBorders>
            <w:vAlign w:val="center"/>
            <w:hideMark/>
          </w:tcPr>
          <w:p w14:paraId="37043F9A" w14:textId="77777777" w:rsidR="001A11CB" w:rsidRPr="007B3BD8" w:rsidRDefault="001A11CB" w:rsidP="00E43DD9">
            <w:pPr>
              <w:pStyle w:val="LZ-4"/>
            </w:pPr>
            <w:r w:rsidRPr="007B3BD8">
              <w:t>汽油</w:t>
            </w:r>
          </w:p>
        </w:tc>
        <w:tc>
          <w:tcPr>
            <w:tcW w:w="573" w:type="pct"/>
            <w:tcBorders>
              <w:top w:val="nil"/>
              <w:left w:val="nil"/>
              <w:bottom w:val="single" w:sz="4" w:space="0" w:color="auto"/>
              <w:right w:val="single" w:sz="4" w:space="0" w:color="auto"/>
            </w:tcBorders>
            <w:vAlign w:val="center"/>
            <w:hideMark/>
          </w:tcPr>
          <w:p w14:paraId="3908CA57" w14:textId="77777777" w:rsidR="001A11CB" w:rsidRPr="007B3BD8" w:rsidRDefault="001A11CB" w:rsidP="00E43DD9">
            <w:pPr>
              <w:pStyle w:val="LZ-4"/>
            </w:pPr>
            <w:r w:rsidRPr="007B3BD8">
              <w:t>0.47</w:t>
            </w:r>
          </w:p>
        </w:tc>
        <w:tc>
          <w:tcPr>
            <w:tcW w:w="565" w:type="pct"/>
            <w:tcBorders>
              <w:top w:val="nil"/>
              <w:left w:val="nil"/>
              <w:bottom w:val="single" w:sz="4" w:space="0" w:color="auto"/>
              <w:right w:val="single" w:sz="4" w:space="0" w:color="auto"/>
            </w:tcBorders>
            <w:vAlign w:val="center"/>
            <w:hideMark/>
          </w:tcPr>
          <w:p w14:paraId="21474BD1" w14:textId="77777777" w:rsidR="001A11CB" w:rsidRPr="007B3BD8" w:rsidRDefault="001A11CB" w:rsidP="00E43DD9">
            <w:pPr>
              <w:pStyle w:val="LZ-4"/>
            </w:pPr>
            <w:r w:rsidRPr="007B3BD8">
              <w:t>0.16</w:t>
            </w:r>
          </w:p>
        </w:tc>
        <w:tc>
          <w:tcPr>
            <w:tcW w:w="565" w:type="pct"/>
            <w:tcBorders>
              <w:top w:val="nil"/>
              <w:left w:val="nil"/>
              <w:bottom w:val="single" w:sz="4" w:space="0" w:color="auto"/>
              <w:right w:val="single" w:sz="4" w:space="0" w:color="auto"/>
            </w:tcBorders>
            <w:vAlign w:val="center"/>
            <w:hideMark/>
          </w:tcPr>
          <w:p w14:paraId="47344D18" w14:textId="77777777" w:rsidR="001A11CB" w:rsidRPr="007B3BD8" w:rsidRDefault="001A11CB" w:rsidP="00E43DD9">
            <w:pPr>
              <w:pStyle w:val="LZ-4"/>
            </w:pPr>
            <w:r w:rsidRPr="007B3BD8">
              <w:t>0.06</w:t>
            </w:r>
          </w:p>
        </w:tc>
        <w:tc>
          <w:tcPr>
            <w:tcW w:w="565" w:type="pct"/>
            <w:tcBorders>
              <w:top w:val="nil"/>
              <w:left w:val="nil"/>
              <w:bottom w:val="single" w:sz="4" w:space="0" w:color="auto"/>
              <w:right w:val="single" w:sz="4" w:space="0" w:color="auto"/>
            </w:tcBorders>
            <w:vAlign w:val="center"/>
            <w:hideMark/>
          </w:tcPr>
          <w:p w14:paraId="3C7E6617" w14:textId="77777777" w:rsidR="001A11CB" w:rsidRPr="007B3BD8" w:rsidRDefault="001A11CB" w:rsidP="00E43DD9">
            <w:pPr>
              <w:pStyle w:val="LZ-4"/>
            </w:pPr>
            <w:r w:rsidRPr="007B3BD8">
              <w:t>0.04</w:t>
            </w:r>
          </w:p>
        </w:tc>
        <w:tc>
          <w:tcPr>
            <w:tcW w:w="565" w:type="pct"/>
            <w:tcBorders>
              <w:top w:val="nil"/>
              <w:left w:val="nil"/>
              <w:bottom w:val="single" w:sz="4" w:space="0" w:color="auto"/>
              <w:right w:val="single" w:sz="4" w:space="0" w:color="auto"/>
            </w:tcBorders>
            <w:vAlign w:val="center"/>
            <w:hideMark/>
          </w:tcPr>
          <w:p w14:paraId="581F4810" w14:textId="77777777" w:rsidR="001A11CB" w:rsidRPr="007B3BD8" w:rsidRDefault="001A11CB" w:rsidP="00E43DD9">
            <w:pPr>
              <w:pStyle w:val="LZ-4"/>
            </w:pPr>
            <w:r w:rsidRPr="007B3BD8">
              <w:t>0.04</w:t>
            </w:r>
          </w:p>
        </w:tc>
        <w:tc>
          <w:tcPr>
            <w:tcW w:w="561" w:type="pct"/>
            <w:tcBorders>
              <w:top w:val="nil"/>
              <w:left w:val="nil"/>
              <w:bottom w:val="single" w:sz="4" w:space="0" w:color="auto"/>
              <w:right w:val="single" w:sz="4" w:space="0" w:color="auto"/>
            </w:tcBorders>
            <w:vAlign w:val="center"/>
            <w:hideMark/>
          </w:tcPr>
          <w:p w14:paraId="431C6122" w14:textId="77777777" w:rsidR="001A11CB" w:rsidRPr="007B3BD8" w:rsidRDefault="001A11CB" w:rsidP="00E43DD9">
            <w:pPr>
              <w:pStyle w:val="LZ-4"/>
            </w:pPr>
            <w:r w:rsidRPr="007B3BD8">
              <w:t>0.03</w:t>
            </w:r>
          </w:p>
        </w:tc>
      </w:tr>
      <w:tr w:rsidR="001A11CB" w:rsidRPr="007B3BD8" w14:paraId="149E60E4" w14:textId="77777777" w:rsidTr="001F1DA6">
        <w:trPr>
          <w:trHeight w:val="288"/>
          <w:jc w:val="center"/>
        </w:trPr>
        <w:tc>
          <w:tcPr>
            <w:tcW w:w="420" w:type="pct"/>
            <w:vMerge/>
            <w:tcBorders>
              <w:top w:val="nil"/>
              <w:left w:val="single" w:sz="4" w:space="0" w:color="auto"/>
              <w:bottom w:val="single" w:sz="4" w:space="0" w:color="auto"/>
              <w:right w:val="single" w:sz="4" w:space="0" w:color="auto"/>
            </w:tcBorders>
            <w:vAlign w:val="center"/>
            <w:hideMark/>
          </w:tcPr>
          <w:p w14:paraId="1E533D82" w14:textId="77777777" w:rsidR="001A11CB" w:rsidRPr="007B3BD8" w:rsidRDefault="001A11CB" w:rsidP="00E43DD9">
            <w:pPr>
              <w:pStyle w:val="LZ-4"/>
            </w:pPr>
          </w:p>
        </w:tc>
        <w:tc>
          <w:tcPr>
            <w:tcW w:w="680" w:type="pct"/>
            <w:vMerge/>
            <w:tcBorders>
              <w:top w:val="nil"/>
              <w:left w:val="nil"/>
              <w:bottom w:val="single" w:sz="4" w:space="0" w:color="auto"/>
              <w:right w:val="single" w:sz="4" w:space="0" w:color="auto"/>
            </w:tcBorders>
            <w:vAlign w:val="center"/>
            <w:hideMark/>
          </w:tcPr>
          <w:p w14:paraId="7A6B7838" w14:textId="77777777" w:rsidR="001A11CB" w:rsidRPr="007B3BD8" w:rsidRDefault="001A11CB" w:rsidP="00E43DD9">
            <w:pPr>
              <w:pStyle w:val="LZ-4"/>
            </w:pPr>
          </w:p>
        </w:tc>
        <w:tc>
          <w:tcPr>
            <w:tcW w:w="506" w:type="pct"/>
            <w:tcBorders>
              <w:top w:val="nil"/>
              <w:left w:val="nil"/>
              <w:bottom w:val="single" w:sz="4" w:space="0" w:color="auto"/>
              <w:right w:val="single" w:sz="4" w:space="0" w:color="auto"/>
            </w:tcBorders>
            <w:vAlign w:val="center"/>
            <w:hideMark/>
          </w:tcPr>
          <w:p w14:paraId="07EFEDF0" w14:textId="77777777" w:rsidR="001A11CB" w:rsidRPr="007B3BD8" w:rsidRDefault="001A11CB" w:rsidP="00E43DD9">
            <w:pPr>
              <w:pStyle w:val="LZ-4"/>
            </w:pPr>
            <w:r w:rsidRPr="007B3BD8">
              <w:t>柴油</w:t>
            </w:r>
          </w:p>
        </w:tc>
        <w:tc>
          <w:tcPr>
            <w:tcW w:w="573" w:type="pct"/>
            <w:tcBorders>
              <w:top w:val="nil"/>
              <w:left w:val="nil"/>
              <w:bottom w:val="single" w:sz="4" w:space="0" w:color="auto"/>
              <w:right w:val="single" w:sz="4" w:space="0" w:color="auto"/>
            </w:tcBorders>
            <w:vAlign w:val="center"/>
            <w:hideMark/>
          </w:tcPr>
          <w:p w14:paraId="1A87D1C1"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67868A1D"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2F6D72CC"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14D9C40B"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01429BDD" w14:textId="77777777" w:rsidR="001A11CB" w:rsidRPr="007B3BD8" w:rsidRDefault="001A11CB" w:rsidP="00E43DD9">
            <w:pPr>
              <w:pStyle w:val="LZ-4"/>
            </w:pPr>
            <w:r w:rsidRPr="007B3BD8">
              <w:t>0</w:t>
            </w:r>
          </w:p>
        </w:tc>
        <w:tc>
          <w:tcPr>
            <w:tcW w:w="561" w:type="pct"/>
            <w:tcBorders>
              <w:top w:val="nil"/>
              <w:left w:val="nil"/>
              <w:bottom w:val="single" w:sz="4" w:space="0" w:color="auto"/>
              <w:right w:val="single" w:sz="4" w:space="0" w:color="auto"/>
            </w:tcBorders>
            <w:vAlign w:val="center"/>
            <w:hideMark/>
          </w:tcPr>
          <w:p w14:paraId="736213CC" w14:textId="77777777" w:rsidR="001A11CB" w:rsidRPr="007B3BD8" w:rsidRDefault="001A11CB" w:rsidP="00E43DD9">
            <w:pPr>
              <w:pStyle w:val="LZ-4"/>
            </w:pPr>
            <w:r w:rsidRPr="007B3BD8">
              <w:t>0</w:t>
            </w:r>
          </w:p>
        </w:tc>
      </w:tr>
      <w:tr w:rsidR="001A11CB" w:rsidRPr="007B3BD8" w14:paraId="40FB7256" w14:textId="77777777" w:rsidTr="001F1DA6">
        <w:trPr>
          <w:trHeight w:val="288"/>
          <w:jc w:val="center"/>
        </w:trPr>
        <w:tc>
          <w:tcPr>
            <w:tcW w:w="420" w:type="pct"/>
            <w:vMerge/>
            <w:tcBorders>
              <w:top w:val="nil"/>
              <w:left w:val="single" w:sz="4" w:space="0" w:color="auto"/>
              <w:bottom w:val="single" w:sz="4" w:space="0" w:color="auto"/>
              <w:right w:val="single" w:sz="4" w:space="0" w:color="auto"/>
            </w:tcBorders>
            <w:vAlign w:val="center"/>
            <w:hideMark/>
          </w:tcPr>
          <w:p w14:paraId="1AF7B983" w14:textId="77777777" w:rsidR="001A11CB" w:rsidRPr="007B3BD8" w:rsidRDefault="001A11CB" w:rsidP="00E43DD9">
            <w:pPr>
              <w:pStyle w:val="LZ-4"/>
            </w:pPr>
          </w:p>
        </w:tc>
        <w:tc>
          <w:tcPr>
            <w:tcW w:w="680" w:type="pct"/>
            <w:vMerge/>
            <w:tcBorders>
              <w:top w:val="nil"/>
              <w:left w:val="nil"/>
              <w:bottom w:val="single" w:sz="4" w:space="0" w:color="auto"/>
              <w:right w:val="single" w:sz="4" w:space="0" w:color="auto"/>
            </w:tcBorders>
            <w:vAlign w:val="center"/>
            <w:hideMark/>
          </w:tcPr>
          <w:p w14:paraId="2C949049" w14:textId="77777777" w:rsidR="001A11CB" w:rsidRPr="007B3BD8" w:rsidRDefault="001A11CB" w:rsidP="00E43DD9">
            <w:pPr>
              <w:pStyle w:val="LZ-4"/>
            </w:pPr>
          </w:p>
        </w:tc>
        <w:tc>
          <w:tcPr>
            <w:tcW w:w="506" w:type="pct"/>
            <w:tcBorders>
              <w:top w:val="nil"/>
              <w:left w:val="nil"/>
              <w:bottom w:val="single" w:sz="4" w:space="0" w:color="auto"/>
              <w:right w:val="single" w:sz="4" w:space="0" w:color="auto"/>
            </w:tcBorders>
            <w:vAlign w:val="center"/>
            <w:hideMark/>
          </w:tcPr>
          <w:p w14:paraId="5A70151D" w14:textId="77777777" w:rsidR="001A11CB" w:rsidRPr="007B3BD8" w:rsidRDefault="001A11CB" w:rsidP="00E43DD9">
            <w:pPr>
              <w:pStyle w:val="LZ-4"/>
            </w:pPr>
            <w:r w:rsidRPr="007B3BD8">
              <w:t>其他</w:t>
            </w:r>
          </w:p>
        </w:tc>
        <w:tc>
          <w:tcPr>
            <w:tcW w:w="573" w:type="pct"/>
            <w:tcBorders>
              <w:top w:val="nil"/>
              <w:left w:val="nil"/>
              <w:bottom w:val="single" w:sz="4" w:space="0" w:color="auto"/>
              <w:right w:val="single" w:sz="4" w:space="0" w:color="auto"/>
            </w:tcBorders>
            <w:vAlign w:val="center"/>
            <w:hideMark/>
          </w:tcPr>
          <w:p w14:paraId="18E6D626" w14:textId="77777777" w:rsidR="001A11CB" w:rsidRPr="007B3BD8" w:rsidRDefault="001A11CB" w:rsidP="00E43DD9">
            <w:pPr>
              <w:pStyle w:val="LZ-4"/>
            </w:pPr>
            <w:r w:rsidRPr="007B3BD8">
              <w:t>-</w:t>
            </w:r>
          </w:p>
        </w:tc>
        <w:tc>
          <w:tcPr>
            <w:tcW w:w="565" w:type="pct"/>
            <w:tcBorders>
              <w:top w:val="nil"/>
              <w:left w:val="nil"/>
              <w:bottom w:val="single" w:sz="4" w:space="0" w:color="auto"/>
              <w:right w:val="single" w:sz="4" w:space="0" w:color="auto"/>
            </w:tcBorders>
            <w:vAlign w:val="center"/>
            <w:hideMark/>
          </w:tcPr>
          <w:p w14:paraId="6AB236C2" w14:textId="77777777" w:rsidR="001A11CB" w:rsidRPr="007B3BD8" w:rsidRDefault="001A11CB" w:rsidP="00E43DD9">
            <w:pPr>
              <w:pStyle w:val="LZ-4"/>
            </w:pPr>
            <w:r w:rsidRPr="007B3BD8">
              <w:t>-</w:t>
            </w:r>
          </w:p>
        </w:tc>
        <w:tc>
          <w:tcPr>
            <w:tcW w:w="565" w:type="pct"/>
            <w:tcBorders>
              <w:top w:val="nil"/>
              <w:left w:val="nil"/>
              <w:bottom w:val="single" w:sz="4" w:space="0" w:color="auto"/>
              <w:right w:val="single" w:sz="4" w:space="0" w:color="auto"/>
            </w:tcBorders>
            <w:vAlign w:val="center"/>
            <w:hideMark/>
          </w:tcPr>
          <w:p w14:paraId="51EBB134" w14:textId="77777777" w:rsidR="001A11CB" w:rsidRPr="007B3BD8" w:rsidRDefault="001A11CB" w:rsidP="00E43DD9">
            <w:pPr>
              <w:pStyle w:val="LZ-4"/>
            </w:pPr>
            <w:r w:rsidRPr="007B3BD8">
              <w:t>-</w:t>
            </w:r>
          </w:p>
        </w:tc>
        <w:tc>
          <w:tcPr>
            <w:tcW w:w="565" w:type="pct"/>
            <w:tcBorders>
              <w:top w:val="nil"/>
              <w:left w:val="nil"/>
              <w:bottom w:val="single" w:sz="4" w:space="0" w:color="auto"/>
              <w:right w:val="single" w:sz="4" w:space="0" w:color="auto"/>
            </w:tcBorders>
            <w:vAlign w:val="center"/>
            <w:hideMark/>
          </w:tcPr>
          <w:p w14:paraId="59F9F3FA" w14:textId="77777777" w:rsidR="001A11CB" w:rsidRPr="007B3BD8" w:rsidRDefault="001A11CB" w:rsidP="00E43DD9">
            <w:pPr>
              <w:pStyle w:val="LZ-4"/>
            </w:pPr>
            <w:r w:rsidRPr="007B3BD8">
              <w:t>-</w:t>
            </w:r>
          </w:p>
        </w:tc>
        <w:tc>
          <w:tcPr>
            <w:tcW w:w="565" w:type="pct"/>
            <w:tcBorders>
              <w:top w:val="nil"/>
              <w:left w:val="nil"/>
              <w:bottom w:val="single" w:sz="4" w:space="0" w:color="auto"/>
              <w:right w:val="single" w:sz="4" w:space="0" w:color="auto"/>
            </w:tcBorders>
            <w:vAlign w:val="center"/>
            <w:hideMark/>
          </w:tcPr>
          <w:p w14:paraId="6511A0B9" w14:textId="77777777" w:rsidR="001A11CB" w:rsidRPr="007B3BD8" w:rsidRDefault="001A11CB" w:rsidP="00E43DD9">
            <w:pPr>
              <w:pStyle w:val="LZ-4"/>
            </w:pPr>
            <w:r w:rsidRPr="007B3BD8">
              <w:t>-</w:t>
            </w:r>
          </w:p>
        </w:tc>
        <w:tc>
          <w:tcPr>
            <w:tcW w:w="561" w:type="pct"/>
            <w:tcBorders>
              <w:top w:val="nil"/>
              <w:left w:val="nil"/>
              <w:bottom w:val="single" w:sz="4" w:space="0" w:color="auto"/>
              <w:right w:val="single" w:sz="4" w:space="0" w:color="auto"/>
            </w:tcBorders>
            <w:vAlign w:val="center"/>
            <w:hideMark/>
          </w:tcPr>
          <w:p w14:paraId="704FD06A" w14:textId="77777777" w:rsidR="001A11CB" w:rsidRPr="007B3BD8" w:rsidRDefault="001A11CB" w:rsidP="00E43DD9">
            <w:pPr>
              <w:pStyle w:val="LZ-4"/>
            </w:pPr>
            <w:r w:rsidRPr="007B3BD8">
              <w:t>-</w:t>
            </w:r>
          </w:p>
        </w:tc>
      </w:tr>
      <w:tr w:rsidR="001A11CB" w:rsidRPr="007B3BD8" w14:paraId="38D7201D" w14:textId="77777777" w:rsidTr="001F1DA6">
        <w:trPr>
          <w:trHeight w:val="288"/>
          <w:jc w:val="center"/>
        </w:trPr>
        <w:tc>
          <w:tcPr>
            <w:tcW w:w="420" w:type="pct"/>
            <w:vMerge/>
            <w:tcBorders>
              <w:top w:val="nil"/>
              <w:left w:val="single" w:sz="4" w:space="0" w:color="auto"/>
              <w:bottom w:val="single" w:sz="4" w:space="0" w:color="auto"/>
              <w:right w:val="single" w:sz="4" w:space="0" w:color="auto"/>
            </w:tcBorders>
            <w:vAlign w:val="center"/>
            <w:hideMark/>
          </w:tcPr>
          <w:p w14:paraId="095E2297" w14:textId="77777777" w:rsidR="001A11CB" w:rsidRPr="007B3BD8" w:rsidRDefault="001A11CB" w:rsidP="00E43DD9">
            <w:pPr>
              <w:pStyle w:val="LZ-4"/>
            </w:pPr>
          </w:p>
        </w:tc>
        <w:tc>
          <w:tcPr>
            <w:tcW w:w="680" w:type="pct"/>
            <w:vMerge w:val="restart"/>
            <w:tcBorders>
              <w:top w:val="nil"/>
              <w:left w:val="nil"/>
              <w:bottom w:val="single" w:sz="4" w:space="0" w:color="auto"/>
              <w:right w:val="single" w:sz="4" w:space="0" w:color="auto"/>
            </w:tcBorders>
            <w:vAlign w:val="center"/>
            <w:hideMark/>
          </w:tcPr>
          <w:p w14:paraId="7B61AA0F" w14:textId="77777777" w:rsidR="001A11CB" w:rsidRPr="007B3BD8" w:rsidRDefault="001A11CB" w:rsidP="00E43DD9">
            <w:pPr>
              <w:pStyle w:val="LZ-4"/>
            </w:pPr>
            <w:r w:rsidRPr="007B3BD8">
              <w:t>轻型</w:t>
            </w:r>
          </w:p>
        </w:tc>
        <w:tc>
          <w:tcPr>
            <w:tcW w:w="506" w:type="pct"/>
            <w:tcBorders>
              <w:top w:val="nil"/>
              <w:left w:val="nil"/>
              <w:bottom w:val="single" w:sz="4" w:space="0" w:color="auto"/>
              <w:right w:val="single" w:sz="4" w:space="0" w:color="auto"/>
            </w:tcBorders>
            <w:vAlign w:val="center"/>
            <w:hideMark/>
          </w:tcPr>
          <w:p w14:paraId="6CC5EBEB" w14:textId="77777777" w:rsidR="001A11CB" w:rsidRPr="007B3BD8" w:rsidRDefault="001A11CB" w:rsidP="00E43DD9">
            <w:pPr>
              <w:pStyle w:val="LZ-4"/>
            </w:pPr>
            <w:r w:rsidRPr="007B3BD8">
              <w:t>汽油</w:t>
            </w:r>
          </w:p>
        </w:tc>
        <w:tc>
          <w:tcPr>
            <w:tcW w:w="573" w:type="pct"/>
            <w:tcBorders>
              <w:top w:val="nil"/>
              <w:left w:val="nil"/>
              <w:bottom w:val="single" w:sz="4" w:space="0" w:color="auto"/>
              <w:right w:val="single" w:sz="4" w:space="0" w:color="auto"/>
            </w:tcBorders>
            <w:vAlign w:val="center"/>
            <w:hideMark/>
          </w:tcPr>
          <w:p w14:paraId="7FF89AEA" w14:textId="77777777" w:rsidR="001A11CB" w:rsidRPr="007B3BD8" w:rsidRDefault="001A11CB" w:rsidP="00E43DD9">
            <w:pPr>
              <w:pStyle w:val="LZ-4"/>
            </w:pPr>
            <w:r w:rsidRPr="007B3BD8">
              <w:t>0.47</w:t>
            </w:r>
          </w:p>
        </w:tc>
        <w:tc>
          <w:tcPr>
            <w:tcW w:w="565" w:type="pct"/>
            <w:tcBorders>
              <w:top w:val="nil"/>
              <w:left w:val="nil"/>
              <w:bottom w:val="single" w:sz="4" w:space="0" w:color="auto"/>
              <w:right w:val="single" w:sz="4" w:space="0" w:color="auto"/>
            </w:tcBorders>
            <w:vAlign w:val="center"/>
            <w:hideMark/>
          </w:tcPr>
          <w:p w14:paraId="7F5C0FA5" w14:textId="77777777" w:rsidR="001A11CB" w:rsidRPr="007B3BD8" w:rsidRDefault="001A11CB" w:rsidP="00E43DD9">
            <w:pPr>
              <w:pStyle w:val="LZ-4"/>
            </w:pPr>
            <w:r w:rsidRPr="007B3BD8">
              <w:t>0.16</w:t>
            </w:r>
          </w:p>
        </w:tc>
        <w:tc>
          <w:tcPr>
            <w:tcW w:w="565" w:type="pct"/>
            <w:tcBorders>
              <w:top w:val="nil"/>
              <w:left w:val="nil"/>
              <w:bottom w:val="single" w:sz="4" w:space="0" w:color="auto"/>
              <w:right w:val="single" w:sz="4" w:space="0" w:color="auto"/>
            </w:tcBorders>
            <w:vAlign w:val="center"/>
            <w:hideMark/>
          </w:tcPr>
          <w:p w14:paraId="09D12AE6" w14:textId="77777777" w:rsidR="001A11CB" w:rsidRPr="007B3BD8" w:rsidRDefault="001A11CB" w:rsidP="00E43DD9">
            <w:pPr>
              <w:pStyle w:val="LZ-4"/>
            </w:pPr>
            <w:r w:rsidRPr="007B3BD8">
              <w:t>0.06</w:t>
            </w:r>
          </w:p>
        </w:tc>
        <w:tc>
          <w:tcPr>
            <w:tcW w:w="565" w:type="pct"/>
            <w:tcBorders>
              <w:top w:val="nil"/>
              <w:left w:val="nil"/>
              <w:bottom w:val="single" w:sz="4" w:space="0" w:color="auto"/>
              <w:right w:val="single" w:sz="4" w:space="0" w:color="auto"/>
            </w:tcBorders>
            <w:vAlign w:val="center"/>
            <w:hideMark/>
          </w:tcPr>
          <w:p w14:paraId="38677A12" w14:textId="77777777" w:rsidR="001A11CB" w:rsidRPr="007B3BD8" w:rsidRDefault="001A11CB" w:rsidP="00E43DD9">
            <w:pPr>
              <w:pStyle w:val="LZ-4"/>
            </w:pPr>
            <w:r w:rsidRPr="007B3BD8">
              <w:t>0.04</w:t>
            </w:r>
          </w:p>
        </w:tc>
        <w:tc>
          <w:tcPr>
            <w:tcW w:w="565" w:type="pct"/>
            <w:tcBorders>
              <w:top w:val="nil"/>
              <w:left w:val="nil"/>
              <w:bottom w:val="single" w:sz="4" w:space="0" w:color="auto"/>
              <w:right w:val="single" w:sz="4" w:space="0" w:color="auto"/>
            </w:tcBorders>
            <w:vAlign w:val="center"/>
            <w:hideMark/>
          </w:tcPr>
          <w:p w14:paraId="74C2C713" w14:textId="77777777" w:rsidR="001A11CB" w:rsidRPr="007B3BD8" w:rsidRDefault="001A11CB" w:rsidP="00E43DD9">
            <w:pPr>
              <w:pStyle w:val="LZ-4"/>
            </w:pPr>
            <w:r w:rsidRPr="007B3BD8">
              <w:t>0.04</w:t>
            </w:r>
          </w:p>
        </w:tc>
        <w:tc>
          <w:tcPr>
            <w:tcW w:w="561" w:type="pct"/>
            <w:tcBorders>
              <w:top w:val="nil"/>
              <w:left w:val="nil"/>
              <w:bottom w:val="single" w:sz="4" w:space="0" w:color="auto"/>
              <w:right w:val="single" w:sz="4" w:space="0" w:color="auto"/>
            </w:tcBorders>
            <w:vAlign w:val="center"/>
            <w:hideMark/>
          </w:tcPr>
          <w:p w14:paraId="6F5C0921" w14:textId="77777777" w:rsidR="001A11CB" w:rsidRPr="007B3BD8" w:rsidRDefault="001A11CB" w:rsidP="00E43DD9">
            <w:pPr>
              <w:pStyle w:val="LZ-4"/>
            </w:pPr>
            <w:r w:rsidRPr="007B3BD8">
              <w:t>0.03</w:t>
            </w:r>
          </w:p>
        </w:tc>
      </w:tr>
      <w:tr w:rsidR="001A11CB" w:rsidRPr="007B3BD8" w14:paraId="3E3263B4" w14:textId="77777777" w:rsidTr="001F1DA6">
        <w:trPr>
          <w:trHeight w:val="288"/>
          <w:jc w:val="center"/>
        </w:trPr>
        <w:tc>
          <w:tcPr>
            <w:tcW w:w="420" w:type="pct"/>
            <w:vMerge/>
            <w:tcBorders>
              <w:top w:val="nil"/>
              <w:left w:val="single" w:sz="4" w:space="0" w:color="auto"/>
              <w:bottom w:val="single" w:sz="4" w:space="0" w:color="auto"/>
              <w:right w:val="single" w:sz="4" w:space="0" w:color="auto"/>
            </w:tcBorders>
            <w:vAlign w:val="center"/>
            <w:hideMark/>
          </w:tcPr>
          <w:p w14:paraId="2FF7CC62" w14:textId="77777777" w:rsidR="001A11CB" w:rsidRPr="007B3BD8" w:rsidRDefault="001A11CB" w:rsidP="00E43DD9">
            <w:pPr>
              <w:pStyle w:val="LZ-4"/>
            </w:pPr>
          </w:p>
        </w:tc>
        <w:tc>
          <w:tcPr>
            <w:tcW w:w="680" w:type="pct"/>
            <w:vMerge/>
            <w:tcBorders>
              <w:top w:val="nil"/>
              <w:left w:val="nil"/>
              <w:bottom w:val="single" w:sz="4" w:space="0" w:color="auto"/>
              <w:right w:val="single" w:sz="4" w:space="0" w:color="auto"/>
            </w:tcBorders>
            <w:vAlign w:val="center"/>
            <w:hideMark/>
          </w:tcPr>
          <w:p w14:paraId="506888E4" w14:textId="77777777" w:rsidR="001A11CB" w:rsidRPr="007B3BD8" w:rsidRDefault="001A11CB" w:rsidP="00E43DD9">
            <w:pPr>
              <w:pStyle w:val="LZ-4"/>
            </w:pPr>
          </w:p>
        </w:tc>
        <w:tc>
          <w:tcPr>
            <w:tcW w:w="506" w:type="pct"/>
            <w:tcBorders>
              <w:top w:val="nil"/>
              <w:left w:val="nil"/>
              <w:bottom w:val="single" w:sz="4" w:space="0" w:color="auto"/>
              <w:right w:val="single" w:sz="4" w:space="0" w:color="auto"/>
            </w:tcBorders>
            <w:vAlign w:val="center"/>
            <w:hideMark/>
          </w:tcPr>
          <w:p w14:paraId="555882FF" w14:textId="77777777" w:rsidR="001A11CB" w:rsidRPr="007B3BD8" w:rsidRDefault="001A11CB" w:rsidP="00E43DD9">
            <w:pPr>
              <w:pStyle w:val="LZ-4"/>
            </w:pPr>
            <w:r w:rsidRPr="007B3BD8">
              <w:t>柴油</w:t>
            </w:r>
          </w:p>
        </w:tc>
        <w:tc>
          <w:tcPr>
            <w:tcW w:w="573" w:type="pct"/>
            <w:tcBorders>
              <w:top w:val="nil"/>
              <w:left w:val="nil"/>
              <w:bottom w:val="single" w:sz="4" w:space="0" w:color="auto"/>
              <w:right w:val="single" w:sz="4" w:space="0" w:color="auto"/>
            </w:tcBorders>
            <w:vAlign w:val="center"/>
            <w:hideMark/>
          </w:tcPr>
          <w:p w14:paraId="3FA64741"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6908618D"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01934F5E"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0B588744"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5E4A056F" w14:textId="77777777" w:rsidR="001A11CB" w:rsidRPr="007B3BD8" w:rsidRDefault="001A11CB" w:rsidP="00E43DD9">
            <w:pPr>
              <w:pStyle w:val="LZ-4"/>
            </w:pPr>
            <w:r w:rsidRPr="007B3BD8">
              <w:t>0</w:t>
            </w:r>
          </w:p>
        </w:tc>
        <w:tc>
          <w:tcPr>
            <w:tcW w:w="561" w:type="pct"/>
            <w:tcBorders>
              <w:top w:val="nil"/>
              <w:left w:val="nil"/>
              <w:bottom w:val="single" w:sz="4" w:space="0" w:color="auto"/>
              <w:right w:val="single" w:sz="4" w:space="0" w:color="auto"/>
            </w:tcBorders>
            <w:vAlign w:val="center"/>
            <w:hideMark/>
          </w:tcPr>
          <w:p w14:paraId="58BF4E79" w14:textId="77777777" w:rsidR="001A11CB" w:rsidRPr="007B3BD8" w:rsidRDefault="001A11CB" w:rsidP="00E43DD9">
            <w:pPr>
              <w:pStyle w:val="LZ-4"/>
            </w:pPr>
            <w:r w:rsidRPr="007B3BD8">
              <w:t>0</w:t>
            </w:r>
          </w:p>
        </w:tc>
      </w:tr>
      <w:tr w:rsidR="001A11CB" w:rsidRPr="007B3BD8" w14:paraId="31C819CA" w14:textId="77777777" w:rsidTr="001F1DA6">
        <w:trPr>
          <w:trHeight w:val="288"/>
          <w:jc w:val="center"/>
        </w:trPr>
        <w:tc>
          <w:tcPr>
            <w:tcW w:w="420" w:type="pct"/>
            <w:vMerge/>
            <w:tcBorders>
              <w:top w:val="nil"/>
              <w:left w:val="single" w:sz="4" w:space="0" w:color="auto"/>
              <w:bottom w:val="single" w:sz="4" w:space="0" w:color="auto"/>
              <w:right w:val="single" w:sz="4" w:space="0" w:color="auto"/>
            </w:tcBorders>
            <w:vAlign w:val="center"/>
            <w:hideMark/>
          </w:tcPr>
          <w:p w14:paraId="2E27D1E0" w14:textId="77777777" w:rsidR="001A11CB" w:rsidRPr="007B3BD8" w:rsidRDefault="001A11CB" w:rsidP="00E43DD9">
            <w:pPr>
              <w:pStyle w:val="LZ-4"/>
            </w:pPr>
          </w:p>
        </w:tc>
        <w:tc>
          <w:tcPr>
            <w:tcW w:w="680" w:type="pct"/>
            <w:vMerge/>
            <w:tcBorders>
              <w:top w:val="nil"/>
              <w:left w:val="nil"/>
              <w:bottom w:val="single" w:sz="4" w:space="0" w:color="auto"/>
              <w:right w:val="single" w:sz="4" w:space="0" w:color="auto"/>
            </w:tcBorders>
            <w:vAlign w:val="center"/>
            <w:hideMark/>
          </w:tcPr>
          <w:p w14:paraId="48AB3DEA" w14:textId="77777777" w:rsidR="001A11CB" w:rsidRPr="007B3BD8" w:rsidRDefault="001A11CB" w:rsidP="00E43DD9">
            <w:pPr>
              <w:pStyle w:val="LZ-4"/>
            </w:pPr>
          </w:p>
        </w:tc>
        <w:tc>
          <w:tcPr>
            <w:tcW w:w="506" w:type="pct"/>
            <w:tcBorders>
              <w:top w:val="nil"/>
              <w:left w:val="nil"/>
              <w:bottom w:val="single" w:sz="4" w:space="0" w:color="auto"/>
              <w:right w:val="single" w:sz="4" w:space="0" w:color="auto"/>
            </w:tcBorders>
            <w:vAlign w:val="center"/>
            <w:hideMark/>
          </w:tcPr>
          <w:p w14:paraId="6C73150B" w14:textId="688DA5BF" w:rsidR="001A11CB" w:rsidRPr="007B3BD8" w:rsidRDefault="001A11CB" w:rsidP="00E43DD9">
            <w:pPr>
              <w:pStyle w:val="LZ-4"/>
            </w:pPr>
            <w:r w:rsidRPr="007B3BD8">
              <w:t>其他</w:t>
            </w:r>
          </w:p>
        </w:tc>
        <w:tc>
          <w:tcPr>
            <w:tcW w:w="573" w:type="pct"/>
            <w:tcBorders>
              <w:top w:val="nil"/>
              <w:left w:val="nil"/>
              <w:bottom w:val="single" w:sz="4" w:space="0" w:color="auto"/>
              <w:right w:val="single" w:sz="4" w:space="0" w:color="auto"/>
            </w:tcBorders>
            <w:vAlign w:val="center"/>
            <w:hideMark/>
          </w:tcPr>
          <w:p w14:paraId="15FB3B70"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6223F5A7"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1893E9D4"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7D7E1B8A"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69F37FCE" w14:textId="77777777" w:rsidR="001A11CB" w:rsidRPr="007B3BD8" w:rsidRDefault="001A11CB" w:rsidP="00E43DD9">
            <w:pPr>
              <w:pStyle w:val="LZ-4"/>
            </w:pPr>
            <w:r w:rsidRPr="007B3BD8">
              <w:t>0</w:t>
            </w:r>
          </w:p>
        </w:tc>
        <w:tc>
          <w:tcPr>
            <w:tcW w:w="561" w:type="pct"/>
            <w:tcBorders>
              <w:top w:val="nil"/>
              <w:left w:val="nil"/>
              <w:bottom w:val="single" w:sz="4" w:space="0" w:color="auto"/>
              <w:right w:val="single" w:sz="4" w:space="0" w:color="auto"/>
            </w:tcBorders>
            <w:vAlign w:val="center"/>
            <w:hideMark/>
          </w:tcPr>
          <w:p w14:paraId="3D7AF9A6" w14:textId="77777777" w:rsidR="001A11CB" w:rsidRPr="007B3BD8" w:rsidRDefault="001A11CB" w:rsidP="00E43DD9">
            <w:pPr>
              <w:pStyle w:val="LZ-4"/>
            </w:pPr>
            <w:r w:rsidRPr="007B3BD8">
              <w:t>0</w:t>
            </w:r>
          </w:p>
        </w:tc>
      </w:tr>
      <w:tr w:rsidR="001A11CB" w:rsidRPr="007B3BD8" w14:paraId="194CA944" w14:textId="77777777" w:rsidTr="001F1DA6">
        <w:trPr>
          <w:trHeight w:val="288"/>
          <w:jc w:val="center"/>
        </w:trPr>
        <w:tc>
          <w:tcPr>
            <w:tcW w:w="420" w:type="pct"/>
            <w:vMerge/>
            <w:tcBorders>
              <w:top w:val="nil"/>
              <w:left w:val="single" w:sz="4" w:space="0" w:color="auto"/>
              <w:bottom w:val="single" w:sz="4" w:space="0" w:color="auto"/>
              <w:right w:val="single" w:sz="4" w:space="0" w:color="auto"/>
            </w:tcBorders>
            <w:vAlign w:val="center"/>
            <w:hideMark/>
          </w:tcPr>
          <w:p w14:paraId="649234F8" w14:textId="77777777" w:rsidR="001A11CB" w:rsidRPr="007B3BD8" w:rsidRDefault="001A11CB" w:rsidP="00E43DD9">
            <w:pPr>
              <w:pStyle w:val="LZ-4"/>
            </w:pPr>
          </w:p>
        </w:tc>
        <w:tc>
          <w:tcPr>
            <w:tcW w:w="680" w:type="pct"/>
            <w:vMerge w:val="restart"/>
            <w:tcBorders>
              <w:top w:val="nil"/>
              <w:left w:val="nil"/>
              <w:bottom w:val="single" w:sz="4" w:space="0" w:color="auto"/>
              <w:right w:val="single" w:sz="4" w:space="0" w:color="auto"/>
            </w:tcBorders>
            <w:vAlign w:val="center"/>
            <w:hideMark/>
          </w:tcPr>
          <w:p w14:paraId="5806FF16" w14:textId="77777777" w:rsidR="001A11CB" w:rsidRPr="007B3BD8" w:rsidRDefault="001A11CB" w:rsidP="00E43DD9">
            <w:pPr>
              <w:pStyle w:val="LZ-4"/>
            </w:pPr>
            <w:r w:rsidRPr="007B3BD8">
              <w:t>中型</w:t>
            </w:r>
          </w:p>
        </w:tc>
        <w:tc>
          <w:tcPr>
            <w:tcW w:w="506" w:type="pct"/>
            <w:tcBorders>
              <w:top w:val="nil"/>
              <w:left w:val="nil"/>
              <w:bottom w:val="single" w:sz="4" w:space="0" w:color="auto"/>
              <w:right w:val="single" w:sz="4" w:space="0" w:color="auto"/>
            </w:tcBorders>
            <w:vAlign w:val="center"/>
            <w:hideMark/>
          </w:tcPr>
          <w:p w14:paraId="1F74C589" w14:textId="77777777" w:rsidR="001A11CB" w:rsidRPr="007B3BD8" w:rsidRDefault="001A11CB" w:rsidP="00E43DD9">
            <w:pPr>
              <w:pStyle w:val="LZ-4"/>
            </w:pPr>
            <w:r w:rsidRPr="007B3BD8">
              <w:t>汽油</w:t>
            </w:r>
          </w:p>
        </w:tc>
        <w:tc>
          <w:tcPr>
            <w:tcW w:w="573" w:type="pct"/>
            <w:tcBorders>
              <w:top w:val="nil"/>
              <w:left w:val="nil"/>
              <w:bottom w:val="single" w:sz="4" w:space="0" w:color="auto"/>
              <w:right w:val="single" w:sz="4" w:space="0" w:color="auto"/>
            </w:tcBorders>
            <w:vAlign w:val="center"/>
            <w:hideMark/>
          </w:tcPr>
          <w:p w14:paraId="5DCAEABD" w14:textId="77777777" w:rsidR="001A11CB" w:rsidRPr="007B3BD8" w:rsidRDefault="001A11CB" w:rsidP="00E43DD9">
            <w:pPr>
              <w:pStyle w:val="LZ-4"/>
            </w:pPr>
            <w:r w:rsidRPr="007B3BD8">
              <w:t>0.45</w:t>
            </w:r>
          </w:p>
        </w:tc>
        <w:tc>
          <w:tcPr>
            <w:tcW w:w="565" w:type="pct"/>
            <w:tcBorders>
              <w:top w:val="nil"/>
              <w:left w:val="nil"/>
              <w:bottom w:val="single" w:sz="4" w:space="0" w:color="auto"/>
              <w:right w:val="single" w:sz="4" w:space="0" w:color="auto"/>
            </w:tcBorders>
            <w:vAlign w:val="center"/>
            <w:hideMark/>
          </w:tcPr>
          <w:p w14:paraId="4C9C49EC" w14:textId="77777777" w:rsidR="001A11CB" w:rsidRPr="007B3BD8" w:rsidRDefault="001A11CB" w:rsidP="00E43DD9">
            <w:pPr>
              <w:pStyle w:val="LZ-4"/>
            </w:pPr>
            <w:r w:rsidRPr="007B3BD8">
              <w:t>0.15</w:t>
            </w:r>
          </w:p>
        </w:tc>
        <w:tc>
          <w:tcPr>
            <w:tcW w:w="565" w:type="pct"/>
            <w:tcBorders>
              <w:top w:val="nil"/>
              <w:left w:val="nil"/>
              <w:bottom w:val="single" w:sz="4" w:space="0" w:color="auto"/>
              <w:right w:val="single" w:sz="4" w:space="0" w:color="auto"/>
            </w:tcBorders>
            <w:vAlign w:val="center"/>
            <w:hideMark/>
          </w:tcPr>
          <w:p w14:paraId="22CCC6D7" w14:textId="77777777" w:rsidR="001A11CB" w:rsidRPr="007B3BD8" w:rsidRDefault="001A11CB" w:rsidP="00E43DD9">
            <w:pPr>
              <w:pStyle w:val="LZ-4"/>
            </w:pPr>
            <w:r w:rsidRPr="007B3BD8">
              <w:t>0.06</w:t>
            </w:r>
          </w:p>
        </w:tc>
        <w:tc>
          <w:tcPr>
            <w:tcW w:w="565" w:type="pct"/>
            <w:tcBorders>
              <w:top w:val="nil"/>
              <w:left w:val="nil"/>
              <w:bottom w:val="single" w:sz="4" w:space="0" w:color="auto"/>
              <w:right w:val="single" w:sz="4" w:space="0" w:color="auto"/>
            </w:tcBorders>
            <w:vAlign w:val="center"/>
            <w:hideMark/>
          </w:tcPr>
          <w:p w14:paraId="24F4F35C" w14:textId="77777777" w:rsidR="001A11CB" w:rsidRPr="007B3BD8" w:rsidRDefault="001A11CB" w:rsidP="00E43DD9">
            <w:pPr>
              <w:pStyle w:val="LZ-4"/>
            </w:pPr>
            <w:r w:rsidRPr="007B3BD8">
              <w:t>0.04</w:t>
            </w:r>
          </w:p>
        </w:tc>
        <w:tc>
          <w:tcPr>
            <w:tcW w:w="565" w:type="pct"/>
            <w:tcBorders>
              <w:top w:val="nil"/>
              <w:left w:val="nil"/>
              <w:bottom w:val="single" w:sz="4" w:space="0" w:color="auto"/>
              <w:right w:val="single" w:sz="4" w:space="0" w:color="auto"/>
            </w:tcBorders>
            <w:vAlign w:val="center"/>
            <w:hideMark/>
          </w:tcPr>
          <w:p w14:paraId="6428CE50" w14:textId="77777777" w:rsidR="001A11CB" w:rsidRPr="007B3BD8" w:rsidRDefault="001A11CB" w:rsidP="00E43DD9">
            <w:pPr>
              <w:pStyle w:val="LZ-4"/>
            </w:pPr>
            <w:r w:rsidRPr="007B3BD8">
              <w:t>0.04</w:t>
            </w:r>
          </w:p>
        </w:tc>
        <w:tc>
          <w:tcPr>
            <w:tcW w:w="561" w:type="pct"/>
            <w:tcBorders>
              <w:top w:val="nil"/>
              <w:left w:val="nil"/>
              <w:bottom w:val="single" w:sz="4" w:space="0" w:color="auto"/>
              <w:right w:val="single" w:sz="4" w:space="0" w:color="auto"/>
            </w:tcBorders>
            <w:vAlign w:val="center"/>
            <w:hideMark/>
          </w:tcPr>
          <w:p w14:paraId="0C7FAE41" w14:textId="77777777" w:rsidR="001A11CB" w:rsidRPr="007B3BD8" w:rsidRDefault="001A11CB" w:rsidP="00E43DD9">
            <w:pPr>
              <w:pStyle w:val="LZ-4"/>
            </w:pPr>
            <w:r w:rsidRPr="007B3BD8">
              <w:t>0.03</w:t>
            </w:r>
          </w:p>
        </w:tc>
      </w:tr>
      <w:tr w:rsidR="001A11CB" w:rsidRPr="007B3BD8" w14:paraId="1FF07BFD" w14:textId="77777777" w:rsidTr="001F1DA6">
        <w:trPr>
          <w:trHeight w:val="288"/>
          <w:jc w:val="center"/>
        </w:trPr>
        <w:tc>
          <w:tcPr>
            <w:tcW w:w="420" w:type="pct"/>
            <w:vMerge/>
            <w:tcBorders>
              <w:top w:val="nil"/>
              <w:left w:val="single" w:sz="4" w:space="0" w:color="auto"/>
              <w:bottom w:val="single" w:sz="4" w:space="0" w:color="auto"/>
              <w:right w:val="single" w:sz="4" w:space="0" w:color="auto"/>
            </w:tcBorders>
            <w:vAlign w:val="center"/>
            <w:hideMark/>
          </w:tcPr>
          <w:p w14:paraId="2D064B47" w14:textId="77777777" w:rsidR="001A11CB" w:rsidRPr="007B3BD8" w:rsidRDefault="001A11CB" w:rsidP="00E43DD9">
            <w:pPr>
              <w:pStyle w:val="LZ-4"/>
            </w:pPr>
          </w:p>
        </w:tc>
        <w:tc>
          <w:tcPr>
            <w:tcW w:w="680" w:type="pct"/>
            <w:vMerge/>
            <w:tcBorders>
              <w:top w:val="nil"/>
              <w:left w:val="nil"/>
              <w:bottom w:val="single" w:sz="4" w:space="0" w:color="auto"/>
              <w:right w:val="single" w:sz="4" w:space="0" w:color="auto"/>
            </w:tcBorders>
            <w:vAlign w:val="center"/>
            <w:hideMark/>
          </w:tcPr>
          <w:p w14:paraId="6582B7C2" w14:textId="77777777" w:rsidR="001A11CB" w:rsidRPr="007B3BD8" w:rsidRDefault="001A11CB" w:rsidP="00E43DD9">
            <w:pPr>
              <w:pStyle w:val="LZ-4"/>
            </w:pPr>
          </w:p>
        </w:tc>
        <w:tc>
          <w:tcPr>
            <w:tcW w:w="506" w:type="pct"/>
            <w:tcBorders>
              <w:top w:val="nil"/>
              <w:left w:val="nil"/>
              <w:bottom w:val="single" w:sz="4" w:space="0" w:color="auto"/>
              <w:right w:val="single" w:sz="4" w:space="0" w:color="auto"/>
            </w:tcBorders>
            <w:vAlign w:val="center"/>
            <w:hideMark/>
          </w:tcPr>
          <w:p w14:paraId="62D08CEE" w14:textId="77777777" w:rsidR="001A11CB" w:rsidRPr="007B3BD8" w:rsidRDefault="001A11CB" w:rsidP="00E43DD9">
            <w:pPr>
              <w:pStyle w:val="LZ-4"/>
            </w:pPr>
            <w:r w:rsidRPr="007B3BD8">
              <w:t>柴油</w:t>
            </w:r>
          </w:p>
        </w:tc>
        <w:tc>
          <w:tcPr>
            <w:tcW w:w="573" w:type="pct"/>
            <w:tcBorders>
              <w:top w:val="nil"/>
              <w:left w:val="nil"/>
              <w:bottom w:val="single" w:sz="4" w:space="0" w:color="auto"/>
              <w:right w:val="single" w:sz="4" w:space="0" w:color="auto"/>
            </w:tcBorders>
            <w:vAlign w:val="center"/>
            <w:hideMark/>
          </w:tcPr>
          <w:p w14:paraId="75BB5F2C"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303F1D96"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005ECE0D"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501371EF"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1506B3EC" w14:textId="77777777" w:rsidR="001A11CB" w:rsidRPr="007B3BD8" w:rsidRDefault="001A11CB" w:rsidP="00E43DD9">
            <w:pPr>
              <w:pStyle w:val="LZ-4"/>
            </w:pPr>
            <w:r w:rsidRPr="007B3BD8">
              <w:t>0</w:t>
            </w:r>
          </w:p>
        </w:tc>
        <w:tc>
          <w:tcPr>
            <w:tcW w:w="561" w:type="pct"/>
            <w:tcBorders>
              <w:top w:val="nil"/>
              <w:left w:val="nil"/>
              <w:bottom w:val="single" w:sz="4" w:space="0" w:color="auto"/>
              <w:right w:val="single" w:sz="4" w:space="0" w:color="auto"/>
            </w:tcBorders>
            <w:vAlign w:val="center"/>
            <w:hideMark/>
          </w:tcPr>
          <w:p w14:paraId="3D311B48" w14:textId="77777777" w:rsidR="001A11CB" w:rsidRPr="007B3BD8" w:rsidRDefault="001A11CB" w:rsidP="00E43DD9">
            <w:pPr>
              <w:pStyle w:val="LZ-4"/>
            </w:pPr>
            <w:r w:rsidRPr="007B3BD8">
              <w:t>0</w:t>
            </w:r>
          </w:p>
        </w:tc>
      </w:tr>
      <w:tr w:rsidR="001A11CB" w:rsidRPr="007B3BD8" w14:paraId="23E43B2A" w14:textId="77777777" w:rsidTr="001F1DA6">
        <w:trPr>
          <w:trHeight w:val="288"/>
          <w:jc w:val="center"/>
        </w:trPr>
        <w:tc>
          <w:tcPr>
            <w:tcW w:w="420" w:type="pct"/>
            <w:vMerge/>
            <w:tcBorders>
              <w:top w:val="nil"/>
              <w:left w:val="single" w:sz="4" w:space="0" w:color="auto"/>
              <w:bottom w:val="single" w:sz="4" w:space="0" w:color="auto"/>
              <w:right w:val="single" w:sz="4" w:space="0" w:color="auto"/>
            </w:tcBorders>
            <w:vAlign w:val="center"/>
            <w:hideMark/>
          </w:tcPr>
          <w:p w14:paraId="67D162CA" w14:textId="77777777" w:rsidR="001A11CB" w:rsidRPr="007B3BD8" w:rsidRDefault="001A11CB" w:rsidP="00E43DD9">
            <w:pPr>
              <w:pStyle w:val="LZ-4"/>
            </w:pPr>
          </w:p>
        </w:tc>
        <w:tc>
          <w:tcPr>
            <w:tcW w:w="680" w:type="pct"/>
            <w:vMerge/>
            <w:tcBorders>
              <w:top w:val="nil"/>
              <w:left w:val="nil"/>
              <w:bottom w:val="single" w:sz="4" w:space="0" w:color="auto"/>
              <w:right w:val="single" w:sz="4" w:space="0" w:color="auto"/>
            </w:tcBorders>
            <w:vAlign w:val="center"/>
            <w:hideMark/>
          </w:tcPr>
          <w:p w14:paraId="66C7BCF7" w14:textId="77777777" w:rsidR="001A11CB" w:rsidRPr="007B3BD8" w:rsidRDefault="001A11CB" w:rsidP="00E43DD9">
            <w:pPr>
              <w:pStyle w:val="LZ-4"/>
            </w:pPr>
          </w:p>
        </w:tc>
        <w:tc>
          <w:tcPr>
            <w:tcW w:w="506" w:type="pct"/>
            <w:tcBorders>
              <w:top w:val="nil"/>
              <w:left w:val="nil"/>
              <w:bottom w:val="single" w:sz="4" w:space="0" w:color="auto"/>
              <w:right w:val="single" w:sz="4" w:space="0" w:color="auto"/>
            </w:tcBorders>
            <w:vAlign w:val="center"/>
            <w:hideMark/>
          </w:tcPr>
          <w:p w14:paraId="17A94AEA" w14:textId="77777777" w:rsidR="001A11CB" w:rsidRPr="007B3BD8" w:rsidRDefault="001A11CB" w:rsidP="00E43DD9">
            <w:pPr>
              <w:pStyle w:val="LZ-4"/>
            </w:pPr>
            <w:r w:rsidRPr="007B3BD8">
              <w:t>其他</w:t>
            </w:r>
          </w:p>
        </w:tc>
        <w:tc>
          <w:tcPr>
            <w:tcW w:w="573" w:type="pct"/>
            <w:tcBorders>
              <w:top w:val="nil"/>
              <w:left w:val="nil"/>
              <w:bottom w:val="single" w:sz="4" w:space="0" w:color="auto"/>
              <w:right w:val="single" w:sz="4" w:space="0" w:color="auto"/>
            </w:tcBorders>
            <w:vAlign w:val="center"/>
            <w:hideMark/>
          </w:tcPr>
          <w:p w14:paraId="54ABBE29" w14:textId="77777777" w:rsidR="001A11CB" w:rsidRPr="007B3BD8" w:rsidRDefault="001A11CB" w:rsidP="00E43DD9">
            <w:pPr>
              <w:pStyle w:val="LZ-4"/>
            </w:pPr>
            <w:r w:rsidRPr="007B3BD8">
              <w:t>-</w:t>
            </w:r>
          </w:p>
        </w:tc>
        <w:tc>
          <w:tcPr>
            <w:tcW w:w="565" w:type="pct"/>
            <w:tcBorders>
              <w:top w:val="nil"/>
              <w:left w:val="nil"/>
              <w:bottom w:val="single" w:sz="4" w:space="0" w:color="auto"/>
              <w:right w:val="single" w:sz="4" w:space="0" w:color="auto"/>
            </w:tcBorders>
            <w:vAlign w:val="center"/>
            <w:hideMark/>
          </w:tcPr>
          <w:p w14:paraId="5BAB0BDA" w14:textId="77777777" w:rsidR="001A11CB" w:rsidRPr="007B3BD8" w:rsidRDefault="001A11CB" w:rsidP="00E43DD9">
            <w:pPr>
              <w:pStyle w:val="LZ-4"/>
            </w:pPr>
            <w:r w:rsidRPr="007B3BD8">
              <w:t>-</w:t>
            </w:r>
          </w:p>
        </w:tc>
        <w:tc>
          <w:tcPr>
            <w:tcW w:w="565" w:type="pct"/>
            <w:tcBorders>
              <w:top w:val="nil"/>
              <w:left w:val="nil"/>
              <w:bottom w:val="single" w:sz="4" w:space="0" w:color="auto"/>
              <w:right w:val="single" w:sz="4" w:space="0" w:color="auto"/>
            </w:tcBorders>
            <w:vAlign w:val="center"/>
            <w:hideMark/>
          </w:tcPr>
          <w:p w14:paraId="4BF285AF" w14:textId="77777777" w:rsidR="001A11CB" w:rsidRPr="007B3BD8" w:rsidRDefault="001A11CB" w:rsidP="00E43DD9">
            <w:pPr>
              <w:pStyle w:val="LZ-4"/>
            </w:pPr>
            <w:r w:rsidRPr="007B3BD8">
              <w:t>-</w:t>
            </w:r>
          </w:p>
        </w:tc>
        <w:tc>
          <w:tcPr>
            <w:tcW w:w="565" w:type="pct"/>
            <w:tcBorders>
              <w:top w:val="nil"/>
              <w:left w:val="nil"/>
              <w:bottom w:val="single" w:sz="4" w:space="0" w:color="auto"/>
              <w:right w:val="single" w:sz="4" w:space="0" w:color="auto"/>
            </w:tcBorders>
            <w:vAlign w:val="center"/>
            <w:hideMark/>
          </w:tcPr>
          <w:p w14:paraId="31FF5C19" w14:textId="77777777" w:rsidR="001A11CB" w:rsidRPr="007B3BD8" w:rsidRDefault="001A11CB" w:rsidP="00E43DD9">
            <w:pPr>
              <w:pStyle w:val="LZ-4"/>
            </w:pPr>
            <w:r w:rsidRPr="007B3BD8">
              <w:t>-</w:t>
            </w:r>
          </w:p>
        </w:tc>
        <w:tc>
          <w:tcPr>
            <w:tcW w:w="565" w:type="pct"/>
            <w:tcBorders>
              <w:top w:val="nil"/>
              <w:left w:val="nil"/>
              <w:bottom w:val="single" w:sz="4" w:space="0" w:color="auto"/>
              <w:right w:val="single" w:sz="4" w:space="0" w:color="auto"/>
            </w:tcBorders>
            <w:vAlign w:val="center"/>
            <w:hideMark/>
          </w:tcPr>
          <w:p w14:paraId="2C7CF689" w14:textId="77777777" w:rsidR="001A11CB" w:rsidRPr="007B3BD8" w:rsidRDefault="001A11CB" w:rsidP="00E43DD9">
            <w:pPr>
              <w:pStyle w:val="LZ-4"/>
            </w:pPr>
            <w:r w:rsidRPr="007B3BD8">
              <w:t>-</w:t>
            </w:r>
          </w:p>
        </w:tc>
        <w:tc>
          <w:tcPr>
            <w:tcW w:w="561" w:type="pct"/>
            <w:tcBorders>
              <w:top w:val="nil"/>
              <w:left w:val="nil"/>
              <w:bottom w:val="single" w:sz="4" w:space="0" w:color="auto"/>
              <w:right w:val="single" w:sz="4" w:space="0" w:color="auto"/>
            </w:tcBorders>
            <w:vAlign w:val="center"/>
            <w:hideMark/>
          </w:tcPr>
          <w:p w14:paraId="510ABC3C" w14:textId="77777777" w:rsidR="001A11CB" w:rsidRPr="007B3BD8" w:rsidRDefault="001A11CB" w:rsidP="00E43DD9">
            <w:pPr>
              <w:pStyle w:val="LZ-4"/>
            </w:pPr>
            <w:r w:rsidRPr="007B3BD8">
              <w:t>-</w:t>
            </w:r>
          </w:p>
        </w:tc>
      </w:tr>
      <w:tr w:rsidR="001A11CB" w:rsidRPr="007B3BD8" w14:paraId="5BF64DEE" w14:textId="77777777" w:rsidTr="001F1DA6">
        <w:trPr>
          <w:trHeight w:val="288"/>
          <w:jc w:val="center"/>
        </w:trPr>
        <w:tc>
          <w:tcPr>
            <w:tcW w:w="420" w:type="pct"/>
            <w:vMerge/>
            <w:tcBorders>
              <w:top w:val="nil"/>
              <w:left w:val="single" w:sz="4" w:space="0" w:color="auto"/>
              <w:bottom w:val="single" w:sz="4" w:space="0" w:color="auto"/>
              <w:right w:val="single" w:sz="4" w:space="0" w:color="auto"/>
            </w:tcBorders>
            <w:vAlign w:val="center"/>
            <w:hideMark/>
          </w:tcPr>
          <w:p w14:paraId="05BE8D48" w14:textId="77777777" w:rsidR="001A11CB" w:rsidRPr="007B3BD8" w:rsidRDefault="001A11CB" w:rsidP="00E43DD9">
            <w:pPr>
              <w:pStyle w:val="LZ-4"/>
            </w:pPr>
          </w:p>
        </w:tc>
        <w:tc>
          <w:tcPr>
            <w:tcW w:w="680" w:type="pct"/>
            <w:vMerge w:val="restart"/>
            <w:tcBorders>
              <w:top w:val="nil"/>
              <w:left w:val="nil"/>
              <w:bottom w:val="single" w:sz="4" w:space="0" w:color="auto"/>
              <w:right w:val="single" w:sz="4" w:space="0" w:color="auto"/>
            </w:tcBorders>
            <w:vAlign w:val="center"/>
            <w:hideMark/>
          </w:tcPr>
          <w:p w14:paraId="7A3EC085" w14:textId="77777777" w:rsidR="001A11CB" w:rsidRPr="007B3BD8" w:rsidRDefault="001A11CB" w:rsidP="00E43DD9">
            <w:pPr>
              <w:pStyle w:val="LZ-4"/>
            </w:pPr>
            <w:r w:rsidRPr="007B3BD8">
              <w:t>重型</w:t>
            </w:r>
          </w:p>
        </w:tc>
        <w:tc>
          <w:tcPr>
            <w:tcW w:w="506" w:type="pct"/>
            <w:tcBorders>
              <w:top w:val="nil"/>
              <w:left w:val="nil"/>
              <w:bottom w:val="single" w:sz="4" w:space="0" w:color="auto"/>
              <w:right w:val="single" w:sz="4" w:space="0" w:color="auto"/>
            </w:tcBorders>
            <w:vAlign w:val="center"/>
            <w:hideMark/>
          </w:tcPr>
          <w:p w14:paraId="546CA574" w14:textId="77777777" w:rsidR="001A11CB" w:rsidRPr="007B3BD8" w:rsidRDefault="001A11CB" w:rsidP="00E43DD9">
            <w:pPr>
              <w:pStyle w:val="LZ-4"/>
            </w:pPr>
            <w:r w:rsidRPr="007B3BD8">
              <w:t>汽油</w:t>
            </w:r>
          </w:p>
        </w:tc>
        <w:tc>
          <w:tcPr>
            <w:tcW w:w="573" w:type="pct"/>
            <w:tcBorders>
              <w:top w:val="nil"/>
              <w:left w:val="nil"/>
              <w:bottom w:val="single" w:sz="4" w:space="0" w:color="auto"/>
              <w:right w:val="single" w:sz="4" w:space="0" w:color="auto"/>
            </w:tcBorders>
            <w:vAlign w:val="center"/>
            <w:hideMark/>
          </w:tcPr>
          <w:p w14:paraId="671425C9" w14:textId="77777777" w:rsidR="001A11CB" w:rsidRPr="007B3BD8" w:rsidRDefault="001A11CB" w:rsidP="00E43DD9">
            <w:pPr>
              <w:pStyle w:val="LZ-4"/>
            </w:pPr>
            <w:r w:rsidRPr="007B3BD8">
              <w:t>0.42</w:t>
            </w:r>
          </w:p>
        </w:tc>
        <w:tc>
          <w:tcPr>
            <w:tcW w:w="565" w:type="pct"/>
            <w:tcBorders>
              <w:top w:val="nil"/>
              <w:left w:val="nil"/>
              <w:bottom w:val="single" w:sz="4" w:space="0" w:color="auto"/>
              <w:right w:val="single" w:sz="4" w:space="0" w:color="auto"/>
            </w:tcBorders>
            <w:vAlign w:val="center"/>
            <w:hideMark/>
          </w:tcPr>
          <w:p w14:paraId="0AFA7746" w14:textId="77777777" w:rsidR="001A11CB" w:rsidRPr="007B3BD8" w:rsidRDefault="001A11CB" w:rsidP="00E43DD9">
            <w:pPr>
              <w:pStyle w:val="LZ-4"/>
            </w:pPr>
            <w:r w:rsidRPr="007B3BD8">
              <w:t>0.14</w:t>
            </w:r>
          </w:p>
        </w:tc>
        <w:tc>
          <w:tcPr>
            <w:tcW w:w="565" w:type="pct"/>
            <w:tcBorders>
              <w:top w:val="nil"/>
              <w:left w:val="nil"/>
              <w:bottom w:val="single" w:sz="4" w:space="0" w:color="auto"/>
              <w:right w:val="single" w:sz="4" w:space="0" w:color="auto"/>
            </w:tcBorders>
            <w:vAlign w:val="center"/>
            <w:hideMark/>
          </w:tcPr>
          <w:p w14:paraId="45BE7772" w14:textId="77777777" w:rsidR="001A11CB" w:rsidRPr="007B3BD8" w:rsidRDefault="001A11CB" w:rsidP="00E43DD9">
            <w:pPr>
              <w:pStyle w:val="LZ-4"/>
            </w:pPr>
            <w:r w:rsidRPr="007B3BD8">
              <w:t>0.05</w:t>
            </w:r>
          </w:p>
        </w:tc>
        <w:tc>
          <w:tcPr>
            <w:tcW w:w="565" w:type="pct"/>
            <w:tcBorders>
              <w:top w:val="nil"/>
              <w:left w:val="nil"/>
              <w:bottom w:val="single" w:sz="4" w:space="0" w:color="auto"/>
              <w:right w:val="single" w:sz="4" w:space="0" w:color="auto"/>
            </w:tcBorders>
            <w:vAlign w:val="center"/>
            <w:hideMark/>
          </w:tcPr>
          <w:p w14:paraId="36F9210A" w14:textId="77777777" w:rsidR="001A11CB" w:rsidRPr="007B3BD8" w:rsidRDefault="001A11CB" w:rsidP="00E43DD9">
            <w:pPr>
              <w:pStyle w:val="LZ-4"/>
            </w:pPr>
            <w:r w:rsidRPr="007B3BD8">
              <w:t>0.03</w:t>
            </w:r>
          </w:p>
        </w:tc>
        <w:tc>
          <w:tcPr>
            <w:tcW w:w="565" w:type="pct"/>
            <w:tcBorders>
              <w:top w:val="nil"/>
              <w:left w:val="nil"/>
              <w:bottom w:val="single" w:sz="4" w:space="0" w:color="auto"/>
              <w:right w:val="single" w:sz="4" w:space="0" w:color="auto"/>
            </w:tcBorders>
            <w:vAlign w:val="center"/>
            <w:hideMark/>
          </w:tcPr>
          <w:p w14:paraId="0E754132" w14:textId="77777777" w:rsidR="001A11CB" w:rsidRPr="007B3BD8" w:rsidRDefault="001A11CB" w:rsidP="00E43DD9">
            <w:pPr>
              <w:pStyle w:val="LZ-4"/>
            </w:pPr>
            <w:r w:rsidRPr="007B3BD8">
              <w:t>0.03</w:t>
            </w:r>
          </w:p>
        </w:tc>
        <w:tc>
          <w:tcPr>
            <w:tcW w:w="561" w:type="pct"/>
            <w:tcBorders>
              <w:top w:val="nil"/>
              <w:left w:val="nil"/>
              <w:bottom w:val="single" w:sz="4" w:space="0" w:color="auto"/>
              <w:right w:val="single" w:sz="4" w:space="0" w:color="auto"/>
            </w:tcBorders>
            <w:vAlign w:val="center"/>
            <w:hideMark/>
          </w:tcPr>
          <w:p w14:paraId="4352D65C" w14:textId="77777777" w:rsidR="001A11CB" w:rsidRPr="007B3BD8" w:rsidRDefault="001A11CB" w:rsidP="00E43DD9">
            <w:pPr>
              <w:pStyle w:val="LZ-4"/>
            </w:pPr>
            <w:r w:rsidRPr="007B3BD8">
              <w:t>0.02</w:t>
            </w:r>
          </w:p>
        </w:tc>
      </w:tr>
      <w:tr w:rsidR="001A11CB" w:rsidRPr="007B3BD8" w14:paraId="160C14BC" w14:textId="77777777" w:rsidTr="001F1DA6">
        <w:trPr>
          <w:trHeight w:val="288"/>
          <w:jc w:val="center"/>
        </w:trPr>
        <w:tc>
          <w:tcPr>
            <w:tcW w:w="420" w:type="pct"/>
            <w:vMerge/>
            <w:tcBorders>
              <w:top w:val="nil"/>
              <w:left w:val="single" w:sz="4" w:space="0" w:color="auto"/>
              <w:bottom w:val="single" w:sz="4" w:space="0" w:color="auto"/>
              <w:right w:val="single" w:sz="4" w:space="0" w:color="auto"/>
            </w:tcBorders>
            <w:vAlign w:val="center"/>
            <w:hideMark/>
          </w:tcPr>
          <w:p w14:paraId="13187A61" w14:textId="77777777" w:rsidR="001A11CB" w:rsidRPr="007B3BD8" w:rsidRDefault="001A11CB" w:rsidP="00E43DD9">
            <w:pPr>
              <w:pStyle w:val="LZ-4"/>
            </w:pPr>
          </w:p>
        </w:tc>
        <w:tc>
          <w:tcPr>
            <w:tcW w:w="680" w:type="pct"/>
            <w:vMerge/>
            <w:tcBorders>
              <w:top w:val="nil"/>
              <w:left w:val="nil"/>
              <w:bottom w:val="single" w:sz="4" w:space="0" w:color="auto"/>
              <w:right w:val="single" w:sz="4" w:space="0" w:color="auto"/>
            </w:tcBorders>
            <w:vAlign w:val="center"/>
            <w:hideMark/>
          </w:tcPr>
          <w:p w14:paraId="2D1BA9B1" w14:textId="77777777" w:rsidR="001A11CB" w:rsidRPr="007B3BD8" w:rsidRDefault="001A11CB" w:rsidP="00E43DD9">
            <w:pPr>
              <w:pStyle w:val="LZ-4"/>
            </w:pPr>
          </w:p>
        </w:tc>
        <w:tc>
          <w:tcPr>
            <w:tcW w:w="506" w:type="pct"/>
            <w:tcBorders>
              <w:top w:val="nil"/>
              <w:left w:val="nil"/>
              <w:bottom w:val="single" w:sz="4" w:space="0" w:color="auto"/>
              <w:right w:val="single" w:sz="4" w:space="0" w:color="auto"/>
            </w:tcBorders>
            <w:vAlign w:val="center"/>
            <w:hideMark/>
          </w:tcPr>
          <w:p w14:paraId="1949A599" w14:textId="77777777" w:rsidR="001A11CB" w:rsidRPr="007B3BD8" w:rsidRDefault="001A11CB" w:rsidP="00E43DD9">
            <w:pPr>
              <w:pStyle w:val="LZ-4"/>
            </w:pPr>
            <w:r w:rsidRPr="007B3BD8">
              <w:t>柴油</w:t>
            </w:r>
          </w:p>
        </w:tc>
        <w:tc>
          <w:tcPr>
            <w:tcW w:w="573" w:type="pct"/>
            <w:tcBorders>
              <w:top w:val="nil"/>
              <w:left w:val="nil"/>
              <w:bottom w:val="single" w:sz="4" w:space="0" w:color="auto"/>
              <w:right w:val="single" w:sz="4" w:space="0" w:color="auto"/>
            </w:tcBorders>
            <w:vAlign w:val="center"/>
            <w:hideMark/>
          </w:tcPr>
          <w:p w14:paraId="39629E32"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175BC62C"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36CE4FF1"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23DD8EBE"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05B9DFBA" w14:textId="77777777" w:rsidR="001A11CB" w:rsidRPr="007B3BD8" w:rsidRDefault="001A11CB" w:rsidP="00E43DD9">
            <w:pPr>
              <w:pStyle w:val="LZ-4"/>
            </w:pPr>
            <w:r w:rsidRPr="007B3BD8">
              <w:t>0</w:t>
            </w:r>
          </w:p>
        </w:tc>
        <w:tc>
          <w:tcPr>
            <w:tcW w:w="561" w:type="pct"/>
            <w:tcBorders>
              <w:top w:val="nil"/>
              <w:left w:val="nil"/>
              <w:bottom w:val="single" w:sz="4" w:space="0" w:color="auto"/>
              <w:right w:val="single" w:sz="4" w:space="0" w:color="auto"/>
            </w:tcBorders>
            <w:vAlign w:val="center"/>
            <w:hideMark/>
          </w:tcPr>
          <w:p w14:paraId="46C887BC" w14:textId="77777777" w:rsidR="001A11CB" w:rsidRPr="007B3BD8" w:rsidRDefault="001A11CB" w:rsidP="00E43DD9">
            <w:pPr>
              <w:pStyle w:val="LZ-4"/>
            </w:pPr>
            <w:r w:rsidRPr="007B3BD8">
              <w:t>0</w:t>
            </w:r>
          </w:p>
        </w:tc>
      </w:tr>
      <w:tr w:rsidR="001A11CB" w:rsidRPr="007B3BD8" w14:paraId="695423B0" w14:textId="77777777" w:rsidTr="001F1DA6">
        <w:trPr>
          <w:trHeight w:val="288"/>
          <w:jc w:val="center"/>
        </w:trPr>
        <w:tc>
          <w:tcPr>
            <w:tcW w:w="420" w:type="pct"/>
            <w:vMerge/>
            <w:tcBorders>
              <w:top w:val="nil"/>
              <w:left w:val="single" w:sz="4" w:space="0" w:color="auto"/>
              <w:bottom w:val="single" w:sz="4" w:space="0" w:color="auto"/>
              <w:right w:val="single" w:sz="4" w:space="0" w:color="auto"/>
            </w:tcBorders>
            <w:vAlign w:val="center"/>
            <w:hideMark/>
          </w:tcPr>
          <w:p w14:paraId="6884372D" w14:textId="77777777" w:rsidR="001A11CB" w:rsidRPr="007B3BD8" w:rsidRDefault="001A11CB" w:rsidP="00E43DD9">
            <w:pPr>
              <w:pStyle w:val="LZ-4"/>
            </w:pPr>
          </w:p>
        </w:tc>
        <w:tc>
          <w:tcPr>
            <w:tcW w:w="680" w:type="pct"/>
            <w:vMerge/>
            <w:tcBorders>
              <w:top w:val="nil"/>
              <w:left w:val="nil"/>
              <w:bottom w:val="single" w:sz="4" w:space="0" w:color="auto"/>
              <w:right w:val="single" w:sz="4" w:space="0" w:color="auto"/>
            </w:tcBorders>
            <w:vAlign w:val="center"/>
            <w:hideMark/>
          </w:tcPr>
          <w:p w14:paraId="3345B31B" w14:textId="77777777" w:rsidR="001A11CB" w:rsidRPr="007B3BD8" w:rsidRDefault="001A11CB" w:rsidP="00E43DD9">
            <w:pPr>
              <w:pStyle w:val="LZ-4"/>
            </w:pPr>
          </w:p>
        </w:tc>
        <w:tc>
          <w:tcPr>
            <w:tcW w:w="506" w:type="pct"/>
            <w:tcBorders>
              <w:top w:val="nil"/>
              <w:left w:val="nil"/>
              <w:bottom w:val="single" w:sz="4" w:space="0" w:color="auto"/>
              <w:right w:val="single" w:sz="4" w:space="0" w:color="auto"/>
            </w:tcBorders>
            <w:vAlign w:val="center"/>
            <w:hideMark/>
          </w:tcPr>
          <w:p w14:paraId="13F4F305" w14:textId="1D1C80B5" w:rsidR="001A11CB" w:rsidRPr="007B3BD8" w:rsidRDefault="001A11CB" w:rsidP="00E43DD9">
            <w:pPr>
              <w:pStyle w:val="LZ-4"/>
            </w:pPr>
            <w:r w:rsidRPr="007B3BD8">
              <w:t>其他</w:t>
            </w:r>
          </w:p>
        </w:tc>
        <w:tc>
          <w:tcPr>
            <w:tcW w:w="573" w:type="pct"/>
            <w:tcBorders>
              <w:top w:val="nil"/>
              <w:left w:val="nil"/>
              <w:bottom w:val="single" w:sz="4" w:space="0" w:color="auto"/>
              <w:right w:val="single" w:sz="4" w:space="0" w:color="auto"/>
            </w:tcBorders>
            <w:vAlign w:val="center"/>
            <w:hideMark/>
          </w:tcPr>
          <w:p w14:paraId="371BC2FC"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3F1411EB"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00002C15"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21A7CE97" w14:textId="77777777" w:rsidR="001A11CB" w:rsidRPr="007B3BD8" w:rsidRDefault="001A11CB" w:rsidP="00E43DD9">
            <w:pPr>
              <w:pStyle w:val="LZ-4"/>
            </w:pPr>
            <w:r w:rsidRPr="007B3BD8">
              <w:t>0</w:t>
            </w:r>
          </w:p>
        </w:tc>
        <w:tc>
          <w:tcPr>
            <w:tcW w:w="565" w:type="pct"/>
            <w:tcBorders>
              <w:top w:val="nil"/>
              <w:left w:val="nil"/>
              <w:bottom w:val="single" w:sz="4" w:space="0" w:color="auto"/>
              <w:right w:val="single" w:sz="4" w:space="0" w:color="auto"/>
            </w:tcBorders>
            <w:vAlign w:val="center"/>
            <w:hideMark/>
          </w:tcPr>
          <w:p w14:paraId="3DAD29BC" w14:textId="77777777" w:rsidR="001A11CB" w:rsidRPr="007B3BD8" w:rsidRDefault="001A11CB" w:rsidP="00E43DD9">
            <w:pPr>
              <w:pStyle w:val="LZ-4"/>
            </w:pPr>
            <w:r w:rsidRPr="007B3BD8">
              <w:t>0</w:t>
            </w:r>
          </w:p>
        </w:tc>
        <w:tc>
          <w:tcPr>
            <w:tcW w:w="561" w:type="pct"/>
            <w:tcBorders>
              <w:top w:val="nil"/>
              <w:left w:val="nil"/>
              <w:bottom w:val="single" w:sz="4" w:space="0" w:color="auto"/>
              <w:right w:val="single" w:sz="4" w:space="0" w:color="auto"/>
            </w:tcBorders>
            <w:vAlign w:val="center"/>
            <w:hideMark/>
          </w:tcPr>
          <w:p w14:paraId="3726DF5F" w14:textId="77777777" w:rsidR="001A11CB" w:rsidRPr="007B3BD8" w:rsidRDefault="001A11CB" w:rsidP="00E43DD9">
            <w:pPr>
              <w:pStyle w:val="LZ-4"/>
            </w:pPr>
            <w:r w:rsidRPr="007B3BD8">
              <w:t>0</w:t>
            </w:r>
          </w:p>
        </w:tc>
      </w:tr>
      <w:tr w:rsidR="001A11CB" w:rsidRPr="007B3BD8" w14:paraId="31BC1C52" w14:textId="77777777" w:rsidTr="001F1DA6">
        <w:trPr>
          <w:trHeight w:val="288"/>
          <w:jc w:val="center"/>
        </w:trPr>
        <w:tc>
          <w:tcPr>
            <w:tcW w:w="420" w:type="pct"/>
            <w:vMerge/>
            <w:tcBorders>
              <w:top w:val="nil"/>
              <w:left w:val="single" w:sz="4" w:space="0" w:color="auto"/>
              <w:bottom w:val="single" w:sz="4" w:space="0" w:color="auto"/>
              <w:right w:val="single" w:sz="4" w:space="0" w:color="auto"/>
            </w:tcBorders>
            <w:vAlign w:val="center"/>
            <w:hideMark/>
          </w:tcPr>
          <w:p w14:paraId="5BEA1185" w14:textId="77777777" w:rsidR="001A11CB" w:rsidRPr="007B3BD8" w:rsidRDefault="001A11CB" w:rsidP="00E43DD9">
            <w:pPr>
              <w:pStyle w:val="LZ-4"/>
            </w:pPr>
          </w:p>
        </w:tc>
        <w:tc>
          <w:tcPr>
            <w:tcW w:w="680" w:type="pct"/>
            <w:tcBorders>
              <w:top w:val="nil"/>
              <w:left w:val="nil"/>
              <w:bottom w:val="single" w:sz="4" w:space="0" w:color="auto"/>
              <w:right w:val="single" w:sz="4" w:space="0" w:color="auto"/>
            </w:tcBorders>
            <w:vAlign w:val="center"/>
            <w:hideMark/>
          </w:tcPr>
          <w:p w14:paraId="3DAEFB73" w14:textId="77777777" w:rsidR="001A11CB" w:rsidRPr="007B3BD8" w:rsidRDefault="001A11CB" w:rsidP="00E43DD9">
            <w:pPr>
              <w:pStyle w:val="LZ-4"/>
            </w:pPr>
            <w:r w:rsidRPr="007B3BD8">
              <w:t>低速货车</w:t>
            </w:r>
          </w:p>
        </w:tc>
        <w:tc>
          <w:tcPr>
            <w:tcW w:w="506" w:type="pct"/>
            <w:tcBorders>
              <w:top w:val="nil"/>
              <w:left w:val="nil"/>
              <w:bottom w:val="single" w:sz="4" w:space="0" w:color="auto"/>
              <w:right w:val="single" w:sz="4" w:space="0" w:color="auto"/>
            </w:tcBorders>
            <w:vAlign w:val="center"/>
            <w:hideMark/>
          </w:tcPr>
          <w:p w14:paraId="7CF14656" w14:textId="77777777" w:rsidR="001A11CB" w:rsidRPr="007B3BD8" w:rsidRDefault="001A11CB" w:rsidP="00E43DD9">
            <w:pPr>
              <w:pStyle w:val="LZ-4"/>
            </w:pPr>
            <w:r w:rsidRPr="007B3BD8">
              <w:t>柴油</w:t>
            </w:r>
          </w:p>
        </w:tc>
        <w:tc>
          <w:tcPr>
            <w:tcW w:w="573" w:type="pct"/>
            <w:tcBorders>
              <w:top w:val="nil"/>
              <w:left w:val="nil"/>
              <w:bottom w:val="single" w:sz="4" w:space="0" w:color="auto"/>
              <w:right w:val="single" w:sz="4" w:space="0" w:color="auto"/>
            </w:tcBorders>
            <w:vAlign w:val="center"/>
            <w:hideMark/>
          </w:tcPr>
          <w:p w14:paraId="4F245018" w14:textId="77777777" w:rsidR="001A11CB" w:rsidRPr="007B3BD8" w:rsidRDefault="001A11CB" w:rsidP="00E43DD9">
            <w:pPr>
              <w:pStyle w:val="LZ-4"/>
            </w:pPr>
            <w:r w:rsidRPr="007B3BD8">
              <w:t>-</w:t>
            </w:r>
          </w:p>
        </w:tc>
        <w:tc>
          <w:tcPr>
            <w:tcW w:w="565" w:type="pct"/>
            <w:tcBorders>
              <w:top w:val="nil"/>
              <w:left w:val="nil"/>
              <w:bottom w:val="single" w:sz="4" w:space="0" w:color="auto"/>
              <w:right w:val="single" w:sz="4" w:space="0" w:color="auto"/>
            </w:tcBorders>
            <w:vAlign w:val="center"/>
            <w:hideMark/>
          </w:tcPr>
          <w:p w14:paraId="3F21967D" w14:textId="77777777" w:rsidR="001A11CB" w:rsidRPr="007B3BD8" w:rsidRDefault="001A11CB" w:rsidP="00E43DD9">
            <w:pPr>
              <w:pStyle w:val="LZ-4"/>
            </w:pPr>
            <w:r w:rsidRPr="007B3BD8">
              <w:t>-</w:t>
            </w:r>
          </w:p>
        </w:tc>
        <w:tc>
          <w:tcPr>
            <w:tcW w:w="565" w:type="pct"/>
            <w:tcBorders>
              <w:top w:val="nil"/>
              <w:left w:val="nil"/>
              <w:bottom w:val="single" w:sz="4" w:space="0" w:color="auto"/>
              <w:right w:val="single" w:sz="4" w:space="0" w:color="auto"/>
            </w:tcBorders>
            <w:vAlign w:val="center"/>
            <w:hideMark/>
          </w:tcPr>
          <w:p w14:paraId="06971739" w14:textId="77777777" w:rsidR="001A11CB" w:rsidRPr="007B3BD8" w:rsidRDefault="001A11CB" w:rsidP="00E43DD9">
            <w:pPr>
              <w:pStyle w:val="LZ-4"/>
            </w:pPr>
            <w:r w:rsidRPr="007B3BD8">
              <w:t>-</w:t>
            </w:r>
          </w:p>
        </w:tc>
        <w:tc>
          <w:tcPr>
            <w:tcW w:w="565" w:type="pct"/>
            <w:tcBorders>
              <w:top w:val="nil"/>
              <w:left w:val="nil"/>
              <w:bottom w:val="single" w:sz="4" w:space="0" w:color="auto"/>
              <w:right w:val="single" w:sz="4" w:space="0" w:color="auto"/>
            </w:tcBorders>
            <w:vAlign w:val="center"/>
            <w:hideMark/>
          </w:tcPr>
          <w:p w14:paraId="6D62A911" w14:textId="77777777" w:rsidR="001A11CB" w:rsidRPr="007B3BD8" w:rsidRDefault="001A11CB" w:rsidP="00E43DD9">
            <w:pPr>
              <w:pStyle w:val="LZ-4"/>
            </w:pPr>
            <w:r w:rsidRPr="007B3BD8">
              <w:t>-</w:t>
            </w:r>
          </w:p>
        </w:tc>
        <w:tc>
          <w:tcPr>
            <w:tcW w:w="565" w:type="pct"/>
            <w:tcBorders>
              <w:top w:val="nil"/>
              <w:left w:val="nil"/>
              <w:bottom w:val="single" w:sz="4" w:space="0" w:color="auto"/>
              <w:right w:val="single" w:sz="4" w:space="0" w:color="auto"/>
            </w:tcBorders>
            <w:vAlign w:val="center"/>
            <w:hideMark/>
          </w:tcPr>
          <w:p w14:paraId="7CFCD653" w14:textId="77777777" w:rsidR="001A11CB" w:rsidRPr="007B3BD8" w:rsidRDefault="001A11CB" w:rsidP="00E43DD9">
            <w:pPr>
              <w:pStyle w:val="LZ-4"/>
            </w:pPr>
            <w:r w:rsidRPr="007B3BD8">
              <w:t>-</w:t>
            </w:r>
          </w:p>
        </w:tc>
        <w:tc>
          <w:tcPr>
            <w:tcW w:w="561" w:type="pct"/>
            <w:tcBorders>
              <w:top w:val="nil"/>
              <w:left w:val="nil"/>
              <w:bottom w:val="single" w:sz="4" w:space="0" w:color="auto"/>
              <w:right w:val="single" w:sz="4" w:space="0" w:color="auto"/>
            </w:tcBorders>
            <w:vAlign w:val="center"/>
            <w:hideMark/>
          </w:tcPr>
          <w:p w14:paraId="0AB736C0" w14:textId="77777777" w:rsidR="001A11CB" w:rsidRPr="007B3BD8" w:rsidRDefault="001A11CB" w:rsidP="00E43DD9">
            <w:pPr>
              <w:pStyle w:val="LZ-4"/>
            </w:pPr>
            <w:r w:rsidRPr="007B3BD8">
              <w:t>-</w:t>
            </w:r>
          </w:p>
        </w:tc>
      </w:tr>
      <w:tr w:rsidR="001A11CB" w:rsidRPr="007B3BD8" w14:paraId="4CD3069E" w14:textId="77777777" w:rsidTr="001F1DA6">
        <w:trPr>
          <w:trHeight w:val="288"/>
          <w:jc w:val="center"/>
        </w:trPr>
        <w:tc>
          <w:tcPr>
            <w:tcW w:w="420" w:type="pct"/>
            <w:vMerge/>
            <w:tcBorders>
              <w:top w:val="nil"/>
              <w:left w:val="single" w:sz="4" w:space="0" w:color="auto"/>
              <w:bottom w:val="single" w:sz="4" w:space="0" w:color="auto"/>
              <w:right w:val="single" w:sz="4" w:space="0" w:color="auto"/>
            </w:tcBorders>
            <w:vAlign w:val="center"/>
            <w:hideMark/>
          </w:tcPr>
          <w:p w14:paraId="189754F3" w14:textId="77777777" w:rsidR="001A11CB" w:rsidRPr="007B3BD8" w:rsidRDefault="001A11CB" w:rsidP="00E43DD9">
            <w:pPr>
              <w:pStyle w:val="LZ-4"/>
            </w:pPr>
          </w:p>
        </w:tc>
        <w:tc>
          <w:tcPr>
            <w:tcW w:w="680" w:type="pct"/>
            <w:tcBorders>
              <w:top w:val="nil"/>
              <w:left w:val="nil"/>
              <w:bottom w:val="single" w:sz="4" w:space="0" w:color="auto"/>
              <w:right w:val="single" w:sz="4" w:space="0" w:color="auto"/>
            </w:tcBorders>
            <w:vAlign w:val="center"/>
            <w:hideMark/>
          </w:tcPr>
          <w:p w14:paraId="00A2BBFB" w14:textId="77777777" w:rsidR="001A11CB" w:rsidRPr="007B3BD8" w:rsidRDefault="001A11CB" w:rsidP="00E43DD9">
            <w:pPr>
              <w:pStyle w:val="LZ-4"/>
            </w:pPr>
            <w:r w:rsidRPr="007B3BD8">
              <w:t>三轮汽车</w:t>
            </w:r>
          </w:p>
        </w:tc>
        <w:tc>
          <w:tcPr>
            <w:tcW w:w="506" w:type="pct"/>
            <w:tcBorders>
              <w:top w:val="nil"/>
              <w:left w:val="nil"/>
              <w:bottom w:val="single" w:sz="4" w:space="0" w:color="auto"/>
              <w:right w:val="single" w:sz="4" w:space="0" w:color="auto"/>
            </w:tcBorders>
            <w:vAlign w:val="center"/>
            <w:hideMark/>
          </w:tcPr>
          <w:p w14:paraId="7E124D85" w14:textId="77777777" w:rsidR="001A11CB" w:rsidRPr="007B3BD8" w:rsidRDefault="001A11CB" w:rsidP="00E43DD9">
            <w:pPr>
              <w:pStyle w:val="LZ-4"/>
            </w:pPr>
            <w:r w:rsidRPr="007B3BD8">
              <w:t>柴油</w:t>
            </w:r>
          </w:p>
        </w:tc>
        <w:tc>
          <w:tcPr>
            <w:tcW w:w="573" w:type="pct"/>
            <w:tcBorders>
              <w:top w:val="nil"/>
              <w:left w:val="nil"/>
              <w:bottom w:val="single" w:sz="4" w:space="0" w:color="auto"/>
              <w:right w:val="single" w:sz="4" w:space="0" w:color="auto"/>
            </w:tcBorders>
            <w:vAlign w:val="center"/>
            <w:hideMark/>
          </w:tcPr>
          <w:p w14:paraId="1F34D025" w14:textId="77777777" w:rsidR="001A11CB" w:rsidRPr="007B3BD8" w:rsidRDefault="001A11CB" w:rsidP="00E43DD9">
            <w:pPr>
              <w:pStyle w:val="LZ-4"/>
            </w:pPr>
            <w:r w:rsidRPr="007B3BD8">
              <w:t>-</w:t>
            </w:r>
          </w:p>
        </w:tc>
        <w:tc>
          <w:tcPr>
            <w:tcW w:w="565" w:type="pct"/>
            <w:tcBorders>
              <w:top w:val="nil"/>
              <w:left w:val="nil"/>
              <w:bottom w:val="single" w:sz="4" w:space="0" w:color="auto"/>
              <w:right w:val="single" w:sz="4" w:space="0" w:color="auto"/>
            </w:tcBorders>
            <w:vAlign w:val="center"/>
            <w:hideMark/>
          </w:tcPr>
          <w:p w14:paraId="4821DEF4" w14:textId="77777777" w:rsidR="001A11CB" w:rsidRPr="007B3BD8" w:rsidRDefault="001A11CB" w:rsidP="00E43DD9">
            <w:pPr>
              <w:pStyle w:val="LZ-4"/>
            </w:pPr>
            <w:r w:rsidRPr="007B3BD8">
              <w:t>-</w:t>
            </w:r>
          </w:p>
        </w:tc>
        <w:tc>
          <w:tcPr>
            <w:tcW w:w="565" w:type="pct"/>
            <w:tcBorders>
              <w:top w:val="nil"/>
              <w:left w:val="nil"/>
              <w:bottom w:val="single" w:sz="4" w:space="0" w:color="auto"/>
              <w:right w:val="single" w:sz="4" w:space="0" w:color="auto"/>
            </w:tcBorders>
            <w:vAlign w:val="center"/>
            <w:hideMark/>
          </w:tcPr>
          <w:p w14:paraId="5673035E" w14:textId="77777777" w:rsidR="001A11CB" w:rsidRPr="007B3BD8" w:rsidRDefault="001A11CB" w:rsidP="00E43DD9">
            <w:pPr>
              <w:pStyle w:val="LZ-4"/>
            </w:pPr>
            <w:r w:rsidRPr="007B3BD8">
              <w:t>-</w:t>
            </w:r>
          </w:p>
        </w:tc>
        <w:tc>
          <w:tcPr>
            <w:tcW w:w="565" w:type="pct"/>
            <w:tcBorders>
              <w:top w:val="nil"/>
              <w:left w:val="nil"/>
              <w:bottom w:val="single" w:sz="4" w:space="0" w:color="auto"/>
              <w:right w:val="single" w:sz="4" w:space="0" w:color="auto"/>
            </w:tcBorders>
            <w:vAlign w:val="center"/>
            <w:hideMark/>
          </w:tcPr>
          <w:p w14:paraId="155506FE" w14:textId="77777777" w:rsidR="001A11CB" w:rsidRPr="007B3BD8" w:rsidRDefault="001A11CB" w:rsidP="00E43DD9">
            <w:pPr>
              <w:pStyle w:val="LZ-4"/>
            </w:pPr>
            <w:r w:rsidRPr="007B3BD8">
              <w:t>-</w:t>
            </w:r>
          </w:p>
        </w:tc>
        <w:tc>
          <w:tcPr>
            <w:tcW w:w="565" w:type="pct"/>
            <w:tcBorders>
              <w:top w:val="nil"/>
              <w:left w:val="nil"/>
              <w:bottom w:val="single" w:sz="4" w:space="0" w:color="auto"/>
              <w:right w:val="single" w:sz="4" w:space="0" w:color="auto"/>
            </w:tcBorders>
            <w:vAlign w:val="center"/>
            <w:hideMark/>
          </w:tcPr>
          <w:p w14:paraId="79F9E994" w14:textId="77777777" w:rsidR="001A11CB" w:rsidRPr="007B3BD8" w:rsidRDefault="001A11CB" w:rsidP="00E43DD9">
            <w:pPr>
              <w:pStyle w:val="LZ-4"/>
            </w:pPr>
            <w:r w:rsidRPr="007B3BD8">
              <w:t>-</w:t>
            </w:r>
          </w:p>
        </w:tc>
        <w:tc>
          <w:tcPr>
            <w:tcW w:w="561" w:type="pct"/>
            <w:tcBorders>
              <w:top w:val="nil"/>
              <w:left w:val="nil"/>
              <w:bottom w:val="single" w:sz="4" w:space="0" w:color="auto"/>
              <w:right w:val="single" w:sz="4" w:space="0" w:color="auto"/>
            </w:tcBorders>
            <w:vAlign w:val="center"/>
            <w:hideMark/>
          </w:tcPr>
          <w:p w14:paraId="0382D286" w14:textId="77777777" w:rsidR="001A11CB" w:rsidRPr="007B3BD8" w:rsidRDefault="001A11CB" w:rsidP="00E43DD9">
            <w:pPr>
              <w:pStyle w:val="LZ-4"/>
            </w:pPr>
            <w:r w:rsidRPr="007B3BD8">
              <w:t>-</w:t>
            </w:r>
          </w:p>
        </w:tc>
      </w:tr>
      <w:tr w:rsidR="001A11CB" w:rsidRPr="007B3BD8" w14:paraId="7DC3FACE" w14:textId="77777777" w:rsidTr="001F1DA6">
        <w:trPr>
          <w:trHeight w:val="288"/>
          <w:jc w:val="center"/>
        </w:trPr>
        <w:tc>
          <w:tcPr>
            <w:tcW w:w="420" w:type="pct"/>
            <w:vMerge w:val="restart"/>
            <w:tcBorders>
              <w:top w:val="nil"/>
              <w:left w:val="single" w:sz="4" w:space="0" w:color="auto"/>
              <w:bottom w:val="single" w:sz="4" w:space="0" w:color="auto"/>
              <w:right w:val="single" w:sz="4" w:space="0" w:color="auto"/>
            </w:tcBorders>
            <w:vAlign w:val="center"/>
            <w:hideMark/>
          </w:tcPr>
          <w:p w14:paraId="56B1AE1E" w14:textId="77777777" w:rsidR="001A11CB" w:rsidRPr="007B3BD8" w:rsidRDefault="001A11CB" w:rsidP="00E43DD9">
            <w:pPr>
              <w:pStyle w:val="LZ-4"/>
            </w:pPr>
            <w:r w:rsidRPr="007B3BD8">
              <w:t>摩托车</w:t>
            </w:r>
          </w:p>
        </w:tc>
        <w:tc>
          <w:tcPr>
            <w:tcW w:w="680" w:type="pct"/>
            <w:tcBorders>
              <w:top w:val="nil"/>
              <w:left w:val="nil"/>
              <w:bottom w:val="single" w:sz="4" w:space="0" w:color="auto"/>
              <w:right w:val="single" w:sz="4" w:space="0" w:color="auto"/>
            </w:tcBorders>
            <w:vAlign w:val="center"/>
            <w:hideMark/>
          </w:tcPr>
          <w:p w14:paraId="7971A31D" w14:textId="77777777" w:rsidR="001A11CB" w:rsidRPr="007B3BD8" w:rsidRDefault="001A11CB" w:rsidP="00E43DD9">
            <w:pPr>
              <w:pStyle w:val="LZ-4"/>
            </w:pPr>
            <w:r w:rsidRPr="007B3BD8">
              <w:t>普通</w:t>
            </w:r>
          </w:p>
        </w:tc>
        <w:tc>
          <w:tcPr>
            <w:tcW w:w="506" w:type="pct"/>
            <w:tcBorders>
              <w:top w:val="nil"/>
              <w:left w:val="nil"/>
              <w:bottom w:val="single" w:sz="4" w:space="0" w:color="auto"/>
              <w:right w:val="single" w:sz="4" w:space="0" w:color="auto"/>
            </w:tcBorders>
            <w:vAlign w:val="center"/>
            <w:hideMark/>
          </w:tcPr>
          <w:p w14:paraId="178B9728" w14:textId="77777777" w:rsidR="001A11CB" w:rsidRPr="007B3BD8" w:rsidRDefault="001A11CB" w:rsidP="00E43DD9">
            <w:pPr>
              <w:pStyle w:val="LZ-4"/>
            </w:pPr>
            <w:r w:rsidRPr="007B3BD8">
              <w:t>汽油</w:t>
            </w:r>
          </w:p>
        </w:tc>
        <w:tc>
          <w:tcPr>
            <w:tcW w:w="573" w:type="pct"/>
            <w:tcBorders>
              <w:top w:val="nil"/>
              <w:left w:val="nil"/>
              <w:bottom w:val="single" w:sz="4" w:space="0" w:color="auto"/>
              <w:right w:val="single" w:sz="4" w:space="0" w:color="auto"/>
            </w:tcBorders>
            <w:vAlign w:val="center"/>
            <w:hideMark/>
          </w:tcPr>
          <w:p w14:paraId="6132AAAD" w14:textId="77777777" w:rsidR="001A11CB" w:rsidRPr="007B3BD8" w:rsidRDefault="001A11CB" w:rsidP="00E43DD9">
            <w:pPr>
              <w:pStyle w:val="LZ-4"/>
            </w:pPr>
            <w:r w:rsidRPr="007B3BD8">
              <w:t>0.78</w:t>
            </w:r>
          </w:p>
        </w:tc>
        <w:tc>
          <w:tcPr>
            <w:tcW w:w="565" w:type="pct"/>
            <w:tcBorders>
              <w:top w:val="nil"/>
              <w:left w:val="nil"/>
              <w:bottom w:val="single" w:sz="4" w:space="0" w:color="auto"/>
              <w:right w:val="single" w:sz="4" w:space="0" w:color="auto"/>
            </w:tcBorders>
            <w:vAlign w:val="center"/>
            <w:hideMark/>
          </w:tcPr>
          <w:p w14:paraId="6FCAA42F" w14:textId="77777777" w:rsidR="001A11CB" w:rsidRPr="007B3BD8" w:rsidRDefault="001A11CB" w:rsidP="00E43DD9">
            <w:pPr>
              <w:pStyle w:val="LZ-4"/>
            </w:pPr>
            <w:r w:rsidRPr="007B3BD8">
              <w:t>0.57</w:t>
            </w:r>
          </w:p>
        </w:tc>
        <w:tc>
          <w:tcPr>
            <w:tcW w:w="565" w:type="pct"/>
            <w:tcBorders>
              <w:top w:val="nil"/>
              <w:left w:val="nil"/>
              <w:bottom w:val="single" w:sz="4" w:space="0" w:color="auto"/>
              <w:right w:val="single" w:sz="4" w:space="0" w:color="auto"/>
            </w:tcBorders>
            <w:vAlign w:val="center"/>
            <w:hideMark/>
          </w:tcPr>
          <w:p w14:paraId="4C098A25" w14:textId="77777777" w:rsidR="001A11CB" w:rsidRPr="007B3BD8" w:rsidRDefault="001A11CB" w:rsidP="00E43DD9">
            <w:pPr>
              <w:pStyle w:val="LZ-4"/>
            </w:pPr>
            <w:r w:rsidRPr="007B3BD8">
              <w:t>0.57</w:t>
            </w:r>
          </w:p>
        </w:tc>
        <w:tc>
          <w:tcPr>
            <w:tcW w:w="565" w:type="pct"/>
            <w:tcBorders>
              <w:top w:val="nil"/>
              <w:left w:val="nil"/>
              <w:bottom w:val="single" w:sz="4" w:space="0" w:color="auto"/>
              <w:right w:val="single" w:sz="4" w:space="0" w:color="auto"/>
            </w:tcBorders>
            <w:vAlign w:val="center"/>
            <w:hideMark/>
          </w:tcPr>
          <w:p w14:paraId="25059D03" w14:textId="77777777" w:rsidR="001A11CB" w:rsidRPr="007B3BD8" w:rsidRDefault="001A11CB" w:rsidP="00E43DD9">
            <w:pPr>
              <w:pStyle w:val="LZ-4"/>
            </w:pPr>
            <w:r w:rsidRPr="007B3BD8">
              <w:t>0.51</w:t>
            </w:r>
          </w:p>
        </w:tc>
        <w:tc>
          <w:tcPr>
            <w:tcW w:w="565" w:type="pct"/>
            <w:tcBorders>
              <w:top w:val="nil"/>
              <w:left w:val="nil"/>
              <w:bottom w:val="single" w:sz="4" w:space="0" w:color="auto"/>
              <w:right w:val="single" w:sz="4" w:space="0" w:color="auto"/>
            </w:tcBorders>
            <w:vAlign w:val="center"/>
            <w:hideMark/>
          </w:tcPr>
          <w:p w14:paraId="63654152" w14:textId="77777777" w:rsidR="001A11CB" w:rsidRPr="007B3BD8" w:rsidRDefault="001A11CB" w:rsidP="00E43DD9">
            <w:pPr>
              <w:pStyle w:val="LZ-4"/>
            </w:pPr>
            <w:r w:rsidRPr="007B3BD8">
              <w:t>-</w:t>
            </w:r>
          </w:p>
        </w:tc>
        <w:tc>
          <w:tcPr>
            <w:tcW w:w="561" w:type="pct"/>
            <w:tcBorders>
              <w:top w:val="nil"/>
              <w:left w:val="nil"/>
              <w:bottom w:val="single" w:sz="4" w:space="0" w:color="auto"/>
              <w:right w:val="single" w:sz="4" w:space="0" w:color="auto"/>
            </w:tcBorders>
            <w:vAlign w:val="center"/>
            <w:hideMark/>
          </w:tcPr>
          <w:p w14:paraId="3E87E0B3" w14:textId="77777777" w:rsidR="001A11CB" w:rsidRPr="007B3BD8" w:rsidRDefault="001A11CB" w:rsidP="00E43DD9">
            <w:pPr>
              <w:pStyle w:val="LZ-4"/>
            </w:pPr>
            <w:r w:rsidRPr="007B3BD8">
              <w:t>-</w:t>
            </w:r>
          </w:p>
        </w:tc>
      </w:tr>
      <w:tr w:rsidR="001A11CB" w:rsidRPr="007B3BD8" w14:paraId="11196736" w14:textId="77777777" w:rsidTr="001F1DA6">
        <w:trPr>
          <w:trHeight w:val="288"/>
          <w:jc w:val="center"/>
        </w:trPr>
        <w:tc>
          <w:tcPr>
            <w:tcW w:w="420" w:type="pct"/>
            <w:vMerge/>
            <w:tcBorders>
              <w:top w:val="nil"/>
              <w:left w:val="single" w:sz="4" w:space="0" w:color="auto"/>
              <w:bottom w:val="single" w:sz="4" w:space="0" w:color="auto"/>
              <w:right w:val="single" w:sz="4" w:space="0" w:color="auto"/>
            </w:tcBorders>
            <w:vAlign w:val="center"/>
            <w:hideMark/>
          </w:tcPr>
          <w:p w14:paraId="6279B17C" w14:textId="77777777" w:rsidR="001A11CB" w:rsidRPr="007B3BD8" w:rsidRDefault="001A11CB" w:rsidP="00E43DD9">
            <w:pPr>
              <w:pStyle w:val="LZ-4"/>
            </w:pPr>
          </w:p>
        </w:tc>
        <w:tc>
          <w:tcPr>
            <w:tcW w:w="680" w:type="pct"/>
            <w:tcBorders>
              <w:top w:val="nil"/>
              <w:left w:val="nil"/>
              <w:bottom w:val="single" w:sz="4" w:space="0" w:color="auto"/>
              <w:right w:val="single" w:sz="4" w:space="0" w:color="auto"/>
            </w:tcBorders>
            <w:vAlign w:val="center"/>
            <w:hideMark/>
          </w:tcPr>
          <w:p w14:paraId="719ADD9A" w14:textId="77777777" w:rsidR="001A11CB" w:rsidRPr="007B3BD8" w:rsidRDefault="001A11CB" w:rsidP="00E43DD9">
            <w:pPr>
              <w:pStyle w:val="LZ-4"/>
            </w:pPr>
            <w:r w:rsidRPr="007B3BD8">
              <w:t>轻便</w:t>
            </w:r>
          </w:p>
        </w:tc>
        <w:tc>
          <w:tcPr>
            <w:tcW w:w="506" w:type="pct"/>
            <w:tcBorders>
              <w:top w:val="nil"/>
              <w:left w:val="nil"/>
              <w:bottom w:val="single" w:sz="4" w:space="0" w:color="auto"/>
              <w:right w:val="single" w:sz="4" w:space="0" w:color="auto"/>
            </w:tcBorders>
            <w:vAlign w:val="center"/>
            <w:hideMark/>
          </w:tcPr>
          <w:p w14:paraId="5D344AF0" w14:textId="77777777" w:rsidR="001A11CB" w:rsidRPr="007B3BD8" w:rsidRDefault="001A11CB" w:rsidP="00E43DD9">
            <w:pPr>
              <w:pStyle w:val="LZ-4"/>
            </w:pPr>
            <w:r w:rsidRPr="007B3BD8">
              <w:t>汽油</w:t>
            </w:r>
          </w:p>
        </w:tc>
        <w:tc>
          <w:tcPr>
            <w:tcW w:w="573" w:type="pct"/>
            <w:tcBorders>
              <w:top w:val="nil"/>
              <w:left w:val="nil"/>
              <w:bottom w:val="single" w:sz="4" w:space="0" w:color="auto"/>
              <w:right w:val="single" w:sz="4" w:space="0" w:color="auto"/>
            </w:tcBorders>
            <w:vAlign w:val="center"/>
            <w:hideMark/>
          </w:tcPr>
          <w:p w14:paraId="3A2BCBE7" w14:textId="77777777" w:rsidR="001A11CB" w:rsidRPr="007B3BD8" w:rsidRDefault="001A11CB" w:rsidP="00E43DD9">
            <w:pPr>
              <w:pStyle w:val="LZ-4"/>
            </w:pPr>
            <w:r w:rsidRPr="007B3BD8">
              <w:t>0.78</w:t>
            </w:r>
          </w:p>
        </w:tc>
        <w:tc>
          <w:tcPr>
            <w:tcW w:w="565" w:type="pct"/>
            <w:tcBorders>
              <w:top w:val="nil"/>
              <w:left w:val="nil"/>
              <w:bottom w:val="single" w:sz="4" w:space="0" w:color="auto"/>
              <w:right w:val="single" w:sz="4" w:space="0" w:color="auto"/>
            </w:tcBorders>
            <w:vAlign w:val="center"/>
            <w:hideMark/>
          </w:tcPr>
          <w:p w14:paraId="3D3A3A47" w14:textId="77777777" w:rsidR="001A11CB" w:rsidRPr="007B3BD8" w:rsidRDefault="001A11CB" w:rsidP="00E43DD9">
            <w:pPr>
              <w:pStyle w:val="LZ-4"/>
            </w:pPr>
            <w:r w:rsidRPr="007B3BD8">
              <w:t>0.57</w:t>
            </w:r>
          </w:p>
        </w:tc>
        <w:tc>
          <w:tcPr>
            <w:tcW w:w="565" w:type="pct"/>
            <w:tcBorders>
              <w:top w:val="nil"/>
              <w:left w:val="nil"/>
              <w:bottom w:val="single" w:sz="4" w:space="0" w:color="auto"/>
              <w:right w:val="single" w:sz="4" w:space="0" w:color="auto"/>
            </w:tcBorders>
            <w:vAlign w:val="center"/>
            <w:hideMark/>
          </w:tcPr>
          <w:p w14:paraId="7DDA9C11" w14:textId="77777777" w:rsidR="001A11CB" w:rsidRPr="007B3BD8" w:rsidRDefault="001A11CB" w:rsidP="00E43DD9">
            <w:pPr>
              <w:pStyle w:val="LZ-4"/>
            </w:pPr>
            <w:r w:rsidRPr="007B3BD8">
              <w:t>0.57</w:t>
            </w:r>
          </w:p>
        </w:tc>
        <w:tc>
          <w:tcPr>
            <w:tcW w:w="565" w:type="pct"/>
            <w:tcBorders>
              <w:top w:val="nil"/>
              <w:left w:val="nil"/>
              <w:bottom w:val="single" w:sz="4" w:space="0" w:color="auto"/>
              <w:right w:val="single" w:sz="4" w:space="0" w:color="auto"/>
            </w:tcBorders>
            <w:vAlign w:val="center"/>
            <w:hideMark/>
          </w:tcPr>
          <w:p w14:paraId="46A2360E" w14:textId="77777777" w:rsidR="001A11CB" w:rsidRPr="007B3BD8" w:rsidRDefault="001A11CB" w:rsidP="00E43DD9">
            <w:pPr>
              <w:pStyle w:val="LZ-4"/>
            </w:pPr>
            <w:r w:rsidRPr="007B3BD8">
              <w:t>0.51</w:t>
            </w:r>
          </w:p>
        </w:tc>
        <w:tc>
          <w:tcPr>
            <w:tcW w:w="565" w:type="pct"/>
            <w:tcBorders>
              <w:top w:val="nil"/>
              <w:left w:val="nil"/>
              <w:bottom w:val="single" w:sz="4" w:space="0" w:color="auto"/>
              <w:right w:val="single" w:sz="4" w:space="0" w:color="auto"/>
            </w:tcBorders>
            <w:vAlign w:val="center"/>
            <w:hideMark/>
          </w:tcPr>
          <w:p w14:paraId="580096EB" w14:textId="77777777" w:rsidR="001A11CB" w:rsidRPr="007B3BD8" w:rsidRDefault="001A11CB" w:rsidP="00E43DD9">
            <w:pPr>
              <w:pStyle w:val="LZ-4"/>
            </w:pPr>
            <w:r w:rsidRPr="007B3BD8">
              <w:t>-</w:t>
            </w:r>
          </w:p>
        </w:tc>
        <w:tc>
          <w:tcPr>
            <w:tcW w:w="561" w:type="pct"/>
            <w:tcBorders>
              <w:top w:val="nil"/>
              <w:left w:val="nil"/>
              <w:bottom w:val="single" w:sz="4" w:space="0" w:color="auto"/>
              <w:right w:val="single" w:sz="4" w:space="0" w:color="auto"/>
            </w:tcBorders>
            <w:vAlign w:val="center"/>
            <w:hideMark/>
          </w:tcPr>
          <w:p w14:paraId="29AA9B6D" w14:textId="77777777" w:rsidR="001A11CB" w:rsidRPr="007B3BD8" w:rsidRDefault="001A11CB" w:rsidP="00E43DD9">
            <w:pPr>
              <w:pStyle w:val="LZ-4"/>
            </w:pPr>
            <w:r w:rsidRPr="007B3BD8">
              <w:t>-</w:t>
            </w:r>
          </w:p>
        </w:tc>
      </w:tr>
    </w:tbl>
    <w:p w14:paraId="117D48B5" w14:textId="77777777" w:rsidR="001A11CB" w:rsidRPr="007B3BD8" w:rsidRDefault="001A11CB" w:rsidP="001A11CB">
      <w:pPr>
        <w:pStyle w:val="LZ-"/>
        <w:ind w:firstLine="482"/>
        <w:rPr>
          <w:b/>
        </w:rPr>
      </w:pPr>
      <w:r w:rsidRPr="007B3BD8">
        <w:rPr>
          <w:b/>
        </w:rPr>
        <w:lastRenderedPageBreak/>
        <w:t>2</w:t>
      </w:r>
      <w:r w:rsidRPr="007B3BD8">
        <w:rPr>
          <w:b/>
        </w:rPr>
        <w:t>）环境修正因子的确定</w:t>
      </w:r>
    </w:p>
    <w:p w14:paraId="0E5B14EF" w14:textId="77777777" w:rsidR="001A11CB" w:rsidRPr="007B3BD8" w:rsidRDefault="001A11CB" w:rsidP="001A11CB">
      <w:pPr>
        <w:pStyle w:val="LZ-"/>
        <w:ind w:firstLine="480"/>
      </w:pPr>
      <w:r w:rsidRPr="007B3BD8">
        <w:t>环境修正因子指为反映环境因素（温度、湿度、海拔）对车辆排放状况影响引入的修正系数，由温度修正因子、湿度修正因子和海拔修正因子计算得到。计算公式如下：</w:t>
      </w:r>
    </w:p>
    <w:p w14:paraId="573ECBBF" w14:textId="77777777" w:rsidR="001A11CB" w:rsidRPr="007B3BD8" w:rsidRDefault="001A11CB" w:rsidP="001A11CB">
      <w:pPr>
        <w:pStyle w:val="af6"/>
        <w:spacing w:line="360" w:lineRule="auto"/>
        <w:rPr>
          <w:sz w:val="24"/>
          <w:szCs w:val="24"/>
        </w:rPr>
      </w:pPr>
      <w:r w:rsidRPr="007B3BD8">
        <w:rPr>
          <w:sz w:val="24"/>
          <w:szCs w:val="24"/>
        </w:rPr>
        <w:t xml:space="preserve">φ= </w:t>
      </w:r>
      <w:r w:rsidRPr="007B3BD8">
        <w:rPr>
          <w:rFonts w:ascii="Cambria Math" w:hAnsi="Cambria Math" w:cs="Cambria Math"/>
          <w:sz w:val="24"/>
          <w:szCs w:val="24"/>
        </w:rPr>
        <w:t>𝜑</w:t>
      </w:r>
      <w:r w:rsidRPr="007B3BD8">
        <w:rPr>
          <w:sz w:val="24"/>
          <w:szCs w:val="24"/>
        </w:rPr>
        <w:t>Temp×</w:t>
      </w:r>
      <w:r w:rsidRPr="007B3BD8">
        <w:rPr>
          <w:rFonts w:ascii="Cambria Math" w:hAnsi="Cambria Math" w:cs="Cambria Math"/>
          <w:sz w:val="24"/>
          <w:szCs w:val="24"/>
        </w:rPr>
        <w:t>𝜑</w:t>
      </w:r>
      <w:r w:rsidRPr="007B3BD8">
        <w:rPr>
          <w:sz w:val="24"/>
          <w:szCs w:val="24"/>
        </w:rPr>
        <w:t>RH×</w:t>
      </w:r>
      <w:r w:rsidRPr="007B3BD8">
        <w:rPr>
          <w:rFonts w:ascii="Cambria Math" w:hAnsi="Cambria Math" w:cs="Cambria Math"/>
          <w:sz w:val="24"/>
          <w:szCs w:val="24"/>
        </w:rPr>
        <w:t>𝜑</w:t>
      </w:r>
      <w:r w:rsidRPr="007B3BD8">
        <w:rPr>
          <w:sz w:val="24"/>
          <w:szCs w:val="24"/>
        </w:rPr>
        <w:t>Height</w:t>
      </w:r>
    </w:p>
    <w:p w14:paraId="1F1B3DB3" w14:textId="77777777" w:rsidR="001A11CB" w:rsidRPr="007B3BD8" w:rsidRDefault="001A11CB" w:rsidP="001A11CB">
      <w:pPr>
        <w:pStyle w:val="LZ-"/>
        <w:ind w:firstLine="480"/>
      </w:pPr>
      <w:r w:rsidRPr="007B3BD8">
        <w:t>式中，</w:t>
      </w:r>
      <w:r w:rsidRPr="007B3BD8">
        <w:rPr>
          <w:rFonts w:ascii="Cambria Math" w:hAnsi="Cambria Math" w:cs="Cambria Math"/>
        </w:rPr>
        <w:t>𝜑</w:t>
      </w:r>
      <w:r w:rsidRPr="007B3BD8">
        <w:t>Temp</w:t>
      </w:r>
      <w:r w:rsidRPr="007B3BD8">
        <w:t>为温度修正因子；</w:t>
      </w:r>
      <w:r w:rsidRPr="007B3BD8">
        <w:rPr>
          <w:rFonts w:ascii="Cambria Math" w:hAnsi="Cambria Math" w:cs="Cambria Math"/>
        </w:rPr>
        <w:t>𝜑</w:t>
      </w:r>
      <w:r w:rsidRPr="007B3BD8">
        <w:t>RH</w:t>
      </w:r>
      <w:r w:rsidRPr="007B3BD8">
        <w:t>为湿度修正因子；</w:t>
      </w:r>
      <w:r w:rsidRPr="007B3BD8">
        <w:rPr>
          <w:rFonts w:ascii="Cambria Math" w:hAnsi="Cambria Math" w:cs="Cambria Math"/>
        </w:rPr>
        <w:t>𝜑</w:t>
      </w:r>
      <w:r w:rsidRPr="007B3BD8">
        <w:t>Height</w:t>
      </w:r>
      <w:r w:rsidRPr="007B3BD8">
        <w:t>为海拔修正因子。根据</w:t>
      </w:r>
      <w:proofErr w:type="gramStart"/>
      <w:r>
        <w:t>萧山区</w:t>
      </w:r>
      <w:proofErr w:type="gramEnd"/>
      <w:r w:rsidRPr="007B3BD8">
        <w:t>的年平均气温为</w:t>
      </w:r>
      <w:r w:rsidRPr="007B3BD8">
        <w:t>16.2</w:t>
      </w:r>
      <w:r w:rsidRPr="007B3BD8">
        <w:rPr>
          <w:rFonts w:ascii="宋体" w:hAnsi="宋体" w:cs="宋体" w:hint="eastAsia"/>
        </w:rPr>
        <w:t>℃</w:t>
      </w:r>
      <w:r w:rsidRPr="007B3BD8">
        <w:rPr>
          <w:rFonts w:hint="eastAsia"/>
        </w:rPr>
        <w:t>，</w:t>
      </w:r>
      <w:r w:rsidRPr="007B3BD8">
        <w:t>海拔高度为</w:t>
      </w:r>
      <w:r w:rsidRPr="007B3BD8">
        <w:t>399.2</w:t>
      </w:r>
      <w:r w:rsidRPr="007B3BD8">
        <w:t>米</w:t>
      </w:r>
      <w:r w:rsidRPr="007B3BD8">
        <w:rPr>
          <w:rFonts w:hint="eastAsia"/>
        </w:rPr>
        <w:t>，</w:t>
      </w:r>
      <w:r w:rsidRPr="007B3BD8">
        <w:t>年平均湿度为</w:t>
      </w:r>
      <w:r w:rsidRPr="007B3BD8">
        <w:t>78%</w:t>
      </w:r>
      <w:r w:rsidRPr="007B3BD8">
        <w:t>，参照《清单编制技术手册》</w:t>
      </w:r>
      <w:r w:rsidRPr="007B3BD8">
        <w:rPr>
          <w:rFonts w:hint="eastAsia"/>
        </w:rPr>
        <w:t>的标准</w:t>
      </w:r>
      <w:r w:rsidRPr="007B3BD8">
        <w:t>修正系数，通过内插法修正得到。</w:t>
      </w:r>
    </w:p>
    <w:p w14:paraId="731AB14C" w14:textId="77777777" w:rsidR="001A11CB" w:rsidRPr="007B3BD8" w:rsidRDefault="001A11CB" w:rsidP="001A11CB">
      <w:pPr>
        <w:pStyle w:val="LZ-"/>
        <w:ind w:firstLine="482"/>
        <w:rPr>
          <w:b/>
        </w:rPr>
      </w:pPr>
      <w:r w:rsidRPr="007B3BD8">
        <w:rPr>
          <w:b/>
        </w:rPr>
        <w:t>3</w:t>
      </w:r>
      <w:r w:rsidRPr="007B3BD8">
        <w:rPr>
          <w:b/>
        </w:rPr>
        <w:t>）平均速度修正因子的确定</w:t>
      </w:r>
    </w:p>
    <w:p w14:paraId="6210B66E" w14:textId="03910A31" w:rsidR="001A11CB" w:rsidRPr="007B3BD8" w:rsidRDefault="001A11CB" w:rsidP="001A11CB">
      <w:pPr>
        <w:pStyle w:val="LZ-"/>
        <w:ind w:firstLine="480"/>
      </w:pPr>
      <w:r w:rsidRPr="007B3BD8">
        <w:t>平均速度修正因子指为反映行驶速度对车辆排放状况影响引入的修正系数，主要分为</w:t>
      </w:r>
      <w:r w:rsidRPr="007B3BD8">
        <w:t>&lt;20</w:t>
      </w:r>
      <w:r w:rsidRPr="007B3BD8">
        <w:t>、</w:t>
      </w:r>
      <w:r w:rsidRPr="007B3BD8">
        <w:t>20~30</w:t>
      </w:r>
      <w:r w:rsidRPr="007B3BD8">
        <w:t>、</w:t>
      </w:r>
      <w:r w:rsidRPr="007B3BD8">
        <w:t>30~40</w:t>
      </w:r>
      <w:r w:rsidRPr="007B3BD8">
        <w:t>、</w:t>
      </w:r>
      <w:r w:rsidRPr="007B3BD8">
        <w:t>40~80</w:t>
      </w:r>
      <w:r w:rsidRPr="007B3BD8">
        <w:t>和</w:t>
      </w:r>
      <w:r w:rsidRPr="007B3BD8">
        <w:t>&gt;80km/h</w:t>
      </w:r>
      <w:del w:id="262" w:author="彭 mq" w:date="2023-03-09T09:06:00Z">
        <w:r w:rsidRPr="00063505" w:rsidDel="009B223C">
          <w:rPr>
            <w:rFonts w:hint="eastAsia"/>
            <w:highlight w:val="yellow"/>
            <w:rPrChange w:id="263" w:author="彭 mq" w:date="2023-03-09T10:42:00Z">
              <w:rPr>
                <w:rFonts w:hint="eastAsia"/>
              </w:rPr>
            </w:rPrChange>
          </w:rPr>
          <w:delText>四</w:delText>
        </w:r>
      </w:del>
      <w:ins w:id="264" w:author="彭 mq" w:date="2023-03-09T09:06:00Z">
        <w:r w:rsidR="009B223C" w:rsidRPr="00063505">
          <w:rPr>
            <w:rFonts w:hint="eastAsia"/>
            <w:highlight w:val="yellow"/>
            <w:rPrChange w:id="265" w:author="彭 mq" w:date="2023-03-09T10:42:00Z">
              <w:rPr>
                <w:rFonts w:hint="eastAsia"/>
              </w:rPr>
            </w:rPrChange>
          </w:rPr>
          <w:t>五</w:t>
        </w:r>
      </w:ins>
      <w:r w:rsidRPr="00063505">
        <w:rPr>
          <w:highlight w:val="yellow"/>
          <w:rPrChange w:id="266" w:author="彭 mq" w:date="2023-03-09T10:42:00Z">
            <w:rPr/>
          </w:rPrChange>
        </w:rPr>
        <w:t>个速度区间</w:t>
      </w:r>
      <w:r w:rsidRPr="007B3BD8">
        <w:t>。根据</w:t>
      </w:r>
      <w:proofErr w:type="gramStart"/>
      <w:r>
        <w:t>萧山区</w:t>
      </w:r>
      <w:proofErr w:type="gramEnd"/>
      <w:r w:rsidRPr="007B3BD8">
        <w:t>道路交通状况，按照</w:t>
      </w:r>
      <w:r w:rsidRPr="007B3BD8">
        <w:t>30~60 km/h</w:t>
      </w:r>
      <w:r w:rsidRPr="007B3BD8">
        <w:t>的平均行驶速度对基准排放系数进行修正。汽油、柴油车平均车速修正因子参照《清单编制技术手册》附表提供的参数。</w:t>
      </w:r>
    </w:p>
    <w:p w14:paraId="363383B0" w14:textId="77777777" w:rsidR="001A11CB" w:rsidRPr="007B3BD8" w:rsidRDefault="001A11CB" w:rsidP="001A11CB">
      <w:pPr>
        <w:pStyle w:val="LZ-"/>
        <w:ind w:firstLine="482"/>
        <w:rPr>
          <w:b/>
        </w:rPr>
      </w:pPr>
      <w:r w:rsidRPr="007B3BD8">
        <w:rPr>
          <w:b/>
        </w:rPr>
        <w:t>4</w:t>
      </w:r>
      <w:r w:rsidRPr="007B3BD8">
        <w:rPr>
          <w:b/>
        </w:rPr>
        <w:t>）排放因子的劣化修正</w:t>
      </w:r>
    </w:p>
    <w:p w14:paraId="714FB5BA" w14:textId="5B61E531" w:rsidR="001A11CB" w:rsidRPr="007B3BD8" w:rsidRDefault="001A11CB" w:rsidP="001A11CB">
      <w:pPr>
        <w:pStyle w:val="LZ-"/>
        <w:ind w:firstLine="480"/>
      </w:pPr>
      <w:r w:rsidRPr="007B3BD8">
        <w:t>劣化修正因子指为反映随行驶里程增加车辆排放状况劣化、排放系数升高而引入的修正系数。</w:t>
      </w:r>
      <w:r w:rsidRPr="001C2B28">
        <w:t>排</w:t>
      </w:r>
      <w:r w:rsidRPr="001C2B28">
        <w:rPr>
          <w:rFonts w:hint="eastAsia"/>
        </w:rPr>
        <w:t>放</w:t>
      </w:r>
      <w:r w:rsidRPr="001C2B28">
        <w:t>因子的劣化是以</w:t>
      </w:r>
      <w:r w:rsidRPr="001C2B28">
        <w:t>2014</w:t>
      </w:r>
      <w:r w:rsidRPr="001C2B28">
        <w:t>年排放为基准，以后逐年乘以劣化系数进行因子的劣化修正。</w:t>
      </w:r>
    </w:p>
    <w:p w14:paraId="19FB82A7" w14:textId="77777777" w:rsidR="001A11CB" w:rsidRPr="007B3BD8" w:rsidRDefault="001A11CB" w:rsidP="001A11CB">
      <w:pPr>
        <w:pStyle w:val="LZ-"/>
        <w:ind w:firstLine="482"/>
        <w:rPr>
          <w:b/>
        </w:rPr>
      </w:pPr>
      <w:r w:rsidRPr="007B3BD8">
        <w:rPr>
          <w:b/>
        </w:rPr>
        <w:t>5</w:t>
      </w:r>
      <w:r w:rsidRPr="007B3BD8">
        <w:rPr>
          <w:b/>
        </w:rPr>
        <w:t>）排放因子其他使用条件修正</w:t>
      </w:r>
    </w:p>
    <w:p w14:paraId="60D011AA" w14:textId="77777777" w:rsidR="001A11CB" w:rsidRPr="007B3BD8" w:rsidRDefault="001A11CB" w:rsidP="001A11CB">
      <w:pPr>
        <w:pStyle w:val="LZ-"/>
        <w:ind w:firstLine="480"/>
      </w:pPr>
      <w:r w:rsidRPr="007B3BD8">
        <w:t>其它使用条件修正因子指为反映油品含硫量、乙醇掺混度和柴油</w:t>
      </w:r>
      <w:proofErr w:type="gramStart"/>
      <w:r w:rsidRPr="007B3BD8">
        <w:t>车载重对车辆</w:t>
      </w:r>
      <w:proofErr w:type="gramEnd"/>
      <w:r w:rsidRPr="007B3BD8">
        <w:t>排放状况影响而引入的修正系数。根据</w:t>
      </w:r>
      <w:proofErr w:type="gramStart"/>
      <w:r>
        <w:t>萧山区</w:t>
      </w:r>
      <w:proofErr w:type="gramEnd"/>
      <w:r w:rsidRPr="007B3BD8">
        <w:t>机动车燃油信息，汽油和柴油的含硫量</w:t>
      </w:r>
      <w:r w:rsidRPr="007B3BD8">
        <w:rPr>
          <w:rFonts w:hint="eastAsia"/>
        </w:rPr>
        <w:t>分别根据</w:t>
      </w:r>
      <w:proofErr w:type="gramStart"/>
      <w:r w:rsidRPr="007B3BD8">
        <w:t>国六汽柴油</w:t>
      </w:r>
      <w:proofErr w:type="gramEnd"/>
      <w:r w:rsidRPr="007B3BD8">
        <w:t>标准，分别为</w:t>
      </w:r>
      <w:r w:rsidRPr="007B3BD8">
        <w:t>10ppm</w:t>
      </w:r>
      <w:r w:rsidRPr="007B3BD8">
        <w:t>和</w:t>
      </w:r>
      <w:r w:rsidRPr="007B3BD8">
        <w:t>10ppm</w:t>
      </w:r>
      <w:r w:rsidRPr="007B3BD8">
        <w:rPr>
          <w:rFonts w:hint="eastAsia"/>
        </w:rPr>
        <w:t>来</w:t>
      </w:r>
      <w:r w:rsidRPr="007B3BD8">
        <w:t>进行</w:t>
      </w:r>
      <w:r w:rsidRPr="007B3BD8">
        <w:rPr>
          <w:rFonts w:hint="eastAsia"/>
        </w:rPr>
        <w:t>修正</w:t>
      </w:r>
      <w:r w:rsidRPr="007B3BD8">
        <w:t>。</w:t>
      </w:r>
    </w:p>
    <w:p w14:paraId="29428E29" w14:textId="77777777" w:rsidR="001A11CB" w:rsidRPr="007B3BD8" w:rsidRDefault="001A11CB" w:rsidP="001A11CB">
      <w:pPr>
        <w:pStyle w:val="LZ-"/>
        <w:ind w:firstLine="482"/>
        <w:rPr>
          <w:b/>
        </w:rPr>
      </w:pPr>
      <w:r w:rsidRPr="007B3BD8">
        <w:rPr>
          <w:b/>
        </w:rPr>
        <w:t>6</w:t>
      </w:r>
      <w:r w:rsidRPr="007B3BD8">
        <w:rPr>
          <w:b/>
        </w:rPr>
        <w:t>）其他因子的确定</w:t>
      </w:r>
    </w:p>
    <w:p w14:paraId="795487D8" w14:textId="5A33B104" w:rsidR="001A11CB" w:rsidRPr="007B3BD8" w:rsidRDefault="001A11CB" w:rsidP="001A11CB">
      <w:pPr>
        <w:pStyle w:val="LZ-"/>
        <w:ind w:firstLine="480"/>
      </w:pPr>
      <w:proofErr w:type="gramStart"/>
      <w:r>
        <w:t>萧山区</w:t>
      </w:r>
      <w:proofErr w:type="gramEnd"/>
      <w:r w:rsidRPr="007B3BD8">
        <w:t>机动车行驶里程均选取指南推荐值，具体数值见</w:t>
      </w:r>
      <w:r w:rsidRPr="007B3BD8">
        <w:rPr>
          <w:rFonts w:hint="eastAsia"/>
        </w:rPr>
        <w:t>表</w:t>
      </w:r>
      <w:r w:rsidR="001F1DA6">
        <w:t>3</w:t>
      </w:r>
      <w:r w:rsidRPr="007B3BD8">
        <w:t>-9</w:t>
      </w:r>
      <w:r w:rsidRPr="007B3BD8">
        <w:t>。</w:t>
      </w:r>
    </w:p>
    <w:p w14:paraId="3AEC5837" w14:textId="735FD745" w:rsidR="001A11CB" w:rsidRPr="007B3BD8" w:rsidRDefault="001A11CB" w:rsidP="001A11CB">
      <w:pPr>
        <w:pStyle w:val="LZ-0"/>
      </w:pPr>
      <w:r w:rsidRPr="007B3BD8">
        <w:rPr>
          <w:rFonts w:hint="eastAsia"/>
        </w:rPr>
        <w:t>表</w:t>
      </w:r>
      <w:r w:rsidR="001F1DA6">
        <w:t>3</w:t>
      </w:r>
      <w:r w:rsidRPr="007B3BD8">
        <w:rPr>
          <w:rFonts w:hint="eastAsia"/>
        </w:rPr>
        <w:t>-</w:t>
      </w:r>
      <w:del w:id="267" w:author="彭 mq" w:date="2023-03-09T09:08:00Z">
        <w:r w:rsidRPr="007B3BD8" w:rsidDel="00B87F89">
          <w:rPr>
            <w:rFonts w:hint="eastAsia"/>
          </w:rPr>
          <w:delText xml:space="preserve"> </w:delText>
        </w:r>
      </w:del>
      <w:r w:rsidRPr="007B3BD8">
        <w:fldChar w:fldCharType="begin"/>
      </w:r>
      <w:r w:rsidRPr="007B3BD8">
        <w:instrText xml:space="preserve"> </w:instrText>
      </w:r>
      <w:r w:rsidRPr="007B3BD8">
        <w:rPr>
          <w:rFonts w:hint="eastAsia"/>
        </w:rPr>
        <w:instrText xml:space="preserve">SEQ </w:instrText>
      </w:r>
      <w:r w:rsidRPr="007B3BD8">
        <w:rPr>
          <w:rFonts w:hint="eastAsia"/>
        </w:rPr>
        <w:instrText>表</w:instrText>
      </w:r>
      <w:r w:rsidRPr="007B3BD8">
        <w:rPr>
          <w:rFonts w:hint="eastAsia"/>
        </w:rPr>
        <w:instrText>5- \* ARABIC</w:instrText>
      </w:r>
      <w:r w:rsidRPr="007B3BD8">
        <w:instrText xml:space="preserve"> </w:instrText>
      </w:r>
      <w:r w:rsidRPr="007B3BD8">
        <w:fldChar w:fldCharType="separate"/>
      </w:r>
      <w:r w:rsidR="000E3AA8">
        <w:rPr>
          <w:noProof/>
        </w:rPr>
        <w:t>9</w:t>
      </w:r>
      <w:r w:rsidRPr="007B3BD8">
        <w:fldChar w:fldCharType="end"/>
      </w:r>
      <w:ins w:id="268" w:author="彭 mq" w:date="2023-03-09T09:07:00Z">
        <w:r w:rsidR="00B87F89">
          <w:t xml:space="preserve"> </w:t>
        </w:r>
      </w:ins>
      <w:r w:rsidRPr="007B3BD8">
        <w:rPr>
          <w:rStyle w:val="Char1"/>
          <w:rFonts w:ascii="Times New Roman" w:eastAsia="黑体" w:hAnsi="Times New Roman"/>
          <w:b w:val="0"/>
          <w:szCs w:val="24"/>
        </w:rPr>
        <w:t>道路机动车年均行驶里程（单位：</w:t>
      </w:r>
      <w:r w:rsidRPr="007B3BD8">
        <w:rPr>
          <w:rStyle w:val="Char1"/>
          <w:rFonts w:ascii="Times New Roman" w:eastAsia="黑体" w:hAnsi="Times New Roman"/>
          <w:b w:val="0"/>
          <w:szCs w:val="24"/>
        </w:rPr>
        <w:t>km/</w:t>
      </w:r>
      <w:r w:rsidRPr="007B3BD8">
        <w:rPr>
          <w:rStyle w:val="Char1"/>
          <w:rFonts w:ascii="Times New Roman" w:eastAsia="黑体" w:hAnsi="Times New Roman" w:hint="eastAsia"/>
          <w:b w:val="0"/>
          <w:szCs w:val="24"/>
        </w:rPr>
        <w:t>年</w:t>
      </w:r>
      <w:r w:rsidRPr="007B3BD8">
        <w:rPr>
          <w:rStyle w:val="Char1"/>
          <w:rFonts w:ascii="Times New Roman" w:eastAsia="黑体" w:hAnsi="Times New Roman"/>
          <w:b w:val="0"/>
          <w:szCs w:val="24"/>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842"/>
        <w:gridCol w:w="1843"/>
        <w:gridCol w:w="1418"/>
      </w:tblGrid>
      <w:tr w:rsidR="001A11CB" w:rsidRPr="007B3BD8" w14:paraId="2EEDC2A6" w14:textId="77777777" w:rsidTr="00E45B76">
        <w:trPr>
          <w:trHeight w:val="374"/>
          <w:tblHeader/>
          <w:jc w:val="center"/>
        </w:trPr>
        <w:tc>
          <w:tcPr>
            <w:tcW w:w="2122" w:type="dxa"/>
            <w:shd w:val="clear" w:color="auto" w:fill="auto"/>
            <w:noWrap/>
            <w:vAlign w:val="center"/>
            <w:hideMark/>
          </w:tcPr>
          <w:p w14:paraId="1800FB71" w14:textId="77777777" w:rsidR="001A11CB" w:rsidRPr="007B3BD8" w:rsidRDefault="001A11CB" w:rsidP="00E43DD9">
            <w:pPr>
              <w:pStyle w:val="LZ-4"/>
              <w:rPr>
                <w:b/>
              </w:rPr>
            </w:pPr>
            <w:r w:rsidRPr="007B3BD8">
              <w:rPr>
                <w:b/>
              </w:rPr>
              <w:t>机动车类型</w:t>
            </w:r>
          </w:p>
        </w:tc>
        <w:tc>
          <w:tcPr>
            <w:tcW w:w="1842" w:type="dxa"/>
            <w:shd w:val="clear" w:color="auto" w:fill="auto"/>
            <w:noWrap/>
            <w:vAlign w:val="center"/>
            <w:hideMark/>
          </w:tcPr>
          <w:p w14:paraId="78BAE022" w14:textId="77777777" w:rsidR="001A11CB" w:rsidRPr="007B3BD8" w:rsidRDefault="001A11CB" w:rsidP="00E43DD9">
            <w:pPr>
              <w:pStyle w:val="LZ-4"/>
              <w:rPr>
                <w:b/>
              </w:rPr>
            </w:pPr>
            <w:r w:rsidRPr="007B3BD8">
              <w:rPr>
                <w:b/>
              </w:rPr>
              <w:t>行驶里程</w:t>
            </w:r>
          </w:p>
        </w:tc>
        <w:tc>
          <w:tcPr>
            <w:tcW w:w="1843" w:type="dxa"/>
            <w:shd w:val="clear" w:color="auto" w:fill="auto"/>
            <w:noWrap/>
            <w:vAlign w:val="center"/>
            <w:hideMark/>
          </w:tcPr>
          <w:p w14:paraId="3435807F" w14:textId="77777777" w:rsidR="001A11CB" w:rsidRPr="007B3BD8" w:rsidRDefault="001A11CB" w:rsidP="00E43DD9">
            <w:pPr>
              <w:pStyle w:val="LZ-4"/>
              <w:rPr>
                <w:b/>
              </w:rPr>
            </w:pPr>
            <w:r w:rsidRPr="007B3BD8">
              <w:rPr>
                <w:b/>
              </w:rPr>
              <w:t>机动车类型</w:t>
            </w:r>
          </w:p>
        </w:tc>
        <w:tc>
          <w:tcPr>
            <w:tcW w:w="1418" w:type="dxa"/>
            <w:shd w:val="clear" w:color="auto" w:fill="auto"/>
            <w:noWrap/>
            <w:vAlign w:val="center"/>
            <w:hideMark/>
          </w:tcPr>
          <w:p w14:paraId="038F63A1" w14:textId="77777777" w:rsidR="001A11CB" w:rsidRPr="007B3BD8" w:rsidRDefault="001A11CB" w:rsidP="00E43DD9">
            <w:pPr>
              <w:pStyle w:val="LZ-4"/>
              <w:rPr>
                <w:b/>
              </w:rPr>
            </w:pPr>
            <w:r w:rsidRPr="007B3BD8">
              <w:rPr>
                <w:b/>
              </w:rPr>
              <w:t>行驶里程</w:t>
            </w:r>
          </w:p>
        </w:tc>
      </w:tr>
      <w:tr w:rsidR="001A11CB" w:rsidRPr="007B3BD8" w14:paraId="13A610FE" w14:textId="77777777" w:rsidTr="00E43DD9">
        <w:trPr>
          <w:trHeight w:val="170"/>
          <w:jc w:val="center"/>
        </w:trPr>
        <w:tc>
          <w:tcPr>
            <w:tcW w:w="2122" w:type="dxa"/>
            <w:shd w:val="clear" w:color="auto" w:fill="auto"/>
            <w:noWrap/>
            <w:vAlign w:val="center"/>
            <w:hideMark/>
          </w:tcPr>
          <w:p w14:paraId="725125C1" w14:textId="77777777" w:rsidR="001A11CB" w:rsidRPr="007B3BD8" w:rsidRDefault="001A11CB" w:rsidP="00E43DD9">
            <w:pPr>
              <w:pStyle w:val="LZ-4"/>
            </w:pPr>
            <w:r w:rsidRPr="007B3BD8">
              <w:t>大型载客</w:t>
            </w:r>
          </w:p>
        </w:tc>
        <w:tc>
          <w:tcPr>
            <w:tcW w:w="1842" w:type="dxa"/>
            <w:shd w:val="clear" w:color="auto" w:fill="auto"/>
            <w:noWrap/>
            <w:vAlign w:val="center"/>
            <w:hideMark/>
          </w:tcPr>
          <w:p w14:paraId="2E2259F2" w14:textId="77777777" w:rsidR="001A11CB" w:rsidRPr="007B3BD8" w:rsidRDefault="001A11CB" w:rsidP="00E43DD9">
            <w:pPr>
              <w:pStyle w:val="LZ-4"/>
            </w:pPr>
            <w:r w:rsidRPr="007B3BD8">
              <w:t>58000</w:t>
            </w:r>
          </w:p>
        </w:tc>
        <w:tc>
          <w:tcPr>
            <w:tcW w:w="1843" w:type="dxa"/>
            <w:shd w:val="clear" w:color="auto" w:fill="auto"/>
            <w:noWrap/>
            <w:vAlign w:val="center"/>
            <w:hideMark/>
          </w:tcPr>
          <w:p w14:paraId="76E16410" w14:textId="77777777" w:rsidR="001A11CB" w:rsidRPr="007B3BD8" w:rsidRDefault="001A11CB" w:rsidP="00E43DD9">
            <w:pPr>
              <w:pStyle w:val="LZ-4"/>
            </w:pPr>
            <w:r w:rsidRPr="007B3BD8">
              <w:t>微型载货</w:t>
            </w:r>
          </w:p>
        </w:tc>
        <w:tc>
          <w:tcPr>
            <w:tcW w:w="1418" w:type="dxa"/>
            <w:shd w:val="clear" w:color="auto" w:fill="auto"/>
            <w:noWrap/>
            <w:vAlign w:val="center"/>
            <w:hideMark/>
          </w:tcPr>
          <w:p w14:paraId="3FC8C122" w14:textId="77777777" w:rsidR="001A11CB" w:rsidRPr="007B3BD8" w:rsidRDefault="001A11CB" w:rsidP="00E43DD9">
            <w:pPr>
              <w:pStyle w:val="LZ-4"/>
            </w:pPr>
            <w:r w:rsidRPr="007B3BD8">
              <w:t>30000</w:t>
            </w:r>
          </w:p>
        </w:tc>
      </w:tr>
      <w:tr w:rsidR="001A11CB" w:rsidRPr="007B3BD8" w14:paraId="0F244720" w14:textId="77777777" w:rsidTr="00E43DD9">
        <w:trPr>
          <w:trHeight w:val="170"/>
          <w:jc w:val="center"/>
        </w:trPr>
        <w:tc>
          <w:tcPr>
            <w:tcW w:w="2122" w:type="dxa"/>
            <w:shd w:val="clear" w:color="auto" w:fill="auto"/>
            <w:noWrap/>
            <w:vAlign w:val="center"/>
            <w:hideMark/>
          </w:tcPr>
          <w:p w14:paraId="64E6995E" w14:textId="77777777" w:rsidR="001A11CB" w:rsidRPr="007B3BD8" w:rsidRDefault="001A11CB" w:rsidP="00E43DD9">
            <w:pPr>
              <w:pStyle w:val="LZ-4"/>
            </w:pPr>
            <w:r w:rsidRPr="007B3BD8">
              <w:t>中型载客</w:t>
            </w:r>
          </w:p>
        </w:tc>
        <w:tc>
          <w:tcPr>
            <w:tcW w:w="1842" w:type="dxa"/>
            <w:shd w:val="clear" w:color="auto" w:fill="auto"/>
            <w:noWrap/>
            <w:vAlign w:val="center"/>
            <w:hideMark/>
          </w:tcPr>
          <w:p w14:paraId="7D9694B8" w14:textId="77777777" w:rsidR="001A11CB" w:rsidRPr="007B3BD8" w:rsidRDefault="001A11CB" w:rsidP="00E43DD9">
            <w:pPr>
              <w:pStyle w:val="LZ-4"/>
            </w:pPr>
            <w:r w:rsidRPr="007B3BD8">
              <w:t>31300</w:t>
            </w:r>
          </w:p>
        </w:tc>
        <w:tc>
          <w:tcPr>
            <w:tcW w:w="1843" w:type="dxa"/>
            <w:shd w:val="clear" w:color="auto" w:fill="auto"/>
            <w:noWrap/>
            <w:vAlign w:val="center"/>
            <w:hideMark/>
          </w:tcPr>
          <w:p w14:paraId="14D4546D" w14:textId="77777777" w:rsidR="001A11CB" w:rsidRPr="007B3BD8" w:rsidRDefault="001A11CB" w:rsidP="00E43DD9">
            <w:pPr>
              <w:pStyle w:val="LZ-4"/>
            </w:pPr>
            <w:r w:rsidRPr="007B3BD8">
              <w:t>低速货车</w:t>
            </w:r>
          </w:p>
        </w:tc>
        <w:tc>
          <w:tcPr>
            <w:tcW w:w="1418" w:type="dxa"/>
            <w:shd w:val="clear" w:color="auto" w:fill="auto"/>
            <w:noWrap/>
            <w:vAlign w:val="center"/>
            <w:hideMark/>
          </w:tcPr>
          <w:p w14:paraId="30B79D8F" w14:textId="77777777" w:rsidR="001A11CB" w:rsidRPr="007B3BD8" w:rsidRDefault="001A11CB" w:rsidP="00E43DD9">
            <w:pPr>
              <w:pStyle w:val="LZ-4"/>
            </w:pPr>
            <w:r w:rsidRPr="007B3BD8">
              <w:t>30000</w:t>
            </w:r>
          </w:p>
        </w:tc>
      </w:tr>
      <w:tr w:rsidR="001A11CB" w:rsidRPr="007B3BD8" w14:paraId="45136115" w14:textId="77777777" w:rsidTr="00E43DD9">
        <w:trPr>
          <w:trHeight w:val="170"/>
          <w:jc w:val="center"/>
        </w:trPr>
        <w:tc>
          <w:tcPr>
            <w:tcW w:w="2122" w:type="dxa"/>
            <w:shd w:val="clear" w:color="auto" w:fill="auto"/>
            <w:noWrap/>
            <w:vAlign w:val="center"/>
            <w:hideMark/>
          </w:tcPr>
          <w:p w14:paraId="7DC957BC" w14:textId="77777777" w:rsidR="001A11CB" w:rsidRPr="007B3BD8" w:rsidRDefault="001A11CB" w:rsidP="00E43DD9">
            <w:pPr>
              <w:pStyle w:val="LZ-4"/>
            </w:pPr>
            <w:r w:rsidRPr="007B3BD8">
              <w:t>小型载客</w:t>
            </w:r>
          </w:p>
        </w:tc>
        <w:tc>
          <w:tcPr>
            <w:tcW w:w="1842" w:type="dxa"/>
            <w:shd w:val="clear" w:color="auto" w:fill="auto"/>
            <w:noWrap/>
            <w:vAlign w:val="center"/>
            <w:hideMark/>
          </w:tcPr>
          <w:p w14:paraId="3037C195" w14:textId="77777777" w:rsidR="001A11CB" w:rsidRPr="007B3BD8" w:rsidRDefault="001A11CB" w:rsidP="00E43DD9">
            <w:pPr>
              <w:pStyle w:val="LZ-4"/>
            </w:pPr>
            <w:r w:rsidRPr="007B3BD8">
              <w:t>18000</w:t>
            </w:r>
          </w:p>
        </w:tc>
        <w:tc>
          <w:tcPr>
            <w:tcW w:w="1843" w:type="dxa"/>
            <w:shd w:val="clear" w:color="auto" w:fill="auto"/>
            <w:noWrap/>
            <w:vAlign w:val="center"/>
            <w:hideMark/>
          </w:tcPr>
          <w:p w14:paraId="660A3563" w14:textId="77777777" w:rsidR="001A11CB" w:rsidRPr="007B3BD8" w:rsidRDefault="001A11CB" w:rsidP="00E43DD9">
            <w:pPr>
              <w:pStyle w:val="LZ-4"/>
            </w:pPr>
            <w:r w:rsidRPr="007B3BD8">
              <w:t>三轮汽车</w:t>
            </w:r>
          </w:p>
        </w:tc>
        <w:tc>
          <w:tcPr>
            <w:tcW w:w="1418" w:type="dxa"/>
            <w:shd w:val="clear" w:color="auto" w:fill="auto"/>
            <w:noWrap/>
            <w:vAlign w:val="center"/>
            <w:hideMark/>
          </w:tcPr>
          <w:p w14:paraId="30AF0303" w14:textId="77777777" w:rsidR="001A11CB" w:rsidRPr="007B3BD8" w:rsidRDefault="001A11CB" w:rsidP="00E43DD9">
            <w:pPr>
              <w:pStyle w:val="LZ-4"/>
            </w:pPr>
            <w:r w:rsidRPr="007B3BD8">
              <w:t>23000</w:t>
            </w:r>
          </w:p>
        </w:tc>
      </w:tr>
      <w:tr w:rsidR="001A11CB" w:rsidRPr="007B3BD8" w14:paraId="284851E6" w14:textId="77777777" w:rsidTr="00E43DD9">
        <w:trPr>
          <w:trHeight w:val="170"/>
          <w:jc w:val="center"/>
        </w:trPr>
        <w:tc>
          <w:tcPr>
            <w:tcW w:w="2122" w:type="dxa"/>
            <w:shd w:val="clear" w:color="auto" w:fill="auto"/>
            <w:noWrap/>
            <w:vAlign w:val="center"/>
            <w:hideMark/>
          </w:tcPr>
          <w:p w14:paraId="1380380D" w14:textId="77777777" w:rsidR="001A11CB" w:rsidRPr="007B3BD8" w:rsidRDefault="001A11CB" w:rsidP="00E43DD9">
            <w:pPr>
              <w:pStyle w:val="LZ-4"/>
            </w:pPr>
            <w:r w:rsidRPr="007B3BD8">
              <w:t>微型载客</w:t>
            </w:r>
          </w:p>
        </w:tc>
        <w:tc>
          <w:tcPr>
            <w:tcW w:w="1842" w:type="dxa"/>
            <w:shd w:val="clear" w:color="auto" w:fill="auto"/>
            <w:noWrap/>
            <w:vAlign w:val="center"/>
            <w:hideMark/>
          </w:tcPr>
          <w:p w14:paraId="38F300E6" w14:textId="77777777" w:rsidR="001A11CB" w:rsidRPr="007B3BD8" w:rsidRDefault="001A11CB" w:rsidP="00E43DD9">
            <w:pPr>
              <w:pStyle w:val="LZ-4"/>
            </w:pPr>
            <w:r w:rsidRPr="007B3BD8">
              <w:t>18000</w:t>
            </w:r>
          </w:p>
        </w:tc>
        <w:tc>
          <w:tcPr>
            <w:tcW w:w="1843" w:type="dxa"/>
            <w:shd w:val="clear" w:color="auto" w:fill="auto"/>
            <w:noWrap/>
            <w:vAlign w:val="center"/>
            <w:hideMark/>
          </w:tcPr>
          <w:p w14:paraId="5D76378B" w14:textId="77777777" w:rsidR="001A11CB" w:rsidRPr="007B3BD8" w:rsidRDefault="001A11CB" w:rsidP="00E43DD9">
            <w:pPr>
              <w:pStyle w:val="LZ-4"/>
            </w:pPr>
            <w:r w:rsidRPr="007B3BD8">
              <w:t>公交车</w:t>
            </w:r>
          </w:p>
        </w:tc>
        <w:tc>
          <w:tcPr>
            <w:tcW w:w="1418" w:type="dxa"/>
            <w:shd w:val="clear" w:color="auto" w:fill="auto"/>
            <w:noWrap/>
            <w:vAlign w:val="center"/>
            <w:hideMark/>
          </w:tcPr>
          <w:p w14:paraId="1B3DADFC" w14:textId="77777777" w:rsidR="001A11CB" w:rsidRPr="007B3BD8" w:rsidRDefault="001A11CB" w:rsidP="00E43DD9">
            <w:pPr>
              <w:pStyle w:val="LZ-4"/>
            </w:pPr>
            <w:r w:rsidRPr="007B3BD8">
              <w:t>60000</w:t>
            </w:r>
          </w:p>
        </w:tc>
      </w:tr>
      <w:tr w:rsidR="001A11CB" w:rsidRPr="007B3BD8" w14:paraId="1BB2AEE0" w14:textId="77777777" w:rsidTr="00E43DD9">
        <w:trPr>
          <w:trHeight w:val="170"/>
          <w:jc w:val="center"/>
        </w:trPr>
        <w:tc>
          <w:tcPr>
            <w:tcW w:w="2122" w:type="dxa"/>
            <w:shd w:val="clear" w:color="auto" w:fill="auto"/>
            <w:noWrap/>
            <w:vAlign w:val="center"/>
            <w:hideMark/>
          </w:tcPr>
          <w:p w14:paraId="797AA49D" w14:textId="77777777" w:rsidR="001A11CB" w:rsidRPr="007B3BD8" w:rsidRDefault="001A11CB" w:rsidP="00E43DD9">
            <w:pPr>
              <w:pStyle w:val="LZ-4"/>
            </w:pPr>
            <w:r w:rsidRPr="007B3BD8">
              <w:t>重型载货</w:t>
            </w:r>
          </w:p>
        </w:tc>
        <w:tc>
          <w:tcPr>
            <w:tcW w:w="1842" w:type="dxa"/>
            <w:shd w:val="clear" w:color="auto" w:fill="auto"/>
            <w:noWrap/>
            <w:vAlign w:val="center"/>
            <w:hideMark/>
          </w:tcPr>
          <w:p w14:paraId="710A26D9" w14:textId="77777777" w:rsidR="001A11CB" w:rsidRPr="007B3BD8" w:rsidRDefault="001A11CB" w:rsidP="00E43DD9">
            <w:pPr>
              <w:pStyle w:val="LZ-4"/>
            </w:pPr>
            <w:r w:rsidRPr="007B3BD8">
              <w:t>75000</w:t>
            </w:r>
          </w:p>
        </w:tc>
        <w:tc>
          <w:tcPr>
            <w:tcW w:w="1843" w:type="dxa"/>
            <w:shd w:val="clear" w:color="auto" w:fill="auto"/>
            <w:noWrap/>
            <w:vAlign w:val="center"/>
            <w:hideMark/>
          </w:tcPr>
          <w:p w14:paraId="2D8150F0" w14:textId="77777777" w:rsidR="001A11CB" w:rsidRPr="007B3BD8" w:rsidRDefault="001A11CB" w:rsidP="00E43DD9">
            <w:pPr>
              <w:pStyle w:val="LZ-4"/>
            </w:pPr>
            <w:r w:rsidRPr="007B3BD8">
              <w:t>出租车</w:t>
            </w:r>
          </w:p>
        </w:tc>
        <w:tc>
          <w:tcPr>
            <w:tcW w:w="1418" w:type="dxa"/>
            <w:shd w:val="clear" w:color="auto" w:fill="auto"/>
            <w:noWrap/>
            <w:vAlign w:val="center"/>
            <w:hideMark/>
          </w:tcPr>
          <w:p w14:paraId="550AD5A3" w14:textId="77777777" w:rsidR="001A11CB" w:rsidRPr="007B3BD8" w:rsidRDefault="001A11CB" w:rsidP="00E43DD9">
            <w:pPr>
              <w:pStyle w:val="LZ-4"/>
            </w:pPr>
            <w:r w:rsidRPr="007B3BD8">
              <w:t>120000</w:t>
            </w:r>
          </w:p>
        </w:tc>
      </w:tr>
      <w:tr w:rsidR="001A11CB" w:rsidRPr="007B3BD8" w14:paraId="39099A74" w14:textId="77777777" w:rsidTr="00E43DD9">
        <w:trPr>
          <w:trHeight w:val="170"/>
          <w:jc w:val="center"/>
        </w:trPr>
        <w:tc>
          <w:tcPr>
            <w:tcW w:w="2122" w:type="dxa"/>
            <w:shd w:val="clear" w:color="auto" w:fill="auto"/>
            <w:noWrap/>
            <w:vAlign w:val="center"/>
            <w:hideMark/>
          </w:tcPr>
          <w:p w14:paraId="30EB86FE" w14:textId="77777777" w:rsidR="001A11CB" w:rsidRPr="007B3BD8" w:rsidRDefault="001A11CB" w:rsidP="00E43DD9">
            <w:pPr>
              <w:pStyle w:val="LZ-4"/>
            </w:pPr>
            <w:r w:rsidRPr="007B3BD8">
              <w:t>中型载货</w:t>
            </w:r>
          </w:p>
        </w:tc>
        <w:tc>
          <w:tcPr>
            <w:tcW w:w="1842" w:type="dxa"/>
            <w:shd w:val="clear" w:color="auto" w:fill="auto"/>
            <w:noWrap/>
            <w:vAlign w:val="center"/>
            <w:hideMark/>
          </w:tcPr>
          <w:p w14:paraId="56A679EA" w14:textId="77777777" w:rsidR="001A11CB" w:rsidRPr="007B3BD8" w:rsidRDefault="001A11CB" w:rsidP="00E43DD9">
            <w:pPr>
              <w:pStyle w:val="LZ-4"/>
            </w:pPr>
            <w:r w:rsidRPr="007B3BD8">
              <w:t>35000</w:t>
            </w:r>
          </w:p>
        </w:tc>
        <w:tc>
          <w:tcPr>
            <w:tcW w:w="1843" w:type="dxa"/>
            <w:shd w:val="clear" w:color="auto" w:fill="auto"/>
            <w:noWrap/>
            <w:vAlign w:val="center"/>
            <w:hideMark/>
          </w:tcPr>
          <w:p w14:paraId="4B9FF653" w14:textId="77777777" w:rsidR="001A11CB" w:rsidRPr="007B3BD8" w:rsidRDefault="001A11CB" w:rsidP="00E43DD9">
            <w:pPr>
              <w:pStyle w:val="LZ-4"/>
            </w:pPr>
            <w:r w:rsidRPr="007B3BD8">
              <w:t>摩托车</w:t>
            </w:r>
          </w:p>
        </w:tc>
        <w:tc>
          <w:tcPr>
            <w:tcW w:w="1418" w:type="dxa"/>
            <w:shd w:val="clear" w:color="auto" w:fill="auto"/>
            <w:noWrap/>
            <w:vAlign w:val="center"/>
            <w:hideMark/>
          </w:tcPr>
          <w:p w14:paraId="52B9B2B5" w14:textId="77777777" w:rsidR="001A11CB" w:rsidRPr="007B3BD8" w:rsidRDefault="001A11CB" w:rsidP="00E43DD9">
            <w:pPr>
              <w:pStyle w:val="LZ-4"/>
            </w:pPr>
            <w:r w:rsidRPr="007B3BD8">
              <w:t>6000</w:t>
            </w:r>
          </w:p>
        </w:tc>
      </w:tr>
      <w:tr w:rsidR="001A11CB" w:rsidRPr="007B3BD8" w14:paraId="08002624" w14:textId="77777777" w:rsidTr="00E43DD9">
        <w:trPr>
          <w:trHeight w:val="170"/>
          <w:jc w:val="center"/>
        </w:trPr>
        <w:tc>
          <w:tcPr>
            <w:tcW w:w="2122" w:type="dxa"/>
            <w:shd w:val="clear" w:color="auto" w:fill="auto"/>
            <w:noWrap/>
            <w:vAlign w:val="center"/>
            <w:hideMark/>
          </w:tcPr>
          <w:p w14:paraId="40771FAB" w14:textId="77777777" w:rsidR="001A11CB" w:rsidRPr="007B3BD8" w:rsidRDefault="001A11CB" w:rsidP="00E43DD9">
            <w:pPr>
              <w:pStyle w:val="LZ-4"/>
            </w:pPr>
            <w:r w:rsidRPr="007B3BD8">
              <w:lastRenderedPageBreak/>
              <w:t>轻型载货</w:t>
            </w:r>
          </w:p>
        </w:tc>
        <w:tc>
          <w:tcPr>
            <w:tcW w:w="1842" w:type="dxa"/>
            <w:shd w:val="clear" w:color="auto" w:fill="auto"/>
            <w:noWrap/>
            <w:vAlign w:val="center"/>
            <w:hideMark/>
          </w:tcPr>
          <w:p w14:paraId="3506C08F" w14:textId="77777777" w:rsidR="001A11CB" w:rsidRPr="007B3BD8" w:rsidRDefault="001A11CB" w:rsidP="00E43DD9">
            <w:pPr>
              <w:pStyle w:val="LZ-4"/>
            </w:pPr>
            <w:r w:rsidRPr="007B3BD8">
              <w:t>30000</w:t>
            </w:r>
          </w:p>
        </w:tc>
        <w:tc>
          <w:tcPr>
            <w:tcW w:w="1843" w:type="dxa"/>
            <w:shd w:val="clear" w:color="auto" w:fill="auto"/>
            <w:noWrap/>
            <w:vAlign w:val="center"/>
            <w:hideMark/>
          </w:tcPr>
          <w:p w14:paraId="5F15F4D4" w14:textId="77777777" w:rsidR="001A11CB" w:rsidRPr="007B3BD8" w:rsidRDefault="001A11CB" w:rsidP="00E43DD9">
            <w:pPr>
              <w:pStyle w:val="LZ-4"/>
            </w:pPr>
          </w:p>
        </w:tc>
        <w:tc>
          <w:tcPr>
            <w:tcW w:w="1418" w:type="dxa"/>
            <w:shd w:val="clear" w:color="auto" w:fill="auto"/>
            <w:noWrap/>
            <w:vAlign w:val="center"/>
            <w:hideMark/>
          </w:tcPr>
          <w:p w14:paraId="685E62C6" w14:textId="77777777" w:rsidR="001A11CB" w:rsidRPr="007B3BD8" w:rsidRDefault="001A11CB" w:rsidP="00E43DD9">
            <w:pPr>
              <w:pStyle w:val="LZ-4"/>
            </w:pPr>
          </w:p>
        </w:tc>
      </w:tr>
    </w:tbl>
    <w:p w14:paraId="3ADA209C" w14:textId="4BDAADF4" w:rsidR="00645218" w:rsidRDefault="00645218" w:rsidP="00645218">
      <w:pPr>
        <w:pStyle w:val="LZ-"/>
        <w:ind w:firstLine="480"/>
        <w:rPr>
          <w:lang w:val="x-none" w:eastAsia="x-none"/>
        </w:rPr>
      </w:pPr>
    </w:p>
    <w:p w14:paraId="63737630" w14:textId="6647CA5E" w:rsidR="00645218" w:rsidRPr="007B3BD8" w:rsidRDefault="00645218" w:rsidP="00645218">
      <w:pPr>
        <w:pStyle w:val="LZ-"/>
        <w:ind w:firstLine="482"/>
        <w:rPr>
          <w:b/>
        </w:rPr>
      </w:pPr>
      <w:r>
        <w:rPr>
          <w:b/>
        </w:rPr>
        <w:t>7</w:t>
      </w:r>
      <w:r w:rsidRPr="007B3BD8">
        <w:rPr>
          <w:b/>
        </w:rPr>
        <w:t>）</w:t>
      </w:r>
      <w:r>
        <w:rPr>
          <w:rFonts w:hint="eastAsia"/>
          <w:b/>
        </w:rPr>
        <w:t>折算系数</w:t>
      </w:r>
    </w:p>
    <w:p w14:paraId="1F503579" w14:textId="7FBB1B6B" w:rsidR="00645218" w:rsidRPr="00645218" w:rsidRDefault="00645218" w:rsidP="00645218">
      <w:pPr>
        <w:pStyle w:val="LZ-"/>
        <w:ind w:firstLine="480"/>
        <w:rPr>
          <w:lang w:val="x-none"/>
        </w:rPr>
      </w:pPr>
      <w:r>
        <w:rPr>
          <w:rFonts w:hint="eastAsia"/>
          <w:lang w:val="x-none"/>
        </w:rPr>
        <w:t>根据</w:t>
      </w:r>
      <w:r>
        <w:rPr>
          <w:rFonts w:hint="eastAsia"/>
          <w:lang w:val="x-none"/>
        </w:rPr>
        <w:t>2</w:t>
      </w:r>
      <w:r>
        <w:rPr>
          <w:lang w:val="x-none"/>
        </w:rPr>
        <w:t>.2.2</w:t>
      </w:r>
      <w:r>
        <w:rPr>
          <w:rFonts w:hint="eastAsia"/>
          <w:lang w:val="x-none"/>
        </w:rPr>
        <w:t>章节的估算方法，需要根据</w:t>
      </w:r>
      <w:proofErr w:type="gramStart"/>
      <w:r>
        <w:rPr>
          <w:rFonts w:hint="eastAsia"/>
        </w:rPr>
        <w:t>萧山区非</w:t>
      </w:r>
      <w:proofErr w:type="gramEnd"/>
      <w:r>
        <w:rPr>
          <w:rFonts w:hint="eastAsia"/>
        </w:rPr>
        <w:t>营运汽车和私人汽车保有量占杭州市的比例和杭州市道路移动源排放清单结果，分摊估算得到</w:t>
      </w:r>
      <w:proofErr w:type="gramStart"/>
      <w:r>
        <w:rPr>
          <w:rFonts w:hint="eastAsia"/>
        </w:rPr>
        <w:t>萧山区</w:t>
      </w:r>
      <w:proofErr w:type="gramEnd"/>
      <w:r>
        <w:rPr>
          <w:rFonts w:hint="eastAsia"/>
        </w:rPr>
        <w:t>道路移动源排放清单。根据《杭州市统计年鉴》</w:t>
      </w:r>
      <w:r w:rsidR="00A36F78">
        <w:rPr>
          <w:rFonts w:hint="eastAsia"/>
        </w:rPr>
        <w:t>杭州市</w:t>
      </w:r>
      <w:r w:rsidR="00A36F78">
        <w:rPr>
          <w:rFonts w:hint="eastAsia"/>
        </w:rPr>
        <w:t>2</w:t>
      </w:r>
      <w:r w:rsidR="00A36F78">
        <w:t>020</w:t>
      </w:r>
      <w:r w:rsidR="00A36F78">
        <w:rPr>
          <w:rFonts w:hint="eastAsia"/>
        </w:rPr>
        <w:t>年非营运汽车和私人汽车保有量分别为</w:t>
      </w:r>
      <w:r w:rsidR="00A36F78">
        <w:rPr>
          <w:rFonts w:hint="eastAsia"/>
        </w:rPr>
        <w:t>2</w:t>
      </w:r>
      <w:r w:rsidR="00A36F78">
        <w:t>85.8</w:t>
      </w:r>
      <w:r w:rsidR="00A36F78">
        <w:rPr>
          <w:rFonts w:hint="eastAsia"/>
        </w:rPr>
        <w:t>万辆和</w:t>
      </w:r>
      <w:r w:rsidR="00A36F78">
        <w:rPr>
          <w:rFonts w:hint="eastAsia"/>
        </w:rPr>
        <w:t>2</w:t>
      </w:r>
      <w:r w:rsidR="00A36F78">
        <w:t>54.6</w:t>
      </w:r>
      <w:r w:rsidR="00A36F78">
        <w:rPr>
          <w:rFonts w:hint="eastAsia"/>
        </w:rPr>
        <w:t>万辆，</w:t>
      </w:r>
      <w:proofErr w:type="gramStart"/>
      <w:r w:rsidR="00A36F78">
        <w:rPr>
          <w:rFonts w:hint="eastAsia"/>
        </w:rPr>
        <w:t>萧山区非</w:t>
      </w:r>
      <w:proofErr w:type="gramEnd"/>
      <w:r w:rsidR="00A36F78">
        <w:rPr>
          <w:rFonts w:hint="eastAsia"/>
        </w:rPr>
        <w:t>营运汽车和私人汽车保有量分别为</w:t>
      </w:r>
      <w:r w:rsidR="00A36F78">
        <w:t>54.3</w:t>
      </w:r>
      <w:r w:rsidR="00A36F78">
        <w:rPr>
          <w:rFonts w:hint="eastAsia"/>
        </w:rPr>
        <w:t>万辆和</w:t>
      </w:r>
      <w:r w:rsidR="00A36F78">
        <w:t>48.4</w:t>
      </w:r>
      <w:r w:rsidR="00A36F78">
        <w:rPr>
          <w:rFonts w:hint="eastAsia"/>
        </w:rPr>
        <w:t>万辆，约占全市的比值约为</w:t>
      </w:r>
      <w:r w:rsidR="00A36F78">
        <w:rPr>
          <w:rFonts w:hint="eastAsia"/>
        </w:rPr>
        <w:t>1</w:t>
      </w:r>
      <w:r w:rsidR="00A36F78">
        <w:t>9</w:t>
      </w:r>
      <w:r w:rsidR="00A36F78">
        <w:rPr>
          <w:rFonts w:hint="eastAsia"/>
        </w:rPr>
        <w:t>%</w:t>
      </w:r>
      <w:r w:rsidR="00A36F78">
        <w:rPr>
          <w:rFonts w:hint="eastAsia"/>
        </w:rPr>
        <w:t>。</w:t>
      </w:r>
    </w:p>
    <w:p w14:paraId="0F28B51C" w14:textId="0EFA608D" w:rsidR="00645218" w:rsidRPr="00645218" w:rsidRDefault="00645218" w:rsidP="00645218">
      <w:pPr>
        <w:pStyle w:val="LZ-3"/>
      </w:pPr>
      <w:bookmarkStart w:id="269" w:name="_Toc117179420"/>
      <w:proofErr w:type="spellStart"/>
      <w:r w:rsidRPr="007B3BD8">
        <w:t>非道路移动源</w:t>
      </w:r>
      <w:bookmarkEnd w:id="269"/>
      <w:proofErr w:type="spellEnd"/>
    </w:p>
    <w:p w14:paraId="5FBE1841" w14:textId="5C98878D" w:rsidR="001A11CB" w:rsidRPr="007B3BD8" w:rsidRDefault="001A11CB" w:rsidP="001A11CB">
      <w:pPr>
        <w:pStyle w:val="LZ-"/>
        <w:ind w:firstLine="480"/>
      </w:pPr>
      <w:r w:rsidRPr="007B3BD8">
        <w:t>非道路移动源的排放因子</w:t>
      </w:r>
      <w:r w:rsidRPr="007B3BD8">
        <w:rPr>
          <w:rFonts w:hint="eastAsia"/>
        </w:rPr>
        <w:t>主要</w:t>
      </w:r>
      <w:r w:rsidRPr="007B3BD8">
        <w:t>参考《清单编制技术手册》</w:t>
      </w:r>
      <w:r w:rsidR="001A6DD1">
        <w:rPr>
          <w:rFonts w:hint="eastAsia"/>
        </w:rPr>
        <w:t>和国内研究成果</w:t>
      </w:r>
      <w:r w:rsidRPr="007B3BD8">
        <w:t>，</w:t>
      </w:r>
      <w:r w:rsidRPr="007B3BD8">
        <w:rPr>
          <w:rFonts w:hint="eastAsia"/>
        </w:rPr>
        <w:t>详见表</w:t>
      </w:r>
      <w:r w:rsidR="001F1DA6">
        <w:t>3</w:t>
      </w:r>
      <w:r w:rsidRPr="007B3BD8">
        <w:rPr>
          <w:rFonts w:hint="eastAsia"/>
        </w:rPr>
        <w:t>-</w:t>
      </w:r>
      <w:r w:rsidRPr="007B3BD8">
        <w:t>1</w:t>
      </w:r>
      <w:r w:rsidR="001F1DA6">
        <w:t>0</w:t>
      </w:r>
      <w:r w:rsidRPr="007B3BD8">
        <w:t>。</w:t>
      </w:r>
    </w:p>
    <w:p w14:paraId="1AB563AF" w14:textId="600C4270" w:rsidR="001A11CB" w:rsidRPr="007B3BD8" w:rsidRDefault="001A11CB" w:rsidP="001A11CB">
      <w:pPr>
        <w:pStyle w:val="LZ-0"/>
      </w:pPr>
      <w:r w:rsidRPr="007B3BD8">
        <w:rPr>
          <w:rFonts w:hint="eastAsia"/>
        </w:rPr>
        <w:t>表</w:t>
      </w:r>
      <w:r w:rsidR="001F1DA6">
        <w:t>3</w:t>
      </w:r>
      <w:r w:rsidRPr="007B3BD8">
        <w:rPr>
          <w:rFonts w:hint="eastAsia"/>
        </w:rPr>
        <w:t>-</w:t>
      </w:r>
      <w:del w:id="270" w:author="彭 mq" w:date="2023-03-09T09:08:00Z">
        <w:r w:rsidRPr="007B3BD8" w:rsidDel="00B87F89">
          <w:rPr>
            <w:rFonts w:hint="eastAsia"/>
          </w:rPr>
          <w:delText xml:space="preserve"> </w:delText>
        </w:r>
      </w:del>
      <w:r w:rsidRPr="007B3BD8">
        <w:fldChar w:fldCharType="begin"/>
      </w:r>
      <w:r w:rsidRPr="007B3BD8">
        <w:instrText xml:space="preserve"> </w:instrText>
      </w:r>
      <w:r w:rsidRPr="007B3BD8">
        <w:rPr>
          <w:rFonts w:hint="eastAsia"/>
        </w:rPr>
        <w:instrText xml:space="preserve">SEQ </w:instrText>
      </w:r>
      <w:r w:rsidRPr="007B3BD8">
        <w:rPr>
          <w:rFonts w:hint="eastAsia"/>
        </w:rPr>
        <w:instrText>表</w:instrText>
      </w:r>
      <w:r w:rsidRPr="007B3BD8">
        <w:rPr>
          <w:rFonts w:hint="eastAsia"/>
        </w:rPr>
        <w:instrText>5- \* ARABIC</w:instrText>
      </w:r>
      <w:r w:rsidRPr="007B3BD8">
        <w:instrText xml:space="preserve"> </w:instrText>
      </w:r>
      <w:r w:rsidRPr="007B3BD8">
        <w:fldChar w:fldCharType="separate"/>
      </w:r>
      <w:r w:rsidR="000E3AA8">
        <w:rPr>
          <w:noProof/>
        </w:rPr>
        <w:t>10</w:t>
      </w:r>
      <w:r w:rsidRPr="007B3BD8">
        <w:fldChar w:fldCharType="end"/>
      </w:r>
      <w:r w:rsidRPr="007B3BD8">
        <w:t xml:space="preserve"> </w:t>
      </w:r>
      <w:r w:rsidRPr="007B3BD8">
        <w:rPr>
          <w:rStyle w:val="Char1"/>
          <w:rFonts w:ascii="Times New Roman" w:eastAsia="黑体" w:hAnsi="Times New Roman"/>
          <w:b w:val="0"/>
          <w:szCs w:val="24"/>
        </w:rPr>
        <w:t>非道路移动源排放系数</w:t>
      </w:r>
    </w:p>
    <w:tbl>
      <w:tblPr>
        <w:tblW w:w="88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6"/>
        <w:gridCol w:w="807"/>
        <w:gridCol w:w="899"/>
        <w:gridCol w:w="689"/>
        <w:gridCol w:w="744"/>
        <w:gridCol w:w="744"/>
        <w:gridCol w:w="700"/>
        <w:gridCol w:w="750"/>
        <w:gridCol w:w="688"/>
        <w:gridCol w:w="688"/>
        <w:gridCol w:w="766"/>
      </w:tblGrid>
      <w:tr w:rsidR="001A11CB" w:rsidRPr="007B3BD8" w14:paraId="49C58045" w14:textId="77777777" w:rsidTr="001A6DD1">
        <w:trPr>
          <w:trHeight w:val="396"/>
          <w:jc w:val="center"/>
        </w:trPr>
        <w:tc>
          <w:tcPr>
            <w:tcW w:w="1366" w:type="dxa"/>
            <w:shd w:val="clear" w:color="auto" w:fill="auto"/>
            <w:vAlign w:val="center"/>
          </w:tcPr>
          <w:p w14:paraId="3BBE03E5" w14:textId="77777777" w:rsidR="001A11CB" w:rsidRPr="007B3BD8" w:rsidRDefault="001A11CB" w:rsidP="00E43DD9">
            <w:pPr>
              <w:pStyle w:val="LZ-4"/>
              <w:rPr>
                <w:b/>
              </w:rPr>
            </w:pPr>
            <w:r w:rsidRPr="007B3BD8">
              <w:rPr>
                <w:b/>
              </w:rPr>
              <w:t>类型</w:t>
            </w:r>
          </w:p>
        </w:tc>
        <w:tc>
          <w:tcPr>
            <w:tcW w:w="807" w:type="dxa"/>
            <w:shd w:val="clear" w:color="auto" w:fill="auto"/>
            <w:vAlign w:val="center"/>
          </w:tcPr>
          <w:p w14:paraId="03A8416F" w14:textId="77777777" w:rsidR="001A11CB" w:rsidRPr="007B3BD8" w:rsidRDefault="001A11CB" w:rsidP="00E43DD9">
            <w:pPr>
              <w:pStyle w:val="LZ-4"/>
              <w:rPr>
                <w:b/>
              </w:rPr>
            </w:pPr>
            <w:r w:rsidRPr="007B3BD8">
              <w:rPr>
                <w:b/>
              </w:rPr>
              <w:t>型号</w:t>
            </w:r>
          </w:p>
        </w:tc>
        <w:tc>
          <w:tcPr>
            <w:tcW w:w="899" w:type="dxa"/>
            <w:shd w:val="clear" w:color="auto" w:fill="auto"/>
            <w:vAlign w:val="center"/>
          </w:tcPr>
          <w:p w14:paraId="68E2FF9C" w14:textId="77777777" w:rsidR="001A11CB" w:rsidRPr="007B3BD8" w:rsidRDefault="001A11CB" w:rsidP="00E43DD9">
            <w:pPr>
              <w:pStyle w:val="LZ-4"/>
              <w:rPr>
                <w:b/>
              </w:rPr>
            </w:pPr>
            <w:r w:rsidRPr="007B3BD8">
              <w:rPr>
                <w:b/>
              </w:rPr>
              <w:t>单位</w:t>
            </w:r>
          </w:p>
        </w:tc>
        <w:tc>
          <w:tcPr>
            <w:tcW w:w="689" w:type="dxa"/>
            <w:tcBorders>
              <w:bottom w:val="single" w:sz="4" w:space="0" w:color="auto"/>
            </w:tcBorders>
            <w:shd w:val="clear" w:color="auto" w:fill="auto"/>
            <w:vAlign w:val="center"/>
          </w:tcPr>
          <w:p w14:paraId="6774FE07" w14:textId="77777777" w:rsidR="001A11CB" w:rsidRPr="007B3BD8" w:rsidRDefault="001A11CB" w:rsidP="00E43DD9">
            <w:pPr>
              <w:pStyle w:val="LZ-4"/>
              <w:rPr>
                <w:b/>
              </w:rPr>
            </w:pPr>
            <w:r w:rsidRPr="007B3BD8">
              <w:rPr>
                <w:b/>
              </w:rPr>
              <w:t>SO</w:t>
            </w:r>
            <w:r w:rsidRPr="007B3BD8">
              <w:rPr>
                <w:b/>
                <w:vertAlign w:val="subscript"/>
              </w:rPr>
              <w:t>2</w:t>
            </w:r>
          </w:p>
        </w:tc>
        <w:tc>
          <w:tcPr>
            <w:tcW w:w="744" w:type="dxa"/>
            <w:tcBorders>
              <w:bottom w:val="single" w:sz="4" w:space="0" w:color="auto"/>
            </w:tcBorders>
            <w:shd w:val="clear" w:color="auto" w:fill="auto"/>
            <w:vAlign w:val="center"/>
          </w:tcPr>
          <w:p w14:paraId="0E424423" w14:textId="77777777" w:rsidR="001A11CB" w:rsidRPr="007B3BD8" w:rsidRDefault="001A11CB" w:rsidP="00E43DD9">
            <w:pPr>
              <w:pStyle w:val="LZ-4"/>
              <w:rPr>
                <w:b/>
              </w:rPr>
            </w:pPr>
            <w:r w:rsidRPr="007B3BD8">
              <w:rPr>
                <w:b/>
              </w:rPr>
              <w:t>NOx</w:t>
            </w:r>
          </w:p>
        </w:tc>
        <w:tc>
          <w:tcPr>
            <w:tcW w:w="744" w:type="dxa"/>
            <w:tcBorders>
              <w:bottom w:val="single" w:sz="4" w:space="0" w:color="auto"/>
            </w:tcBorders>
            <w:shd w:val="clear" w:color="auto" w:fill="auto"/>
            <w:vAlign w:val="center"/>
          </w:tcPr>
          <w:p w14:paraId="1F3CB448" w14:textId="77777777" w:rsidR="001A11CB" w:rsidRPr="007B3BD8" w:rsidRDefault="001A11CB" w:rsidP="00E43DD9">
            <w:pPr>
              <w:pStyle w:val="LZ-4"/>
              <w:rPr>
                <w:b/>
              </w:rPr>
            </w:pPr>
            <w:r w:rsidRPr="007B3BD8">
              <w:rPr>
                <w:b/>
              </w:rPr>
              <w:t>CO</w:t>
            </w:r>
          </w:p>
        </w:tc>
        <w:tc>
          <w:tcPr>
            <w:tcW w:w="700" w:type="dxa"/>
            <w:tcBorders>
              <w:bottom w:val="single" w:sz="4" w:space="0" w:color="auto"/>
            </w:tcBorders>
            <w:shd w:val="clear" w:color="auto" w:fill="auto"/>
            <w:vAlign w:val="center"/>
          </w:tcPr>
          <w:p w14:paraId="76DCDF28" w14:textId="77777777" w:rsidR="001A11CB" w:rsidRPr="007B3BD8" w:rsidRDefault="001A11CB" w:rsidP="00E43DD9">
            <w:pPr>
              <w:pStyle w:val="LZ-4"/>
              <w:rPr>
                <w:b/>
              </w:rPr>
            </w:pPr>
            <w:r w:rsidRPr="007B3BD8">
              <w:rPr>
                <w:b/>
              </w:rPr>
              <w:t>PM</w:t>
            </w:r>
            <w:r w:rsidRPr="007B3BD8">
              <w:rPr>
                <w:b/>
                <w:vertAlign w:val="subscript"/>
              </w:rPr>
              <w:t>10</w:t>
            </w:r>
          </w:p>
        </w:tc>
        <w:tc>
          <w:tcPr>
            <w:tcW w:w="750" w:type="dxa"/>
            <w:tcBorders>
              <w:bottom w:val="single" w:sz="4" w:space="0" w:color="auto"/>
            </w:tcBorders>
            <w:shd w:val="clear" w:color="auto" w:fill="auto"/>
            <w:vAlign w:val="center"/>
          </w:tcPr>
          <w:p w14:paraId="1269F9CB" w14:textId="77777777" w:rsidR="001A11CB" w:rsidRPr="007B3BD8" w:rsidRDefault="001A11CB" w:rsidP="00E43DD9">
            <w:pPr>
              <w:pStyle w:val="LZ-4"/>
              <w:rPr>
                <w:b/>
              </w:rPr>
            </w:pPr>
            <w:r w:rsidRPr="007B3BD8">
              <w:rPr>
                <w:b/>
              </w:rPr>
              <w:t>PM</w:t>
            </w:r>
            <w:r w:rsidRPr="007B3BD8">
              <w:rPr>
                <w:b/>
                <w:vertAlign w:val="subscript"/>
              </w:rPr>
              <w:t>2.5</w:t>
            </w:r>
          </w:p>
        </w:tc>
        <w:tc>
          <w:tcPr>
            <w:tcW w:w="688" w:type="dxa"/>
            <w:tcBorders>
              <w:bottom w:val="single" w:sz="4" w:space="0" w:color="auto"/>
            </w:tcBorders>
            <w:shd w:val="clear" w:color="auto" w:fill="auto"/>
            <w:vAlign w:val="center"/>
          </w:tcPr>
          <w:p w14:paraId="06A0A8C2" w14:textId="77777777" w:rsidR="001A11CB" w:rsidRPr="007B3BD8" w:rsidRDefault="001A11CB" w:rsidP="00E43DD9">
            <w:pPr>
              <w:pStyle w:val="LZ-4"/>
              <w:rPr>
                <w:b/>
              </w:rPr>
            </w:pPr>
            <w:r w:rsidRPr="007B3BD8">
              <w:rPr>
                <w:b/>
              </w:rPr>
              <w:t>BC</w:t>
            </w:r>
          </w:p>
        </w:tc>
        <w:tc>
          <w:tcPr>
            <w:tcW w:w="688" w:type="dxa"/>
            <w:tcBorders>
              <w:bottom w:val="single" w:sz="4" w:space="0" w:color="auto"/>
            </w:tcBorders>
            <w:shd w:val="clear" w:color="auto" w:fill="auto"/>
            <w:vAlign w:val="center"/>
          </w:tcPr>
          <w:p w14:paraId="5C76BCF1" w14:textId="77777777" w:rsidR="001A11CB" w:rsidRPr="007B3BD8" w:rsidRDefault="001A11CB" w:rsidP="00E43DD9">
            <w:pPr>
              <w:pStyle w:val="LZ-4"/>
              <w:rPr>
                <w:b/>
              </w:rPr>
            </w:pPr>
            <w:r w:rsidRPr="007B3BD8">
              <w:rPr>
                <w:b/>
              </w:rPr>
              <w:t>OC</w:t>
            </w:r>
          </w:p>
        </w:tc>
        <w:tc>
          <w:tcPr>
            <w:tcW w:w="766" w:type="dxa"/>
            <w:tcBorders>
              <w:bottom w:val="single" w:sz="4" w:space="0" w:color="auto"/>
            </w:tcBorders>
            <w:shd w:val="clear" w:color="auto" w:fill="auto"/>
            <w:vAlign w:val="center"/>
          </w:tcPr>
          <w:p w14:paraId="523B58AB" w14:textId="77777777" w:rsidR="001A11CB" w:rsidRPr="007B3BD8" w:rsidRDefault="001A11CB" w:rsidP="00E43DD9">
            <w:pPr>
              <w:pStyle w:val="LZ-4"/>
              <w:rPr>
                <w:b/>
              </w:rPr>
            </w:pPr>
            <w:r w:rsidRPr="007B3BD8">
              <w:rPr>
                <w:b/>
              </w:rPr>
              <w:t>VOCs</w:t>
            </w:r>
          </w:p>
        </w:tc>
      </w:tr>
      <w:tr w:rsidR="001A6DD1" w:rsidRPr="007B3BD8" w14:paraId="3C16499B" w14:textId="77777777" w:rsidTr="001A6DD1">
        <w:trPr>
          <w:trHeight w:val="258"/>
          <w:jc w:val="center"/>
        </w:trPr>
        <w:tc>
          <w:tcPr>
            <w:tcW w:w="1366" w:type="dxa"/>
            <w:shd w:val="clear" w:color="auto" w:fill="auto"/>
            <w:vAlign w:val="center"/>
          </w:tcPr>
          <w:p w14:paraId="5AF09D79" w14:textId="3E128A16" w:rsidR="001A6DD1" w:rsidRPr="007B3BD8" w:rsidRDefault="001A6DD1" w:rsidP="001A6DD1">
            <w:pPr>
              <w:pStyle w:val="LZ-4"/>
              <w:rPr>
                <w:kern w:val="0"/>
              </w:rPr>
            </w:pPr>
            <w:r>
              <w:rPr>
                <w:rFonts w:hint="eastAsia"/>
                <w:kern w:val="0"/>
              </w:rPr>
              <w:t>飞机</w:t>
            </w:r>
          </w:p>
        </w:tc>
        <w:tc>
          <w:tcPr>
            <w:tcW w:w="807" w:type="dxa"/>
            <w:shd w:val="clear" w:color="auto" w:fill="auto"/>
            <w:vAlign w:val="center"/>
          </w:tcPr>
          <w:p w14:paraId="5BD61D72" w14:textId="15E87EE9" w:rsidR="001A6DD1" w:rsidRPr="007B3BD8" w:rsidRDefault="001A6DD1" w:rsidP="001A6DD1">
            <w:pPr>
              <w:pStyle w:val="LZ-4"/>
              <w:rPr>
                <w:kern w:val="0"/>
              </w:rPr>
            </w:pPr>
            <w:r>
              <w:rPr>
                <w:rFonts w:hint="eastAsia"/>
                <w:kern w:val="0"/>
              </w:rPr>
              <w:t>所有</w:t>
            </w:r>
          </w:p>
        </w:tc>
        <w:tc>
          <w:tcPr>
            <w:tcW w:w="899" w:type="dxa"/>
            <w:shd w:val="clear" w:color="auto" w:fill="auto"/>
            <w:vAlign w:val="center"/>
          </w:tcPr>
          <w:p w14:paraId="40348D3C" w14:textId="742C6D51" w:rsidR="001A6DD1" w:rsidRPr="007B3BD8" w:rsidRDefault="001A6DD1" w:rsidP="001A6DD1">
            <w:pPr>
              <w:pStyle w:val="LZ-4"/>
              <w:rPr>
                <w:kern w:val="0"/>
              </w:rPr>
            </w:pPr>
            <w:r>
              <w:rPr>
                <w:rFonts w:hint="eastAsia"/>
                <w:kern w:val="0"/>
              </w:rPr>
              <w:t>g</w:t>
            </w:r>
            <w:r>
              <w:rPr>
                <w:kern w:val="0"/>
              </w:rPr>
              <w:t>/LTO</w:t>
            </w:r>
          </w:p>
        </w:tc>
        <w:tc>
          <w:tcPr>
            <w:tcW w:w="689" w:type="dxa"/>
            <w:tcBorders>
              <w:top w:val="single" w:sz="4" w:space="0" w:color="auto"/>
              <w:left w:val="nil"/>
              <w:bottom w:val="single" w:sz="4" w:space="0" w:color="auto"/>
              <w:right w:val="single" w:sz="4" w:space="0" w:color="auto"/>
            </w:tcBorders>
            <w:shd w:val="clear" w:color="auto" w:fill="auto"/>
            <w:vAlign w:val="bottom"/>
          </w:tcPr>
          <w:p w14:paraId="3B1B0313" w14:textId="32483DFA" w:rsidR="001A6DD1" w:rsidRPr="007B3BD8" w:rsidRDefault="001A6DD1" w:rsidP="001A6DD1">
            <w:pPr>
              <w:pStyle w:val="LZ-4"/>
              <w:rPr>
                <w:kern w:val="0"/>
              </w:rPr>
            </w:pPr>
            <w:r>
              <w:rPr>
                <w:rFonts w:eastAsia="等线"/>
                <w:color w:val="000000"/>
              </w:rPr>
              <w:t>1.67</w:t>
            </w:r>
          </w:p>
        </w:tc>
        <w:tc>
          <w:tcPr>
            <w:tcW w:w="744" w:type="dxa"/>
            <w:tcBorders>
              <w:top w:val="single" w:sz="4" w:space="0" w:color="auto"/>
              <w:left w:val="single" w:sz="4" w:space="0" w:color="auto"/>
              <w:bottom w:val="single" w:sz="4" w:space="0" w:color="auto"/>
              <w:right w:val="single" w:sz="4" w:space="0" w:color="auto"/>
            </w:tcBorders>
            <w:shd w:val="clear" w:color="auto" w:fill="auto"/>
            <w:vAlign w:val="bottom"/>
          </w:tcPr>
          <w:p w14:paraId="1651C64C" w14:textId="6E23298C" w:rsidR="001A6DD1" w:rsidRPr="007B3BD8" w:rsidRDefault="001A6DD1" w:rsidP="001A6DD1">
            <w:pPr>
              <w:pStyle w:val="LZ-4"/>
              <w:rPr>
                <w:kern w:val="0"/>
              </w:rPr>
            </w:pPr>
            <w:r>
              <w:rPr>
                <w:rFonts w:eastAsia="等线"/>
                <w:color w:val="000000"/>
              </w:rPr>
              <w:t>16.29</w:t>
            </w:r>
          </w:p>
        </w:tc>
        <w:tc>
          <w:tcPr>
            <w:tcW w:w="744" w:type="dxa"/>
            <w:tcBorders>
              <w:top w:val="single" w:sz="4" w:space="0" w:color="auto"/>
              <w:left w:val="single" w:sz="4" w:space="0" w:color="auto"/>
              <w:bottom w:val="single" w:sz="4" w:space="0" w:color="auto"/>
              <w:right w:val="single" w:sz="4" w:space="0" w:color="auto"/>
            </w:tcBorders>
            <w:shd w:val="clear" w:color="auto" w:fill="auto"/>
            <w:vAlign w:val="bottom"/>
          </w:tcPr>
          <w:p w14:paraId="5A3115A5" w14:textId="55FDC3D0" w:rsidR="001A6DD1" w:rsidRPr="007B3BD8" w:rsidRDefault="001A6DD1" w:rsidP="001A6DD1">
            <w:pPr>
              <w:pStyle w:val="LZ-4"/>
              <w:rPr>
                <w:kern w:val="0"/>
              </w:rPr>
            </w:pPr>
            <w:r>
              <w:rPr>
                <w:rFonts w:eastAsia="等线"/>
                <w:color w:val="000000"/>
              </w:rPr>
              <w:t>9.14</w:t>
            </w:r>
          </w:p>
        </w:tc>
        <w:tc>
          <w:tcPr>
            <w:tcW w:w="700" w:type="dxa"/>
            <w:tcBorders>
              <w:top w:val="single" w:sz="4" w:space="0" w:color="auto"/>
              <w:left w:val="single" w:sz="4" w:space="0" w:color="auto"/>
              <w:bottom w:val="single" w:sz="4" w:space="0" w:color="auto"/>
              <w:right w:val="single" w:sz="4" w:space="0" w:color="auto"/>
            </w:tcBorders>
            <w:shd w:val="clear" w:color="auto" w:fill="auto"/>
            <w:vAlign w:val="bottom"/>
          </w:tcPr>
          <w:p w14:paraId="28183216" w14:textId="1FEF3256" w:rsidR="001A6DD1" w:rsidRPr="007B3BD8" w:rsidRDefault="001A6DD1" w:rsidP="001A6DD1">
            <w:pPr>
              <w:pStyle w:val="LZ-4"/>
              <w:rPr>
                <w:kern w:val="0"/>
              </w:rPr>
            </w:pPr>
            <w:r>
              <w:rPr>
                <w:rFonts w:eastAsia="等线"/>
                <w:color w:val="000000"/>
              </w:rPr>
              <w:t>0.50</w:t>
            </w:r>
          </w:p>
        </w:tc>
        <w:tc>
          <w:tcPr>
            <w:tcW w:w="750" w:type="dxa"/>
            <w:tcBorders>
              <w:top w:val="single" w:sz="4" w:space="0" w:color="auto"/>
              <w:left w:val="single" w:sz="4" w:space="0" w:color="auto"/>
              <w:bottom w:val="single" w:sz="4" w:space="0" w:color="auto"/>
              <w:right w:val="single" w:sz="4" w:space="0" w:color="auto"/>
            </w:tcBorders>
            <w:shd w:val="clear" w:color="auto" w:fill="auto"/>
            <w:vAlign w:val="bottom"/>
          </w:tcPr>
          <w:p w14:paraId="434632FC" w14:textId="33AD9A2B" w:rsidR="001A6DD1" w:rsidRPr="007B3BD8" w:rsidRDefault="001A6DD1" w:rsidP="001A6DD1">
            <w:pPr>
              <w:pStyle w:val="LZ-4"/>
              <w:rPr>
                <w:kern w:val="0"/>
              </w:rPr>
            </w:pPr>
            <w:r>
              <w:rPr>
                <w:rFonts w:eastAsia="等线"/>
                <w:color w:val="000000"/>
              </w:rPr>
              <w:t>0.49</w:t>
            </w:r>
          </w:p>
        </w:tc>
        <w:tc>
          <w:tcPr>
            <w:tcW w:w="688" w:type="dxa"/>
            <w:tcBorders>
              <w:top w:val="single" w:sz="4" w:space="0" w:color="auto"/>
              <w:left w:val="single" w:sz="4" w:space="0" w:color="auto"/>
              <w:bottom w:val="single" w:sz="4" w:space="0" w:color="auto"/>
              <w:right w:val="single" w:sz="4" w:space="0" w:color="auto"/>
            </w:tcBorders>
            <w:shd w:val="clear" w:color="auto" w:fill="auto"/>
            <w:vAlign w:val="bottom"/>
          </w:tcPr>
          <w:p w14:paraId="771EC1D7" w14:textId="0B2F2745" w:rsidR="001A6DD1" w:rsidRPr="007B3BD8" w:rsidRDefault="001A6DD1" w:rsidP="001A6DD1">
            <w:pPr>
              <w:pStyle w:val="LZ-4"/>
              <w:rPr>
                <w:kern w:val="0"/>
              </w:rPr>
            </w:pPr>
            <w:r>
              <w:rPr>
                <w:rFonts w:eastAsia="等线"/>
                <w:color w:val="000000"/>
              </w:rPr>
              <w:t>0.28</w:t>
            </w:r>
          </w:p>
        </w:tc>
        <w:tc>
          <w:tcPr>
            <w:tcW w:w="688" w:type="dxa"/>
            <w:tcBorders>
              <w:top w:val="single" w:sz="4" w:space="0" w:color="auto"/>
              <w:left w:val="single" w:sz="4" w:space="0" w:color="auto"/>
              <w:bottom w:val="single" w:sz="4" w:space="0" w:color="auto"/>
              <w:right w:val="single" w:sz="4" w:space="0" w:color="auto"/>
            </w:tcBorders>
            <w:shd w:val="clear" w:color="auto" w:fill="auto"/>
            <w:vAlign w:val="bottom"/>
          </w:tcPr>
          <w:p w14:paraId="71FF3C34" w14:textId="60362347" w:rsidR="001A6DD1" w:rsidRPr="007B3BD8" w:rsidRDefault="001A6DD1" w:rsidP="001A6DD1">
            <w:pPr>
              <w:pStyle w:val="LZ-4"/>
              <w:rPr>
                <w:kern w:val="0"/>
              </w:rPr>
            </w:pPr>
            <w:r>
              <w:rPr>
                <w:rFonts w:eastAsia="等线"/>
                <w:color w:val="000000"/>
              </w:rPr>
              <w:t>0.09</w:t>
            </w:r>
          </w:p>
        </w:tc>
        <w:tc>
          <w:tcPr>
            <w:tcW w:w="766" w:type="dxa"/>
            <w:tcBorders>
              <w:top w:val="single" w:sz="4" w:space="0" w:color="auto"/>
              <w:left w:val="single" w:sz="4" w:space="0" w:color="auto"/>
              <w:bottom w:val="single" w:sz="4" w:space="0" w:color="auto"/>
              <w:right w:val="single" w:sz="4" w:space="0" w:color="auto"/>
            </w:tcBorders>
            <w:shd w:val="clear" w:color="auto" w:fill="auto"/>
            <w:vAlign w:val="bottom"/>
          </w:tcPr>
          <w:p w14:paraId="67B594B1" w14:textId="1180D142" w:rsidR="001A6DD1" w:rsidRPr="007B3BD8" w:rsidRDefault="001A6DD1" w:rsidP="001A6DD1">
            <w:pPr>
              <w:pStyle w:val="LZ-4"/>
              <w:rPr>
                <w:kern w:val="0"/>
              </w:rPr>
            </w:pPr>
            <w:r>
              <w:rPr>
                <w:rFonts w:hint="eastAsia"/>
                <w:kern w:val="0"/>
              </w:rPr>
              <w:t>2</w:t>
            </w:r>
            <w:r>
              <w:rPr>
                <w:kern w:val="0"/>
              </w:rPr>
              <w:t>.68</w:t>
            </w:r>
          </w:p>
        </w:tc>
      </w:tr>
      <w:tr w:rsidR="001A11CB" w:rsidRPr="007B3BD8" w14:paraId="7EEE1AC6" w14:textId="77777777" w:rsidTr="001A6DD1">
        <w:trPr>
          <w:trHeight w:val="258"/>
          <w:jc w:val="center"/>
        </w:trPr>
        <w:tc>
          <w:tcPr>
            <w:tcW w:w="1366" w:type="dxa"/>
            <w:shd w:val="clear" w:color="auto" w:fill="auto"/>
            <w:vAlign w:val="center"/>
          </w:tcPr>
          <w:p w14:paraId="38D6C357" w14:textId="77777777" w:rsidR="001A11CB" w:rsidRPr="007B3BD8" w:rsidRDefault="001A11CB" w:rsidP="00E43DD9">
            <w:pPr>
              <w:pStyle w:val="LZ-4"/>
              <w:rPr>
                <w:kern w:val="0"/>
              </w:rPr>
            </w:pPr>
            <w:r w:rsidRPr="007B3BD8">
              <w:rPr>
                <w:kern w:val="0"/>
              </w:rPr>
              <w:t>船舶</w:t>
            </w:r>
          </w:p>
        </w:tc>
        <w:tc>
          <w:tcPr>
            <w:tcW w:w="807" w:type="dxa"/>
            <w:shd w:val="clear" w:color="auto" w:fill="auto"/>
            <w:vAlign w:val="center"/>
          </w:tcPr>
          <w:p w14:paraId="2210A624" w14:textId="77777777" w:rsidR="001A11CB" w:rsidRPr="007B3BD8" w:rsidRDefault="001A11CB" w:rsidP="00E43DD9">
            <w:pPr>
              <w:pStyle w:val="LZ-4"/>
              <w:rPr>
                <w:kern w:val="0"/>
              </w:rPr>
            </w:pPr>
            <w:r w:rsidRPr="007B3BD8">
              <w:rPr>
                <w:kern w:val="0"/>
              </w:rPr>
              <w:t>所有</w:t>
            </w:r>
          </w:p>
        </w:tc>
        <w:tc>
          <w:tcPr>
            <w:tcW w:w="899" w:type="dxa"/>
            <w:shd w:val="clear" w:color="auto" w:fill="auto"/>
            <w:vAlign w:val="center"/>
          </w:tcPr>
          <w:p w14:paraId="73C27C21" w14:textId="77777777" w:rsidR="001A11CB" w:rsidRPr="007B3BD8" w:rsidRDefault="001A11CB" w:rsidP="00E43DD9">
            <w:pPr>
              <w:pStyle w:val="LZ-4"/>
              <w:rPr>
                <w:kern w:val="0"/>
              </w:rPr>
            </w:pPr>
            <w:r w:rsidRPr="007B3BD8">
              <w:rPr>
                <w:kern w:val="0"/>
              </w:rPr>
              <w:t>g/kg</w:t>
            </w:r>
          </w:p>
        </w:tc>
        <w:tc>
          <w:tcPr>
            <w:tcW w:w="689" w:type="dxa"/>
            <w:tcBorders>
              <w:top w:val="single" w:sz="4" w:space="0" w:color="auto"/>
            </w:tcBorders>
            <w:shd w:val="clear" w:color="auto" w:fill="auto"/>
            <w:vAlign w:val="center"/>
          </w:tcPr>
          <w:p w14:paraId="07210204" w14:textId="77777777" w:rsidR="001A11CB" w:rsidRPr="007B3BD8" w:rsidRDefault="001A11CB" w:rsidP="00E43DD9">
            <w:pPr>
              <w:pStyle w:val="LZ-4"/>
              <w:rPr>
                <w:kern w:val="0"/>
              </w:rPr>
            </w:pPr>
            <w:r w:rsidRPr="007B3BD8">
              <w:rPr>
                <w:kern w:val="0"/>
              </w:rPr>
              <w:t>--</w:t>
            </w:r>
          </w:p>
        </w:tc>
        <w:tc>
          <w:tcPr>
            <w:tcW w:w="744" w:type="dxa"/>
            <w:tcBorders>
              <w:top w:val="single" w:sz="4" w:space="0" w:color="auto"/>
            </w:tcBorders>
            <w:shd w:val="clear" w:color="auto" w:fill="auto"/>
            <w:vAlign w:val="center"/>
          </w:tcPr>
          <w:p w14:paraId="18570908" w14:textId="77777777" w:rsidR="001A11CB" w:rsidRPr="007B3BD8" w:rsidRDefault="001A11CB" w:rsidP="00E43DD9">
            <w:pPr>
              <w:pStyle w:val="LZ-4"/>
              <w:rPr>
                <w:kern w:val="0"/>
              </w:rPr>
            </w:pPr>
            <w:r w:rsidRPr="007B3BD8">
              <w:rPr>
                <w:kern w:val="0"/>
              </w:rPr>
              <w:t>47.6</w:t>
            </w:r>
          </w:p>
        </w:tc>
        <w:tc>
          <w:tcPr>
            <w:tcW w:w="744" w:type="dxa"/>
            <w:tcBorders>
              <w:top w:val="single" w:sz="4" w:space="0" w:color="auto"/>
            </w:tcBorders>
            <w:shd w:val="clear" w:color="auto" w:fill="auto"/>
            <w:vAlign w:val="center"/>
          </w:tcPr>
          <w:p w14:paraId="5E022683" w14:textId="77777777" w:rsidR="001A11CB" w:rsidRPr="007B3BD8" w:rsidRDefault="001A11CB" w:rsidP="00E43DD9">
            <w:pPr>
              <w:pStyle w:val="LZ-4"/>
              <w:rPr>
                <w:kern w:val="0"/>
              </w:rPr>
            </w:pPr>
            <w:r w:rsidRPr="007B3BD8">
              <w:rPr>
                <w:kern w:val="0"/>
              </w:rPr>
              <w:t>23.8</w:t>
            </w:r>
          </w:p>
        </w:tc>
        <w:tc>
          <w:tcPr>
            <w:tcW w:w="700" w:type="dxa"/>
            <w:tcBorders>
              <w:top w:val="single" w:sz="4" w:space="0" w:color="auto"/>
            </w:tcBorders>
            <w:shd w:val="clear" w:color="auto" w:fill="auto"/>
            <w:vAlign w:val="center"/>
          </w:tcPr>
          <w:p w14:paraId="138C48AF" w14:textId="77777777" w:rsidR="001A11CB" w:rsidRPr="007B3BD8" w:rsidRDefault="001A11CB" w:rsidP="00E43DD9">
            <w:pPr>
              <w:pStyle w:val="LZ-4"/>
              <w:rPr>
                <w:kern w:val="0"/>
              </w:rPr>
            </w:pPr>
            <w:r w:rsidRPr="007B3BD8">
              <w:rPr>
                <w:kern w:val="0"/>
              </w:rPr>
              <w:t>3.81</w:t>
            </w:r>
          </w:p>
        </w:tc>
        <w:tc>
          <w:tcPr>
            <w:tcW w:w="750" w:type="dxa"/>
            <w:tcBorders>
              <w:top w:val="single" w:sz="4" w:space="0" w:color="auto"/>
            </w:tcBorders>
            <w:shd w:val="clear" w:color="auto" w:fill="auto"/>
            <w:vAlign w:val="center"/>
          </w:tcPr>
          <w:p w14:paraId="07CD13EE" w14:textId="77777777" w:rsidR="001A11CB" w:rsidRPr="007B3BD8" w:rsidRDefault="001A11CB" w:rsidP="00E43DD9">
            <w:pPr>
              <w:pStyle w:val="LZ-4"/>
              <w:rPr>
                <w:kern w:val="0"/>
              </w:rPr>
            </w:pPr>
            <w:r w:rsidRPr="007B3BD8">
              <w:rPr>
                <w:kern w:val="0"/>
              </w:rPr>
              <w:t>3.65</w:t>
            </w:r>
          </w:p>
        </w:tc>
        <w:tc>
          <w:tcPr>
            <w:tcW w:w="688" w:type="dxa"/>
            <w:tcBorders>
              <w:top w:val="single" w:sz="4" w:space="0" w:color="auto"/>
            </w:tcBorders>
            <w:shd w:val="clear" w:color="auto" w:fill="auto"/>
            <w:vAlign w:val="center"/>
          </w:tcPr>
          <w:p w14:paraId="61824755" w14:textId="77777777" w:rsidR="001A11CB" w:rsidRPr="007B3BD8" w:rsidRDefault="001A11CB" w:rsidP="00E43DD9">
            <w:pPr>
              <w:pStyle w:val="LZ-4"/>
              <w:rPr>
                <w:kern w:val="0"/>
              </w:rPr>
            </w:pPr>
            <w:r w:rsidRPr="007B3BD8">
              <w:rPr>
                <w:kern w:val="0"/>
              </w:rPr>
              <w:t>2.08</w:t>
            </w:r>
          </w:p>
        </w:tc>
        <w:tc>
          <w:tcPr>
            <w:tcW w:w="688" w:type="dxa"/>
            <w:tcBorders>
              <w:top w:val="single" w:sz="4" w:space="0" w:color="auto"/>
            </w:tcBorders>
            <w:shd w:val="clear" w:color="auto" w:fill="auto"/>
            <w:vAlign w:val="center"/>
          </w:tcPr>
          <w:p w14:paraId="5DF778B8" w14:textId="77777777" w:rsidR="001A11CB" w:rsidRPr="007B3BD8" w:rsidRDefault="001A11CB" w:rsidP="00E43DD9">
            <w:pPr>
              <w:pStyle w:val="LZ-4"/>
              <w:rPr>
                <w:kern w:val="0"/>
              </w:rPr>
            </w:pPr>
            <w:r w:rsidRPr="007B3BD8">
              <w:rPr>
                <w:kern w:val="0"/>
              </w:rPr>
              <w:t>0.66</w:t>
            </w:r>
          </w:p>
        </w:tc>
        <w:tc>
          <w:tcPr>
            <w:tcW w:w="766" w:type="dxa"/>
            <w:tcBorders>
              <w:top w:val="single" w:sz="4" w:space="0" w:color="auto"/>
            </w:tcBorders>
            <w:shd w:val="clear" w:color="auto" w:fill="auto"/>
            <w:vAlign w:val="center"/>
          </w:tcPr>
          <w:p w14:paraId="79DF19CF" w14:textId="77777777" w:rsidR="001A11CB" w:rsidRPr="007B3BD8" w:rsidRDefault="001A11CB" w:rsidP="00E43DD9">
            <w:pPr>
              <w:pStyle w:val="LZ-4"/>
              <w:rPr>
                <w:kern w:val="0"/>
              </w:rPr>
            </w:pPr>
            <w:r w:rsidRPr="007B3BD8">
              <w:rPr>
                <w:kern w:val="0"/>
              </w:rPr>
              <w:t>6.19</w:t>
            </w:r>
          </w:p>
        </w:tc>
      </w:tr>
      <w:tr w:rsidR="001A11CB" w:rsidRPr="007B3BD8" w14:paraId="2B1A0CB4" w14:textId="77777777" w:rsidTr="00E43DD9">
        <w:trPr>
          <w:trHeight w:val="258"/>
          <w:jc w:val="center"/>
        </w:trPr>
        <w:tc>
          <w:tcPr>
            <w:tcW w:w="1366" w:type="dxa"/>
            <w:shd w:val="clear" w:color="auto" w:fill="auto"/>
            <w:vAlign w:val="center"/>
          </w:tcPr>
          <w:p w14:paraId="0F861272" w14:textId="77777777" w:rsidR="001A11CB" w:rsidRPr="007B3BD8" w:rsidRDefault="001A11CB" w:rsidP="00E43DD9">
            <w:pPr>
              <w:pStyle w:val="LZ-4"/>
              <w:rPr>
                <w:kern w:val="0"/>
              </w:rPr>
            </w:pPr>
            <w:r w:rsidRPr="007B3BD8">
              <w:rPr>
                <w:rFonts w:hint="eastAsia"/>
                <w:kern w:val="0"/>
              </w:rPr>
              <w:t>港口机械</w:t>
            </w:r>
          </w:p>
        </w:tc>
        <w:tc>
          <w:tcPr>
            <w:tcW w:w="807" w:type="dxa"/>
            <w:shd w:val="clear" w:color="auto" w:fill="auto"/>
            <w:vAlign w:val="center"/>
          </w:tcPr>
          <w:p w14:paraId="257E6446" w14:textId="77777777" w:rsidR="001A11CB" w:rsidRPr="007B3BD8" w:rsidRDefault="001A11CB" w:rsidP="00E43DD9">
            <w:pPr>
              <w:pStyle w:val="LZ-4"/>
              <w:rPr>
                <w:kern w:val="0"/>
              </w:rPr>
            </w:pPr>
            <w:r w:rsidRPr="007B3BD8">
              <w:rPr>
                <w:kern w:val="0"/>
              </w:rPr>
              <w:t>所有</w:t>
            </w:r>
          </w:p>
        </w:tc>
        <w:tc>
          <w:tcPr>
            <w:tcW w:w="899" w:type="dxa"/>
            <w:shd w:val="clear" w:color="auto" w:fill="auto"/>
            <w:vAlign w:val="center"/>
          </w:tcPr>
          <w:p w14:paraId="7CD9A87E" w14:textId="77777777" w:rsidR="001A11CB" w:rsidRPr="007B3BD8" w:rsidRDefault="001A11CB" w:rsidP="00E43DD9">
            <w:pPr>
              <w:pStyle w:val="LZ-4"/>
              <w:rPr>
                <w:kern w:val="0"/>
              </w:rPr>
            </w:pPr>
            <w:r w:rsidRPr="007B3BD8">
              <w:rPr>
                <w:kern w:val="0"/>
              </w:rPr>
              <w:t>g/kg</w:t>
            </w:r>
          </w:p>
        </w:tc>
        <w:tc>
          <w:tcPr>
            <w:tcW w:w="689" w:type="dxa"/>
            <w:shd w:val="clear" w:color="auto" w:fill="auto"/>
            <w:vAlign w:val="center"/>
          </w:tcPr>
          <w:p w14:paraId="4521EC86" w14:textId="77777777" w:rsidR="001A11CB" w:rsidRPr="007B3BD8" w:rsidRDefault="001A11CB" w:rsidP="00E43DD9">
            <w:pPr>
              <w:pStyle w:val="LZ-4"/>
              <w:rPr>
                <w:kern w:val="0"/>
              </w:rPr>
            </w:pPr>
            <w:r w:rsidRPr="007B3BD8">
              <w:rPr>
                <w:kern w:val="0"/>
              </w:rPr>
              <w:t>--</w:t>
            </w:r>
          </w:p>
        </w:tc>
        <w:tc>
          <w:tcPr>
            <w:tcW w:w="744" w:type="dxa"/>
            <w:shd w:val="clear" w:color="auto" w:fill="auto"/>
            <w:vAlign w:val="center"/>
          </w:tcPr>
          <w:p w14:paraId="417BA92C" w14:textId="77777777" w:rsidR="001A11CB" w:rsidRPr="007B3BD8" w:rsidRDefault="001A11CB" w:rsidP="00E43DD9">
            <w:pPr>
              <w:pStyle w:val="LZ-4"/>
              <w:rPr>
                <w:kern w:val="0"/>
              </w:rPr>
            </w:pPr>
            <w:r w:rsidRPr="007B3BD8">
              <w:rPr>
                <w:kern w:val="0"/>
              </w:rPr>
              <w:t>32.79</w:t>
            </w:r>
          </w:p>
        </w:tc>
        <w:tc>
          <w:tcPr>
            <w:tcW w:w="744" w:type="dxa"/>
            <w:shd w:val="clear" w:color="auto" w:fill="auto"/>
            <w:vAlign w:val="center"/>
          </w:tcPr>
          <w:p w14:paraId="4015C451" w14:textId="77777777" w:rsidR="001A11CB" w:rsidRPr="007B3BD8" w:rsidRDefault="001A11CB" w:rsidP="00E43DD9">
            <w:pPr>
              <w:pStyle w:val="LZ-4"/>
              <w:rPr>
                <w:kern w:val="0"/>
              </w:rPr>
            </w:pPr>
            <w:r w:rsidRPr="007B3BD8">
              <w:rPr>
                <w:kern w:val="0"/>
              </w:rPr>
              <w:t>10.72</w:t>
            </w:r>
          </w:p>
        </w:tc>
        <w:tc>
          <w:tcPr>
            <w:tcW w:w="700" w:type="dxa"/>
            <w:shd w:val="clear" w:color="auto" w:fill="auto"/>
            <w:vAlign w:val="center"/>
          </w:tcPr>
          <w:p w14:paraId="1E192E45" w14:textId="77777777" w:rsidR="001A11CB" w:rsidRPr="007B3BD8" w:rsidRDefault="001A11CB" w:rsidP="00E43DD9">
            <w:pPr>
              <w:pStyle w:val="LZ-4"/>
              <w:rPr>
                <w:kern w:val="0"/>
              </w:rPr>
            </w:pPr>
            <w:r w:rsidRPr="007B3BD8">
              <w:rPr>
                <w:kern w:val="0"/>
              </w:rPr>
              <w:t>2.09</w:t>
            </w:r>
          </w:p>
        </w:tc>
        <w:tc>
          <w:tcPr>
            <w:tcW w:w="750" w:type="dxa"/>
            <w:shd w:val="clear" w:color="auto" w:fill="auto"/>
            <w:vAlign w:val="center"/>
          </w:tcPr>
          <w:p w14:paraId="4710D48C" w14:textId="77777777" w:rsidR="001A11CB" w:rsidRPr="007B3BD8" w:rsidRDefault="001A11CB" w:rsidP="00E43DD9">
            <w:pPr>
              <w:pStyle w:val="LZ-4"/>
              <w:rPr>
                <w:kern w:val="0"/>
              </w:rPr>
            </w:pPr>
            <w:r w:rsidRPr="007B3BD8">
              <w:rPr>
                <w:kern w:val="0"/>
              </w:rPr>
              <w:t>2.09</w:t>
            </w:r>
          </w:p>
        </w:tc>
        <w:tc>
          <w:tcPr>
            <w:tcW w:w="688" w:type="dxa"/>
            <w:shd w:val="clear" w:color="auto" w:fill="auto"/>
            <w:vAlign w:val="center"/>
          </w:tcPr>
          <w:p w14:paraId="6BB6E3A3" w14:textId="77777777" w:rsidR="001A11CB" w:rsidRPr="007B3BD8" w:rsidRDefault="001A11CB" w:rsidP="00E43DD9">
            <w:pPr>
              <w:pStyle w:val="LZ-4"/>
              <w:rPr>
                <w:kern w:val="0"/>
              </w:rPr>
            </w:pPr>
            <w:r w:rsidRPr="007B3BD8">
              <w:rPr>
                <w:kern w:val="0"/>
              </w:rPr>
              <w:t>1.19</w:t>
            </w:r>
          </w:p>
        </w:tc>
        <w:tc>
          <w:tcPr>
            <w:tcW w:w="688" w:type="dxa"/>
            <w:shd w:val="clear" w:color="auto" w:fill="auto"/>
            <w:vAlign w:val="center"/>
          </w:tcPr>
          <w:p w14:paraId="6247C9D1" w14:textId="77777777" w:rsidR="001A11CB" w:rsidRPr="007B3BD8" w:rsidRDefault="001A11CB" w:rsidP="00E43DD9">
            <w:pPr>
              <w:pStyle w:val="LZ-4"/>
              <w:rPr>
                <w:kern w:val="0"/>
              </w:rPr>
            </w:pPr>
            <w:r w:rsidRPr="007B3BD8">
              <w:rPr>
                <w:kern w:val="0"/>
              </w:rPr>
              <w:t>0.36</w:t>
            </w:r>
          </w:p>
        </w:tc>
        <w:tc>
          <w:tcPr>
            <w:tcW w:w="766" w:type="dxa"/>
            <w:shd w:val="clear" w:color="auto" w:fill="auto"/>
            <w:vAlign w:val="center"/>
          </w:tcPr>
          <w:p w14:paraId="77163C73" w14:textId="77777777" w:rsidR="001A11CB" w:rsidRPr="007B3BD8" w:rsidRDefault="001A11CB" w:rsidP="00E43DD9">
            <w:pPr>
              <w:pStyle w:val="LZ-4"/>
              <w:rPr>
                <w:kern w:val="0"/>
              </w:rPr>
            </w:pPr>
            <w:r w:rsidRPr="007B3BD8">
              <w:rPr>
                <w:kern w:val="0"/>
              </w:rPr>
              <w:t>3.39</w:t>
            </w:r>
          </w:p>
        </w:tc>
      </w:tr>
      <w:tr w:rsidR="001A11CB" w:rsidRPr="007B3BD8" w14:paraId="26A47389" w14:textId="77777777" w:rsidTr="00E43DD9">
        <w:trPr>
          <w:trHeight w:val="258"/>
          <w:jc w:val="center"/>
        </w:trPr>
        <w:tc>
          <w:tcPr>
            <w:tcW w:w="1366" w:type="dxa"/>
            <w:shd w:val="clear" w:color="auto" w:fill="auto"/>
            <w:vAlign w:val="center"/>
          </w:tcPr>
          <w:p w14:paraId="216611DC" w14:textId="77777777" w:rsidR="001A11CB" w:rsidRPr="007B3BD8" w:rsidRDefault="001A11CB" w:rsidP="00E43DD9">
            <w:pPr>
              <w:pStyle w:val="LZ-4"/>
              <w:rPr>
                <w:kern w:val="0"/>
              </w:rPr>
            </w:pPr>
            <w:r w:rsidRPr="007B3BD8">
              <w:rPr>
                <w:kern w:val="0"/>
              </w:rPr>
              <w:t>农业机械</w:t>
            </w:r>
          </w:p>
        </w:tc>
        <w:tc>
          <w:tcPr>
            <w:tcW w:w="807" w:type="dxa"/>
            <w:shd w:val="clear" w:color="auto" w:fill="auto"/>
            <w:vAlign w:val="center"/>
          </w:tcPr>
          <w:p w14:paraId="63C7EECD" w14:textId="77777777" w:rsidR="001A11CB" w:rsidRPr="007B3BD8" w:rsidRDefault="001A11CB" w:rsidP="00E43DD9">
            <w:pPr>
              <w:pStyle w:val="LZ-4"/>
              <w:rPr>
                <w:kern w:val="0"/>
              </w:rPr>
            </w:pPr>
            <w:r w:rsidRPr="007B3BD8">
              <w:rPr>
                <w:kern w:val="0"/>
              </w:rPr>
              <w:t>&lt;37kw</w:t>
            </w:r>
          </w:p>
        </w:tc>
        <w:tc>
          <w:tcPr>
            <w:tcW w:w="899" w:type="dxa"/>
            <w:shd w:val="clear" w:color="auto" w:fill="auto"/>
            <w:vAlign w:val="center"/>
          </w:tcPr>
          <w:p w14:paraId="08210C10" w14:textId="77777777" w:rsidR="001A11CB" w:rsidRPr="007B3BD8" w:rsidRDefault="001A11CB" w:rsidP="00E43DD9">
            <w:pPr>
              <w:pStyle w:val="LZ-4"/>
              <w:rPr>
                <w:kern w:val="0"/>
              </w:rPr>
            </w:pPr>
            <w:r w:rsidRPr="007B3BD8">
              <w:rPr>
                <w:kern w:val="0"/>
              </w:rPr>
              <w:t>g/kg</w:t>
            </w:r>
          </w:p>
        </w:tc>
        <w:tc>
          <w:tcPr>
            <w:tcW w:w="689" w:type="dxa"/>
            <w:shd w:val="clear" w:color="auto" w:fill="auto"/>
            <w:vAlign w:val="center"/>
          </w:tcPr>
          <w:p w14:paraId="76D87044" w14:textId="77777777" w:rsidR="001A11CB" w:rsidRPr="007B3BD8" w:rsidRDefault="001A11CB" w:rsidP="00E43DD9">
            <w:pPr>
              <w:pStyle w:val="LZ-4"/>
              <w:rPr>
                <w:kern w:val="0"/>
              </w:rPr>
            </w:pPr>
            <w:r w:rsidRPr="007B3BD8">
              <w:rPr>
                <w:kern w:val="0"/>
              </w:rPr>
              <w:t>--</w:t>
            </w:r>
          </w:p>
        </w:tc>
        <w:tc>
          <w:tcPr>
            <w:tcW w:w="744" w:type="dxa"/>
            <w:shd w:val="clear" w:color="auto" w:fill="auto"/>
            <w:vAlign w:val="center"/>
          </w:tcPr>
          <w:p w14:paraId="6857D238" w14:textId="77777777" w:rsidR="001A11CB" w:rsidRPr="007B3BD8" w:rsidRDefault="001A11CB" w:rsidP="00E43DD9">
            <w:pPr>
              <w:pStyle w:val="LZ-4"/>
              <w:rPr>
                <w:kern w:val="0"/>
              </w:rPr>
            </w:pPr>
            <w:r w:rsidRPr="007B3BD8">
              <w:rPr>
                <w:kern w:val="0"/>
              </w:rPr>
              <w:t>30</w:t>
            </w:r>
          </w:p>
        </w:tc>
        <w:tc>
          <w:tcPr>
            <w:tcW w:w="744" w:type="dxa"/>
            <w:shd w:val="clear" w:color="auto" w:fill="auto"/>
            <w:vAlign w:val="center"/>
          </w:tcPr>
          <w:p w14:paraId="0C288F61" w14:textId="77777777" w:rsidR="001A11CB" w:rsidRPr="007B3BD8" w:rsidRDefault="001A11CB" w:rsidP="00E43DD9">
            <w:pPr>
              <w:pStyle w:val="LZ-4"/>
              <w:rPr>
                <w:kern w:val="0"/>
              </w:rPr>
            </w:pPr>
            <w:r w:rsidRPr="007B3BD8">
              <w:rPr>
                <w:kern w:val="0"/>
              </w:rPr>
              <w:t>26</w:t>
            </w:r>
          </w:p>
        </w:tc>
        <w:tc>
          <w:tcPr>
            <w:tcW w:w="700" w:type="dxa"/>
            <w:shd w:val="clear" w:color="auto" w:fill="auto"/>
            <w:vAlign w:val="center"/>
          </w:tcPr>
          <w:p w14:paraId="0B113856" w14:textId="77777777" w:rsidR="001A11CB" w:rsidRPr="007B3BD8" w:rsidRDefault="001A11CB" w:rsidP="00E43DD9">
            <w:pPr>
              <w:pStyle w:val="LZ-4"/>
              <w:rPr>
                <w:kern w:val="0"/>
              </w:rPr>
            </w:pPr>
            <w:r w:rsidRPr="007B3BD8">
              <w:rPr>
                <w:kern w:val="0"/>
              </w:rPr>
              <w:t>3.8</w:t>
            </w:r>
          </w:p>
        </w:tc>
        <w:tc>
          <w:tcPr>
            <w:tcW w:w="750" w:type="dxa"/>
            <w:shd w:val="clear" w:color="auto" w:fill="auto"/>
            <w:vAlign w:val="center"/>
          </w:tcPr>
          <w:p w14:paraId="2EAAE248" w14:textId="77777777" w:rsidR="001A11CB" w:rsidRPr="007B3BD8" w:rsidRDefault="001A11CB" w:rsidP="00E43DD9">
            <w:pPr>
              <w:pStyle w:val="LZ-4"/>
              <w:rPr>
                <w:kern w:val="0"/>
              </w:rPr>
            </w:pPr>
            <w:r w:rsidRPr="007B3BD8">
              <w:rPr>
                <w:kern w:val="0"/>
              </w:rPr>
              <w:t>3.61</w:t>
            </w:r>
          </w:p>
        </w:tc>
        <w:tc>
          <w:tcPr>
            <w:tcW w:w="688" w:type="dxa"/>
            <w:shd w:val="clear" w:color="auto" w:fill="auto"/>
            <w:vAlign w:val="center"/>
          </w:tcPr>
          <w:p w14:paraId="6CB7AFFB" w14:textId="77777777" w:rsidR="001A11CB" w:rsidRPr="007B3BD8" w:rsidRDefault="001A11CB" w:rsidP="00E43DD9">
            <w:pPr>
              <w:pStyle w:val="LZ-4"/>
              <w:rPr>
                <w:kern w:val="0"/>
              </w:rPr>
            </w:pPr>
            <w:r w:rsidRPr="007B3BD8">
              <w:rPr>
                <w:kern w:val="0"/>
              </w:rPr>
              <w:t>2.06</w:t>
            </w:r>
          </w:p>
        </w:tc>
        <w:tc>
          <w:tcPr>
            <w:tcW w:w="688" w:type="dxa"/>
            <w:shd w:val="clear" w:color="auto" w:fill="auto"/>
            <w:vAlign w:val="center"/>
          </w:tcPr>
          <w:p w14:paraId="5DE7297E" w14:textId="77777777" w:rsidR="001A11CB" w:rsidRPr="007B3BD8" w:rsidRDefault="001A11CB" w:rsidP="00E43DD9">
            <w:pPr>
              <w:pStyle w:val="LZ-4"/>
              <w:rPr>
                <w:kern w:val="0"/>
              </w:rPr>
            </w:pPr>
            <w:r w:rsidRPr="007B3BD8">
              <w:rPr>
                <w:kern w:val="0"/>
              </w:rPr>
              <w:t>0.65</w:t>
            </w:r>
          </w:p>
        </w:tc>
        <w:tc>
          <w:tcPr>
            <w:tcW w:w="766" w:type="dxa"/>
            <w:shd w:val="clear" w:color="auto" w:fill="auto"/>
            <w:vAlign w:val="center"/>
          </w:tcPr>
          <w:p w14:paraId="082FA39D" w14:textId="77777777" w:rsidR="001A11CB" w:rsidRPr="007B3BD8" w:rsidRDefault="001A11CB" w:rsidP="00E43DD9">
            <w:pPr>
              <w:pStyle w:val="LZ-4"/>
              <w:rPr>
                <w:kern w:val="0"/>
              </w:rPr>
            </w:pPr>
            <w:r w:rsidRPr="007B3BD8">
              <w:rPr>
                <w:kern w:val="0"/>
              </w:rPr>
              <w:t>5.2</w:t>
            </w:r>
          </w:p>
        </w:tc>
      </w:tr>
      <w:tr w:rsidR="001A11CB" w:rsidRPr="007B3BD8" w14:paraId="4B4AFE8C" w14:textId="77777777" w:rsidTr="00E43DD9">
        <w:trPr>
          <w:trHeight w:val="258"/>
          <w:jc w:val="center"/>
        </w:trPr>
        <w:tc>
          <w:tcPr>
            <w:tcW w:w="1366" w:type="dxa"/>
            <w:shd w:val="clear" w:color="auto" w:fill="auto"/>
            <w:vAlign w:val="center"/>
          </w:tcPr>
          <w:p w14:paraId="0DF11CC6" w14:textId="77777777" w:rsidR="001A11CB" w:rsidRPr="007B3BD8" w:rsidRDefault="001A11CB" w:rsidP="00E43DD9">
            <w:pPr>
              <w:pStyle w:val="LZ-4"/>
              <w:rPr>
                <w:kern w:val="0"/>
              </w:rPr>
            </w:pPr>
            <w:r w:rsidRPr="007B3BD8">
              <w:rPr>
                <w:kern w:val="0"/>
              </w:rPr>
              <w:t>工程机械</w:t>
            </w:r>
          </w:p>
        </w:tc>
        <w:tc>
          <w:tcPr>
            <w:tcW w:w="807" w:type="dxa"/>
            <w:shd w:val="clear" w:color="auto" w:fill="auto"/>
            <w:vAlign w:val="center"/>
          </w:tcPr>
          <w:p w14:paraId="75E98EC6" w14:textId="77777777" w:rsidR="001A11CB" w:rsidRPr="007B3BD8" w:rsidRDefault="001A11CB" w:rsidP="00E43DD9">
            <w:pPr>
              <w:pStyle w:val="LZ-4"/>
              <w:rPr>
                <w:kern w:val="0"/>
              </w:rPr>
            </w:pPr>
            <w:r w:rsidRPr="007B3BD8">
              <w:rPr>
                <w:kern w:val="0"/>
              </w:rPr>
              <w:t>--</w:t>
            </w:r>
          </w:p>
        </w:tc>
        <w:tc>
          <w:tcPr>
            <w:tcW w:w="899" w:type="dxa"/>
            <w:shd w:val="clear" w:color="auto" w:fill="auto"/>
            <w:vAlign w:val="center"/>
          </w:tcPr>
          <w:p w14:paraId="1C1740A3" w14:textId="77777777" w:rsidR="001A11CB" w:rsidRPr="007B3BD8" w:rsidRDefault="001A11CB" w:rsidP="00E43DD9">
            <w:pPr>
              <w:pStyle w:val="LZ-4"/>
              <w:rPr>
                <w:kern w:val="0"/>
              </w:rPr>
            </w:pPr>
            <w:r w:rsidRPr="007B3BD8">
              <w:rPr>
                <w:kern w:val="0"/>
              </w:rPr>
              <w:t>g/kg</w:t>
            </w:r>
          </w:p>
        </w:tc>
        <w:tc>
          <w:tcPr>
            <w:tcW w:w="689" w:type="dxa"/>
            <w:shd w:val="clear" w:color="auto" w:fill="auto"/>
            <w:vAlign w:val="center"/>
          </w:tcPr>
          <w:p w14:paraId="431766AF" w14:textId="77777777" w:rsidR="001A11CB" w:rsidRPr="007B3BD8" w:rsidRDefault="001A11CB" w:rsidP="00E43DD9">
            <w:pPr>
              <w:pStyle w:val="LZ-4"/>
              <w:rPr>
                <w:kern w:val="0"/>
              </w:rPr>
            </w:pPr>
            <w:r w:rsidRPr="007B3BD8">
              <w:rPr>
                <w:kern w:val="0"/>
              </w:rPr>
              <w:t>--</w:t>
            </w:r>
          </w:p>
        </w:tc>
        <w:tc>
          <w:tcPr>
            <w:tcW w:w="744" w:type="dxa"/>
            <w:shd w:val="clear" w:color="auto" w:fill="auto"/>
            <w:vAlign w:val="center"/>
          </w:tcPr>
          <w:p w14:paraId="73CB2DA0" w14:textId="77777777" w:rsidR="001A11CB" w:rsidRPr="007B3BD8" w:rsidRDefault="001A11CB" w:rsidP="00E43DD9">
            <w:pPr>
              <w:pStyle w:val="LZ-4"/>
              <w:rPr>
                <w:kern w:val="0"/>
              </w:rPr>
            </w:pPr>
            <w:r w:rsidRPr="007B3BD8">
              <w:rPr>
                <w:kern w:val="0"/>
              </w:rPr>
              <w:t>32.79</w:t>
            </w:r>
          </w:p>
        </w:tc>
        <w:tc>
          <w:tcPr>
            <w:tcW w:w="744" w:type="dxa"/>
            <w:shd w:val="clear" w:color="auto" w:fill="auto"/>
            <w:vAlign w:val="center"/>
          </w:tcPr>
          <w:p w14:paraId="54A23C19" w14:textId="77777777" w:rsidR="001A11CB" w:rsidRPr="007B3BD8" w:rsidRDefault="001A11CB" w:rsidP="00E43DD9">
            <w:pPr>
              <w:pStyle w:val="LZ-4"/>
              <w:rPr>
                <w:kern w:val="0"/>
              </w:rPr>
            </w:pPr>
            <w:r w:rsidRPr="007B3BD8">
              <w:rPr>
                <w:kern w:val="0"/>
              </w:rPr>
              <w:t>10.72</w:t>
            </w:r>
          </w:p>
        </w:tc>
        <w:tc>
          <w:tcPr>
            <w:tcW w:w="700" w:type="dxa"/>
            <w:shd w:val="clear" w:color="auto" w:fill="auto"/>
            <w:vAlign w:val="center"/>
          </w:tcPr>
          <w:p w14:paraId="6EE8775A" w14:textId="77777777" w:rsidR="001A11CB" w:rsidRPr="007B3BD8" w:rsidRDefault="001A11CB" w:rsidP="00E43DD9">
            <w:pPr>
              <w:pStyle w:val="LZ-4"/>
              <w:rPr>
                <w:kern w:val="0"/>
              </w:rPr>
            </w:pPr>
            <w:r w:rsidRPr="007B3BD8">
              <w:rPr>
                <w:kern w:val="0"/>
              </w:rPr>
              <w:t>2.09</w:t>
            </w:r>
          </w:p>
        </w:tc>
        <w:tc>
          <w:tcPr>
            <w:tcW w:w="750" w:type="dxa"/>
            <w:shd w:val="clear" w:color="auto" w:fill="auto"/>
            <w:vAlign w:val="center"/>
          </w:tcPr>
          <w:p w14:paraId="6737A397" w14:textId="77777777" w:rsidR="001A11CB" w:rsidRPr="007B3BD8" w:rsidRDefault="001A11CB" w:rsidP="00E43DD9">
            <w:pPr>
              <w:pStyle w:val="LZ-4"/>
              <w:rPr>
                <w:kern w:val="0"/>
              </w:rPr>
            </w:pPr>
            <w:r w:rsidRPr="007B3BD8">
              <w:rPr>
                <w:kern w:val="0"/>
              </w:rPr>
              <w:t>2.09</w:t>
            </w:r>
          </w:p>
        </w:tc>
        <w:tc>
          <w:tcPr>
            <w:tcW w:w="688" w:type="dxa"/>
            <w:shd w:val="clear" w:color="auto" w:fill="auto"/>
            <w:vAlign w:val="center"/>
          </w:tcPr>
          <w:p w14:paraId="5C8BC746" w14:textId="77777777" w:rsidR="001A11CB" w:rsidRPr="007B3BD8" w:rsidRDefault="001A11CB" w:rsidP="00E43DD9">
            <w:pPr>
              <w:pStyle w:val="LZ-4"/>
              <w:rPr>
                <w:kern w:val="0"/>
              </w:rPr>
            </w:pPr>
            <w:r w:rsidRPr="007B3BD8">
              <w:rPr>
                <w:kern w:val="0"/>
              </w:rPr>
              <w:t>1.19</w:t>
            </w:r>
          </w:p>
        </w:tc>
        <w:tc>
          <w:tcPr>
            <w:tcW w:w="688" w:type="dxa"/>
            <w:shd w:val="clear" w:color="auto" w:fill="auto"/>
            <w:vAlign w:val="center"/>
          </w:tcPr>
          <w:p w14:paraId="7968A616" w14:textId="77777777" w:rsidR="001A11CB" w:rsidRPr="007B3BD8" w:rsidRDefault="001A11CB" w:rsidP="00E43DD9">
            <w:pPr>
              <w:pStyle w:val="LZ-4"/>
              <w:rPr>
                <w:kern w:val="0"/>
              </w:rPr>
            </w:pPr>
            <w:r w:rsidRPr="007B3BD8">
              <w:rPr>
                <w:kern w:val="0"/>
              </w:rPr>
              <w:t>0.36</w:t>
            </w:r>
          </w:p>
        </w:tc>
        <w:tc>
          <w:tcPr>
            <w:tcW w:w="766" w:type="dxa"/>
            <w:shd w:val="clear" w:color="auto" w:fill="auto"/>
            <w:vAlign w:val="center"/>
          </w:tcPr>
          <w:p w14:paraId="3EB89C25" w14:textId="77777777" w:rsidR="001A11CB" w:rsidRPr="007B3BD8" w:rsidRDefault="001A11CB" w:rsidP="00E43DD9">
            <w:pPr>
              <w:pStyle w:val="LZ-4"/>
              <w:rPr>
                <w:kern w:val="0"/>
              </w:rPr>
            </w:pPr>
            <w:r w:rsidRPr="007B3BD8">
              <w:rPr>
                <w:kern w:val="0"/>
              </w:rPr>
              <w:t>3.39</w:t>
            </w:r>
          </w:p>
        </w:tc>
      </w:tr>
    </w:tbl>
    <w:p w14:paraId="1714292A" w14:textId="77777777" w:rsidR="001A11CB" w:rsidRPr="007B3BD8" w:rsidRDefault="001A11CB" w:rsidP="001A11CB">
      <w:pPr>
        <w:pStyle w:val="LZ-3"/>
      </w:pPr>
      <w:bookmarkStart w:id="271" w:name="_Toc117179421"/>
      <w:r w:rsidRPr="007B3BD8">
        <w:rPr>
          <w:rFonts w:hint="eastAsia"/>
          <w:lang w:eastAsia="zh-CN"/>
        </w:rPr>
        <w:t>扬尘</w:t>
      </w:r>
      <w:r w:rsidRPr="007B3BD8">
        <w:t>源</w:t>
      </w:r>
      <w:bookmarkEnd w:id="271"/>
    </w:p>
    <w:p w14:paraId="7B7BDDBC" w14:textId="77777777" w:rsidR="001A11CB" w:rsidRPr="007B3BD8" w:rsidRDefault="001A11CB" w:rsidP="001A11CB">
      <w:pPr>
        <w:pStyle w:val="LA-4NEW"/>
      </w:pPr>
      <w:proofErr w:type="spellStart"/>
      <w:r w:rsidRPr="007B3BD8">
        <w:t>道路扬尘</w:t>
      </w:r>
      <w:proofErr w:type="spellEnd"/>
    </w:p>
    <w:p w14:paraId="59F67F50" w14:textId="77777777" w:rsidR="001A11CB" w:rsidRPr="007B3BD8" w:rsidRDefault="001A11CB" w:rsidP="001A11CB">
      <w:pPr>
        <w:pStyle w:val="LZ-"/>
        <w:ind w:firstLine="480"/>
      </w:pPr>
      <w:proofErr w:type="gramStart"/>
      <w:r>
        <w:t>萧山区</w:t>
      </w:r>
      <w:proofErr w:type="gramEnd"/>
      <w:r w:rsidRPr="007B3BD8">
        <w:t>铺装道路排放系数，</w:t>
      </w:r>
      <w:r w:rsidRPr="007B3BD8">
        <w:rPr>
          <w:rFonts w:hint="eastAsia"/>
        </w:rPr>
        <w:t>主要通过</w:t>
      </w:r>
      <w:r w:rsidRPr="007B3BD8">
        <w:t>参考《扬尘源颗粒物排放清单编制技术指南》推荐的方法进行计算，</w:t>
      </w:r>
      <w:proofErr w:type="gramStart"/>
      <w:r w:rsidRPr="007B3BD8">
        <w:t>黑碳和</w:t>
      </w:r>
      <w:proofErr w:type="gramEnd"/>
      <w:r w:rsidRPr="007B3BD8">
        <w:t>有机碳的排放因子参照同类城市清单估算排放系数</w:t>
      </w:r>
      <w:r w:rsidRPr="007B3BD8">
        <w:rPr>
          <w:rFonts w:hint="eastAsia"/>
        </w:rPr>
        <w:t>，</w:t>
      </w:r>
      <w:r w:rsidRPr="007B3BD8">
        <w:t>计算公式如下</w:t>
      </w:r>
      <w:r w:rsidRPr="007B3BD8">
        <w:rPr>
          <w:rFonts w:hint="eastAsia"/>
        </w:rPr>
        <w:t>：</w:t>
      </w:r>
    </w:p>
    <w:p w14:paraId="607F1061" w14:textId="77777777" w:rsidR="001A11CB" w:rsidRPr="007B3BD8" w:rsidDel="00B87F89" w:rsidRDefault="001A11CB" w:rsidP="001A11CB">
      <w:pPr>
        <w:pStyle w:val="af6"/>
        <w:spacing w:line="360" w:lineRule="auto"/>
        <w:rPr>
          <w:del w:id="272" w:author="彭 mq" w:date="2023-03-09T09:16:00Z"/>
          <w:sz w:val="24"/>
          <w:szCs w:val="24"/>
          <w:lang w:val="en-US"/>
        </w:rPr>
      </w:pPr>
      <w:proofErr w:type="spellStart"/>
      <w:r w:rsidRPr="007B3BD8">
        <w:rPr>
          <w:sz w:val="24"/>
          <w:szCs w:val="24"/>
          <w:lang w:val="en-US"/>
        </w:rPr>
        <w:t>E</w:t>
      </w:r>
      <w:r w:rsidRPr="007B3BD8">
        <w:rPr>
          <w:sz w:val="24"/>
          <w:szCs w:val="24"/>
          <w:vertAlign w:val="subscript"/>
          <w:lang w:val="en-US"/>
        </w:rPr>
        <w:t>Ri</w:t>
      </w:r>
      <w:proofErr w:type="spellEnd"/>
      <w:r w:rsidRPr="007B3BD8">
        <w:rPr>
          <w:sz w:val="24"/>
          <w:szCs w:val="24"/>
          <w:lang w:val="en-US"/>
        </w:rPr>
        <w:t xml:space="preserve"> = k</w:t>
      </w:r>
      <w:r w:rsidRPr="007B3BD8">
        <w:rPr>
          <w:sz w:val="24"/>
          <w:szCs w:val="24"/>
          <w:vertAlign w:val="subscript"/>
          <w:lang w:val="en-US"/>
        </w:rPr>
        <w:t xml:space="preserve">i </w:t>
      </w:r>
      <w:r w:rsidRPr="007B3BD8">
        <w:rPr>
          <w:sz w:val="24"/>
          <w:szCs w:val="24"/>
          <w:lang w:val="en-US"/>
        </w:rPr>
        <w:t>× (</w:t>
      </w:r>
      <w:proofErr w:type="spellStart"/>
      <w:r w:rsidRPr="007B3BD8">
        <w:rPr>
          <w:sz w:val="24"/>
          <w:szCs w:val="24"/>
          <w:lang w:val="en-US"/>
        </w:rPr>
        <w:t>sL</w:t>
      </w:r>
      <w:proofErr w:type="spellEnd"/>
      <w:r w:rsidRPr="007B3BD8">
        <w:rPr>
          <w:sz w:val="24"/>
          <w:szCs w:val="24"/>
          <w:lang w:val="en-US"/>
        </w:rPr>
        <w:t>)</w:t>
      </w:r>
      <w:r w:rsidRPr="007B3BD8">
        <w:rPr>
          <w:sz w:val="24"/>
          <w:szCs w:val="24"/>
          <w:vertAlign w:val="superscript"/>
          <w:lang w:val="en-US"/>
        </w:rPr>
        <w:t>0.91</w:t>
      </w:r>
      <w:r w:rsidRPr="007B3BD8">
        <w:rPr>
          <w:sz w:val="24"/>
          <w:szCs w:val="24"/>
          <w:lang w:val="en-US"/>
        </w:rPr>
        <w:t xml:space="preserve"> × (W)</w:t>
      </w:r>
      <w:r w:rsidRPr="007B3BD8">
        <w:rPr>
          <w:sz w:val="24"/>
          <w:szCs w:val="24"/>
          <w:vertAlign w:val="superscript"/>
          <w:lang w:val="en-US"/>
        </w:rPr>
        <w:t>1.02</w:t>
      </w:r>
      <w:r w:rsidRPr="007B3BD8">
        <w:rPr>
          <w:sz w:val="24"/>
          <w:szCs w:val="24"/>
          <w:lang w:val="en-US"/>
        </w:rPr>
        <w:t xml:space="preserve"> ×(1-</w:t>
      </w:r>
      <w:r w:rsidRPr="007B3BD8">
        <w:rPr>
          <w:sz w:val="24"/>
          <w:szCs w:val="24"/>
        </w:rPr>
        <w:t>η</w:t>
      </w:r>
      <w:r w:rsidRPr="007B3BD8">
        <w:rPr>
          <w:sz w:val="24"/>
          <w:szCs w:val="24"/>
          <w:lang w:val="en-US"/>
        </w:rPr>
        <w:t>)</w:t>
      </w:r>
    </w:p>
    <w:p w14:paraId="05A43DCC" w14:textId="7A676068" w:rsidR="001A11CB" w:rsidRPr="007B3BD8" w:rsidRDefault="001A11CB" w:rsidP="001A11CB">
      <w:pPr>
        <w:pStyle w:val="LZ-"/>
        <w:ind w:firstLine="480"/>
      </w:pPr>
      <w:r w:rsidRPr="007B3BD8">
        <w:t>1</w:t>
      </w:r>
      <w:r w:rsidRPr="007B3BD8">
        <w:t>）</w:t>
      </w:r>
      <w:r w:rsidRPr="007B3BD8">
        <w:t>ki</w:t>
      </w:r>
      <w:r w:rsidRPr="007B3BD8">
        <w:t>为产生的扬尘中</w:t>
      </w:r>
      <w:r w:rsidRPr="007B3BD8">
        <w:t>PM</w:t>
      </w:r>
      <w:r w:rsidRPr="007B3BD8">
        <w:rPr>
          <w:vertAlign w:val="subscript"/>
        </w:rPr>
        <w:t>i</w:t>
      </w:r>
      <w:r w:rsidRPr="007B3BD8">
        <w:t>的粒度乘数。参照《清单编制技术手册》，</w:t>
      </w:r>
      <w:r w:rsidRPr="007B3BD8">
        <w:t>PM</w:t>
      </w:r>
      <w:r w:rsidRPr="007B3BD8">
        <w:rPr>
          <w:vertAlign w:val="subscript"/>
        </w:rPr>
        <w:t>10</w:t>
      </w:r>
      <w:r w:rsidRPr="007B3BD8">
        <w:t>和</w:t>
      </w:r>
      <w:r w:rsidRPr="007B3BD8">
        <w:t>PM</w:t>
      </w:r>
      <w:r w:rsidRPr="007B3BD8">
        <w:rPr>
          <w:vertAlign w:val="subscript"/>
        </w:rPr>
        <w:t>2.5</w:t>
      </w:r>
      <w:r w:rsidRPr="007B3BD8">
        <w:t>取值分别为</w:t>
      </w:r>
      <w:r w:rsidRPr="007B3BD8">
        <w:t>0.62</w:t>
      </w:r>
      <w:r w:rsidRPr="007B3BD8">
        <w:t>和</w:t>
      </w:r>
      <w:r w:rsidRPr="007B3BD8">
        <w:t>0.15</w:t>
      </w:r>
      <w:r w:rsidRPr="007B3BD8">
        <w:t>。</w:t>
      </w:r>
    </w:p>
    <w:p w14:paraId="08E36573" w14:textId="77777777" w:rsidR="001A11CB" w:rsidRPr="007B3BD8" w:rsidRDefault="001A11CB" w:rsidP="001A11CB">
      <w:pPr>
        <w:pStyle w:val="LZ-"/>
        <w:ind w:firstLine="480"/>
      </w:pPr>
      <w:r w:rsidRPr="007B3BD8">
        <w:t>2</w:t>
      </w:r>
      <w:r w:rsidRPr="007B3BD8">
        <w:t>）</w:t>
      </w:r>
      <w:r w:rsidRPr="007B3BD8">
        <w:t>sL</w:t>
      </w:r>
      <w:r w:rsidRPr="007B3BD8">
        <w:t>为道路积尘负荷，</w:t>
      </w:r>
      <w:r w:rsidRPr="007B3BD8">
        <w:t>g/m</w:t>
      </w:r>
      <w:r w:rsidRPr="007B3BD8">
        <w:rPr>
          <w:vertAlign w:val="superscript"/>
        </w:rPr>
        <w:t>2</w:t>
      </w:r>
      <w:r w:rsidRPr="007B3BD8">
        <w:rPr>
          <w:rFonts w:hint="eastAsia"/>
        </w:rPr>
        <w:t>，</w:t>
      </w:r>
      <w:r w:rsidRPr="007B3BD8">
        <w:t>取值详见</w:t>
      </w:r>
      <w:r w:rsidRPr="007B3BD8">
        <w:rPr>
          <w:rFonts w:hint="eastAsia"/>
        </w:rPr>
        <w:t>下表</w:t>
      </w:r>
      <w:r w:rsidRPr="007B3BD8">
        <w:t>。</w:t>
      </w:r>
    </w:p>
    <w:p w14:paraId="16B791F2" w14:textId="77ACE868" w:rsidR="001A11CB" w:rsidRPr="007B3BD8" w:rsidRDefault="001A11CB" w:rsidP="001A11CB">
      <w:pPr>
        <w:pStyle w:val="LZ-0"/>
      </w:pPr>
      <w:r w:rsidRPr="007B3BD8">
        <w:rPr>
          <w:rFonts w:hint="eastAsia"/>
        </w:rPr>
        <w:t>表</w:t>
      </w:r>
      <w:r w:rsidR="001F1DA6">
        <w:t>3</w:t>
      </w:r>
      <w:r w:rsidRPr="007B3BD8">
        <w:rPr>
          <w:rFonts w:hint="eastAsia"/>
        </w:rPr>
        <w:t>-</w:t>
      </w:r>
      <w:del w:id="273" w:author="彭 mq" w:date="2023-03-09T09:08:00Z">
        <w:r w:rsidRPr="007B3BD8" w:rsidDel="00B87F89">
          <w:rPr>
            <w:rFonts w:hint="eastAsia"/>
          </w:rPr>
          <w:delText xml:space="preserve"> </w:delText>
        </w:r>
      </w:del>
      <w:r w:rsidRPr="007B3BD8">
        <w:fldChar w:fldCharType="begin"/>
      </w:r>
      <w:r w:rsidRPr="007B3BD8">
        <w:instrText xml:space="preserve"> </w:instrText>
      </w:r>
      <w:r w:rsidRPr="007B3BD8">
        <w:rPr>
          <w:rFonts w:hint="eastAsia"/>
        </w:rPr>
        <w:instrText xml:space="preserve">SEQ </w:instrText>
      </w:r>
      <w:r w:rsidRPr="007B3BD8">
        <w:rPr>
          <w:rFonts w:hint="eastAsia"/>
        </w:rPr>
        <w:instrText>表</w:instrText>
      </w:r>
      <w:r w:rsidRPr="007B3BD8">
        <w:rPr>
          <w:rFonts w:hint="eastAsia"/>
        </w:rPr>
        <w:instrText>5- \* ARABIC</w:instrText>
      </w:r>
      <w:r w:rsidRPr="007B3BD8">
        <w:instrText xml:space="preserve"> </w:instrText>
      </w:r>
      <w:r w:rsidRPr="007B3BD8">
        <w:fldChar w:fldCharType="separate"/>
      </w:r>
      <w:r w:rsidR="000E3AA8">
        <w:rPr>
          <w:noProof/>
        </w:rPr>
        <w:t>11</w:t>
      </w:r>
      <w:r w:rsidRPr="007B3BD8">
        <w:fldChar w:fldCharType="end"/>
      </w:r>
      <w:ins w:id="274" w:author="彭 mq" w:date="2023-03-09T09:08:00Z">
        <w:r w:rsidR="00B87F89">
          <w:t xml:space="preserve"> </w:t>
        </w:r>
      </w:ins>
      <w:proofErr w:type="gramStart"/>
      <w:r>
        <w:t>萧山区</w:t>
      </w:r>
      <w:proofErr w:type="gramEnd"/>
      <w:r w:rsidRPr="007B3BD8">
        <w:t>各等级道路积尘负荷值（单位：</w:t>
      </w:r>
      <w:r w:rsidRPr="007B3BD8">
        <w:t>g/m</w:t>
      </w:r>
      <w:r w:rsidRPr="007B3BD8">
        <w:rPr>
          <w:vertAlign w:val="superscript"/>
        </w:rPr>
        <w:t>2</w:t>
      </w:r>
      <w:r w:rsidRPr="007B3BD8">
        <w:t>）</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8"/>
        <w:gridCol w:w="1276"/>
        <w:gridCol w:w="1134"/>
        <w:gridCol w:w="1275"/>
        <w:gridCol w:w="1134"/>
        <w:gridCol w:w="1276"/>
      </w:tblGrid>
      <w:tr w:rsidR="001A11CB" w:rsidRPr="007B3BD8" w14:paraId="6A425D6C" w14:textId="77777777" w:rsidTr="00E43DD9">
        <w:trPr>
          <w:trHeight w:val="431"/>
        </w:trPr>
        <w:tc>
          <w:tcPr>
            <w:tcW w:w="1418" w:type="dxa"/>
            <w:vAlign w:val="center"/>
          </w:tcPr>
          <w:p w14:paraId="1B66A7FD" w14:textId="77777777" w:rsidR="001A11CB" w:rsidRPr="007B3BD8" w:rsidRDefault="001A11CB" w:rsidP="00E43DD9">
            <w:pPr>
              <w:pStyle w:val="LZ-4"/>
              <w:rPr>
                <w:b/>
              </w:rPr>
            </w:pPr>
            <w:r w:rsidRPr="007B3BD8">
              <w:rPr>
                <w:b/>
              </w:rPr>
              <w:lastRenderedPageBreak/>
              <w:t>道路类型</w:t>
            </w:r>
          </w:p>
        </w:tc>
        <w:tc>
          <w:tcPr>
            <w:tcW w:w="1276" w:type="dxa"/>
            <w:vAlign w:val="center"/>
          </w:tcPr>
          <w:p w14:paraId="4C475BCB" w14:textId="77777777" w:rsidR="001A11CB" w:rsidRPr="007B3BD8" w:rsidRDefault="001A11CB" w:rsidP="00E43DD9">
            <w:pPr>
              <w:pStyle w:val="LZ-4"/>
              <w:rPr>
                <w:b/>
              </w:rPr>
            </w:pPr>
            <w:r w:rsidRPr="007B3BD8">
              <w:rPr>
                <w:b/>
              </w:rPr>
              <w:t>高速道路</w:t>
            </w:r>
          </w:p>
        </w:tc>
        <w:tc>
          <w:tcPr>
            <w:tcW w:w="1134" w:type="dxa"/>
            <w:vAlign w:val="center"/>
          </w:tcPr>
          <w:p w14:paraId="68994E24" w14:textId="77777777" w:rsidR="001A11CB" w:rsidRPr="007B3BD8" w:rsidRDefault="001A11CB" w:rsidP="00E43DD9">
            <w:pPr>
              <w:pStyle w:val="LZ-4"/>
              <w:rPr>
                <w:b/>
              </w:rPr>
            </w:pPr>
            <w:r w:rsidRPr="007B3BD8">
              <w:rPr>
                <w:b/>
              </w:rPr>
              <w:t>一级公路</w:t>
            </w:r>
          </w:p>
        </w:tc>
        <w:tc>
          <w:tcPr>
            <w:tcW w:w="1275" w:type="dxa"/>
            <w:vAlign w:val="center"/>
          </w:tcPr>
          <w:p w14:paraId="5C579B49" w14:textId="77777777" w:rsidR="001A11CB" w:rsidRPr="007B3BD8" w:rsidRDefault="001A11CB" w:rsidP="00E43DD9">
            <w:pPr>
              <w:pStyle w:val="LZ-4"/>
              <w:rPr>
                <w:b/>
              </w:rPr>
            </w:pPr>
            <w:r w:rsidRPr="007B3BD8">
              <w:rPr>
                <w:b/>
              </w:rPr>
              <w:t>二级公路</w:t>
            </w:r>
          </w:p>
        </w:tc>
        <w:tc>
          <w:tcPr>
            <w:tcW w:w="1134" w:type="dxa"/>
            <w:vAlign w:val="center"/>
          </w:tcPr>
          <w:p w14:paraId="27ED220D" w14:textId="77777777" w:rsidR="001A11CB" w:rsidRPr="007B3BD8" w:rsidRDefault="001A11CB" w:rsidP="00E43DD9">
            <w:pPr>
              <w:pStyle w:val="LZ-4"/>
              <w:rPr>
                <w:b/>
              </w:rPr>
            </w:pPr>
            <w:r w:rsidRPr="007B3BD8">
              <w:rPr>
                <w:b/>
              </w:rPr>
              <w:t>三级公路</w:t>
            </w:r>
          </w:p>
        </w:tc>
        <w:tc>
          <w:tcPr>
            <w:tcW w:w="1276" w:type="dxa"/>
            <w:vAlign w:val="center"/>
          </w:tcPr>
          <w:p w14:paraId="4F402117" w14:textId="77777777" w:rsidR="001A11CB" w:rsidRPr="007B3BD8" w:rsidRDefault="001A11CB" w:rsidP="00E43DD9">
            <w:pPr>
              <w:pStyle w:val="LZ-4"/>
              <w:rPr>
                <w:b/>
              </w:rPr>
            </w:pPr>
            <w:r w:rsidRPr="007B3BD8">
              <w:rPr>
                <w:b/>
              </w:rPr>
              <w:t>四级公路</w:t>
            </w:r>
          </w:p>
        </w:tc>
      </w:tr>
      <w:tr w:rsidR="001A11CB" w:rsidRPr="007B3BD8" w14:paraId="4B7EFDBF" w14:textId="77777777" w:rsidTr="00E43DD9">
        <w:trPr>
          <w:trHeight w:val="267"/>
        </w:trPr>
        <w:tc>
          <w:tcPr>
            <w:tcW w:w="1418" w:type="dxa"/>
            <w:vAlign w:val="center"/>
          </w:tcPr>
          <w:p w14:paraId="0F06F1EC" w14:textId="77777777" w:rsidR="001A11CB" w:rsidRPr="007B3BD8" w:rsidRDefault="001A11CB" w:rsidP="00E43DD9">
            <w:pPr>
              <w:pStyle w:val="LZ-4"/>
            </w:pPr>
            <w:r w:rsidRPr="007B3BD8">
              <w:t>积尘负荷</w:t>
            </w:r>
          </w:p>
        </w:tc>
        <w:tc>
          <w:tcPr>
            <w:tcW w:w="1276" w:type="dxa"/>
            <w:vAlign w:val="center"/>
          </w:tcPr>
          <w:p w14:paraId="187B9D9D" w14:textId="77777777" w:rsidR="001A11CB" w:rsidRPr="007B3BD8" w:rsidRDefault="001A11CB" w:rsidP="00E43DD9">
            <w:pPr>
              <w:pStyle w:val="LZ-4"/>
            </w:pPr>
            <w:r w:rsidRPr="007B3BD8">
              <w:t xml:space="preserve">0.16 </w:t>
            </w:r>
          </w:p>
        </w:tc>
        <w:tc>
          <w:tcPr>
            <w:tcW w:w="1134" w:type="dxa"/>
            <w:vAlign w:val="center"/>
          </w:tcPr>
          <w:p w14:paraId="595A5053" w14:textId="77777777" w:rsidR="001A11CB" w:rsidRPr="007B3BD8" w:rsidRDefault="001A11CB" w:rsidP="00E43DD9">
            <w:pPr>
              <w:pStyle w:val="LZ-4"/>
            </w:pPr>
            <w:r w:rsidRPr="007B3BD8">
              <w:t xml:space="preserve">0.6 </w:t>
            </w:r>
          </w:p>
        </w:tc>
        <w:tc>
          <w:tcPr>
            <w:tcW w:w="1275" w:type="dxa"/>
            <w:vAlign w:val="center"/>
          </w:tcPr>
          <w:p w14:paraId="78C85425" w14:textId="77777777" w:rsidR="001A11CB" w:rsidRPr="007B3BD8" w:rsidRDefault="001A11CB" w:rsidP="00E43DD9">
            <w:pPr>
              <w:pStyle w:val="LZ-4"/>
            </w:pPr>
            <w:r w:rsidRPr="007B3BD8">
              <w:t xml:space="preserve">0.89 </w:t>
            </w:r>
          </w:p>
        </w:tc>
        <w:tc>
          <w:tcPr>
            <w:tcW w:w="1134" w:type="dxa"/>
            <w:vAlign w:val="center"/>
          </w:tcPr>
          <w:p w14:paraId="38510109" w14:textId="77777777" w:rsidR="001A11CB" w:rsidRPr="007B3BD8" w:rsidRDefault="001A11CB" w:rsidP="00E43DD9">
            <w:pPr>
              <w:pStyle w:val="LZ-4"/>
            </w:pPr>
            <w:r w:rsidRPr="007B3BD8">
              <w:t>1.05</w:t>
            </w:r>
          </w:p>
        </w:tc>
        <w:tc>
          <w:tcPr>
            <w:tcW w:w="1276" w:type="dxa"/>
            <w:vAlign w:val="center"/>
          </w:tcPr>
          <w:p w14:paraId="16A177D6" w14:textId="77777777" w:rsidR="001A11CB" w:rsidRPr="007B3BD8" w:rsidRDefault="001A11CB" w:rsidP="00E43DD9">
            <w:pPr>
              <w:pStyle w:val="LZ-4"/>
            </w:pPr>
            <w:r w:rsidRPr="007B3BD8">
              <w:t xml:space="preserve">1.23 </w:t>
            </w:r>
          </w:p>
        </w:tc>
      </w:tr>
    </w:tbl>
    <w:p w14:paraId="61D95A48" w14:textId="77777777" w:rsidR="001A11CB" w:rsidRPr="007B3BD8" w:rsidRDefault="001A11CB" w:rsidP="001A11CB">
      <w:pPr>
        <w:pStyle w:val="LZ-"/>
        <w:ind w:firstLine="480"/>
      </w:pPr>
      <w:r w:rsidRPr="007B3BD8">
        <w:t>3</w:t>
      </w:r>
      <w:r w:rsidRPr="007B3BD8">
        <w:t>）</w:t>
      </w:r>
      <w:r w:rsidRPr="007B3BD8">
        <w:t>W</w:t>
      </w:r>
      <w:r w:rsidRPr="007B3BD8">
        <w:t>为平均车重，</w:t>
      </w:r>
      <w:r w:rsidRPr="007B3BD8">
        <w:t>t</w:t>
      </w:r>
      <w:r w:rsidRPr="007B3BD8">
        <w:rPr>
          <w:rFonts w:hint="eastAsia"/>
        </w:rPr>
        <w:t>，主要通过</w:t>
      </w:r>
      <w:r w:rsidRPr="007B3BD8">
        <w:t>调研获取，具体如下表所示。</w:t>
      </w:r>
    </w:p>
    <w:p w14:paraId="6A696A73" w14:textId="0471CEB7" w:rsidR="001A11CB" w:rsidRPr="007B3BD8" w:rsidRDefault="001A11CB" w:rsidP="001A11CB">
      <w:pPr>
        <w:pStyle w:val="LZ-0"/>
      </w:pPr>
      <w:r w:rsidRPr="007B3BD8">
        <w:rPr>
          <w:rFonts w:hint="eastAsia"/>
        </w:rPr>
        <w:t>表</w:t>
      </w:r>
      <w:r w:rsidR="001F1DA6">
        <w:t>3</w:t>
      </w:r>
      <w:r w:rsidRPr="007B3BD8">
        <w:rPr>
          <w:rFonts w:hint="eastAsia"/>
        </w:rPr>
        <w:t>-</w:t>
      </w:r>
      <w:del w:id="275" w:author="彭 mq" w:date="2023-03-09T09:09:00Z">
        <w:r w:rsidRPr="007B3BD8" w:rsidDel="00B87F89">
          <w:rPr>
            <w:rFonts w:hint="eastAsia"/>
          </w:rPr>
          <w:delText xml:space="preserve"> </w:delText>
        </w:r>
      </w:del>
      <w:r w:rsidRPr="007B3BD8">
        <w:fldChar w:fldCharType="begin"/>
      </w:r>
      <w:r w:rsidRPr="007B3BD8">
        <w:instrText xml:space="preserve"> </w:instrText>
      </w:r>
      <w:r w:rsidRPr="007B3BD8">
        <w:rPr>
          <w:rFonts w:hint="eastAsia"/>
        </w:rPr>
        <w:instrText xml:space="preserve">SEQ </w:instrText>
      </w:r>
      <w:r w:rsidRPr="007B3BD8">
        <w:rPr>
          <w:rFonts w:hint="eastAsia"/>
        </w:rPr>
        <w:instrText>表</w:instrText>
      </w:r>
      <w:r w:rsidRPr="007B3BD8">
        <w:rPr>
          <w:rFonts w:hint="eastAsia"/>
        </w:rPr>
        <w:instrText>5- \* ARABIC</w:instrText>
      </w:r>
      <w:r w:rsidRPr="007B3BD8">
        <w:instrText xml:space="preserve"> </w:instrText>
      </w:r>
      <w:r w:rsidRPr="007B3BD8">
        <w:fldChar w:fldCharType="separate"/>
      </w:r>
      <w:r w:rsidR="000E3AA8">
        <w:rPr>
          <w:noProof/>
        </w:rPr>
        <w:t>12</w:t>
      </w:r>
      <w:r w:rsidRPr="007B3BD8">
        <w:fldChar w:fldCharType="end"/>
      </w:r>
      <w:ins w:id="276" w:author="彭 mq" w:date="2023-03-09T09:08:00Z">
        <w:r w:rsidR="00B87F89">
          <w:t xml:space="preserve"> </w:t>
        </w:r>
      </w:ins>
      <w:proofErr w:type="gramStart"/>
      <w:r>
        <w:t>萧山区</w:t>
      </w:r>
      <w:proofErr w:type="gramEnd"/>
      <w:r w:rsidRPr="007B3BD8">
        <w:rPr>
          <w:rFonts w:hint="eastAsia"/>
        </w:rPr>
        <w:t>各</w:t>
      </w:r>
      <w:r w:rsidRPr="007B3BD8">
        <w:t>车型车重（</w:t>
      </w:r>
      <w:r w:rsidRPr="007B3BD8">
        <w:rPr>
          <w:rFonts w:hint="eastAsia"/>
        </w:rPr>
        <w:t>吨</w:t>
      </w:r>
      <w:r w:rsidRPr="007B3BD8">
        <w:t>）</w:t>
      </w:r>
    </w:p>
    <w:tbl>
      <w:tblPr>
        <w:tblW w:w="90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2"/>
        <w:gridCol w:w="987"/>
        <w:gridCol w:w="987"/>
        <w:gridCol w:w="987"/>
        <w:gridCol w:w="986"/>
        <w:gridCol w:w="986"/>
        <w:gridCol w:w="986"/>
        <w:gridCol w:w="986"/>
        <w:gridCol w:w="986"/>
      </w:tblGrid>
      <w:tr w:rsidR="001A11CB" w:rsidRPr="007B3BD8" w14:paraId="24A2882E" w14:textId="77777777" w:rsidTr="00E43DD9">
        <w:trPr>
          <w:trHeight w:val="320"/>
        </w:trPr>
        <w:tc>
          <w:tcPr>
            <w:tcW w:w="1162" w:type="dxa"/>
            <w:shd w:val="clear" w:color="auto" w:fill="auto"/>
            <w:noWrap/>
            <w:vAlign w:val="center"/>
            <w:hideMark/>
          </w:tcPr>
          <w:p w14:paraId="6925A600" w14:textId="77777777" w:rsidR="001A11CB" w:rsidRPr="007B3BD8" w:rsidRDefault="001A11CB" w:rsidP="00E43DD9">
            <w:pPr>
              <w:pStyle w:val="LZ-4"/>
              <w:rPr>
                <w:b/>
              </w:rPr>
            </w:pPr>
            <w:r w:rsidRPr="007B3BD8">
              <w:rPr>
                <w:rFonts w:hint="eastAsia"/>
                <w:b/>
              </w:rPr>
              <w:t>车型</w:t>
            </w:r>
          </w:p>
        </w:tc>
        <w:tc>
          <w:tcPr>
            <w:tcW w:w="987" w:type="dxa"/>
            <w:shd w:val="clear" w:color="auto" w:fill="auto"/>
            <w:noWrap/>
            <w:vAlign w:val="center"/>
            <w:hideMark/>
          </w:tcPr>
          <w:p w14:paraId="645E413D" w14:textId="77777777" w:rsidR="001A11CB" w:rsidRPr="007B3BD8" w:rsidRDefault="001A11CB" w:rsidP="00E43DD9">
            <w:pPr>
              <w:pStyle w:val="LZ-4"/>
              <w:rPr>
                <w:b/>
              </w:rPr>
            </w:pPr>
            <w:r w:rsidRPr="007B3BD8">
              <w:rPr>
                <w:rFonts w:hint="eastAsia"/>
                <w:b/>
              </w:rPr>
              <w:t>小型货车</w:t>
            </w:r>
          </w:p>
        </w:tc>
        <w:tc>
          <w:tcPr>
            <w:tcW w:w="987" w:type="dxa"/>
            <w:shd w:val="clear" w:color="auto" w:fill="auto"/>
            <w:noWrap/>
            <w:vAlign w:val="center"/>
            <w:hideMark/>
          </w:tcPr>
          <w:p w14:paraId="0EF9A8F0" w14:textId="77777777" w:rsidR="001A11CB" w:rsidRPr="007B3BD8" w:rsidRDefault="001A11CB" w:rsidP="00E43DD9">
            <w:pPr>
              <w:pStyle w:val="LZ-4"/>
              <w:rPr>
                <w:b/>
              </w:rPr>
            </w:pPr>
            <w:r w:rsidRPr="007B3BD8">
              <w:rPr>
                <w:rFonts w:hint="eastAsia"/>
                <w:b/>
              </w:rPr>
              <w:t>中型货车</w:t>
            </w:r>
          </w:p>
        </w:tc>
        <w:tc>
          <w:tcPr>
            <w:tcW w:w="987" w:type="dxa"/>
            <w:shd w:val="clear" w:color="auto" w:fill="auto"/>
            <w:noWrap/>
            <w:vAlign w:val="center"/>
            <w:hideMark/>
          </w:tcPr>
          <w:p w14:paraId="1AD2C89F" w14:textId="77777777" w:rsidR="001A11CB" w:rsidRPr="007B3BD8" w:rsidRDefault="001A11CB" w:rsidP="00E43DD9">
            <w:pPr>
              <w:pStyle w:val="LZ-4"/>
              <w:rPr>
                <w:b/>
              </w:rPr>
            </w:pPr>
            <w:r w:rsidRPr="007B3BD8">
              <w:rPr>
                <w:rFonts w:hint="eastAsia"/>
                <w:b/>
              </w:rPr>
              <w:t>大型货车</w:t>
            </w:r>
          </w:p>
        </w:tc>
        <w:tc>
          <w:tcPr>
            <w:tcW w:w="986" w:type="dxa"/>
            <w:shd w:val="clear" w:color="auto" w:fill="auto"/>
            <w:noWrap/>
            <w:vAlign w:val="center"/>
            <w:hideMark/>
          </w:tcPr>
          <w:p w14:paraId="23672F8A" w14:textId="77777777" w:rsidR="001A11CB" w:rsidRPr="007B3BD8" w:rsidRDefault="001A11CB" w:rsidP="00E43DD9">
            <w:pPr>
              <w:pStyle w:val="LZ-4"/>
              <w:rPr>
                <w:b/>
              </w:rPr>
            </w:pPr>
            <w:r w:rsidRPr="007B3BD8">
              <w:rPr>
                <w:rFonts w:hint="eastAsia"/>
                <w:b/>
              </w:rPr>
              <w:t>特大货车</w:t>
            </w:r>
          </w:p>
        </w:tc>
        <w:tc>
          <w:tcPr>
            <w:tcW w:w="986" w:type="dxa"/>
            <w:shd w:val="clear" w:color="auto" w:fill="auto"/>
            <w:noWrap/>
            <w:vAlign w:val="center"/>
            <w:hideMark/>
          </w:tcPr>
          <w:p w14:paraId="48978851" w14:textId="77777777" w:rsidR="001A11CB" w:rsidRPr="007B3BD8" w:rsidRDefault="001A11CB" w:rsidP="00E43DD9">
            <w:pPr>
              <w:pStyle w:val="LZ-4"/>
              <w:rPr>
                <w:b/>
              </w:rPr>
            </w:pPr>
            <w:r w:rsidRPr="007B3BD8">
              <w:rPr>
                <w:rFonts w:hint="eastAsia"/>
                <w:b/>
              </w:rPr>
              <w:t>集装箱车</w:t>
            </w:r>
          </w:p>
        </w:tc>
        <w:tc>
          <w:tcPr>
            <w:tcW w:w="986" w:type="dxa"/>
            <w:shd w:val="clear" w:color="auto" w:fill="auto"/>
            <w:noWrap/>
            <w:vAlign w:val="center"/>
            <w:hideMark/>
          </w:tcPr>
          <w:p w14:paraId="78555454" w14:textId="77777777" w:rsidR="001A11CB" w:rsidRPr="007B3BD8" w:rsidRDefault="001A11CB" w:rsidP="00E43DD9">
            <w:pPr>
              <w:pStyle w:val="LZ-4"/>
              <w:rPr>
                <w:b/>
              </w:rPr>
            </w:pPr>
            <w:r w:rsidRPr="007B3BD8">
              <w:rPr>
                <w:rFonts w:hint="eastAsia"/>
                <w:b/>
              </w:rPr>
              <w:t>中小客车</w:t>
            </w:r>
          </w:p>
        </w:tc>
        <w:tc>
          <w:tcPr>
            <w:tcW w:w="986" w:type="dxa"/>
            <w:shd w:val="clear" w:color="auto" w:fill="auto"/>
            <w:noWrap/>
            <w:vAlign w:val="center"/>
            <w:hideMark/>
          </w:tcPr>
          <w:p w14:paraId="7C911099" w14:textId="77777777" w:rsidR="001A11CB" w:rsidRPr="007B3BD8" w:rsidRDefault="001A11CB" w:rsidP="00E43DD9">
            <w:pPr>
              <w:pStyle w:val="LZ-4"/>
              <w:rPr>
                <w:b/>
              </w:rPr>
            </w:pPr>
            <w:r w:rsidRPr="007B3BD8">
              <w:rPr>
                <w:rFonts w:hint="eastAsia"/>
                <w:b/>
              </w:rPr>
              <w:t>大客车</w:t>
            </w:r>
          </w:p>
        </w:tc>
        <w:tc>
          <w:tcPr>
            <w:tcW w:w="986" w:type="dxa"/>
            <w:shd w:val="clear" w:color="auto" w:fill="auto"/>
            <w:noWrap/>
            <w:vAlign w:val="center"/>
            <w:hideMark/>
          </w:tcPr>
          <w:p w14:paraId="6436C7F9" w14:textId="77777777" w:rsidR="001A11CB" w:rsidRPr="007B3BD8" w:rsidRDefault="001A11CB" w:rsidP="00E43DD9">
            <w:pPr>
              <w:pStyle w:val="LZ-4"/>
              <w:rPr>
                <w:b/>
              </w:rPr>
            </w:pPr>
            <w:r w:rsidRPr="007B3BD8">
              <w:rPr>
                <w:rFonts w:hint="eastAsia"/>
                <w:b/>
              </w:rPr>
              <w:t>摩托车</w:t>
            </w:r>
          </w:p>
        </w:tc>
      </w:tr>
      <w:tr w:rsidR="001A11CB" w:rsidRPr="007B3BD8" w14:paraId="70AE6B76" w14:textId="77777777" w:rsidTr="00E43DD9">
        <w:trPr>
          <w:trHeight w:val="320"/>
        </w:trPr>
        <w:tc>
          <w:tcPr>
            <w:tcW w:w="1162" w:type="dxa"/>
            <w:shd w:val="clear" w:color="auto" w:fill="auto"/>
            <w:noWrap/>
            <w:vAlign w:val="bottom"/>
            <w:hideMark/>
          </w:tcPr>
          <w:p w14:paraId="0A4F15B2" w14:textId="77777777" w:rsidR="001A11CB" w:rsidRPr="007B3BD8" w:rsidRDefault="001A11CB" w:rsidP="00E43DD9">
            <w:pPr>
              <w:pStyle w:val="LZ-4"/>
              <w:rPr>
                <w:b/>
              </w:rPr>
            </w:pPr>
            <w:r w:rsidRPr="007B3BD8">
              <w:rPr>
                <w:rFonts w:hint="eastAsia"/>
                <w:b/>
              </w:rPr>
              <w:t>车重</w:t>
            </w:r>
          </w:p>
        </w:tc>
        <w:tc>
          <w:tcPr>
            <w:tcW w:w="987" w:type="dxa"/>
            <w:shd w:val="clear" w:color="auto" w:fill="auto"/>
            <w:noWrap/>
            <w:vAlign w:val="bottom"/>
            <w:hideMark/>
          </w:tcPr>
          <w:p w14:paraId="16FFFDFF" w14:textId="77777777" w:rsidR="001A11CB" w:rsidRPr="007B3BD8" w:rsidRDefault="001A11CB" w:rsidP="00E43DD9">
            <w:pPr>
              <w:pStyle w:val="LZ-4"/>
            </w:pPr>
            <w:r w:rsidRPr="007B3BD8">
              <w:rPr>
                <w:rFonts w:hint="eastAsia"/>
              </w:rPr>
              <w:t xml:space="preserve">3.4 </w:t>
            </w:r>
          </w:p>
        </w:tc>
        <w:tc>
          <w:tcPr>
            <w:tcW w:w="987" w:type="dxa"/>
            <w:shd w:val="clear" w:color="auto" w:fill="auto"/>
            <w:noWrap/>
            <w:vAlign w:val="bottom"/>
            <w:hideMark/>
          </w:tcPr>
          <w:p w14:paraId="75BFD92E" w14:textId="77777777" w:rsidR="001A11CB" w:rsidRPr="007B3BD8" w:rsidRDefault="001A11CB" w:rsidP="00E43DD9">
            <w:pPr>
              <w:pStyle w:val="LZ-4"/>
            </w:pPr>
            <w:r w:rsidRPr="007B3BD8">
              <w:rPr>
                <w:rFonts w:hint="eastAsia"/>
              </w:rPr>
              <w:t xml:space="preserve">8.7 </w:t>
            </w:r>
          </w:p>
        </w:tc>
        <w:tc>
          <w:tcPr>
            <w:tcW w:w="987" w:type="dxa"/>
            <w:shd w:val="clear" w:color="auto" w:fill="auto"/>
            <w:noWrap/>
            <w:vAlign w:val="bottom"/>
            <w:hideMark/>
          </w:tcPr>
          <w:p w14:paraId="5BFBA6BB" w14:textId="77777777" w:rsidR="001A11CB" w:rsidRPr="007B3BD8" w:rsidRDefault="001A11CB" w:rsidP="00E43DD9">
            <w:pPr>
              <w:pStyle w:val="LZ-4"/>
            </w:pPr>
            <w:r w:rsidRPr="007B3BD8">
              <w:rPr>
                <w:rFonts w:hint="eastAsia"/>
              </w:rPr>
              <w:t xml:space="preserve">21.8 </w:t>
            </w:r>
          </w:p>
        </w:tc>
        <w:tc>
          <w:tcPr>
            <w:tcW w:w="986" w:type="dxa"/>
            <w:shd w:val="clear" w:color="auto" w:fill="auto"/>
            <w:noWrap/>
            <w:vAlign w:val="bottom"/>
            <w:hideMark/>
          </w:tcPr>
          <w:p w14:paraId="603838DC" w14:textId="77777777" w:rsidR="001A11CB" w:rsidRPr="007B3BD8" w:rsidRDefault="001A11CB" w:rsidP="00E43DD9">
            <w:pPr>
              <w:pStyle w:val="LZ-4"/>
            </w:pPr>
            <w:r w:rsidRPr="007B3BD8">
              <w:rPr>
                <w:rFonts w:hint="eastAsia"/>
              </w:rPr>
              <w:t xml:space="preserve">40.0 </w:t>
            </w:r>
          </w:p>
        </w:tc>
        <w:tc>
          <w:tcPr>
            <w:tcW w:w="986" w:type="dxa"/>
            <w:shd w:val="clear" w:color="auto" w:fill="auto"/>
            <w:noWrap/>
            <w:vAlign w:val="bottom"/>
            <w:hideMark/>
          </w:tcPr>
          <w:p w14:paraId="67EA4376" w14:textId="77777777" w:rsidR="001A11CB" w:rsidRPr="007B3BD8" w:rsidRDefault="001A11CB" w:rsidP="00E43DD9">
            <w:pPr>
              <w:pStyle w:val="LZ-4"/>
            </w:pPr>
            <w:r w:rsidRPr="007B3BD8">
              <w:rPr>
                <w:rFonts w:hint="eastAsia"/>
              </w:rPr>
              <w:t xml:space="preserve">15.0 </w:t>
            </w:r>
          </w:p>
        </w:tc>
        <w:tc>
          <w:tcPr>
            <w:tcW w:w="986" w:type="dxa"/>
            <w:shd w:val="clear" w:color="auto" w:fill="auto"/>
            <w:noWrap/>
            <w:vAlign w:val="bottom"/>
            <w:hideMark/>
          </w:tcPr>
          <w:p w14:paraId="212AE328" w14:textId="77777777" w:rsidR="001A11CB" w:rsidRPr="007B3BD8" w:rsidRDefault="001A11CB" w:rsidP="00E43DD9">
            <w:pPr>
              <w:pStyle w:val="LZ-4"/>
            </w:pPr>
            <w:r w:rsidRPr="007B3BD8">
              <w:rPr>
                <w:rFonts w:hint="eastAsia"/>
              </w:rPr>
              <w:t xml:space="preserve">2.6 </w:t>
            </w:r>
          </w:p>
        </w:tc>
        <w:tc>
          <w:tcPr>
            <w:tcW w:w="986" w:type="dxa"/>
            <w:shd w:val="clear" w:color="auto" w:fill="auto"/>
            <w:noWrap/>
            <w:vAlign w:val="bottom"/>
            <w:hideMark/>
          </w:tcPr>
          <w:p w14:paraId="05592E7B" w14:textId="77777777" w:rsidR="001A11CB" w:rsidRPr="007B3BD8" w:rsidRDefault="001A11CB" w:rsidP="00E43DD9">
            <w:pPr>
              <w:pStyle w:val="LZ-4"/>
            </w:pPr>
            <w:r w:rsidRPr="007B3BD8">
              <w:rPr>
                <w:rFonts w:hint="eastAsia"/>
              </w:rPr>
              <w:t xml:space="preserve">12.7 </w:t>
            </w:r>
          </w:p>
        </w:tc>
        <w:tc>
          <w:tcPr>
            <w:tcW w:w="986" w:type="dxa"/>
            <w:shd w:val="clear" w:color="auto" w:fill="auto"/>
            <w:noWrap/>
            <w:vAlign w:val="bottom"/>
            <w:hideMark/>
          </w:tcPr>
          <w:p w14:paraId="4958D9F5" w14:textId="77777777" w:rsidR="001A11CB" w:rsidRPr="007B3BD8" w:rsidRDefault="001A11CB" w:rsidP="00E43DD9">
            <w:pPr>
              <w:pStyle w:val="LZ-4"/>
            </w:pPr>
            <w:r w:rsidRPr="007B3BD8">
              <w:rPr>
                <w:rFonts w:hint="eastAsia"/>
              </w:rPr>
              <w:t xml:space="preserve">0.2 </w:t>
            </w:r>
          </w:p>
        </w:tc>
      </w:tr>
    </w:tbl>
    <w:p w14:paraId="6E5D7770" w14:textId="77777777" w:rsidR="001A11CB" w:rsidRPr="007B3BD8" w:rsidRDefault="001A11CB" w:rsidP="001A11CB">
      <w:pPr>
        <w:pStyle w:val="LZ-"/>
        <w:ind w:firstLine="480"/>
      </w:pPr>
      <w:r w:rsidRPr="007B3BD8">
        <w:t>4</w:t>
      </w:r>
      <w:r w:rsidRPr="007B3BD8">
        <w:t>）</w:t>
      </w:r>
      <w:r w:rsidRPr="007B3BD8">
        <w:t>η</w:t>
      </w:r>
      <w:r w:rsidRPr="007B3BD8">
        <w:t>为污染控制技术对扬尘的去除效率，</w:t>
      </w:r>
      <w:r w:rsidRPr="007B3BD8">
        <w:t>%</w:t>
      </w:r>
      <w:r w:rsidRPr="007B3BD8">
        <w:t>。</w:t>
      </w:r>
      <w:proofErr w:type="gramStart"/>
      <w:r>
        <w:t>萧山区</w:t>
      </w:r>
      <w:proofErr w:type="gramEnd"/>
      <w:r w:rsidRPr="007B3BD8">
        <w:t>道路扬尘控制措施去除效率参照《扬尘源颗粒物排放清单编制技术指南》。</w:t>
      </w:r>
    </w:p>
    <w:p w14:paraId="12BC0158" w14:textId="77777777" w:rsidR="001A11CB" w:rsidRPr="007B3BD8" w:rsidRDefault="001A11CB" w:rsidP="001A11CB">
      <w:pPr>
        <w:pStyle w:val="LZ-"/>
        <w:ind w:firstLine="480"/>
      </w:pPr>
      <w:r w:rsidRPr="007B3BD8">
        <w:t>根据上述方法通过计算</w:t>
      </w:r>
      <w:r w:rsidRPr="007B3BD8">
        <w:rPr>
          <w:rFonts w:hint="eastAsia"/>
        </w:rPr>
        <w:t>获取</w:t>
      </w:r>
      <w:proofErr w:type="gramStart"/>
      <w:r>
        <w:t>萧山区</w:t>
      </w:r>
      <w:proofErr w:type="gramEnd"/>
      <w:r w:rsidRPr="007B3BD8">
        <w:t>铺装道路扬尘排放系数</w:t>
      </w:r>
      <w:r w:rsidRPr="007B3BD8">
        <w:rPr>
          <w:rFonts w:hint="eastAsia"/>
        </w:rPr>
        <w:t>。</w:t>
      </w:r>
    </w:p>
    <w:p w14:paraId="518C57F9" w14:textId="77777777" w:rsidR="001A11CB" w:rsidRPr="007B3BD8" w:rsidRDefault="001A11CB" w:rsidP="001A11CB">
      <w:pPr>
        <w:pStyle w:val="LA-4NEW"/>
      </w:pPr>
      <w:r w:rsidRPr="007B3BD8">
        <w:rPr>
          <w:rFonts w:hint="eastAsia"/>
          <w:lang w:eastAsia="zh-CN"/>
        </w:rPr>
        <w:t>施工</w:t>
      </w:r>
      <w:proofErr w:type="spellStart"/>
      <w:r w:rsidRPr="007B3BD8">
        <w:t>扬尘</w:t>
      </w:r>
      <w:proofErr w:type="spellEnd"/>
    </w:p>
    <w:p w14:paraId="1017BE7B" w14:textId="77777777" w:rsidR="001A11CB" w:rsidRPr="007B3BD8" w:rsidRDefault="001A11CB" w:rsidP="001A11CB">
      <w:pPr>
        <w:pStyle w:val="LZ-"/>
        <w:ind w:firstLine="480"/>
      </w:pPr>
      <w:r w:rsidRPr="007B3BD8">
        <w:t>施工扬尘排放系数采用《扬尘源颗粒物排放清单编制技术指南》提供的公式计算，计算公式如下：</w:t>
      </w:r>
    </w:p>
    <w:p w14:paraId="79F3320C" w14:textId="77777777" w:rsidR="001A11CB" w:rsidRPr="007B3BD8" w:rsidRDefault="001A11CB" w:rsidP="001A11CB">
      <w:pPr>
        <w:pStyle w:val="af6"/>
        <w:spacing w:line="360" w:lineRule="auto"/>
        <w:rPr>
          <w:sz w:val="24"/>
          <w:szCs w:val="24"/>
        </w:rPr>
      </w:pPr>
      <w:r w:rsidRPr="007B3BD8">
        <w:rPr>
          <w:sz w:val="24"/>
          <w:szCs w:val="24"/>
        </w:rPr>
        <w:t>E</w:t>
      </w:r>
      <w:r w:rsidRPr="007B3BD8">
        <w:rPr>
          <w:sz w:val="24"/>
          <w:szCs w:val="24"/>
          <w:vertAlign w:val="subscript"/>
        </w:rPr>
        <w:t>Ci</w:t>
      </w:r>
      <w:r w:rsidRPr="007B3BD8">
        <w:rPr>
          <w:sz w:val="24"/>
          <w:szCs w:val="24"/>
        </w:rPr>
        <w:t>=2.69×10</w:t>
      </w:r>
      <w:r w:rsidRPr="007B3BD8">
        <w:rPr>
          <w:sz w:val="24"/>
          <w:szCs w:val="24"/>
          <w:vertAlign w:val="superscript"/>
        </w:rPr>
        <w:t>-4</w:t>
      </w:r>
      <w:r w:rsidRPr="007B3BD8">
        <w:rPr>
          <w:sz w:val="24"/>
          <w:szCs w:val="24"/>
        </w:rPr>
        <w:t>×(1-η)</w:t>
      </w:r>
    </w:p>
    <w:p w14:paraId="2C4ED07A" w14:textId="77777777" w:rsidR="00B87F89" w:rsidRDefault="001A11CB" w:rsidP="00B87F89">
      <w:pPr>
        <w:pStyle w:val="LZ-"/>
        <w:ind w:firstLine="480"/>
        <w:rPr>
          <w:ins w:id="277" w:author="彭 mq" w:date="2023-03-09T09:09:00Z"/>
        </w:rPr>
        <w:pPrChange w:id="278" w:author="彭 mq" w:date="2023-03-09T09:09:00Z">
          <w:pPr>
            <w:pStyle w:val="LZ-"/>
            <w:ind w:firstLineChars="0" w:firstLine="0"/>
          </w:pPr>
        </w:pPrChange>
      </w:pPr>
      <w:r w:rsidRPr="007B3BD8">
        <w:t>式中：</w:t>
      </w:r>
    </w:p>
    <w:p w14:paraId="01D3ED80" w14:textId="17622C6B" w:rsidR="001A11CB" w:rsidRPr="007B3BD8" w:rsidRDefault="001A11CB" w:rsidP="00B87F89">
      <w:pPr>
        <w:pStyle w:val="LZ-"/>
        <w:ind w:firstLine="480"/>
        <w:pPrChange w:id="279" w:author="彭 mq" w:date="2023-03-09T09:09:00Z">
          <w:pPr>
            <w:pStyle w:val="LZ-"/>
            <w:ind w:firstLineChars="0" w:firstLine="0"/>
          </w:pPr>
        </w:pPrChange>
      </w:pPr>
      <w:r w:rsidRPr="007B3BD8">
        <w:t>1</w:t>
      </w:r>
      <w:r w:rsidRPr="007B3BD8">
        <w:t>）</w:t>
      </w:r>
      <w:r w:rsidRPr="007B3BD8">
        <w:t>E</w:t>
      </w:r>
      <w:r w:rsidRPr="007B3BD8">
        <w:rPr>
          <w:vertAlign w:val="subscript"/>
        </w:rPr>
        <w:t>Ci</w:t>
      </w:r>
      <w:r w:rsidRPr="007B3BD8">
        <w:t>为整个施工工地</w:t>
      </w:r>
      <w:r w:rsidRPr="007B3BD8">
        <w:t>PMi</w:t>
      </w:r>
      <w:r w:rsidRPr="007B3BD8">
        <w:t>的平均排放系数，</w:t>
      </w:r>
      <w:r w:rsidRPr="007B3BD8">
        <w:t>t/</w:t>
      </w:r>
      <w:r w:rsidRPr="007B3BD8">
        <w:t>（</w:t>
      </w:r>
      <w:r w:rsidRPr="007B3BD8">
        <w:t>m</w:t>
      </w:r>
      <w:r w:rsidRPr="007B3BD8">
        <w:rPr>
          <w:vertAlign w:val="superscript"/>
        </w:rPr>
        <w:t>2</w:t>
      </w:r>
      <w:r w:rsidRPr="007B3BD8">
        <w:t>·</w:t>
      </w:r>
      <w:r w:rsidRPr="007B3BD8">
        <w:t>月）</w:t>
      </w:r>
    </w:p>
    <w:p w14:paraId="3A4AF3C9" w14:textId="77777777" w:rsidR="001A11CB" w:rsidRPr="007B3BD8" w:rsidRDefault="001A11CB" w:rsidP="00B87F89">
      <w:pPr>
        <w:pStyle w:val="LZ-"/>
        <w:ind w:firstLine="480"/>
        <w:pPrChange w:id="280" w:author="彭 mq" w:date="2023-03-09T09:09:00Z">
          <w:pPr>
            <w:pStyle w:val="LZ-"/>
            <w:ind w:firstLineChars="300" w:firstLine="720"/>
          </w:pPr>
        </w:pPrChange>
      </w:pPr>
      <w:r w:rsidRPr="007B3BD8">
        <w:t>2</w:t>
      </w:r>
      <w:r w:rsidRPr="007B3BD8">
        <w:t>）</w:t>
      </w:r>
      <w:r w:rsidRPr="007B3BD8">
        <w:t>η</w:t>
      </w:r>
      <w:r w:rsidRPr="007B3BD8">
        <w:t>为污染控制技术对扬尘的去除效率，</w:t>
      </w:r>
      <w:r w:rsidRPr="007B3BD8">
        <w:t>%</w:t>
      </w:r>
      <w:r w:rsidRPr="007B3BD8">
        <w:t>。根据</w:t>
      </w:r>
      <w:proofErr w:type="gramStart"/>
      <w:r>
        <w:t>萧山区</w:t>
      </w:r>
      <w:proofErr w:type="gramEnd"/>
      <w:r w:rsidRPr="007B3BD8">
        <w:t>的调研情况，主要采用</w:t>
      </w:r>
      <w:r w:rsidRPr="007B3BD8">
        <w:t>2.4m</w:t>
      </w:r>
      <w:r w:rsidRPr="007B3BD8">
        <w:t>硬质围挡，</w:t>
      </w:r>
      <w:r w:rsidRPr="007B3BD8">
        <w:t>PM</w:t>
      </w:r>
      <w:r w:rsidRPr="007B3BD8">
        <w:rPr>
          <w:vertAlign w:val="subscript"/>
        </w:rPr>
        <w:t>10</w:t>
      </w:r>
      <w:r w:rsidRPr="007B3BD8">
        <w:t>和</w:t>
      </w:r>
      <w:r w:rsidRPr="007B3BD8">
        <w:t>PM</w:t>
      </w:r>
      <w:r w:rsidRPr="007B3BD8">
        <w:rPr>
          <w:vertAlign w:val="subscript"/>
        </w:rPr>
        <w:t>2.5</w:t>
      </w:r>
      <w:r w:rsidRPr="007B3BD8">
        <w:t>的去除效率分别为</w:t>
      </w:r>
      <w:r w:rsidRPr="007B3BD8">
        <w:t>15%</w:t>
      </w:r>
      <w:r w:rsidRPr="007B3BD8">
        <w:t>和</w:t>
      </w:r>
      <w:r w:rsidRPr="007B3BD8">
        <w:t>13%</w:t>
      </w:r>
      <w:r w:rsidRPr="007B3BD8">
        <w:t>。</w:t>
      </w:r>
    </w:p>
    <w:p w14:paraId="687726E8" w14:textId="77777777" w:rsidR="001A11CB" w:rsidRPr="007B3BD8" w:rsidRDefault="001A11CB" w:rsidP="001A11CB">
      <w:pPr>
        <w:pStyle w:val="LZ-"/>
        <w:ind w:firstLine="480"/>
      </w:pPr>
      <w:proofErr w:type="gramStart"/>
      <w:r>
        <w:t>萧山区</w:t>
      </w:r>
      <w:proofErr w:type="gramEnd"/>
      <w:r w:rsidRPr="007B3BD8">
        <w:t>施工扬尘排放系数详见</w:t>
      </w:r>
      <w:r w:rsidRPr="007B3BD8">
        <w:rPr>
          <w:rFonts w:hint="eastAsia"/>
        </w:rPr>
        <w:t>表下表</w:t>
      </w:r>
      <w:r w:rsidRPr="007B3BD8">
        <w:t>。</w:t>
      </w:r>
    </w:p>
    <w:p w14:paraId="3E1C8EAA" w14:textId="043A789C" w:rsidR="001A11CB" w:rsidRPr="007B3BD8" w:rsidRDefault="001A11CB" w:rsidP="001A11CB">
      <w:pPr>
        <w:pStyle w:val="LZ-0"/>
        <w:rPr>
          <w:rStyle w:val="Char1"/>
          <w:rFonts w:ascii="Times New Roman" w:hAnsi="Times New Roman"/>
        </w:rPr>
      </w:pPr>
      <w:r w:rsidRPr="007B3BD8">
        <w:rPr>
          <w:rFonts w:hint="eastAsia"/>
        </w:rPr>
        <w:t>表</w:t>
      </w:r>
      <w:r w:rsidR="001F1DA6">
        <w:t>3</w:t>
      </w:r>
      <w:r w:rsidRPr="007B3BD8">
        <w:rPr>
          <w:rFonts w:hint="eastAsia"/>
        </w:rPr>
        <w:t>-</w:t>
      </w:r>
      <w:del w:id="281" w:author="彭 mq" w:date="2023-03-09T09:09:00Z">
        <w:r w:rsidRPr="007B3BD8" w:rsidDel="00B87F89">
          <w:rPr>
            <w:rFonts w:hint="eastAsia"/>
          </w:rPr>
          <w:delText xml:space="preserve"> </w:delText>
        </w:r>
      </w:del>
      <w:r w:rsidRPr="007B3BD8">
        <w:fldChar w:fldCharType="begin"/>
      </w:r>
      <w:r w:rsidRPr="007B3BD8">
        <w:instrText xml:space="preserve"> </w:instrText>
      </w:r>
      <w:r w:rsidRPr="007B3BD8">
        <w:rPr>
          <w:rFonts w:hint="eastAsia"/>
        </w:rPr>
        <w:instrText xml:space="preserve">SEQ </w:instrText>
      </w:r>
      <w:r w:rsidRPr="007B3BD8">
        <w:rPr>
          <w:rFonts w:hint="eastAsia"/>
        </w:rPr>
        <w:instrText>表</w:instrText>
      </w:r>
      <w:r w:rsidRPr="007B3BD8">
        <w:rPr>
          <w:rFonts w:hint="eastAsia"/>
        </w:rPr>
        <w:instrText>5- \* ARABIC</w:instrText>
      </w:r>
      <w:r w:rsidRPr="007B3BD8">
        <w:instrText xml:space="preserve"> </w:instrText>
      </w:r>
      <w:r w:rsidRPr="007B3BD8">
        <w:fldChar w:fldCharType="separate"/>
      </w:r>
      <w:r w:rsidR="000E3AA8">
        <w:rPr>
          <w:noProof/>
        </w:rPr>
        <w:t>13</w:t>
      </w:r>
      <w:r w:rsidRPr="007B3BD8">
        <w:fldChar w:fldCharType="end"/>
      </w:r>
      <w:r w:rsidRPr="007B3BD8">
        <w:rPr>
          <w:szCs w:val="21"/>
        </w:rPr>
        <w:t xml:space="preserve"> </w:t>
      </w:r>
      <w:proofErr w:type="gramStart"/>
      <w:r w:rsidRPr="00B87F89">
        <w:rPr>
          <w:rStyle w:val="Char1"/>
          <w:rFonts w:ascii="黑体" w:eastAsia="黑体" w:hAnsi="黑体"/>
          <w:b w:val="0"/>
          <w:bCs/>
          <w:rPrChange w:id="282" w:author="彭 mq" w:date="2023-03-09T09:13:00Z">
            <w:rPr>
              <w:rStyle w:val="Char1"/>
              <w:rFonts w:ascii="Times New Roman" w:hAnsi="Times New Roman"/>
            </w:rPr>
          </w:rPrChange>
        </w:rPr>
        <w:t>萧山区</w:t>
      </w:r>
      <w:proofErr w:type="gramEnd"/>
      <w:r w:rsidRPr="00B87F89">
        <w:rPr>
          <w:rStyle w:val="Char1"/>
          <w:rFonts w:ascii="黑体" w:eastAsia="黑体" w:hAnsi="黑体"/>
          <w:b w:val="0"/>
          <w:bCs/>
          <w:rPrChange w:id="283" w:author="彭 mq" w:date="2023-03-09T09:13:00Z">
            <w:rPr>
              <w:rStyle w:val="Char1"/>
              <w:rFonts w:ascii="Times New Roman" w:hAnsi="Times New Roman"/>
            </w:rPr>
          </w:rPrChange>
        </w:rPr>
        <w:t>施工扬尘排放系数（单位</w:t>
      </w:r>
      <w:r w:rsidRPr="00B87F89">
        <w:rPr>
          <w:rStyle w:val="Char1"/>
          <w:rFonts w:ascii="Times New Roman" w:eastAsia="黑体" w:hAnsi="Times New Roman"/>
          <w:b w:val="0"/>
          <w:bCs/>
          <w:rPrChange w:id="284" w:author="彭 mq" w:date="2023-03-09T09:14:00Z">
            <w:rPr>
              <w:rStyle w:val="Char1"/>
              <w:rFonts w:ascii="Times New Roman" w:hAnsi="Times New Roman"/>
            </w:rPr>
          </w:rPrChange>
        </w:rPr>
        <w:t>：</w:t>
      </w:r>
      <w:r w:rsidRPr="00B87F89">
        <w:rPr>
          <w:bCs/>
        </w:rPr>
        <w:t>g/</w:t>
      </w:r>
      <w:r w:rsidRPr="00B87F89">
        <w:rPr>
          <w:bCs/>
        </w:rPr>
        <w:t>（</w:t>
      </w:r>
      <w:r w:rsidRPr="00063505">
        <w:rPr>
          <w:bCs/>
          <w:highlight w:val="yellow"/>
          <w:rPrChange w:id="285" w:author="彭 mq" w:date="2023-03-09T10:43:00Z">
            <w:rPr>
              <w:bCs/>
            </w:rPr>
          </w:rPrChange>
        </w:rPr>
        <w:t>m</w:t>
      </w:r>
      <w:r w:rsidRPr="00063505">
        <w:rPr>
          <w:bCs/>
          <w:highlight w:val="yellow"/>
          <w:vertAlign w:val="superscript"/>
          <w:rPrChange w:id="286" w:author="彭 mq" w:date="2023-03-09T10:43:00Z">
            <w:rPr>
              <w:bCs/>
              <w:vertAlign w:val="superscript"/>
            </w:rPr>
          </w:rPrChange>
        </w:rPr>
        <w:t>2</w:t>
      </w:r>
      <w:del w:id="287" w:author="彭 mq" w:date="2023-03-09T09:11:00Z">
        <w:r w:rsidRPr="00063505" w:rsidDel="00B87F89">
          <w:rPr>
            <w:bCs/>
            <w:highlight w:val="yellow"/>
            <w:rPrChange w:id="288" w:author="彭 mq" w:date="2023-03-09T10:43:00Z">
              <w:rPr>
                <w:rFonts w:hint="eastAsia"/>
              </w:rPr>
            </w:rPrChange>
          </w:rPr>
          <w:delText>.</w:delText>
        </w:r>
      </w:del>
      <w:ins w:id="289" w:author="彭 mq" w:date="2023-03-09T09:12:00Z">
        <w:r w:rsidR="00B87F89" w:rsidRPr="00063505">
          <w:rPr>
            <w:bCs/>
            <w:highlight w:val="yellow"/>
            <w:rPrChange w:id="290" w:author="彭 mq" w:date="2023-03-09T10:43:00Z">
              <w:rPr>
                <w:bCs/>
              </w:rPr>
            </w:rPrChange>
          </w:rPr>
          <w:t>·</w:t>
        </w:r>
      </w:ins>
      <w:r w:rsidRPr="00063505">
        <w:rPr>
          <w:bCs/>
          <w:highlight w:val="yellow"/>
          <w:rPrChange w:id="291" w:author="彭 mq" w:date="2023-03-09T10:43:00Z">
            <w:rPr>
              <w:bCs/>
            </w:rPr>
          </w:rPrChange>
        </w:rPr>
        <w:t>天</w:t>
      </w:r>
      <w:r w:rsidRPr="00B87F89">
        <w:rPr>
          <w:bCs/>
        </w:rPr>
        <w:t>）</w:t>
      </w:r>
      <w:r w:rsidRPr="00B87F89">
        <w:rPr>
          <w:rStyle w:val="Char1"/>
          <w:rFonts w:ascii="黑体" w:eastAsia="黑体" w:hAnsi="黑体"/>
          <w:b w:val="0"/>
          <w:bCs/>
          <w:rPrChange w:id="292" w:author="彭 mq" w:date="2023-03-09T09:13:00Z">
            <w:rPr>
              <w:rStyle w:val="Char1"/>
              <w:rFonts w:ascii="Times New Roman" w:hAnsi="Times New Roman"/>
            </w:rPr>
          </w:rPrChange>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4"/>
        <w:gridCol w:w="1704"/>
        <w:gridCol w:w="1704"/>
      </w:tblGrid>
      <w:tr w:rsidR="001A11CB" w:rsidRPr="007B3BD8" w14:paraId="300CE231" w14:textId="77777777" w:rsidTr="00E43DD9">
        <w:trPr>
          <w:trHeight w:val="375"/>
          <w:jc w:val="center"/>
        </w:trPr>
        <w:tc>
          <w:tcPr>
            <w:tcW w:w="1704" w:type="dxa"/>
            <w:shd w:val="clear" w:color="auto" w:fill="auto"/>
            <w:vAlign w:val="center"/>
          </w:tcPr>
          <w:p w14:paraId="6899D750" w14:textId="77777777" w:rsidR="001A11CB" w:rsidRPr="007B3BD8" w:rsidRDefault="001A11CB" w:rsidP="00E43DD9">
            <w:pPr>
              <w:pStyle w:val="LZ-4"/>
              <w:rPr>
                <w:b/>
              </w:rPr>
            </w:pPr>
            <w:r w:rsidRPr="007B3BD8">
              <w:rPr>
                <w:b/>
              </w:rPr>
              <w:t>项目</w:t>
            </w:r>
          </w:p>
        </w:tc>
        <w:tc>
          <w:tcPr>
            <w:tcW w:w="1704" w:type="dxa"/>
            <w:shd w:val="clear" w:color="auto" w:fill="auto"/>
            <w:vAlign w:val="center"/>
          </w:tcPr>
          <w:p w14:paraId="70E603CF" w14:textId="77777777" w:rsidR="001A11CB" w:rsidRPr="007B3BD8" w:rsidRDefault="001A11CB" w:rsidP="00E43DD9">
            <w:pPr>
              <w:pStyle w:val="LZ-4"/>
              <w:rPr>
                <w:b/>
              </w:rPr>
            </w:pPr>
            <w:r w:rsidRPr="007B3BD8">
              <w:rPr>
                <w:b/>
              </w:rPr>
              <w:t>PM</w:t>
            </w:r>
            <w:r w:rsidRPr="007B3BD8">
              <w:rPr>
                <w:b/>
                <w:vertAlign w:val="subscript"/>
              </w:rPr>
              <w:t>10</w:t>
            </w:r>
          </w:p>
        </w:tc>
        <w:tc>
          <w:tcPr>
            <w:tcW w:w="1704" w:type="dxa"/>
            <w:shd w:val="clear" w:color="auto" w:fill="auto"/>
            <w:vAlign w:val="center"/>
          </w:tcPr>
          <w:p w14:paraId="432CFDAE" w14:textId="77777777" w:rsidR="001A11CB" w:rsidRPr="007B3BD8" w:rsidRDefault="001A11CB" w:rsidP="00E43DD9">
            <w:pPr>
              <w:pStyle w:val="LZ-4"/>
              <w:rPr>
                <w:b/>
              </w:rPr>
            </w:pPr>
            <w:r w:rsidRPr="007B3BD8">
              <w:rPr>
                <w:b/>
              </w:rPr>
              <w:t>PM</w:t>
            </w:r>
            <w:r w:rsidRPr="007B3BD8">
              <w:rPr>
                <w:b/>
                <w:vertAlign w:val="subscript"/>
              </w:rPr>
              <w:t>2.5</w:t>
            </w:r>
          </w:p>
        </w:tc>
      </w:tr>
      <w:tr w:rsidR="001A11CB" w:rsidRPr="007B3BD8" w14:paraId="36D973F6" w14:textId="77777777" w:rsidTr="00E43DD9">
        <w:trPr>
          <w:jc w:val="center"/>
        </w:trPr>
        <w:tc>
          <w:tcPr>
            <w:tcW w:w="1704" w:type="dxa"/>
            <w:shd w:val="clear" w:color="auto" w:fill="auto"/>
            <w:vAlign w:val="center"/>
          </w:tcPr>
          <w:p w14:paraId="794E2D71" w14:textId="77777777" w:rsidR="001A11CB" w:rsidRPr="007B3BD8" w:rsidRDefault="001A11CB" w:rsidP="00E43DD9">
            <w:pPr>
              <w:pStyle w:val="LZ-4"/>
            </w:pPr>
            <w:r w:rsidRPr="007B3BD8">
              <w:t>建筑施工</w:t>
            </w:r>
          </w:p>
        </w:tc>
        <w:tc>
          <w:tcPr>
            <w:tcW w:w="1704" w:type="dxa"/>
            <w:shd w:val="clear" w:color="auto" w:fill="auto"/>
            <w:vAlign w:val="center"/>
          </w:tcPr>
          <w:p w14:paraId="4732385E" w14:textId="77777777" w:rsidR="001A11CB" w:rsidRPr="007B3BD8" w:rsidRDefault="001A11CB" w:rsidP="00E43DD9">
            <w:pPr>
              <w:pStyle w:val="LZ-4"/>
            </w:pPr>
            <w:r w:rsidRPr="007B3BD8">
              <w:t>7.62</w:t>
            </w:r>
          </w:p>
        </w:tc>
        <w:tc>
          <w:tcPr>
            <w:tcW w:w="1704" w:type="dxa"/>
            <w:shd w:val="clear" w:color="auto" w:fill="auto"/>
            <w:vAlign w:val="center"/>
          </w:tcPr>
          <w:p w14:paraId="6CA952C6" w14:textId="77777777" w:rsidR="001A11CB" w:rsidRPr="007B3BD8" w:rsidRDefault="001A11CB" w:rsidP="00E43DD9">
            <w:pPr>
              <w:pStyle w:val="LZ-4"/>
            </w:pPr>
            <w:r w:rsidRPr="007B3BD8">
              <w:t>7.80</w:t>
            </w:r>
          </w:p>
        </w:tc>
      </w:tr>
      <w:tr w:rsidR="001A11CB" w:rsidRPr="007B3BD8" w14:paraId="3205A929" w14:textId="77777777" w:rsidTr="00E43DD9">
        <w:trPr>
          <w:jc w:val="center"/>
        </w:trPr>
        <w:tc>
          <w:tcPr>
            <w:tcW w:w="1704" w:type="dxa"/>
            <w:shd w:val="clear" w:color="auto" w:fill="auto"/>
            <w:vAlign w:val="center"/>
          </w:tcPr>
          <w:p w14:paraId="4F426BEC" w14:textId="77777777" w:rsidR="001A11CB" w:rsidRPr="007B3BD8" w:rsidRDefault="001A11CB" w:rsidP="00E43DD9">
            <w:pPr>
              <w:pStyle w:val="LZ-4"/>
            </w:pPr>
            <w:r w:rsidRPr="007B3BD8">
              <w:t>新建道路施工</w:t>
            </w:r>
          </w:p>
        </w:tc>
        <w:tc>
          <w:tcPr>
            <w:tcW w:w="1704" w:type="dxa"/>
            <w:shd w:val="clear" w:color="auto" w:fill="auto"/>
            <w:vAlign w:val="center"/>
          </w:tcPr>
          <w:p w14:paraId="4233287B" w14:textId="77777777" w:rsidR="001A11CB" w:rsidRPr="007B3BD8" w:rsidRDefault="001A11CB" w:rsidP="00E43DD9">
            <w:pPr>
              <w:pStyle w:val="LZ-4"/>
            </w:pPr>
            <w:r w:rsidRPr="007B3BD8">
              <w:t>3.65</w:t>
            </w:r>
          </w:p>
        </w:tc>
        <w:tc>
          <w:tcPr>
            <w:tcW w:w="1704" w:type="dxa"/>
            <w:shd w:val="clear" w:color="auto" w:fill="auto"/>
            <w:vAlign w:val="center"/>
          </w:tcPr>
          <w:p w14:paraId="3FA4D82A" w14:textId="77777777" w:rsidR="001A11CB" w:rsidRPr="007B3BD8" w:rsidRDefault="001A11CB" w:rsidP="00E43DD9">
            <w:pPr>
              <w:pStyle w:val="LZ-4"/>
            </w:pPr>
            <w:r w:rsidRPr="007B3BD8">
              <w:t>1.18</w:t>
            </w:r>
          </w:p>
        </w:tc>
      </w:tr>
      <w:tr w:rsidR="001A11CB" w:rsidRPr="007B3BD8" w14:paraId="6BE61184" w14:textId="77777777" w:rsidTr="00E43DD9">
        <w:trPr>
          <w:jc w:val="center"/>
        </w:trPr>
        <w:tc>
          <w:tcPr>
            <w:tcW w:w="1704" w:type="dxa"/>
            <w:shd w:val="clear" w:color="auto" w:fill="auto"/>
            <w:vAlign w:val="center"/>
          </w:tcPr>
          <w:p w14:paraId="1E3764EF" w14:textId="77777777" w:rsidR="001A11CB" w:rsidRPr="007B3BD8" w:rsidRDefault="001A11CB" w:rsidP="00E43DD9">
            <w:pPr>
              <w:pStyle w:val="LZ-4"/>
            </w:pPr>
            <w:r w:rsidRPr="007B3BD8">
              <w:t>改造道路施工</w:t>
            </w:r>
          </w:p>
        </w:tc>
        <w:tc>
          <w:tcPr>
            <w:tcW w:w="1704" w:type="dxa"/>
            <w:shd w:val="clear" w:color="auto" w:fill="auto"/>
            <w:vAlign w:val="center"/>
          </w:tcPr>
          <w:p w14:paraId="4E27F2E6" w14:textId="77777777" w:rsidR="001A11CB" w:rsidRPr="007B3BD8" w:rsidRDefault="001A11CB" w:rsidP="00E43DD9">
            <w:pPr>
              <w:pStyle w:val="LZ-4"/>
            </w:pPr>
            <w:r w:rsidRPr="007B3BD8">
              <w:t>1.31</w:t>
            </w:r>
          </w:p>
        </w:tc>
        <w:tc>
          <w:tcPr>
            <w:tcW w:w="1704" w:type="dxa"/>
            <w:shd w:val="clear" w:color="auto" w:fill="auto"/>
            <w:vAlign w:val="center"/>
          </w:tcPr>
          <w:p w14:paraId="6D9E45BB" w14:textId="77777777" w:rsidR="001A11CB" w:rsidRPr="007B3BD8" w:rsidRDefault="001A11CB" w:rsidP="00E43DD9">
            <w:pPr>
              <w:pStyle w:val="LZ-4"/>
            </w:pPr>
            <w:r w:rsidRPr="007B3BD8">
              <w:t>0.50</w:t>
            </w:r>
          </w:p>
        </w:tc>
      </w:tr>
    </w:tbl>
    <w:p w14:paraId="743AD515" w14:textId="77777777" w:rsidR="001A11CB" w:rsidRPr="007B3BD8" w:rsidRDefault="001A11CB" w:rsidP="001A11CB">
      <w:pPr>
        <w:pStyle w:val="LA-4NEW"/>
      </w:pPr>
      <w:proofErr w:type="spellStart"/>
      <w:r w:rsidRPr="007B3BD8">
        <w:t>土壤扬尘</w:t>
      </w:r>
      <w:proofErr w:type="spellEnd"/>
    </w:p>
    <w:p w14:paraId="100D88A2" w14:textId="77777777" w:rsidR="001A11CB" w:rsidRPr="007B3BD8" w:rsidRDefault="001A11CB" w:rsidP="001A11CB">
      <w:pPr>
        <w:pStyle w:val="LZ-"/>
        <w:ind w:firstLine="480"/>
      </w:pPr>
      <w:r w:rsidRPr="007B3BD8">
        <w:t>土壤扬尘源排放系数即土壤扬尘的起尘速率，受土壤表层颗粒物粒径分布、土壤机械组成、地面粗糙度、植被覆盖率、周围屏蔽条件以及气象因素的影响，其计算公式如下：</w:t>
      </w:r>
    </w:p>
    <w:p w14:paraId="723F6805" w14:textId="77777777" w:rsidR="001A11CB" w:rsidRPr="007B3BD8" w:rsidRDefault="001A11CB" w:rsidP="001A11CB">
      <w:pPr>
        <w:pStyle w:val="af6"/>
        <w:spacing w:line="360" w:lineRule="auto"/>
        <w:rPr>
          <w:sz w:val="24"/>
          <w:szCs w:val="24"/>
          <w:lang w:val="en-US"/>
        </w:rPr>
      </w:pPr>
      <w:proofErr w:type="spellStart"/>
      <w:r w:rsidRPr="007B3BD8">
        <w:rPr>
          <w:sz w:val="24"/>
          <w:szCs w:val="24"/>
          <w:lang w:val="en-US"/>
        </w:rPr>
        <w:t>E</w:t>
      </w:r>
      <w:r w:rsidRPr="007B3BD8">
        <w:rPr>
          <w:sz w:val="24"/>
          <w:szCs w:val="24"/>
          <w:vertAlign w:val="subscript"/>
          <w:lang w:val="en-US"/>
        </w:rPr>
        <w:t>Si</w:t>
      </w:r>
      <w:proofErr w:type="spellEnd"/>
      <w:r w:rsidRPr="007B3BD8">
        <w:rPr>
          <w:sz w:val="24"/>
          <w:szCs w:val="24"/>
          <w:vertAlign w:val="subscript"/>
          <w:lang w:val="en-US"/>
        </w:rPr>
        <w:t xml:space="preserve"> </w:t>
      </w:r>
      <w:r w:rsidRPr="007B3BD8">
        <w:rPr>
          <w:sz w:val="24"/>
          <w:szCs w:val="24"/>
          <w:lang w:val="en-US"/>
        </w:rPr>
        <w:t xml:space="preserve">= </w:t>
      </w:r>
      <w:proofErr w:type="spellStart"/>
      <w:r w:rsidRPr="007B3BD8">
        <w:rPr>
          <w:sz w:val="24"/>
          <w:szCs w:val="24"/>
          <w:lang w:val="en-US"/>
        </w:rPr>
        <w:t>Di×C</w:t>
      </w:r>
      <w:proofErr w:type="spellEnd"/>
      <w:r w:rsidRPr="007B3BD8">
        <w:rPr>
          <w:sz w:val="24"/>
          <w:szCs w:val="24"/>
          <w:lang w:val="en-US"/>
        </w:rPr>
        <w:t>×(1-</w:t>
      </w:r>
      <w:r w:rsidRPr="007B3BD8">
        <w:rPr>
          <w:sz w:val="24"/>
          <w:szCs w:val="24"/>
        </w:rPr>
        <w:t>η</w:t>
      </w:r>
      <w:r w:rsidRPr="007B3BD8">
        <w:rPr>
          <w:sz w:val="24"/>
          <w:szCs w:val="24"/>
          <w:lang w:val="en-US"/>
        </w:rPr>
        <w:t>)×10</w:t>
      </w:r>
      <w:r w:rsidRPr="007B3BD8">
        <w:rPr>
          <w:sz w:val="24"/>
          <w:szCs w:val="24"/>
          <w:vertAlign w:val="superscript"/>
          <w:lang w:val="en-US"/>
        </w:rPr>
        <w:t>-4</w:t>
      </w:r>
    </w:p>
    <w:p w14:paraId="0586785D" w14:textId="77777777" w:rsidR="001A11CB" w:rsidRPr="007B3BD8" w:rsidRDefault="001A11CB" w:rsidP="001A11CB">
      <w:pPr>
        <w:pStyle w:val="af6"/>
        <w:spacing w:line="360" w:lineRule="auto"/>
        <w:rPr>
          <w:sz w:val="24"/>
          <w:szCs w:val="24"/>
          <w:lang w:val="en-US"/>
        </w:rPr>
      </w:pPr>
      <w:r w:rsidRPr="007B3BD8">
        <w:rPr>
          <w:sz w:val="24"/>
          <w:szCs w:val="24"/>
          <w:lang w:val="en-US"/>
        </w:rPr>
        <w:t>D</w:t>
      </w:r>
      <w:r w:rsidRPr="007B3BD8">
        <w:rPr>
          <w:sz w:val="24"/>
          <w:szCs w:val="24"/>
          <w:vertAlign w:val="subscript"/>
          <w:lang w:val="en-US"/>
        </w:rPr>
        <w:t>i</w:t>
      </w:r>
      <w:r w:rsidRPr="007B3BD8">
        <w:rPr>
          <w:sz w:val="24"/>
          <w:szCs w:val="24"/>
          <w:lang w:val="en-US"/>
        </w:rPr>
        <w:t xml:space="preserve"> = </w:t>
      </w:r>
      <w:proofErr w:type="spellStart"/>
      <w:r w:rsidRPr="007B3BD8">
        <w:rPr>
          <w:sz w:val="24"/>
          <w:szCs w:val="24"/>
          <w:lang w:val="en-US"/>
        </w:rPr>
        <w:t>k</w:t>
      </w:r>
      <w:r w:rsidRPr="007B3BD8">
        <w:rPr>
          <w:sz w:val="24"/>
          <w:szCs w:val="24"/>
          <w:vertAlign w:val="subscript"/>
          <w:lang w:val="en-US"/>
        </w:rPr>
        <w:t>i</w:t>
      </w:r>
      <w:r w:rsidRPr="007B3BD8">
        <w:rPr>
          <w:sz w:val="24"/>
          <w:szCs w:val="24"/>
          <w:lang w:val="en-US"/>
        </w:rPr>
        <w:t>×I</w:t>
      </w:r>
      <w:r w:rsidRPr="007B3BD8">
        <w:rPr>
          <w:sz w:val="24"/>
          <w:szCs w:val="24"/>
          <w:vertAlign w:val="subscript"/>
          <w:lang w:val="en-US"/>
        </w:rPr>
        <w:t>we</w:t>
      </w:r>
      <w:r w:rsidRPr="007B3BD8">
        <w:rPr>
          <w:sz w:val="24"/>
          <w:szCs w:val="24"/>
          <w:lang w:val="en-US"/>
        </w:rPr>
        <w:t>×f×L×V</w:t>
      </w:r>
      <w:proofErr w:type="spellEnd"/>
    </w:p>
    <w:p w14:paraId="12C434AC" w14:textId="77777777" w:rsidR="001A11CB" w:rsidRPr="007B3BD8" w:rsidRDefault="001A11CB" w:rsidP="001A11CB">
      <w:pPr>
        <w:pStyle w:val="af6"/>
        <w:spacing w:line="360" w:lineRule="auto"/>
        <w:rPr>
          <w:sz w:val="24"/>
          <w:szCs w:val="24"/>
          <w:lang w:val="en-US"/>
        </w:rPr>
      </w:pPr>
      <w:r w:rsidRPr="007B3BD8">
        <w:rPr>
          <w:sz w:val="24"/>
          <w:szCs w:val="24"/>
          <w:lang w:val="en-US"/>
        </w:rPr>
        <w:lastRenderedPageBreak/>
        <w:t>C = 0.504 × u</w:t>
      </w:r>
      <w:r w:rsidRPr="007B3BD8">
        <w:rPr>
          <w:sz w:val="24"/>
          <w:szCs w:val="24"/>
          <w:vertAlign w:val="superscript"/>
          <w:lang w:val="en-US"/>
        </w:rPr>
        <w:t>3</w:t>
      </w:r>
      <w:r w:rsidRPr="007B3BD8">
        <w:rPr>
          <w:sz w:val="24"/>
          <w:szCs w:val="24"/>
          <w:lang w:val="en-US"/>
        </w:rPr>
        <w:t>/PE</w:t>
      </w:r>
      <w:r w:rsidRPr="007B3BD8">
        <w:rPr>
          <w:sz w:val="24"/>
          <w:szCs w:val="24"/>
          <w:vertAlign w:val="superscript"/>
          <w:lang w:val="en-US"/>
        </w:rPr>
        <w:t>2</w:t>
      </w:r>
    </w:p>
    <w:p w14:paraId="0C255665" w14:textId="77777777" w:rsidR="001A11CB" w:rsidRPr="007B3BD8" w:rsidRDefault="001A11CB" w:rsidP="001A11CB">
      <w:pPr>
        <w:pStyle w:val="LZ-"/>
        <w:ind w:firstLine="480"/>
        <w:rPr>
          <w:lang w:val="en-US"/>
        </w:rPr>
      </w:pPr>
      <w:r w:rsidRPr="007B3BD8">
        <w:t>式中</w:t>
      </w:r>
      <w:r w:rsidRPr="007B3BD8">
        <w:rPr>
          <w:lang w:val="en-US"/>
        </w:rPr>
        <w:t>：</w:t>
      </w:r>
    </w:p>
    <w:p w14:paraId="0F70251B" w14:textId="77777777" w:rsidR="001A11CB" w:rsidRPr="007B3BD8" w:rsidRDefault="001A11CB" w:rsidP="001A11CB">
      <w:pPr>
        <w:pStyle w:val="LZ-"/>
        <w:ind w:firstLine="480"/>
        <w:rPr>
          <w:lang w:val="en-US"/>
        </w:rPr>
      </w:pPr>
      <w:r w:rsidRPr="007B3BD8">
        <w:rPr>
          <w:lang w:val="en-US"/>
        </w:rPr>
        <w:t>1</w:t>
      </w:r>
      <w:r w:rsidRPr="007B3BD8">
        <w:rPr>
          <w:lang w:val="en-US"/>
        </w:rPr>
        <w:t>）</w:t>
      </w:r>
      <w:proofErr w:type="spellStart"/>
      <w:r w:rsidRPr="007B3BD8">
        <w:rPr>
          <w:lang w:val="en-US"/>
        </w:rPr>
        <w:t>E</w:t>
      </w:r>
      <w:r w:rsidRPr="007B3BD8">
        <w:rPr>
          <w:vertAlign w:val="subscript"/>
          <w:lang w:val="en-US"/>
        </w:rPr>
        <w:t>Si</w:t>
      </w:r>
      <w:proofErr w:type="spellEnd"/>
      <w:r w:rsidRPr="007B3BD8">
        <w:t>为土壤扬尘源的</w:t>
      </w:r>
      <w:r w:rsidRPr="007B3BD8">
        <w:rPr>
          <w:lang w:val="en-US"/>
        </w:rPr>
        <w:t xml:space="preserve"> </w:t>
      </w:r>
      <w:proofErr w:type="spellStart"/>
      <w:r w:rsidRPr="007B3BD8">
        <w:rPr>
          <w:lang w:val="en-US"/>
        </w:rPr>
        <w:t>PM</w:t>
      </w:r>
      <w:r w:rsidRPr="007B3BD8">
        <w:rPr>
          <w:vertAlign w:val="subscript"/>
          <w:lang w:val="en-US"/>
        </w:rPr>
        <w:t>i</w:t>
      </w:r>
      <w:proofErr w:type="spellEnd"/>
      <w:r w:rsidRPr="007B3BD8">
        <w:rPr>
          <w:vertAlign w:val="subscript"/>
          <w:lang w:val="en-US"/>
        </w:rPr>
        <w:t xml:space="preserve"> </w:t>
      </w:r>
      <w:r w:rsidRPr="007B3BD8">
        <w:t>排放系数</w:t>
      </w:r>
      <w:r w:rsidRPr="007B3BD8">
        <w:rPr>
          <w:lang w:val="en-US"/>
        </w:rPr>
        <w:t>，</w:t>
      </w:r>
      <w:r w:rsidRPr="007B3BD8">
        <w:rPr>
          <w:lang w:val="en-US"/>
        </w:rPr>
        <w:t>t/(m</w:t>
      </w:r>
      <w:r w:rsidRPr="007B3BD8">
        <w:rPr>
          <w:vertAlign w:val="superscript"/>
          <w:lang w:val="en-US"/>
        </w:rPr>
        <w:t>2</w:t>
      </w:r>
      <w:r w:rsidRPr="007B3BD8">
        <w:rPr>
          <w:lang w:val="en-US"/>
        </w:rPr>
        <w:t>•a)</w:t>
      </w:r>
      <w:r w:rsidRPr="007B3BD8">
        <w:t>。</w:t>
      </w:r>
    </w:p>
    <w:p w14:paraId="5C4C2A10" w14:textId="77777777" w:rsidR="001A11CB" w:rsidRPr="007B3BD8" w:rsidRDefault="001A11CB" w:rsidP="001A11CB">
      <w:pPr>
        <w:pStyle w:val="LZ-"/>
        <w:ind w:firstLine="480"/>
        <w:rPr>
          <w:lang w:val="en-US"/>
        </w:rPr>
      </w:pPr>
      <w:r w:rsidRPr="007B3BD8">
        <w:rPr>
          <w:lang w:val="en-US"/>
        </w:rPr>
        <w:t>2</w:t>
      </w:r>
      <w:r w:rsidRPr="007B3BD8">
        <w:rPr>
          <w:lang w:val="en-US"/>
        </w:rPr>
        <w:t>）</w:t>
      </w:r>
      <w:r w:rsidRPr="007B3BD8">
        <w:rPr>
          <w:lang w:val="en-US"/>
        </w:rPr>
        <w:t>D</w:t>
      </w:r>
      <w:r w:rsidRPr="007B3BD8">
        <w:rPr>
          <w:vertAlign w:val="subscript"/>
          <w:lang w:val="en-US"/>
        </w:rPr>
        <w:t>i</w:t>
      </w:r>
      <w:r w:rsidRPr="007B3BD8">
        <w:t>为</w:t>
      </w:r>
      <w:r w:rsidRPr="007B3BD8">
        <w:rPr>
          <w:lang w:val="en-US"/>
        </w:rPr>
        <w:t xml:space="preserve"> </w:t>
      </w:r>
      <w:proofErr w:type="spellStart"/>
      <w:r w:rsidRPr="007B3BD8">
        <w:rPr>
          <w:lang w:val="en-US"/>
        </w:rPr>
        <w:t>PM</w:t>
      </w:r>
      <w:r w:rsidRPr="007B3BD8">
        <w:rPr>
          <w:vertAlign w:val="subscript"/>
          <w:lang w:val="en-US"/>
        </w:rPr>
        <w:t>i</w:t>
      </w:r>
      <w:proofErr w:type="spellEnd"/>
      <w:r w:rsidRPr="007B3BD8">
        <w:rPr>
          <w:vertAlign w:val="subscript"/>
          <w:lang w:val="en-US"/>
        </w:rPr>
        <w:t xml:space="preserve"> </w:t>
      </w:r>
      <w:r w:rsidRPr="007B3BD8">
        <w:t>的起尘因子</w:t>
      </w:r>
      <w:r w:rsidRPr="007B3BD8">
        <w:rPr>
          <w:lang w:val="en-US"/>
        </w:rPr>
        <w:t>，</w:t>
      </w:r>
      <w:r w:rsidRPr="007B3BD8">
        <w:rPr>
          <w:lang w:val="en-US"/>
        </w:rPr>
        <w:t>t/(10</w:t>
      </w:r>
      <w:r w:rsidRPr="007B3BD8">
        <w:rPr>
          <w:vertAlign w:val="superscript"/>
          <w:lang w:val="en-US"/>
        </w:rPr>
        <w:t>4</w:t>
      </w:r>
      <w:r w:rsidRPr="007B3BD8">
        <w:rPr>
          <w:lang w:val="en-US"/>
        </w:rPr>
        <w:t xml:space="preserve"> m</w:t>
      </w:r>
      <w:r w:rsidRPr="007B3BD8">
        <w:rPr>
          <w:vertAlign w:val="superscript"/>
          <w:lang w:val="en-US"/>
        </w:rPr>
        <w:t>2</w:t>
      </w:r>
      <w:r w:rsidRPr="007B3BD8">
        <w:rPr>
          <w:lang w:val="en-US"/>
        </w:rPr>
        <w:t>•a)</w:t>
      </w:r>
      <w:r w:rsidRPr="007B3BD8">
        <w:t>。</w:t>
      </w:r>
    </w:p>
    <w:p w14:paraId="70F69CEC" w14:textId="77777777" w:rsidR="001A11CB" w:rsidRPr="007B3BD8" w:rsidRDefault="001A11CB" w:rsidP="001A11CB">
      <w:pPr>
        <w:pStyle w:val="LZ-"/>
        <w:ind w:firstLine="480"/>
      </w:pPr>
      <w:r w:rsidRPr="007B3BD8">
        <w:t>3</w:t>
      </w:r>
      <w:r w:rsidRPr="007B3BD8">
        <w:t>）</w:t>
      </w:r>
      <w:r w:rsidRPr="007B3BD8">
        <w:t>C</w:t>
      </w:r>
      <w:r w:rsidRPr="007B3BD8">
        <w:t>为气候因子</w:t>
      </w:r>
      <w:r w:rsidRPr="007B3BD8">
        <w:rPr>
          <w:rFonts w:hint="eastAsia"/>
        </w:rPr>
        <w:t>，</w:t>
      </w:r>
      <w:r w:rsidRPr="007B3BD8">
        <w:t>表征气象因素对土壤扬尘的影响，由年平均风速、降水量、蒸发量和温度共同决定。</w:t>
      </w:r>
    </w:p>
    <w:p w14:paraId="3FEF0644" w14:textId="77777777" w:rsidR="001A11CB" w:rsidRPr="007B3BD8" w:rsidRDefault="001A11CB" w:rsidP="001A11CB">
      <w:pPr>
        <w:pStyle w:val="LZ-"/>
        <w:ind w:firstLine="480"/>
      </w:pPr>
      <w:r w:rsidRPr="007B3BD8">
        <w:t>4</w:t>
      </w:r>
      <w:r w:rsidRPr="007B3BD8">
        <w:t>）</w:t>
      </w:r>
      <w:r w:rsidRPr="007B3BD8">
        <w:t>η</w:t>
      </w:r>
      <w:r w:rsidRPr="007B3BD8">
        <w:t>为污染控制技术对城市扬尘的去除效率，</w:t>
      </w:r>
      <w:r w:rsidRPr="007B3BD8">
        <w:t>%</w:t>
      </w:r>
      <w:r w:rsidRPr="007B3BD8">
        <w:t>。</w:t>
      </w:r>
    </w:p>
    <w:p w14:paraId="4FD03458" w14:textId="77777777" w:rsidR="001A11CB" w:rsidRPr="007B3BD8" w:rsidRDefault="001A11CB" w:rsidP="001A11CB">
      <w:pPr>
        <w:pStyle w:val="LZ-"/>
        <w:ind w:firstLine="480"/>
      </w:pPr>
      <w:r w:rsidRPr="007B3BD8">
        <w:t>5</w:t>
      </w:r>
      <w:r w:rsidRPr="007B3BD8">
        <w:t>）</w:t>
      </w:r>
      <w:r w:rsidRPr="007B3BD8">
        <w:t>k</w:t>
      </w:r>
      <w:r w:rsidRPr="007B3BD8">
        <w:rPr>
          <w:vertAlign w:val="subscript"/>
        </w:rPr>
        <w:t xml:space="preserve">i </w:t>
      </w:r>
      <w:r w:rsidRPr="007B3BD8">
        <w:t>为</w:t>
      </w:r>
      <w:r w:rsidRPr="007B3BD8">
        <w:t>PM</w:t>
      </w:r>
      <w:r w:rsidRPr="007B3BD8">
        <w:rPr>
          <w:vertAlign w:val="subscript"/>
        </w:rPr>
        <w:t>i</w:t>
      </w:r>
      <w:r w:rsidRPr="007B3BD8">
        <w:t>在土壤扬尘中百分含量，</w:t>
      </w:r>
      <w:r w:rsidRPr="007B3BD8">
        <w:t>PM</w:t>
      </w:r>
      <w:r w:rsidRPr="007B3BD8">
        <w:rPr>
          <w:vertAlign w:val="subscript"/>
        </w:rPr>
        <w:t>10</w:t>
      </w:r>
      <w:r w:rsidRPr="007B3BD8">
        <w:t>为</w:t>
      </w:r>
      <w:r w:rsidRPr="007B3BD8">
        <w:t>0.30</w:t>
      </w:r>
      <w:r w:rsidRPr="007B3BD8">
        <w:t>、</w:t>
      </w:r>
      <w:r w:rsidRPr="007B3BD8">
        <w:t>PM</w:t>
      </w:r>
      <w:r w:rsidRPr="007B3BD8">
        <w:rPr>
          <w:vertAlign w:val="subscript"/>
        </w:rPr>
        <w:t>2.5</w:t>
      </w:r>
      <w:r w:rsidRPr="007B3BD8">
        <w:t>为</w:t>
      </w:r>
      <w:r w:rsidRPr="007B3BD8">
        <w:t>0.05</w:t>
      </w:r>
      <w:r w:rsidRPr="007B3BD8">
        <w:t>。</w:t>
      </w:r>
    </w:p>
    <w:p w14:paraId="0175056A" w14:textId="77777777" w:rsidR="001A11CB" w:rsidRPr="007B3BD8" w:rsidRDefault="001A11CB" w:rsidP="001A11CB">
      <w:pPr>
        <w:pStyle w:val="LZ-"/>
        <w:ind w:firstLine="480"/>
      </w:pPr>
      <w:r w:rsidRPr="007B3BD8">
        <w:t>6</w:t>
      </w:r>
      <w:r w:rsidRPr="007B3BD8">
        <w:t>）</w:t>
      </w:r>
      <w:r w:rsidRPr="007B3BD8">
        <w:t>I</w:t>
      </w:r>
      <w:r w:rsidRPr="007B3BD8">
        <w:rPr>
          <w:vertAlign w:val="subscript"/>
        </w:rPr>
        <w:t>we</w:t>
      </w:r>
      <w:r w:rsidRPr="007B3BD8">
        <w:t>为土壤风蚀指数。</w:t>
      </w:r>
    </w:p>
    <w:p w14:paraId="015D6723" w14:textId="77777777" w:rsidR="001A11CB" w:rsidRPr="007B3BD8" w:rsidRDefault="001A11CB" w:rsidP="001A11CB">
      <w:pPr>
        <w:pStyle w:val="LZ-"/>
        <w:ind w:firstLine="480"/>
      </w:pPr>
      <w:r w:rsidRPr="007B3BD8">
        <w:t>7</w:t>
      </w:r>
      <w:r w:rsidRPr="007B3BD8">
        <w:t>）</w:t>
      </w:r>
      <w:r w:rsidRPr="007B3BD8">
        <w:t>f</w:t>
      </w:r>
      <w:r w:rsidRPr="007B3BD8">
        <w:t>为地面粗糙因子，取值为</w:t>
      </w:r>
      <w:r w:rsidRPr="007B3BD8">
        <w:t xml:space="preserve"> 0.5</w:t>
      </w:r>
      <w:r w:rsidRPr="007B3BD8">
        <w:t>，在近海、海岛、海岸、湖岸及沙漠地区取值为</w:t>
      </w:r>
      <w:r w:rsidRPr="007B3BD8">
        <w:t>1</w:t>
      </w:r>
      <w:r w:rsidRPr="007B3BD8">
        <w:t>。</w:t>
      </w:r>
    </w:p>
    <w:p w14:paraId="774A62F5" w14:textId="77777777" w:rsidR="001A11CB" w:rsidRPr="007B3BD8" w:rsidRDefault="001A11CB" w:rsidP="001A11CB">
      <w:pPr>
        <w:pStyle w:val="LZ-"/>
        <w:ind w:firstLine="480"/>
      </w:pPr>
      <w:r w:rsidRPr="007B3BD8">
        <w:t>8</w:t>
      </w:r>
      <w:r w:rsidRPr="007B3BD8">
        <w:t>）</w:t>
      </w:r>
      <w:r w:rsidRPr="007B3BD8">
        <w:t>L</w:t>
      </w:r>
      <w:r w:rsidRPr="007B3BD8">
        <w:t>为无屏蔽宽度因子，显示研究区域的开阔程度，即没有明显的阻挡物（如建筑物或者高大的树木）的最大范围。当无屏蔽宽度小于等于</w:t>
      </w:r>
      <w:r w:rsidRPr="007B3BD8">
        <w:t xml:space="preserve"> 300 </w:t>
      </w:r>
      <w:r w:rsidRPr="007B3BD8">
        <w:t>米时，</w:t>
      </w:r>
      <w:r w:rsidRPr="007B3BD8">
        <w:t>L=0.7</w:t>
      </w:r>
      <w:r w:rsidRPr="007B3BD8">
        <w:t>；当无屏蔽宽度大于</w:t>
      </w:r>
      <w:r w:rsidRPr="007B3BD8">
        <w:t xml:space="preserve"> 300 </w:t>
      </w:r>
      <w:r w:rsidRPr="007B3BD8">
        <w:t>米，小于</w:t>
      </w:r>
      <w:r w:rsidRPr="007B3BD8">
        <w:t>600</w:t>
      </w:r>
      <w:r w:rsidRPr="007B3BD8">
        <w:t>米时，</w:t>
      </w:r>
      <w:r w:rsidRPr="007B3BD8">
        <w:t>L=0.85</w:t>
      </w:r>
      <w:r w:rsidRPr="007B3BD8">
        <w:t>；当无屏蔽宽度大于等于</w:t>
      </w:r>
      <w:r w:rsidRPr="007B3BD8">
        <w:t>600</w:t>
      </w:r>
      <w:r w:rsidRPr="007B3BD8">
        <w:t>米时，</w:t>
      </w:r>
      <w:r w:rsidRPr="007B3BD8">
        <w:t>L=1.0</w:t>
      </w:r>
      <w:r w:rsidRPr="007B3BD8">
        <w:t>。</w:t>
      </w:r>
    </w:p>
    <w:p w14:paraId="7BC35403" w14:textId="77777777" w:rsidR="001A11CB" w:rsidRPr="007B3BD8" w:rsidRDefault="001A11CB" w:rsidP="001A11CB">
      <w:pPr>
        <w:pStyle w:val="LZ-"/>
        <w:ind w:firstLine="480"/>
      </w:pPr>
      <w:r w:rsidRPr="007B3BD8">
        <w:t>9</w:t>
      </w:r>
      <w:r w:rsidRPr="007B3BD8">
        <w:t>）</w:t>
      </w:r>
      <w:r w:rsidRPr="007B3BD8">
        <w:t>V</w:t>
      </w:r>
      <w:r w:rsidRPr="007B3BD8">
        <w:t>为植被覆盖因子，指裸露土壤面积占</w:t>
      </w:r>
      <w:proofErr w:type="gramStart"/>
      <w:r w:rsidRPr="007B3BD8">
        <w:t>总计算</w:t>
      </w:r>
      <w:proofErr w:type="gramEnd"/>
      <w:r w:rsidRPr="007B3BD8">
        <w:t>面积比例。</w:t>
      </w:r>
    </w:p>
    <w:p w14:paraId="0F7AE41D" w14:textId="77777777" w:rsidR="001A11CB" w:rsidRPr="007B3BD8" w:rsidRDefault="001A11CB" w:rsidP="001A11CB">
      <w:pPr>
        <w:pStyle w:val="LZ-"/>
        <w:ind w:firstLine="480"/>
      </w:pPr>
      <w:r w:rsidRPr="007B3BD8">
        <w:t>10</w:t>
      </w:r>
      <w:r w:rsidRPr="007B3BD8">
        <w:t>）</w:t>
      </w:r>
      <w:r w:rsidRPr="007B3BD8">
        <w:t>u</w:t>
      </w:r>
      <w:r w:rsidRPr="007B3BD8">
        <w:t>为年平均风速，</w:t>
      </w:r>
      <w:r w:rsidRPr="007B3BD8">
        <w:t>m/s</w:t>
      </w:r>
      <w:r w:rsidRPr="007B3BD8">
        <w:t>。</w:t>
      </w:r>
    </w:p>
    <w:p w14:paraId="788DEB19" w14:textId="77777777" w:rsidR="001A11CB" w:rsidRPr="007B3BD8" w:rsidRDefault="001A11CB" w:rsidP="001A11CB">
      <w:pPr>
        <w:pStyle w:val="LZ-"/>
        <w:ind w:firstLine="480"/>
      </w:pPr>
      <w:r w:rsidRPr="007B3BD8">
        <w:t>11</w:t>
      </w:r>
      <w:r w:rsidRPr="007B3BD8">
        <w:t>）</w:t>
      </w:r>
      <w:r w:rsidRPr="007B3BD8">
        <w:t>PE</w:t>
      </w:r>
      <w:r w:rsidRPr="007B3BD8">
        <w:t>为桑氏威</w:t>
      </w:r>
      <w:proofErr w:type="gramStart"/>
      <w:r w:rsidRPr="007B3BD8">
        <w:t>特</w:t>
      </w:r>
      <w:proofErr w:type="gramEnd"/>
      <w:r w:rsidRPr="007B3BD8">
        <w:t>降水</w:t>
      </w:r>
      <w:r w:rsidRPr="007B3BD8">
        <w:t>—</w:t>
      </w:r>
      <w:r w:rsidRPr="007B3BD8">
        <w:t>蒸发指数，计算公式如下：</w:t>
      </w:r>
    </w:p>
    <w:p w14:paraId="7781119E" w14:textId="77777777" w:rsidR="001A11CB" w:rsidRPr="007B3BD8" w:rsidRDefault="001A11CB" w:rsidP="001A11CB">
      <w:pPr>
        <w:pStyle w:val="af6"/>
        <w:spacing w:line="360" w:lineRule="auto"/>
        <w:rPr>
          <w:sz w:val="24"/>
          <w:szCs w:val="24"/>
          <w:lang w:val="en-US"/>
        </w:rPr>
      </w:pPr>
      <w:r w:rsidRPr="007B3BD8">
        <w:rPr>
          <w:sz w:val="24"/>
          <w:szCs w:val="24"/>
          <w:lang w:val="en-US"/>
        </w:rPr>
        <w:t>PE = 100 × (p/E*)</w:t>
      </w:r>
    </w:p>
    <w:p w14:paraId="2D8DDE33" w14:textId="77777777" w:rsidR="001A11CB" w:rsidRPr="007B3BD8" w:rsidRDefault="001A11CB" w:rsidP="001A11CB">
      <w:pPr>
        <w:pStyle w:val="af6"/>
        <w:spacing w:line="360" w:lineRule="auto"/>
        <w:rPr>
          <w:sz w:val="24"/>
          <w:szCs w:val="24"/>
          <w:lang w:val="en-US"/>
        </w:rPr>
      </w:pPr>
      <w:r w:rsidRPr="007B3BD8">
        <w:rPr>
          <w:sz w:val="24"/>
          <w:szCs w:val="24"/>
          <w:lang w:val="en-US"/>
        </w:rPr>
        <w:t xml:space="preserve">E* = </w:t>
      </w:r>
      <w:r w:rsidRPr="007B3BD8">
        <w:rPr>
          <w:sz w:val="24"/>
          <w:szCs w:val="24"/>
          <w:lang w:val="en-US"/>
        </w:rPr>
        <w:t>［</w:t>
      </w:r>
      <w:r w:rsidRPr="007B3BD8">
        <w:rPr>
          <w:sz w:val="24"/>
          <w:szCs w:val="24"/>
          <w:lang w:val="en-US"/>
        </w:rPr>
        <w:t xml:space="preserve">0.5949 + (0.1189 × </w:t>
      </w:r>
      <w:proofErr w:type="gramStart"/>
      <w:r w:rsidRPr="007B3BD8">
        <w:rPr>
          <w:sz w:val="24"/>
          <w:szCs w:val="24"/>
          <w:lang w:val="en-US"/>
        </w:rPr>
        <w:t>Ta)</w:t>
      </w:r>
      <w:r w:rsidRPr="007B3BD8">
        <w:rPr>
          <w:sz w:val="24"/>
          <w:szCs w:val="24"/>
          <w:lang w:val="en-US"/>
        </w:rPr>
        <w:t>］</w:t>
      </w:r>
      <w:proofErr w:type="gramEnd"/>
      <w:r w:rsidRPr="007B3BD8">
        <w:rPr>
          <w:sz w:val="24"/>
          <w:szCs w:val="24"/>
          <w:lang w:val="en-US"/>
        </w:rPr>
        <w:t>× 91</w:t>
      </w:r>
    </w:p>
    <w:p w14:paraId="3692117C" w14:textId="77777777" w:rsidR="001A11CB" w:rsidRPr="007B3BD8" w:rsidRDefault="001A11CB" w:rsidP="001A11CB">
      <w:pPr>
        <w:pStyle w:val="LZ-"/>
        <w:ind w:firstLine="480"/>
      </w:pPr>
      <w:r w:rsidRPr="007B3BD8">
        <w:t>式中，</w:t>
      </w:r>
      <w:r w:rsidRPr="007B3BD8">
        <w:t>p</w:t>
      </w:r>
      <w:r w:rsidRPr="007B3BD8">
        <w:t>为年降水量（</w:t>
      </w:r>
      <w:r w:rsidRPr="007B3BD8">
        <w:t>mm</w:t>
      </w:r>
      <w:r w:rsidRPr="007B3BD8">
        <w:t>）；</w:t>
      </w:r>
      <w:r w:rsidRPr="007B3BD8">
        <w:t>E*</w:t>
      </w:r>
      <w:r w:rsidRPr="007B3BD8">
        <w:t>为年潜在蒸发量（</w:t>
      </w:r>
      <w:r w:rsidRPr="007B3BD8">
        <w:t>mm</w:t>
      </w:r>
      <w:r w:rsidRPr="007B3BD8">
        <w:t>）；</w:t>
      </w:r>
      <w:r w:rsidRPr="007B3BD8">
        <w:t xml:space="preserve">Ta </w:t>
      </w:r>
      <w:r w:rsidRPr="007B3BD8">
        <w:t>为年平均温度（</w:t>
      </w:r>
      <w:r w:rsidRPr="007B3BD8">
        <w:rPr>
          <w:rFonts w:ascii="宋体" w:hAnsi="宋体" w:cs="宋体" w:hint="eastAsia"/>
        </w:rPr>
        <w:t>℃</w:t>
      </w:r>
      <w:r w:rsidRPr="007B3BD8">
        <w:t>）。</w:t>
      </w:r>
    </w:p>
    <w:p w14:paraId="1CB59C6A" w14:textId="77777777" w:rsidR="001A11CB" w:rsidRPr="007B3BD8" w:rsidRDefault="001A11CB" w:rsidP="001A11CB">
      <w:pPr>
        <w:pStyle w:val="LZ-"/>
        <w:ind w:firstLine="480"/>
        <w:rPr>
          <w:noProof/>
        </w:rPr>
      </w:pPr>
      <w:r w:rsidRPr="007B3BD8">
        <w:t>根据《扬尘源颗粒物排放清单编制技术指南》</w:t>
      </w:r>
      <w:r w:rsidRPr="007B3BD8">
        <w:rPr>
          <w:rFonts w:hint="eastAsia"/>
        </w:rPr>
        <w:t>，</w:t>
      </w:r>
      <w:r w:rsidRPr="007B3BD8">
        <w:t>结合</w:t>
      </w:r>
      <w:proofErr w:type="gramStart"/>
      <w:r>
        <w:t>萧山区</w:t>
      </w:r>
      <w:proofErr w:type="gramEnd"/>
      <w:r w:rsidRPr="007B3BD8">
        <w:t>实际情况，计算土壤扬尘排放系数</w:t>
      </w:r>
      <w:r w:rsidRPr="007B3BD8">
        <w:rPr>
          <w:rFonts w:hint="eastAsia"/>
        </w:rPr>
        <w:t>见</w:t>
      </w:r>
      <w:r w:rsidRPr="007B3BD8">
        <w:t>下表。</w:t>
      </w:r>
    </w:p>
    <w:p w14:paraId="7E3E443A" w14:textId="125E6DF6" w:rsidR="001A11CB" w:rsidRPr="007B3BD8" w:rsidRDefault="001A11CB" w:rsidP="001A11CB">
      <w:pPr>
        <w:pStyle w:val="LZ-0"/>
      </w:pPr>
      <w:r w:rsidRPr="007B3BD8">
        <w:rPr>
          <w:rFonts w:hint="eastAsia"/>
        </w:rPr>
        <w:t>表</w:t>
      </w:r>
      <w:r w:rsidR="001F1DA6">
        <w:t>3</w:t>
      </w:r>
      <w:r w:rsidRPr="007B3BD8">
        <w:rPr>
          <w:rFonts w:hint="eastAsia"/>
        </w:rPr>
        <w:t>-</w:t>
      </w:r>
      <w:del w:id="293" w:author="彭 mq" w:date="2023-03-09T09:15:00Z">
        <w:r w:rsidRPr="007B3BD8" w:rsidDel="00B87F89">
          <w:rPr>
            <w:rFonts w:hint="eastAsia"/>
          </w:rPr>
          <w:delText xml:space="preserve"> </w:delText>
        </w:r>
      </w:del>
      <w:r w:rsidRPr="007B3BD8">
        <w:fldChar w:fldCharType="begin"/>
      </w:r>
      <w:r w:rsidRPr="007B3BD8">
        <w:instrText xml:space="preserve"> </w:instrText>
      </w:r>
      <w:r w:rsidRPr="007B3BD8">
        <w:rPr>
          <w:rFonts w:hint="eastAsia"/>
        </w:rPr>
        <w:instrText xml:space="preserve">SEQ </w:instrText>
      </w:r>
      <w:r w:rsidRPr="007B3BD8">
        <w:rPr>
          <w:rFonts w:hint="eastAsia"/>
        </w:rPr>
        <w:instrText>表</w:instrText>
      </w:r>
      <w:r w:rsidRPr="007B3BD8">
        <w:rPr>
          <w:rFonts w:hint="eastAsia"/>
        </w:rPr>
        <w:instrText>5- \* ARABIC</w:instrText>
      </w:r>
      <w:r w:rsidRPr="007B3BD8">
        <w:instrText xml:space="preserve"> </w:instrText>
      </w:r>
      <w:r w:rsidRPr="007B3BD8">
        <w:fldChar w:fldCharType="separate"/>
      </w:r>
      <w:r w:rsidR="000E3AA8">
        <w:rPr>
          <w:noProof/>
        </w:rPr>
        <w:t>14</w:t>
      </w:r>
      <w:r w:rsidRPr="007B3BD8">
        <w:fldChar w:fldCharType="end"/>
      </w:r>
      <w:ins w:id="294" w:author="彭 mq" w:date="2023-03-09T09:15:00Z">
        <w:r w:rsidR="00B87F89">
          <w:t xml:space="preserve"> </w:t>
        </w:r>
      </w:ins>
      <w:r w:rsidRPr="007B3BD8">
        <w:rPr>
          <w:rStyle w:val="Char1"/>
          <w:rFonts w:ascii="Times New Roman" w:eastAsia="黑体" w:hAnsi="Times New Roman"/>
          <w:b w:val="0"/>
          <w:szCs w:val="24"/>
        </w:rPr>
        <w:t>土壤扬尘排放系数计算相关参数</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6"/>
        <w:gridCol w:w="1281"/>
        <w:gridCol w:w="1281"/>
        <w:gridCol w:w="996"/>
        <w:gridCol w:w="896"/>
        <w:gridCol w:w="955"/>
        <w:gridCol w:w="854"/>
      </w:tblGrid>
      <w:tr w:rsidR="001A11CB" w:rsidRPr="007B3BD8" w14:paraId="30217B99" w14:textId="77777777" w:rsidTr="00E43DD9">
        <w:trPr>
          <w:trHeight w:val="401"/>
        </w:trPr>
        <w:tc>
          <w:tcPr>
            <w:tcW w:w="1566" w:type="dxa"/>
            <w:vMerge w:val="restart"/>
            <w:vAlign w:val="center"/>
          </w:tcPr>
          <w:p w14:paraId="35CC6E57" w14:textId="77777777" w:rsidR="001A11CB" w:rsidRPr="007B3BD8" w:rsidRDefault="001A11CB" w:rsidP="00E43DD9">
            <w:pPr>
              <w:pStyle w:val="LZ-4"/>
              <w:rPr>
                <w:b/>
              </w:rPr>
            </w:pPr>
            <w:r w:rsidRPr="007B3BD8">
              <w:rPr>
                <w:b/>
              </w:rPr>
              <w:t>年平均降水量</w:t>
            </w:r>
          </w:p>
          <w:p w14:paraId="7EB1D073" w14:textId="77777777" w:rsidR="001A11CB" w:rsidRPr="007B3BD8" w:rsidRDefault="001A11CB" w:rsidP="00E43DD9">
            <w:pPr>
              <w:pStyle w:val="LZ-4"/>
              <w:rPr>
                <w:b/>
              </w:rPr>
            </w:pPr>
            <w:r w:rsidRPr="007B3BD8">
              <w:t>mm</w:t>
            </w:r>
          </w:p>
        </w:tc>
        <w:tc>
          <w:tcPr>
            <w:tcW w:w="1281" w:type="dxa"/>
            <w:vMerge w:val="restart"/>
            <w:vAlign w:val="center"/>
          </w:tcPr>
          <w:p w14:paraId="0696CB9C" w14:textId="77777777" w:rsidR="001A11CB" w:rsidRPr="007B3BD8" w:rsidRDefault="001A11CB" w:rsidP="00E43DD9">
            <w:pPr>
              <w:pStyle w:val="LZ-4"/>
              <w:rPr>
                <w:b/>
              </w:rPr>
            </w:pPr>
            <w:r w:rsidRPr="007B3BD8">
              <w:rPr>
                <w:b/>
              </w:rPr>
              <w:t>年平均温度</w:t>
            </w:r>
          </w:p>
          <w:p w14:paraId="620DCEA6" w14:textId="77777777" w:rsidR="001A11CB" w:rsidRPr="007B3BD8" w:rsidRDefault="001A11CB" w:rsidP="00E43DD9">
            <w:pPr>
              <w:pStyle w:val="LZ-4"/>
              <w:rPr>
                <w:b/>
              </w:rPr>
            </w:pPr>
            <w:r w:rsidRPr="007B3BD8">
              <w:rPr>
                <w:rFonts w:ascii="宋体" w:hAnsi="宋体" w:cs="宋体" w:hint="eastAsia"/>
              </w:rPr>
              <w:t>℃</w:t>
            </w:r>
          </w:p>
        </w:tc>
        <w:tc>
          <w:tcPr>
            <w:tcW w:w="1281" w:type="dxa"/>
            <w:vMerge w:val="restart"/>
            <w:vAlign w:val="center"/>
          </w:tcPr>
          <w:p w14:paraId="46BDB23C" w14:textId="77777777" w:rsidR="001A11CB" w:rsidRPr="007B3BD8" w:rsidRDefault="001A11CB" w:rsidP="00E43DD9">
            <w:pPr>
              <w:pStyle w:val="LZ-4"/>
              <w:rPr>
                <w:b/>
              </w:rPr>
            </w:pPr>
            <w:r w:rsidRPr="007B3BD8">
              <w:rPr>
                <w:b/>
              </w:rPr>
              <w:t>年平均风速</w:t>
            </w:r>
          </w:p>
          <w:p w14:paraId="766B9244" w14:textId="77777777" w:rsidR="001A11CB" w:rsidRPr="007B3BD8" w:rsidRDefault="001A11CB" w:rsidP="00E43DD9">
            <w:pPr>
              <w:pStyle w:val="LZ-4"/>
              <w:rPr>
                <w:b/>
              </w:rPr>
            </w:pPr>
            <w:r w:rsidRPr="007B3BD8">
              <w:t>m/s</w:t>
            </w:r>
          </w:p>
        </w:tc>
        <w:tc>
          <w:tcPr>
            <w:tcW w:w="1892" w:type="dxa"/>
            <w:gridSpan w:val="2"/>
            <w:vAlign w:val="center"/>
          </w:tcPr>
          <w:p w14:paraId="17D73F2E" w14:textId="77777777" w:rsidR="001A11CB" w:rsidRPr="007B3BD8" w:rsidRDefault="001A11CB" w:rsidP="00E43DD9">
            <w:pPr>
              <w:pStyle w:val="LZ-4"/>
              <w:rPr>
                <w:b/>
              </w:rPr>
            </w:pPr>
            <w:r w:rsidRPr="007B3BD8">
              <w:rPr>
                <w:rFonts w:hint="eastAsia"/>
                <w:b/>
              </w:rPr>
              <w:t>耕地</w:t>
            </w:r>
            <w:r w:rsidRPr="007B3BD8">
              <w:rPr>
                <w:rFonts w:hint="eastAsia"/>
                <w:b/>
              </w:rPr>
              <w:t>/</w:t>
            </w:r>
            <w:r w:rsidRPr="007B3BD8">
              <w:rPr>
                <w:rFonts w:hint="eastAsia"/>
                <w:b/>
              </w:rPr>
              <w:t>草地</w:t>
            </w:r>
          </w:p>
          <w:p w14:paraId="379F8095" w14:textId="77777777" w:rsidR="001A11CB" w:rsidRPr="007B3BD8" w:rsidRDefault="001A11CB" w:rsidP="00E43DD9">
            <w:pPr>
              <w:pStyle w:val="LZ-4"/>
              <w:rPr>
                <w:b/>
              </w:rPr>
            </w:pPr>
            <w:r w:rsidRPr="007B3BD8">
              <w:rPr>
                <w:rFonts w:hint="eastAsia"/>
                <w:b/>
              </w:rPr>
              <w:t>排放</w:t>
            </w:r>
            <w:r w:rsidRPr="007B3BD8">
              <w:rPr>
                <w:b/>
              </w:rPr>
              <w:t>因子</w:t>
            </w:r>
          </w:p>
          <w:p w14:paraId="7D14A8CB" w14:textId="77777777" w:rsidR="001A11CB" w:rsidRPr="007B3BD8" w:rsidRDefault="001A11CB" w:rsidP="00E43DD9">
            <w:pPr>
              <w:pStyle w:val="LZ-4"/>
              <w:rPr>
                <w:b/>
              </w:rPr>
            </w:pPr>
            <w:r w:rsidRPr="007B3BD8">
              <w:rPr>
                <w:rFonts w:hint="eastAsia"/>
                <w:b/>
              </w:rPr>
              <w:t>（</w:t>
            </w:r>
            <w:r w:rsidRPr="007B3BD8">
              <w:rPr>
                <w:rFonts w:hint="eastAsia"/>
                <w:b/>
              </w:rPr>
              <w:t>g</w:t>
            </w:r>
            <w:r w:rsidRPr="007B3BD8">
              <w:rPr>
                <w:b/>
              </w:rPr>
              <w:t>/m</w:t>
            </w:r>
            <w:r w:rsidRPr="007B3BD8">
              <w:rPr>
                <w:b/>
                <w:vertAlign w:val="superscript"/>
              </w:rPr>
              <w:t>2</w:t>
            </w:r>
            <w:r w:rsidRPr="007B3BD8">
              <w:rPr>
                <w:rFonts w:hint="eastAsia"/>
                <w:b/>
              </w:rPr>
              <w:t>.</w:t>
            </w:r>
            <w:r w:rsidRPr="007B3BD8">
              <w:rPr>
                <w:rFonts w:hint="eastAsia"/>
                <w:b/>
              </w:rPr>
              <w:t>年）</w:t>
            </w:r>
          </w:p>
        </w:tc>
        <w:tc>
          <w:tcPr>
            <w:tcW w:w="1809" w:type="dxa"/>
            <w:gridSpan w:val="2"/>
            <w:vAlign w:val="center"/>
          </w:tcPr>
          <w:p w14:paraId="1C9C7DB1" w14:textId="77777777" w:rsidR="001A11CB" w:rsidRPr="007B3BD8" w:rsidRDefault="001A11CB" w:rsidP="00E43DD9">
            <w:pPr>
              <w:pStyle w:val="LZ-4"/>
              <w:rPr>
                <w:b/>
              </w:rPr>
            </w:pPr>
            <w:r w:rsidRPr="007B3BD8">
              <w:rPr>
                <w:rFonts w:hint="eastAsia"/>
                <w:b/>
              </w:rPr>
              <w:t>其他裸地</w:t>
            </w:r>
          </w:p>
          <w:p w14:paraId="3A8EB236" w14:textId="77777777" w:rsidR="001A11CB" w:rsidRPr="007B3BD8" w:rsidRDefault="001A11CB" w:rsidP="00E43DD9">
            <w:pPr>
              <w:pStyle w:val="LZ-4"/>
              <w:rPr>
                <w:b/>
              </w:rPr>
            </w:pPr>
            <w:r w:rsidRPr="007B3BD8">
              <w:rPr>
                <w:rFonts w:hint="eastAsia"/>
                <w:b/>
              </w:rPr>
              <w:t>排放</w:t>
            </w:r>
            <w:r w:rsidRPr="007B3BD8">
              <w:rPr>
                <w:b/>
              </w:rPr>
              <w:t>因子</w:t>
            </w:r>
          </w:p>
          <w:p w14:paraId="0F57A354" w14:textId="77777777" w:rsidR="001A11CB" w:rsidRPr="007B3BD8" w:rsidRDefault="001A11CB" w:rsidP="00E43DD9">
            <w:pPr>
              <w:pStyle w:val="LZ-4"/>
              <w:rPr>
                <w:b/>
              </w:rPr>
            </w:pPr>
            <w:r w:rsidRPr="007B3BD8">
              <w:rPr>
                <w:rFonts w:hint="eastAsia"/>
                <w:b/>
              </w:rPr>
              <w:t>（</w:t>
            </w:r>
            <w:r w:rsidRPr="007B3BD8">
              <w:rPr>
                <w:rFonts w:hint="eastAsia"/>
                <w:b/>
              </w:rPr>
              <w:t>g</w:t>
            </w:r>
            <w:r w:rsidRPr="007B3BD8">
              <w:rPr>
                <w:b/>
              </w:rPr>
              <w:t>/m</w:t>
            </w:r>
            <w:r w:rsidRPr="007B3BD8">
              <w:rPr>
                <w:b/>
                <w:vertAlign w:val="superscript"/>
              </w:rPr>
              <w:t>2</w:t>
            </w:r>
            <w:r w:rsidRPr="007B3BD8">
              <w:rPr>
                <w:rFonts w:hint="eastAsia"/>
                <w:b/>
              </w:rPr>
              <w:t>.</w:t>
            </w:r>
            <w:r w:rsidRPr="007B3BD8">
              <w:rPr>
                <w:rFonts w:hint="eastAsia"/>
                <w:b/>
              </w:rPr>
              <w:t>年）</w:t>
            </w:r>
          </w:p>
        </w:tc>
      </w:tr>
      <w:tr w:rsidR="001A11CB" w:rsidRPr="007B3BD8" w14:paraId="14AD6682" w14:textId="77777777" w:rsidTr="00E43DD9">
        <w:trPr>
          <w:trHeight w:val="123"/>
        </w:trPr>
        <w:tc>
          <w:tcPr>
            <w:tcW w:w="1566" w:type="dxa"/>
            <w:vMerge/>
            <w:vAlign w:val="center"/>
          </w:tcPr>
          <w:p w14:paraId="0F8F6B43" w14:textId="77777777" w:rsidR="001A11CB" w:rsidRPr="007B3BD8" w:rsidRDefault="001A11CB" w:rsidP="00E43DD9">
            <w:pPr>
              <w:pStyle w:val="LZ-4"/>
            </w:pPr>
          </w:p>
        </w:tc>
        <w:tc>
          <w:tcPr>
            <w:tcW w:w="1281" w:type="dxa"/>
            <w:vMerge/>
            <w:vAlign w:val="center"/>
          </w:tcPr>
          <w:p w14:paraId="0C12922E" w14:textId="77777777" w:rsidR="001A11CB" w:rsidRPr="007B3BD8" w:rsidRDefault="001A11CB" w:rsidP="00E43DD9">
            <w:pPr>
              <w:pStyle w:val="LZ-4"/>
            </w:pPr>
          </w:p>
        </w:tc>
        <w:tc>
          <w:tcPr>
            <w:tcW w:w="1281" w:type="dxa"/>
            <w:vMerge/>
            <w:vAlign w:val="center"/>
          </w:tcPr>
          <w:p w14:paraId="3F7EA1F6" w14:textId="77777777" w:rsidR="001A11CB" w:rsidRPr="007B3BD8" w:rsidRDefault="001A11CB" w:rsidP="00E43DD9">
            <w:pPr>
              <w:pStyle w:val="LZ-4"/>
            </w:pPr>
          </w:p>
        </w:tc>
        <w:tc>
          <w:tcPr>
            <w:tcW w:w="996" w:type="dxa"/>
            <w:vAlign w:val="center"/>
          </w:tcPr>
          <w:p w14:paraId="78183D7F" w14:textId="77777777" w:rsidR="001A11CB" w:rsidRPr="007B3BD8" w:rsidRDefault="001A11CB" w:rsidP="00E43DD9">
            <w:pPr>
              <w:pStyle w:val="LZ-4"/>
            </w:pPr>
            <w:r w:rsidRPr="007B3BD8">
              <w:t>PM</w:t>
            </w:r>
            <w:r w:rsidRPr="007B3BD8">
              <w:rPr>
                <w:vertAlign w:val="subscript"/>
              </w:rPr>
              <w:t>10</w:t>
            </w:r>
          </w:p>
        </w:tc>
        <w:tc>
          <w:tcPr>
            <w:tcW w:w="896" w:type="dxa"/>
            <w:vAlign w:val="center"/>
          </w:tcPr>
          <w:p w14:paraId="54FC16E3" w14:textId="77777777" w:rsidR="001A11CB" w:rsidRPr="007B3BD8" w:rsidRDefault="001A11CB" w:rsidP="00E43DD9">
            <w:pPr>
              <w:pStyle w:val="LZ-4"/>
            </w:pPr>
            <w:r w:rsidRPr="007B3BD8">
              <w:t>PM</w:t>
            </w:r>
            <w:r w:rsidRPr="007B3BD8">
              <w:rPr>
                <w:vertAlign w:val="subscript"/>
              </w:rPr>
              <w:t>2.5</w:t>
            </w:r>
          </w:p>
        </w:tc>
        <w:tc>
          <w:tcPr>
            <w:tcW w:w="955" w:type="dxa"/>
            <w:vAlign w:val="center"/>
          </w:tcPr>
          <w:p w14:paraId="6606F614" w14:textId="77777777" w:rsidR="001A11CB" w:rsidRPr="007B3BD8" w:rsidRDefault="001A11CB" w:rsidP="00E43DD9">
            <w:pPr>
              <w:pStyle w:val="LZ-4"/>
            </w:pPr>
            <w:r w:rsidRPr="007B3BD8">
              <w:t>PM</w:t>
            </w:r>
            <w:r w:rsidRPr="007B3BD8">
              <w:rPr>
                <w:vertAlign w:val="subscript"/>
              </w:rPr>
              <w:t>10</w:t>
            </w:r>
          </w:p>
        </w:tc>
        <w:tc>
          <w:tcPr>
            <w:tcW w:w="854" w:type="dxa"/>
            <w:vAlign w:val="center"/>
          </w:tcPr>
          <w:p w14:paraId="341B4185" w14:textId="77777777" w:rsidR="001A11CB" w:rsidRPr="007B3BD8" w:rsidRDefault="001A11CB" w:rsidP="00E43DD9">
            <w:pPr>
              <w:pStyle w:val="LZ-4"/>
            </w:pPr>
            <w:r w:rsidRPr="007B3BD8">
              <w:t>PM</w:t>
            </w:r>
            <w:r w:rsidRPr="007B3BD8">
              <w:rPr>
                <w:vertAlign w:val="subscript"/>
              </w:rPr>
              <w:t>2.5</w:t>
            </w:r>
          </w:p>
        </w:tc>
      </w:tr>
      <w:tr w:rsidR="001A11CB" w:rsidRPr="007B3BD8" w14:paraId="75E14AF0" w14:textId="77777777" w:rsidTr="00E43DD9">
        <w:trPr>
          <w:trHeight w:val="249"/>
        </w:trPr>
        <w:tc>
          <w:tcPr>
            <w:tcW w:w="1566" w:type="dxa"/>
            <w:vAlign w:val="center"/>
          </w:tcPr>
          <w:p w14:paraId="5B423EE0" w14:textId="555AA26B" w:rsidR="001A11CB" w:rsidRPr="007B3BD8" w:rsidRDefault="006016E2" w:rsidP="00E43DD9">
            <w:pPr>
              <w:pStyle w:val="LZ-4"/>
            </w:pPr>
            <w:r>
              <w:t>1768.8</w:t>
            </w:r>
          </w:p>
        </w:tc>
        <w:tc>
          <w:tcPr>
            <w:tcW w:w="1281" w:type="dxa"/>
            <w:vAlign w:val="center"/>
          </w:tcPr>
          <w:p w14:paraId="1772F351" w14:textId="3CD64679" w:rsidR="001A11CB" w:rsidRPr="007B3BD8" w:rsidRDefault="006016E2" w:rsidP="00E43DD9">
            <w:pPr>
              <w:pStyle w:val="LZ-4"/>
            </w:pPr>
            <w:r>
              <w:t>18.0</w:t>
            </w:r>
          </w:p>
        </w:tc>
        <w:tc>
          <w:tcPr>
            <w:tcW w:w="1281" w:type="dxa"/>
            <w:vAlign w:val="center"/>
          </w:tcPr>
          <w:p w14:paraId="2FED1908" w14:textId="691725B7" w:rsidR="001A11CB" w:rsidRPr="007B3BD8" w:rsidRDefault="006016E2" w:rsidP="00E43DD9">
            <w:pPr>
              <w:pStyle w:val="LZ-4"/>
            </w:pPr>
            <w:r>
              <w:t>2.4</w:t>
            </w:r>
          </w:p>
        </w:tc>
        <w:tc>
          <w:tcPr>
            <w:tcW w:w="996" w:type="dxa"/>
            <w:vAlign w:val="center"/>
          </w:tcPr>
          <w:p w14:paraId="35E620FF" w14:textId="2B198E3E" w:rsidR="001A11CB" w:rsidRPr="007B3BD8" w:rsidRDefault="001A11CB" w:rsidP="00E43DD9">
            <w:pPr>
              <w:pStyle w:val="LZ-4"/>
            </w:pPr>
            <w:r w:rsidRPr="007B3BD8">
              <w:t>0.0</w:t>
            </w:r>
            <w:r w:rsidR="006016E2">
              <w:t>1</w:t>
            </w:r>
            <w:r w:rsidRPr="007B3BD8">
              <w:t>7</w:t>
            </w:r>
          </w:p>
        </w:tc>
        <w:tc>
          <w:tcPr>
            <w:tcW w:w="896" w:type="dxa"/>
            <w:vAlign w:val="center"/>
          </w:tcPr>
          <w:p w14:paraId="588CAF5A" w14:textId="3604FF4A" w:rsidR="001A11CB" w:rsidRPr="007B3BD8" w:rsidRDefault="001A11CB" w:rsidP="00E43DD9">
            <w:pPr>
              <w:pStyle w:val="LZ-4"/>
            </w:pPr>
            <w:r w:rsidRPr="007B3BD8">
              <w:t>0.0</w:t>
            </w:r>
            <w:r w:rsidR="006016E2">
              <w:t>005</w:t>
            </w:r>
          </w:p>
        </w:tc>
        <w:tc>
          <w:tcPr>
            <w:tcW w:w="955" w:type="dxa"/>
            <w:vAlign w:val="center"/>
          </w:tcPr>
          <w:p w14:paraId="282FEBEF" w14:textId="68C6321E" w:rsidR="001A11CB" w:rsidRPr="007B3BD8" w:rsidRDefault="001A11CB" w:rsidP="00E43DD9">
            <w:pPr>
              <w:pStyle w:val="LZ-4"/>
            </w:pPr>
            <w:r w:rsidRPr="007B3BD8">
              <w:t>0.</w:t>
            </w:r>
            <w:r w:rsidR="006016E2">
              <w:t>115</w:t>
            </w:r>
          </w:p>
        </w:tc>
        <w:tc>
          <w:tcPr>
            <w:tcW w:w="854" w:type="dxa"/>
            <w:vAlign w:val="center"/>
          </w:tcPr>
          <w:p w14:paraId="517AFA4D" w14:textId="6D4EA1CE" w:rsidR="001A11CB" w:rsidRPr="007B3BD8" w:rsidRDefault="001A11CB" w:rsidP="00E43DD9">
            <w:pPr>
              <w:pStyle w:val="LZ-4"/>
            </w:pPr>
            <w:r w:rsidRPr="007B3BD8">
              <w:t>0.00</w:t>
            </w:r>
            <w:r w:rsidR="006016E2">
              <w:t>3</w:t>
            </w:r>
          </w:p>
        </w:tc>
      </w:tr>
    </w:tbl>
    <w:p w14:paraId="5823025A" w14:textId="77777777" w:rsidR="001A11CB" w:rsidRPr="007B3BD8" w:rsidRDefault="001A11CB" w:rsidP="001A11CB">
      <w:pPr>
        <w:pStyle w:val="LA-4NEW"/>
      </w:pPr>
      <w:r w:rsidRPr="007B3BD8">
        <w:rPr>
          <w:rFonts w:hint="eastAsia"/>
          <w:lang w:eastAsia="zh-CN"/>
        </w:rPr>
        <w:lastRenderedPageBreak/>
        <w:t>堆场</w:t>
      </w:r>
      <w:proofErr w:type="spellStart"/>
      <w:r w:rsidRPr="007B3BD8">
        <w:t>扬尘</w:t>
      </w:r>
      <w:proofErr w:type="spellEnd"/>
    </w:p>
    <w:p w14:paraId="521E21D8" w14:textId="77777777" w:rsidR="001A11CB" w:rsidRPr="007B3BD8" w:rsidRDefault="001A11CB" w:rsidP="001A11CB">
      <w:pPr>
        <w:pStyle w:val="LZ-"/>
        <w:ind w:firstLine="480"/>
      </w:pPr>
      <w:r w:rsidRPr="007B3BD8">
        <w:t>堆场装卸运输过程的扬尘颗粒物排放系数</w:t>
      </w:r>
      <w:r w:rsidRPr="007B3BD8">
        <w:t xml:space="preserve"> E</w:t>
      </w:r>
      <w:r w:rsidRPr="007B3BD8">
        <w:rPr>
          <w:vertAlign w:val="subscript"/>
        </w:rPr>
        <w:t>h</w:t>
      </w:r>
      <w:r w:rsidRPr="007B3BD8">
        <w:t xml:space="preserve"> </w:t>
      </w:r>
      <w:r w:rsidRPr="007B3BD8">
        <w:t>的估算公式为：</w:t>
      </w:r>
    </w:p>
    <w:p w14:paraId="69052B91" w14:textId="77777777" w:rsidR="001A11CB" w:rsidRPr="00B87F89" w:rsidRDefault="00000000" w:rsidP="001A11CB">
      <w:pPr>
        <w:pStyle w:val="aff9"/>
        <w:spacing w:before="156" w:after="156"/>
        <w:ind w:firstLine="480"/>
        <w:rPr>
          <w:rFonts w:cs="Times New Roman"/>
          <w:sz w:val="24"/>
          <w:szCs w:val="24"/>
          <w:lang w:val="en-US" w:bidi="ar-SA"/>
          <w:rPrChange w:id="295" w:author="彭 mq" w:date="2023-03-09T09:17:00Z">
            <w:rPr>
              <w:rFonts w:cs="Times New Roman"/>
              <w:lang w:val="en-US" w:bidi="ar-SA"/>
            </w:rPr>
          </w:rPrChange>
        </w:rPr>
      </w:pPr>
      <m:oMathPara>
        <m:oMath>
          <m:sSub>
            <m:sSubPr>
              <m:ctrlPr>
                <w:rPr>
                  <w:rFonts w:ascii="Cambria Math" w:hAnsi="Cambria Math" w:cs="Times New Roman"/>
                  <w:i/>
                  <w:sz w:val="24"/>
                  <w:szCs w:val="24"/>
                  <w:lang w:val="en-US" w:bidi="ar-SA"/>
                  <w:rPrChange w:id="296" w:author="彭 mq" w:date="2023-03-09T09:17:00Z">
                    <w:rPr>
                      <w:rFonts w:ascii="Cambria Math" w:hAnsi="Cambria Math" w:cs="Times New Roman"/>
                      <w:i/>
                      <w:lang w:val="en-US" w:bidi="ar-SA"/>
                    </w:rPr>
                  </w:rPrChange>
                </w:rPr>
              </m:ctrlPr>
            </m:sSubPr>
            <m:e>
              <m:r>
                <w:rPr>
                  <w:rFonts w:ascii="Cambria Math" w:hAnsi="Cambria Math" w:cs="Times New Roman"/>
                  <w:sz w:val="24"/>
                  <w:szCs w:val="24"/>
                  <w:lang w:val="en-US" w:bidi="ar-SA"/>
                  <w:rPrChange w:id="297" w:author="彭 mq" w:date="2023-03-09T09:17:00Z">
                    <w:rPr>
                      <w:rFonts w:ascii="Cambria Math" w:hAnsi="Cambria Math" w:cs="Times New Roman"/>
                      <w:lang w:val="en-US" w:bidi="ar-SA"/>
                    </w:rPr>
                  </w:rPrChange>
                </w:rPr>
                <m:t>E</m:t>
              </m:r>
            </m:e>
            <m:sub>
              <m:r>
                <w:rPr>
                  <w:rFonts w:ascii="Cambria Math" w:eastAsia="MS Gothic" w:hAnsi="Cambria Math" w:cs="Times New Roman"/>
                  <w:sz w:val="24"/>
                  <w:szCs w:val="24"/>
                  <w:lang w:val="en-US" w:bidi="ar-SA"/>
                  <w:rPrChange w:id="298" w:author="彭 mq" w:date="2023-03-09T09:17:00Z">
                    <w:rPr>
                      <w:rFonts w:ascii="Cambria Math" w:eastAsia="MS Gothic" w:hAnsi="Cambria Math" w:cs="Times New Roman"/>
                      <w:lang w:val="en-US" w:bidi="ar-SA"/>
                    </w:rPr>
                  </w:rPrChange>
                </w:rPr>
                <m:t>h</m:t>
              </m:r>
            </m:sub>
          </m:sSub>
          <m:r>
            <w:rPr>
              <w:rFonts w:ascii="Cambria Math" w:hAnsi="Cambria Math" w:cs="Times New Roman"/>
              <w:sz w:val="24"/>
              <w:szCs w:val="24"/>
              <w:lang w:val="en-US" w:bidi="ar-SA"/>
              <w:rPrChange w:id="299" w:author="彭 mq" w:date="2023-03-09T09:17:00Z">
                <w:rPr>
                  <w:rFonts w:ascii="Cambria Math" w:hAnsi="Cambria Math" w:cs="Times New Roman"/>
                  <w:lang w:val="en-US" w:bidi="ar-SA"/>
                </w:rPr>
              </w:rPrChange>
            </w:rPr>
            <m:t>=k×0.0016×</m:t>
          </m:r>
          <m:f>
            <m:fPr>
              <m:ctrlPr>
                <w:rPr>
                  <w:rFonts w:ascii="Cambria Math" w:hAnsi="Cambria Math" w:cs="Times New Roman"/>
                  <w:i/>
                  <w:sz w:val="24"/>
                  <w:szCs w:val="24"/>
                  <w:lang w:val="en-US" w:bidi="ar-SA"/>
                  <w:rPrChange w:id="300" w:author="彭 mq" w:date="2023-03-09T09:17:00Z">
                    <w:rPr>
                      <w:rFonts w:ascii="Cambria Math" w:hAnsi="Cambria Math" w:cs="Times New Roman"/>
                      <w:i/>
                      <w:lang w:val="en-US" w:bidi="ar-SA"/>
                    </w:rPr>
                  </w:rPrChange>
                </w:rPr>
              </m:ctrlPr>
            </m:fPr>
            <m:num>
              <m:sSup>
                <m:sSupPr>
                  <m:ctrlPr>
                    <w:rPr>
                      <w:rFonts w:ascii="Cambria Math" w:hAnsi="Cambria Math" w:cs="Times New Roman"/>
                      <w:i/>
                      <w:sz w:val="24"/>
                      <w:szCs w:val="24"/>
                      <w:lang w:val="en-US" w:bidi="ar-SA"/>
                      <w:rPrChange w:id="301" w:author="彭 mq" w:date="2023-03-09T09:17:00Z">
                        <w:rPr>
                          <w:rFonts w:ascii="Cambria Math" w:hAnsi="Cambria Math" w:cs="Times New Roman"/>
                          <w:i/>
                          <w:lang w:val="en-US" w:bidi="ar-SA"/>
                        </w:rPr>
                      </w:rPrChange>
                    </w:rPr>
                  </m:ctrlPr>
                </m:sSupPr>
                <m:e>
                  <m:d>
                    <m:dPr>
                      <m:ctrlPr>
                        <w:rPr>
                          <w:rFonts w:ascii="Cambria Math" w:hAnsi="Cambria Math" w:cs="Times New Roman"/>
                          <w:i/>
                          <w:sz w:val="24"/>
                          <w:szCs w:val="24"/>
                          <w:lang w:val="en-US" w:bidi="ar-SA"/>
                          <w:rPrChange w:id="302" w:author="彭 mq" w:date="2023-03-09T09:17:00Z">
                            <w:rPr>
                              <w:rFonts w:ascii="Cambria Math" w:hAnsi="Cambria Math" w:cs="Times New Roman"/>
                              <w:i/>
                              <w:lang w:val="en-US" w:bidi="ar-SA"/>
                            </w:rPr>
                          </w:rPrChange>
                        </w:rPr>
                      </m:ctrlPr>
                    </m:dPr>
                    <m:e>
                      <m:f>
                        <m:fPr>
                          <m:ctrlPr>
                            <w:rPr>
                              <w:rFonts w:ascii="Cambria Math" w:hAnsi="Cambria Math" w:cs="Times New Roman"/>
                              <w:i/>
                              <w:sz w:val="24"/>
                              <w:szCs w:val="24"/>
                              <w:lang w:val="en-US" w:bidi="ar-SA"/>
                              <w:rPrChange w:id="303" w:author="彭 mq" w:date="2023-03-09T09:17:00Z">
                                <w:rPr>
                                  <w:rFonts w:ascii="Cambria Math" w:hAnsi="Cambria Math" w:cs="Times New Roman"/>
                                  <w:i/>
                                  <w:lang w:val="en-US" w:bidi="ar-SA"/>
                                </w:rPr>
                              </w:rPrChange>
                            </w:rPr>
                          </m:ctrlPr>
                        </m:fPr>
                        <m:num>
                          <m:r>
                            <w:rPr>
                              <w:rFonts w:ascii="Cambria Math" w:hAnsi="Cambria Math" w:cs="Times New Roman"/>
                              <w:sz w:val="24"/>
                              <w:szCs w:val="24"/>
                              <w:lang w:val="en-US" w:bidi="ar-SA"/>
                              <w:rPrChange w:id="304" w:author="彭 mq" w:date="2023-03-09T09:17:00Z">
                                <w:rPr>
                                  <w:rFonts w:ascii="Cambria Math" w:hAnsi="Cambria Math" w:cs="Times New Roman"/>
                                  <w:lang w:val="en-US" w:bidi="ar-SA"/>
                                </w:rPr>
                              </w:rPrChange>
                            </w:rPr>
                            <m:t>u</m:t>
                          </m:r>
                        </m:num>
                        <m:den>
                          <m:r>
                            <w:rPr>
                              <w:rFonts w:ascii="Cambria Math" w:hAnsi="Cambria Math" w:cs="Times New Roman"/>
                              <w:sz w:val="24"/>
                              <w:szCs w:val="24"/>
                              <w:lang w:val="en-US" w:bidi="ar-SA"/>
                              <w:rPrChange w:id="305" w:author="彭 mq" w:date="2023-03-09T09:17:00Z">
                                <w:rPr>
                                  <w:rFonts w:ascii="Cambria Math" w:hAnsi="Cambria Math" w:cs="Times New Roman"/>
                                  <w:lang w:val="en-US" w:bidi="ar-SA"/>
                                </w:rPr>
                              </w:rPrChange>
                            </w:rPr>
                            <m:t>2.2</m:t>
                          </m:r>
                        </m:den>
                      </m:f>
                    </m:e>
                  </m:d>
                </m:e>
                <m:sup>
                  <m:r>
                    <w:rPr>
                      <w:rFonts w:ascii="Cambria Math" w:hAnsi="Cambria Math" w:cs="Times New Roman"/>
                      <w:sz w:val="24"/>
                      <w:szCs w:val="24"/>
                      <w:lang w:val="en-US" w:bidi="ar-SA"/>
                      <w:rPrChange w:id="306" w:author="彭 mq" w:date="2023-03-09T09:17:00Z">
                        <w:rPr>
                          <w:rFonts w:ascii="Cambria Math" w:hAnsi="Cambria Math" w:cs="Times New Roman"/>
                          <w:lang w:val="en-US" w:bidi="ar-SA"/>
                        </w:rPr>
                      </w:rPrChange>
                    </w:rPr>
                    <m:t>1.3</m:t>
                  </m:r>
                </m:sup>
              </m:sSup>
            </m:num>
            <m:den>
              <m:sSup>
                <m:sSupPr>
                  <m:ctrlPr>
                    <w:rPr>
                      <w:rFonts w:ascii="Cambria Math" w:hAnsi="Cambria Math" w:cs="Times New Roman"/>
                      <w:i/>
                      <w:sz w:val="24"/>
                      <w:szCs w:val="24"/>
                      <w:lang w:val="en-US" w:bidi="ar-SA"/>
                      <w:rPrChange w:id="307" w:author="彭 mq" w:date="2023-03-09T09:17:00Z">
                        <w:rPr>
                          <w:rFonts w:ascii="Cambria Math" w:hAnsi="Cambria Math" w:cs="Times New Roman"/>
                          <w:i/>
                          <w:lang w:val="en-US" w:bidi="ar-SA"/>
                        </w:rPr>
                      </w:rPrChange>
                    </w:rPr>
                  </m:ctrlPr>
                </m:sSupPr>
                <m:e>
                  <m:d>
                    <m:dPr>
                      <m:ctrlPr>
                        <w:rPr>
                          <w:rFonts w:ascii="Cambria Math" w:hAnsi="Cambria Math" w:cs="Times New Roman"/>
                          <w:i/>
                          <w:sz w:val="24"/>
                          <w:szCs w:val="24"/>
                          <w:lang w:val="en-US" w:bidi="ar-SA"/>
                          <w:rPrChange w:id="308" w:author="彭 mq" w:date="2023-03-09T09:17:00Z">
                            <w:rPr>
                              <w:rFonts w:ascii="Cambria Math" w:hAnsi="Cambria Math" w:cs="Times New Roman"/>
                              <w:i/>
                              <w:lang w:val="en-US" w:bidi="ar-SA"/>
                            </w:rPr>
                          </w:rPrChange>
                        </w:rPr>
                      </m:ctrlPr>
                    </m:dPr>
                    <m:e>
                      <m:f>
                        <m:fPr>
                          <m:ctrlPr>
                            <w:rPr>
                              <w:rFonts w:ascii="Cambria Math" w:hAnsi="Cambria Math" w:cs="Times New Roman"/>
                              <w:i/>
                              <w:sz w:val="24"/>
                              <w:szCs w:val="24"/>
                              <w:lang w:val="en-US" w:bidi="ar-SA"/>
                              <w:rPrChange w:id="309" w:author="彭 mq" w:date="2023-03-09T09:17:00Z">
                                <w:rPr>
                                  <w:rFonts w:ascii="Cambria Math" w:hAnsi="Cambria Math" w:cs="Times New Roman"/>
                                  <w:i/>
                                  <w:lang w:val="en-US" w:bidi="ar-SA"/>
                                </w:rPr>
                              </w:rPrChange>
                            </w:rPr>
                          </m:ctrlPr>
                        </m:fPr>
                        <m:num>
                          <m:r>
                            <w:rPr>
                              <w:rFonts w:ascii="Cambria Math" w:hAnsi="Cambria Math" w:cs="Times New Roman"/>
                              <w:sz w:val="24"/>
                              <w:szCs w:val="24"/>
                              <w:lang w:val="en-US" w:bidi="ar-SA"/>
                              <w:rPrChange w:id="310" w:author="彭 mq" w:date="2023-03-09T09:17:00Z">
                                <w:rPr>
                                  <w:rFonts w:ascii="Cambria Math" w:hAnsi="Cambria Math" w:cs="Times New Roman"/>
                                  <w:lang w:val="en-US" w:bidi="ar-SA"/>
                                </w:rPr>
                              </w:rPrChange>
                            </w:rPr>
                            <m:t>M</m:t>
                          </m:r>
                        </m:num>
                        <m:den>
                          <m:r>
                            <w:rPr>
                              <w:rFonts w:ascii="Cambria Math" w:hAnsi="Cambria Math" w:cs="Times New Roman"/>
                              <w:sz w:val="24"/>
                              <w:szCs w:val="24"/>
                              <w:lang w:val="en-US" w:bidi="ar-SA"/>
                              <w:rPrChange w:id="311" w:author="彭 mq" w:date="2023-03-09T09:17:00Z">
                                <w:rPr>
                                  <w:rFonts w:ascii="Cambria Math" w:hAnsi="Cambria Math" w:cs="Times New Roman"/>
                                  <w:lang w:val="en-US" w:bidi="ar-SA"/>
                                </w:rPr>
                              </w:rPrChange>
                            </w:rPr>
                            <m:t>2</m:t>
                          </m:r>
                        </m:den>
                      </m:f>
                    </m:e>
                  </m:d>
                </m:e>
                <m:sup>
                  <m:r>
                    <w:rPr>
                      <w:rFonts w:ascii="Cambria Math" w:hAnsi="Cambria Math" w:cs="Times New Roman"/>
                      <w:sz w:val="24"/>
                      <w:szCs w:val="24"/>
                      <w:lang w:val="en-US" w:bidi="ar-SA"/>
                      <w:rPrChange w:id="312" w:author="彭 mq" w:date="2023-03-09T09:17:00Z">
                        <w:rPr>
                          <w:rFonts w:ascii="Cambria Math" w:hAnsi="Cambria Math" w:cs="Times New Roman"/>
                          <w:lang w:val="en-US" w:bidi="ar-SA"/>
                        </w:rPr>
                      </w:rPrChange>
                    </w:rPr>
                    <m:t>1.4</m:t>
                  </m:r>
                </m:sup>
              </m:sSup>
            </m:den>
          </m:f>
          <m:r>
            <w:rPr>
              <w:rFonts w:ascii="Cambria Math" w:hAnsi="Cambria Math" w:cs="Times New Roman"/>
              <w:sz w:val="24"/>
              <w:szCs w:val="24"/>
              <w:lang w:val="en-US" w:bidi="ar-SA"/>
              <w:rPrChange w:id="313" w:author="彭 mq" w:date="2023-03-09T09:17:00Z">
                <w:rPr>
                  <w:rFonts w:ascii="Cambria Math" w:hAnsi="Cambria Math" w:cs="Times New Roman"/>
                  <w:lang w:val="en-US" w:bidi="ar-SA"/>
                </w:rPr>
              </w:rPrChange>
            </w:rPr>
            <m:t>×</m:t>
          </m:r>
          <m:d>
            <m:dPr>
              <m:ctrlPr>
                <w:rPr>
                  <w:rFonts w:ascii="Cambria Math" w:hAnsi="Cambria Math" w:cs="Times New Roman"/>
                  <w:i/>
                  <w:sz w:val="24"/>
                  <w:szCs w:val="24"/>
                  <w:lang w:val="en-US" w:bidi="ar-SA"/>
                  <w:rPrChange w:id="314" w:author="彭 mq" w:date="2023-03-09T09:17:00Z">
                    <w:rPr>
                      <w:rFonts w:ascii="Cambria Math" w:hAnsi="Cambria Math" w:cs="Times New Roman"/>
                      <w:i/>
                      <w:lang w:val="en-US" w:bidi="ar-SA"/>
                    </w:rPr>
                  </w:rPrChange>
                </w:rPr>
              </m:ctrlPr>
            </m:dPr>
            <m:e>
              <m:r>
                <w:rPr>
                  <w:rFonts w:ascii="Cambria Math" w:hAnsi="Cambria Math" w:cs="Times New Roman"/>
                  <w:sz w:val="24"/>
                  <w:szCs w:val="24"/>
                  <w:lang w:val="en-US" w:bidi="ar-SA"/>
                  <w:rPrChange w:id="315" w:author="彭 mq" w:date="2023-03-09T09:17:00Z">
                    <w:rPr>
                      <w:rFonts w:ascii="Cambria Math" w:hAnsi="Cambria Math" w:cs="Times New Roman"/>
                      <w:lang w:val="en-US" w:bidi="ar-SA"/>
                    </w:rPr>
                  </w:rPrChange>
                </w:rPr>
                <m:t>1</m:t>
              </m:r>
              <m:r>
                <w:rPr>
                  <w:rFonts w:ascii="Cambria Math" w:eastAsia="微软雅黑" w:hAnsi="Cambria Math" w:cs="Times New Roman"/>
                  <w:sz w:val="24"/>
                  <w:szCs w:val="24"/>
                  <w:lang w:val="en-US" w:bidi="ar-SA"/>
                  <w:rPrChange w:id="316" w:author="彭 mq" w:date="2023-03-09T09:17:00Z">
                    <w:rPr>
                      <w:rFonts w:ascii="Cambria Math" w:eastAsia="微软雅黑" w:hAnsi="Cambria Math" w:cs="Times New Roman"/>
                      <w:lang w:val="en-US" w:bidi="ar-SA"/>
                    </w:rPr>
                  </w:rPrChange>
                </w:rPr>
                <m:t>-</m:t>
              </m:r>
              <m:r>
                <w:rPr>
                  <w:rFonts w:ascii="Cambria Math" w:hAnsi="Cambria Math" w:cs="Times New Roman"/>
                  <w:sz w:val="24"/>
                  <w:szCs w:val="24"/>
                  <w:lang w:val="en-US" w:bidi="ar-SA"/>
                  <w:rPrChange w:id="317" w:author="彭 mq" w:date="2023-03-09T09:17:00Z">
                    <w:rPr>
                      <w:rFonts w:ascii="Cambria Math" w:hAnsi="Cambria Math" w:cs="Times New Roman"/>
                      <w:lang w:val="en-US" w:bidi="ar-SA"/>
                    </w:rPr>
                  </w:rPrChange>
                </w:rPr>
                <m:t>η</m:t>
              </m:r>
            </m:e>
          </m:d>
        </m:oMath>
      </m:oMathPara>
    </w:p>
    <w:p w14:paraId="06653A30" w14:textId="77777777" w:rsidR="001A11CB" w:rsidRPr="007B3BD8" w:rsidRDefault="001A11CB" w:rsidP="001A11CB">
      <w:pPr>
        <w:pStyle w:val="LZ-"/>
        <w:ind w:firstLine="396"/>
      </w:pPr>
      <w:r w:rsidRPr="007B3BD8">
        <w:rPr>
          <w:spacing w:val="-21"/>
        </w:rPr>
        <w:t>式中</w:t>
      </w:r>
      <w:r w:rsidRPr="007B3BD8">
        <w:rPr>
          <w:spacing w:val="-21"/>
        </w:rPr>
        <w:t xml:space="preserve"> </w:t>
      </w:r>
      <w:r w:rsidRPr="007B3BD8">
        <w:t>E</w:t>
      </w:r>
      <w:r w:rsidRPr="007B3BD8">
        <w:rPr>
          <w:vertAlign w:val="subscript"/>
        </w:rPr>
        <w:t>h</w:t>
      </w:r>
      <w:r w:rsidRPr="007B3BD8">
        <w:t xml:space="preserve"> </w:t>
      </w:r>
      <w:r w:rsidRPr="007B3BD8">
        <w:rPr>
          <w:spacing w:val="-5"/>
        </w:rPr>
        <w:t>为堆场装卸扬尘的排放系数，</w:t>
      </w:r>
      <w:r w:rsidRPr="007B3BD8">
        <w:rPr>
          <w:spacing w:val="-20"/>
        </w:rPr>
        <w:t>kg/t</w:t>
      </w:r>
      <w:r w:rsidRPr="007B3BD8">
        <w:rPr>
          <w:spacing w:val="-20"/>
        </w:rPr>
        <w:t>；</w:t>
      </w:r>
      <w:r w:rsidRPr="007B3BD8">
        <w:rPr>
          <w:spacing w:val="-20"/>
        </w:rPr>
        <w:t xml:space="preserve">k </w:t>
      </w:r>
      <w:r w:rsidRPr="007B3BD8">
        <w:t>为物料的粒度乘数；</w:t>
      </w:r>
      <w:r w:rsidRPr="007B3BD8">
        <w:t xml:space="preserve">u </w:t>
      </w:r>
      <w:r w:rsidRPr="007B3BD8">
        <w:rPr>
          <w:spacing w:val="-2"/>
        </w:rPr>
        <w:t>为地面平均风速，</w:t>
      </w:r>
      <w:r w:rsidRPr="007B3BD8">
        <w:t>m/s</w:t>
      </w:r>
      <w:r w:rsidRPr="007B3BD8">
        <w:t>；</w:t>
      </w:r>
      <w:r w:rsidRPr="007B3BD8">
        <w:t>M</w:t>
      </w:r>
      <w:r w:rsidRPr="007B3BD8">
        <w:rPr>
          <w:spacing w:val="-1"/>
        </w:rPr>
        <w:t>为物料含水率，</w:t>
      </w:r>
      <w:r w:rsidRPr="007B3BD8">
        <w:t>%</w:t>
      </w:r>
      <w:r w:rsidRPr="007B3BD8">
        <w:t>；</w:t>
      </w:r>
      <w:r w:rsidRPr="007B3BD8">
        <w:t>η</w:t>
      </w:r>
      <w:r w:rsidRPr="007B3BD8">
        <w:t>为控制技术对扬尘的去除效率，</w:t>
      </w:r>
      <w:r w:rsidRPr="007B3BD8">
        <w:t>%</w:t>
      </w:r>
      <w:r w:rsidRPr="007B3BD8">
        <w:t>。</w:t>
      </w:r>
    </w:p>
    <w:p w14:paraId="7475F51D" w14:textId="77777777" w:rsidR="001A11CB" w:rsidRPr="007B3BD8" w:rsidRDefault="001A11CB" w:rsidP="001A11CB">
      <w:pPr>
        <w:pStyle w:val="LZ-"/>
        <w:ind w:firstLine="548"/>
      </w:pPr>
      <w:r w:rsidRPr="007B3BD8">
        <w:rPr>
          <w:spacing w:val="17"/>
        </w:rPr>
        <w:t>粒度乘数</w:t>
      </w:r>
      <w:r w:rsidRPr="007B3BD8">
        <w:t>k</w:t>
      </w:r>
      <w:r w:rsidRPr="007B3BD8">
        <w:rPr>
          <w:spacing w:val="-30"/>
        </w:rPr>
        <w:t>、物料含水率</w:t>
      </w:r>
      <w:r w:rsidRPr="007B3BD8">
        <w:rPr>
          <w:spacing w:val="-30"/>
        </w:rPr>
        <w:t xml:space="preserve"> </w:t>
      </w:r>
      <w:r w:rsidRPr="007B3BD8">
        <w:t>M</w:t>
      </w:r>
      <w:r w:rsidRPr="007B3BD8">
        <w:rPr>
          <w:spacing w:val="-4"/>
        </w:rPr>
        <w:t>及扬尘控制效率均通过查阅清单手册</w:t>
      </w:r>
      <w:r w:rsidRPr="007B3BD8">
        <w:t>的附表获得，地面平均风速由气象局提供。</w:t>
      </w:r>
    </w:p>
    <w:p w14:paraId="6C4943C8" w14:textId="77777777" w:rsidR="001A11CB" w:rsidRPr="00B87F89" w:rsidRDefault="00000000" w:rsidP="001A11CB">
      <w:pPr>
        <w:pStyle w:val="mas-2"/>
        <w:spacing w:before="156" w:after="156"/>
        <w:ind w:firstLine="480"/>
        <w:rPr>
          <w:rFonts w:cs="Times New Roman"/>
          <w:sz w:val="24"/>
          <w:szCs w:val="24"/>
          <w:lang w:val="en-US" w:bidi="ar-SA"/>
          <w:rPrChange w:id="318" w:author="彭 mq" w:date="2023-03-09T09:17:00Z">
            <w:rPr>
              <w:rFonts w:cs="Times New Roman"/>
              <w:lang w:val="en-US" w:bidi="ar-SA"/>
            </w:rPr>
          </w:rPrChange>
        </w:rPr>
      </w:pPr>
      <m:oMathPara>
        <m:oMath>
          <m:sSub>
            <m:sSubPr>
              <m:ctrlPr>
                <w:rPr>
                  <w:rFonts w:ascii="Cambria Math" w:hAnsi="Cambria Math" w:cs="Times New Roman"/>
                  <w:sz w:val="24"/>
                  <w:szCs w:val="24"/>
                  <w:lang w:val="en-US" w:bidi="ar-SA"/>
                  <w:rPrChange w:id="319" w:author="彭 mq" w:date="2023-03-09T09:17:00Z">
                    <w:rPr>
                      <w:rFonts w:ascii="Cambria Math" w:hAnsi="Cambria Math" w:cs="Times New Roman"/>
                      <w:szCs w:val="28"/>
                      <w:lang w:val="en-US" w:bidi="ar-SA"/>
                    </w:rPr>
                  </w:rPrChange>
                </w:rPr>
              </m:ctrlPr>
            </m:sSubPr>
            <m:e>
              <m:r>
                <w:rPr>
                  <w:rFonts w:ascii="Cambria Math" w:hAnsi="Cambria Math" w:cs="Times New Roman"/>
                  <w:sz w:val="24"/>
                  <w:szCs w:val="24"/>
                  <w:lang w:val="en-US" w:bidi="ar-SA"/>
                  <w:rPrChange w:id="320" w:author="彭 mq" w:date="2023-03-09T09:17:00Z">
                    <w:rPr>
                      <w:rFonts w:ascii="Cambria Math" w:hAnsi="Cambria Math" w:cs="Times New Roman"/>
                      <w:lang w:val="en-US" w:bidi="ar-SA"/>
                    </w:rPr>
                  </w:rPrChange>
                </w:rPr>
                <m:t>E</m:t>
              </m:r>
            </m:e>
            <m:sub>
              <m:r>
                <w:rPr>
                  <w:rFonts w:ascii="Cambria Math" w:hAnsi="Cambria Math" w:cs="Times New Roman"/>
                  <w:sz w:val="24"/>
                  <w:szCs w:val="24"/>
                  <w:lang w:val="en-US" w:bidi="ar-SA"/>
                  <w:rPrChange w:id="321" w:author="彭 mq" w:date="2023-03-09T09:17:00Z">
                    <w:rPr>
                      <w:rFonts w:ascii="Cambria Math" w:hAnsi="Cambria Math" w:cs="Times New Roman"/>
                      <w:lang w:val="en-US" w:bidi="ar-SA"/>
                    </w:rPr>
                  </w:rPrChange>
                </w:rPr>
                <m:t>w</m:t>
              </m:r>
            </m:sub>
          </m:sSub>
          <m:r>
            <m:rPr>
              <m:sty m:val="p"/>
            </m:rPr>
            <w:rPr>
              <w:rFonts w:ascii="Cambria Math" w:hAnsi="Cambria Math" w:cs="Times New Roman"/>
              <w:sz w:val="24"/>
              <w:szCs w:val="24"/>
              <w:lang w:val="en-US" w:bidi="ar-SA"/>
              <w:rPrChange w:id="322" w:author="彭 mq" w:date="2023-03-09T09:17:00Z">
                <w:rPr>
                  <w:rFonts w:ascii="Cambria Math" w:hAnsi="Cambria Math" w:cs="Times New Roman"/>
                  <w:lang w:val="en-US" w:bidi="ar-SA"/>
                </w:rPr>
              </w:rPrChange>
            </w:rPr>
            <m:t>=</m:t>
          </m:r>
          <m:sSub>
            <m:sSubPr>
              <m:ctrlPr>
                <w:rPr>
                  <w:rFonts w:ascii="Cambria Math" w:hAnsi="Cambria Math" w:cs="Times New Roman"/>
                  <w:sz w:val="24"/>
                  <w:szCs w:val="24"/>
                  <w:lang w:val="en-US" w:bidi="ar-SA"/>
                  <w:rPrChange w:id="323" w:author="彭 mq" w:date="2023-03-09T09:17:00Z">
                    <w:rPr>
                      <w:rFonts w:ascii="Cambria Math" w:hAnsi="Cambria Math" w:cs="Times New Roman"/>
                      <w:szCs w:val="28"/>
                      <w:lang w:val="en-US" w:bidi="ar-SA"/>
                    </w:rPr>
                  </w:rPrChange>
                </w:rPr>
              </m:ctrlPr>
            </m:sSubPr>
            <m:e>
              <m:r>
                <w:rPr>
                  <w:rFonts w:ascii="Cambria Math" w:hAnsi="Cambria Math" w:cs="Times New Roman"/>
                  <w:sz w:val="24"/>
                  <w:szCs w:val="24"/>
                  <w:lang w:val="en-US" w:bidi="ar-SA"/>
                  <w:rPrChange w:id="324" w:author="彭 mq" w:date="2023-03-09T09:17:00Z">
                    <w:rPr>
                      <w:rFonts w:ascii="Cambria Math" w:hAnsi="Cambria Math" w:cs="Times New Roman"/>
                      <w:lang w:val="en-US" w:bidi="ar-SA"/>
                    </w:rPr>
                  </w:rPrChange>
                </w:rPr>
                <m:t>k</m:t>
              </m:r>
            </m:e>
            <m:sub>
              <m:r>
                <w:rPr>
                  <w:rFonts w:ascii="Cambria Math" w:hAnsi="Cambria Math" w:cs="Times New Roman"/>
                  <w:sz w:val="24"/>
                  <w:szCs w:val="24"/>
                  <w:lang w:val="en-US" w:bidi="ar-SA"/>
                  <w:rPrChange w:id="325" w:author="彭 mq" w:date="2023-03-09T09:17:00Z">
                    <w:rPr>
                      <w:rFonts w:ascii="Cambria Math" w:hAnsi="Cambria Math" w:cs="Times New Roman"/>
                      <w:lang w:val="en-US" w:bidi="ar-SA"/>
                    </w:rPr>
                  </w:rPrChange>
                </w:rPr>
                <m:t>i</m:t>
              </m:r>
            </m:sub>
          </m:sSub>
          <m:r>
            <m:rPr>
              <m:sty m:val="p"/>
            </m:rPr>
            <w:rPr>
              <w:rFonts w:ascii="Cambria Math" w:hAnsi="Cambria Math" w:cs="Times New Roman"/>
              <w:sz w:val="24"/>
              <w:szCs w:val="24"/>
              <w:lang w:val="en-US" w:bidi="ar-SA"/>
              <w:rPrChange w:id="326" w:author="彭 mq" w:date="2023-03-09T09:17:00Z">
                <w:rPr>
                  <w:rFonts w:ascii="Cambria Math" w:hAnsi="Cambria Math" w:cs="Times New Roman"/>
                  <w:lang w:val="en-US" w:bidi="ar-SA"/>
                </w:rPr>
              </w:rPrChange>
            </w:rPr>
            <m:t>×</m:t>
          </m:r>
          <m:nary>
            <m:naryPr>
              <m:chr m:val="∑"/>
              <m:limLoc m:val="undOvr"/>
              <m:ctrlPr>
                <w:rPr>
                  <w:rFonts w:ascii="Cambria Math" w:hAnsi="Cambria Math" w:cs="Times New Roman"/>
                  <w:sz w:val="24"/>
                  <w:szCs w:val="24"/>
                  <w:lang w:val="en-US" w:bidi="ar-SA"/>
                  <w:rPrChange w:id="327" w:author="彭 mq" w:date="2023-03-09T09:17:00Z">
                    <w:rPr>
                      <w:rFonts w:ascii="Cambria Math" w:hAnsi="Cambria Math" w:cs="Times New Roman"/>
                      <w:szCs w:val="28"/>
                      <w:lang w:val="en-US" w:bidi="ar-SA"/>
                    </w:rPr>
                  </w:rPrChange>
                </w:rPr>
              </m:ctrlPr>
            </m:naryPr>
            <m:sub>
              <m:r>
                <w:rPr>
                  <w:rFonts w:ascii="Cambria Math" w:hAnsi="Cambria Math" w:cs="Times New Roman"/>
                  <w:sz w:val="24"/>
                  <w:szCs w:val="24"/>
                  <w:lang w:val="en-US" w:bidi="ar-SA"/>
                  <w:rPrChange w:id="328" w:author="彭 mq" w:date="2023-03-09T09:17:00Z">
                    <w:rPr>
                      <w:rFonts w:ascii="Cambria Math" w:hAnsi="Cambria Math" w:cs="Times New Roman"/>
                      <w:lang w:val="en-US" w:bidi="ar-SA"/>
                    </w:rPr>
                  </w:rPrChange>
                </w:rPr>
                <m:t>i</m:t>
              </m:r>
              <m:r>
                <m:rPr>
                  <m:sty m:val="p"/>
                </m:rPr>
                <w:rPr>
                  <w:rFonts w:ascii="Cambria Math" w:hAnsi="Cambria Math" w:cs="Times New Roman"/>
                  <w:sz w:val="24"/>
                  <w:szCs w:val="24"/>
                  <w:lang w:val="en-US" w:bidi="ar-SA"/>
                  <w:rPrChange w:id="329" w:author="彭 mq" w:date="2023-03-09T09:17:00Z">
                    <w:rPr>
                      <w:rFonts w:ascii="Cambria Math" w:hAnsi="Cambria Math" w:cs="Times New Roman"/>
                      <w:lang w:val="en-US" w:bidi="ar-SA"/>
                    </w:rPr>
                  </w:rPrChange>
                </w:rPr>
                <m:t>=1</m:t>
              </m:r>
            </m:sub>
            <m:sup>
              <m:r>
                <w:rPr>
                  <w:rFonts w:ascii="Cambria Math" w:hAnsi="Cambria Math" w:cs="Times New Roman"/>
                  <w:sz w:val="24"/>
                  <w:szCs w:val="24"/>
                  <w:lang w:val="en-US" w:bidi="ar-SA"/>
                  <w:rPrChange w:id="330" w:author="彭 mq" w:date="2023-03-09T09:17:00Z">
                    <w:rPr>
                      <w:rFonts w:ascii="Cambria Math" w:hAnsi="Cambria Math" w:cs="Times New Roman"/>
                      <w:lang w:val="en-US" w:bidi="ar-SA"/>
                    </w:rPr>
                  </w:rPrChange>
                </w:rPr>
                <m:t>n</m:t>
              </m:r>
            </m:sup>
            <m:e>
              <m:sSub>
                <m:sSubPr>
                  <m:ctrlPr>
                    <w:rPr>
                      <w:rFonts w:ascii="Cambria Math" w:hAnsi="Cambria Math" w:cs="Times New Roman"/>
                      <w:sz w:val="24"/>
                      <w:szCs w:val="24"/>
                      <w:lang w:val="en-US" w:bidi="ar-SA"/>
                      <w:rPrChange w:id="331" w:author="彭 mq" w:date="2023-03-09T09:17:00Z">
                        <w:rPr>
                          <w:rFonts w:ascii="Cambria Math" w:hAnsi="Cambria Math" w:cs="Times New Roman"/>
                          <w:szCs w:val="28"/>
                          <w:lang w:val="en-US" w:bidi="ar-SA"/>
                        </w:rPr>
                      </w:rPrChange>
                    </w:rPr>
                  </m:ctrlPr>
                </m:sSubPr>
                <m:e>
                  <m:r>
                    <w:rPr>
                      <w:rFonts w:ascii="Cambria Math" w:hAnsi="Cambria Math" w:cs="Times New Roman"/>
                      <w:sz w:val="24"/>
                      <w:szCs w:val="24"/>
                      <w:lang w:val="en-US" w:bidi="ar-SA"/>
                      <w:rPrChange w:id="332" w:author="彭 mq" w:date="2023-03-09T09:17:00Z">
                        <w:rPr>
                          <w:rFonts w:ascii="Cambria Math" w:hAnsi="Cambria Math" w:cs="Times New Roman"/>
                          <w:lang w:val="en-US" w:bidi="ar-SA"/>
                        </w:rPr>
                      </w:rPrChange>
                    </w:rPr>
                    <m:t>P</m:t>
                  </m:r>
                </m:e>
                <m:sub>
                  <m:r>
                    <w:rPr>
                      <w:rFonts w:ascii="Cambria Math" w:hAnsi="Cambria Math" w:cs="Times New Roman"/>
                      <w:sz w:val="24"/>
                      <w:szCs w:val="24"/>
                      <w:lang w:val="en-US" w:bidi="ar-SA"/>
                      <w:rPrChange w:id="333" w:author="彭 mq" w:date="2023-03-09T09:17:00Z">
                        <w:rPr>
                          <w:rFonts w:ascii="Cambria Math" w:hAnsi="Cambria Math" w:cs="Times New Roman"/>
                          <w:lang w:val="en-US" w:bidi="ar-SA"/>
                        </w:rPr>
                      </w:rPrChange>
                    </w:rPr>
                    <m:t>i</m:t>
                  </m:r>
                </m:sub>
              </m:sSub>
            </m:e>
          </m:nary>
          <m:r>
            <m:rPr>
              <m:sty m:val="p"/>
            </m:rPr>
            <w:rPr>
              <w:rFonts w:ascii="Cambria Math" w:hAnsi="Cambria Math" w:cs="Times New Roman"/>
              <w:sz w:val="24"/>
              <w:szCs w:val="24"/>
              <w:lang w:val="en-US" w:bidi="ar-SA"/>
              <w:rPrChange w:id="334" w:author="彭 mq" w:date="2023-03-09T09:17:00Z">
                <w:rPr>
                  <w:rFonts w:ascii="Cambria Math" w:hAnsi="Cambria Math" w:cs="Times New Roman"/>
                  <w:lang w:val="en-US" w:bidi="ar-SA"/>
                </w:rPr>
              </w:rPrChange>
            </w:rPr>
            <m:t>×</m:t>
          </m:r>
          <m:d>
            <m:dPr>
              <m:ctrlPr>
                <w:rPr>
                  <w:rFonts w:ascii="Cambria Math" w:hAnsi="Cambria Math" w:cs="Times New Roman"/>
                  <w:sz w:val="24"/>
                  <w:szCs w:val="24"/>
                  <w:lang w:val="en-US" w:bidi="ar-SA"/>
                  <w:rPrChange w:id="335" w:author="彭 mq" w:date="2023-03-09T09:17:00Z">
                    <w:rPr>
                      <w:rFonts w:ascii="Cambria Math" w:hAnsi="Cambria Math" w:cs="Times New Roman"/>
                      <w:szCs w:val="28"/>
                      <w:lang w:val="en-US" w:bidi="ar-SA"/>
                    </w:rPr>
                  </w:rPrChange>
                </w:rPr>
              </m:ctrlPr>
            </m:dPr>
            <m:e>
              <m:r>
                <m:rPr>
                  <m:sty m:val="p"/>
                </m:rPr>
                <w:rPr>
                  <w:rFonts w:ascii="Cambria Math" w:hAnsi="Cambria Math" w:cs="Times New Roman"/>
                  <w:sz w:val="24"/>
                  <w:szCs w:val="24"/>
                  <w:lang w:val="en-US" w:bidi="ar-SA"/>
                  <w:rPrChange w:id="336" w:author="彭 mq" w:date="2023-03-09T09:17:00Z">
                    <w:rPr>
                      <w:rFonts w:ascii="Cambria Math" w:hAnsi="Cambria Math" w:cs="Times New Roman"/>
                      <w:lang w:val="en-US" w:bidi="ar-SA"/>
                    </w:rPr>
                  </w:rPrChange>
                </w:rPr>
                <m:t>1</m:t>
              </m:r>
              <m:r>
                <m:rPr>
                  <m:sty m:val="p"/>
                </m:rPr>
                <w:rPr>
                  <w:rFonts w:ascii="Cambria Math" w:eastAsia="微软雅黑" w:hAnsi="Cambria Math" w:cs="Times New Roman"/>
                  <w:sz w:val="24"/>
                  <w:szCs w:val="24"/>
                  <w:lang w:val="en-US" w:bidi="ar-SA"/>
                  <w:rPrChange w:id="337" w:author="彭 mq" w:date="2023-03-09T09:17:00Z">
                    <w:rPr>
                      <w:rFonts w:ascii="Cambria Math" w:eastAsia="微软雅黑" w:hAnsi="Cambria Math" w:cs="Times New Roman"/>
                      <w:lang w:val="en-US" w:bidi="ar-SA"/>
                    </w:rPr>
                  </w:rPrChange>
                </w:rPr>
                <m:t>-</m:t>
              </m:r>
              <m:r>
                <w:rPr>
                  <w:rFonts w:ascii="Cambria Math" w:hAnsi="Cambria Math" w:cs="Times New Roman"/>
                  <w:sz w:val="24"/>
                  <w:szCs w:val="24"/>
                  <w:lang w:val="en-US" w:bidi="ar-SA"/>
                  <w:rPrChange w:id="338" w:author="彭 mq" w:date="2023-03-09T09:17:00Z">
                    <w:rPr>
                      <w:rFonts w:ascii="Cambria Math" w:hAnsi="Cambria Math" w:cs="Times New Roman"/>
                      <w:lang w:val="en-US" w:bidi="ar-SA"/>
                    </w:rPr>
                  </w:rPrChange>
                </w:rPr>
                <m:t>η</m:t>
              </m:r>
            </m:e>
          </m:d>
          <m:r>
            <m:rPr>
              <m:sty m:val="p"/>
            </m:rPr>
            <w:rPr>
              <w:rFonts w:ascii="Cambria Math" w:hAnsi="Cambria Math" w:cs="Times New Roman"/>
              <w:sz w:val="24"/>
              <w:szCs w:val="24"/>
              <w:lang w:val="en-US" w:bidi="ar-SA"/>
              <w:rPrChange w:id="339" w:author="彭 mq" w:date="2023-03-09T09:17:00Z">
                <w:rPr>
                  <w:rFonts w:ascii="Cambria Math" w:hAnsi="Cambria Math" w:cs="Times New Roman"/>
                  <w:lang w:val="en-US" w:bidi="ar-SA"/>
                </w:rPr>
              </w:rPrChange>
            </w:rPr>
            <m:t>×</m:t>
          </m:r>
          <m:sSup>
            <m:sSupPr>
              <m:ctrlPr>
                <w:rPr>
                  <w:rFonts w:ascii="Cambria Math" w:hAnsi="Cambria Math" w:cs="Times New Roman"/>
                  <w:sz w:val="24"/>
                  <w:szCs w:val="24"/>
                  <w:lang w:val="en-US" w:bidi="ar-SA"/>
                  <w:rPrChange w:id="340" w:author="彭 mq" w:date="2023-03-09T09:17:00Z">
                    <w:rPr>
                      <w:rFonts w:ascii="Cambria Math" w:hAnsi="Cambria Math" w:cs="Times New Roman"/>
                      <w:szCs w:val="28"/>
                      <w:lang w:val="en-US" w:bidi="ar-SA"/>
                    </w:rPr>
                  </w:rPrChange>
                </w:rPr>
              </m:ctrlPr>
            </m:sSupPr>
            <m:e>
              <m:r>
                <m:rPr>
                  <m:sty m:val="p"/>
                </m:rPr>
                <w:rPr>
                  <w:rFonts w:ascii="Cambria Math" w:hAnsi="Cambria Math" w:cs="Times New Roman"/>
                  <w:sz w:val="24"/>
                  <w:szCs w:val="24"/>
                  <w:lang w:val="en-US" w:bidi="ar-SA"/>
                  <w:rPrChange w:id="341" w:author="彭 mq" w:date="2023-03-09T09:17:00Z">
                    <w:rPr>
                      <w:rFonts w:ascii="Cambria Math" w:hAnsi="Cambria Math" w:cs="Times New Roman"/>
                      <w:lang w:val="en-US" w:bidi="ar-SA"/>
                    </w:rPr>
                  </w:rPrChange>
                </w:rPr>
                <m:t>10</m:t>
              </m:r>
            </m:e>
            <m:sup>
              <m:r>
                <m:rPr>
                  <m:sty m:val="p"/>
                </m:rPr>
                <w:rPr>
                  <w:rFonts w:ascii="Cambria Math" w:eastAsia="微软雅黑" w:hAnsi="Cambria Math" w:cs="Times New Roman"/>
                  <w:sz w:val="24"/>
                  <w:szCs w:val="24"/>
                  <w:lang w:val="en-US" w:bidi="ar-SA"/>
                  <w:rPrChange w:id="342" w:author="彭 mq" w:date="2023-03-09T09:17:00Z">
                    <w:rPr>
                      <w:rFonts w:ascii="Cambria Math" w:eastAsia="微软雅黑" w:hAnsi="Cambria Math" w:cs="Times New Roman"/>
                      <w:lang w:val="en-US" w:bidi="ar-SA"/>
                    </w:rPr>
                  </w:rPrChange>
                </w:rPr>
                <m:t>-</m:t>
              </m:r>
              <m:r>
                <m:rPr>
                  <m:sty m:val="p"/>
                </m:rPr>
                <w:rPr>
                  <w:rFonts w:ascii="Cambria Math" w:hAnsi="Cambria Math" w:cs="Times New Roman"/>
                  <w:sz w:val="24"/>
                  <w:szCs w:val="24"/>
                  <w:lang w:val="en-US" w:bidi="ar-SA"/>
                  <w:rPrChange w:id="343" w:author="彭 mq" w:date="2023-03-09T09:17:00Z">
                    <w:rPr>
                      <w:rFonts w:ascii="Cambria Math" w:hAnsi="Cambria Math" w:cs="Times New Roman"/>
                      <w:lang w:val="en-US" w:bidi="ar-SA"/>
                    </w:rPr>
                  </w:rPrChange>
                </w:rPr>
                <m:t>3</m:t>
              </m:r>
            </m:sup>
          </m:sSup>
        </m:oMath>
      </m:oMathPara>
    </w:p>
    <w:p w14:paraId="51BA3F60" w14:textId="77777777" w:rsidR="001A11CB" w:rsidRPr="00B87F89" w:rsidRDefault="00000000" w:rsidP="001A11CB">
      <w:pPr>
        <w:pStyle w:val="mas-2"/>
        <w:spacing w:before="156" w:after="156"/>
        <w:ind w:firstLine="480"/>
        <w:rPr>
          <w:rFonts w:cs="Times New Roman"/>
          <w:sz w:val="24"/>
          <w:szCs w:val="24"/>
          <w:lang w:val="en-US" w:bidi="ar-SA"/>
          <w:rPrChange w:id="344" w:author="彭 mq" w:date="2023-03-09T09:17:00Z">
            <w:rPr>
              <w:rFonts w:cs="Times New Roman"/>
              <w:lang w:val="en-US" w:bidi="ar-SA"/>
            </w:rPr>
          </w:rPrChange>
        </w:rPr>
      </w:pPr>
      <m:oMathPara>
        <m:oMath>
          <m:sSub>
            <m:sSubPr>
              <m:ctrlPr>
                <w:rPr>
                  <w:rFonts w:ascii="Cambria Math" w:hAnsi="Cambria Math" w:cs="Times New Roman"/>
                  <w:sz w:val="24"/>
                  <w:szCs w:val="24"/>
                  <w:lang w:val="en-US" w:bidi="ar-SA"/>
                  <w:rPrChange w:id="345" w:author="彭 mq" w:date="2023-03-09T09:17:00Z">
                    <w:rPr>
                      <w:rFonts w:ascii="Cambria Math" w:hAnsi="Cambria Math" w:cs="Times New Roman"/>
                      <w:szCs w:val="28"/>
                      <w:lang w:val="en-US" w:bidi="ar-SA"/>
                    </w:rPr>
                  </w:rPrChange>
                </w:rPr>
              </m:ctrlPr>
            </m:sSubPr>
            <m:e>
              <m:r>
                <w:rPr>
                  <w:rFonts w:ascii="Cambria Math" w:hAnsi="Cambria Math" w:cs="Times New Roman"/>
                  <w:sz w:val="24"/>
                  <w:szCs w:val="24"/>
                  <w:lang w:val="en-US" w:bidi="ar-SA"/>
                  <w:rPrChange w:id="346" w:author="彭 mq" w:date="2023-03-09T09:17:00Z">
                    <w:rPr>
                      <w:rFonts w:ascii="Cambria Math" w:hAnsi="Cambria Math" w:cs="Times New Roman"/>
                      <w:lang w:val="en-US" w:bidi="ar-SA"/>
                    </w:rPr>
                  </w:rPrChange>
                </w:rPr>
                <m:t>P</m:t>
              </m:r>
            </m:e>
            <m:sub>
              <m:r>
                <w:rPr>
                  <w:rFonts w:ascii="Cambria Math" w:hAnsi="Cambria Math" w:cs="Times New Roman"/>
                  <w:sz w:val="24"/>
                  <w:szCs w:val="24"/>
                  <w:lang w:val="en-US" w:bidi="ar-SA"/>
                  <w:rPrChange w:id="347" w:author="彭 mq" w:date="2023-03-09T09:17:00Z">
                    <w:rPr>
                      <w:rFonts w:ascii="Cambria Math" w:hAnsi="Cambria Math" w:cs="Times New Roman"/>
                      <w:lang w:val="en-US" w:bidi="ar-SA"/>
                    </w:rPr>
                  </w:rPrChange>
                </w:rPr>
                <m:t>i</m:t>
              </m:r>
            </m:sub>
          </m:sSub>
          <m:r>
            <m:rPr>
              <m:sty m:val="p"/>
            </m:rPr>
            <w:rPr>
              <w:rFonts w:ascii="Cambria Math" w:hAnsi="Cambria Math" w:cs="Times New Roman"/>
              <w:sz w:val="24"/>
              <w:szCs w:val="24"/>
              <w:lang w:val="en-US" w:bidi="ar-SA"/>
              <w:rPrChange w:id="348" w:author="彭 mq" w:date="2023-03-09T09:17:00Z">
                <w:rPr>
                  <w:rFonts w:ascii="Cambria Math" w:hAnsi="Cambria Math" w:cs="Times New Roman"/>
                  <w:lang w:val="en-US" w:bidi="ar-SA"/>
                </w:rPr>
              </w:rPrChange>
            </w:rPr>
            <m:t>=58×</m:t>
          </m:r>
          <m:sSup>
            <m:sSupPr>
              <m:ctrlPr>
                <w:rPr>
                  <w:rFonts w:ascii="Cambria Math" w:hAnsi="Cambria Math" w:cs="Times New Roman"/>
                  <w:sz w:val="24"/>
                  <w:szCs w:val="24"/>
                  <w:lang w:val="en-US" w:bidi="ar-SA"/>
                  <w:rPrChange w:id="349" w:author="彭 mq" w:date="2023-03-09T09:17:00Z">
                    <w:rPr>
                      <w:rFonts w:ascii="Cambria Math" w:hAnsi="Cambria Math" w:cs="Times New Roman"/>
                      <w:szCs w:val="28"/>
                      <w:lang w:val="en-US" w:bidi="ar-SA"/>
                    </w:rPr>
                  </w:rPrChange>
                </w:rPr>
              </m:ctrlPr>
            </m:sSupPr>
            <m:e>
              <m:d>
                <m:dPr>
                  <m:ctrlPr>
                    <w:rPr>
                      <w:rFonts w:ascii="Cambria Math" w:hAnsi="Cambria Math" w:cs="Times New Roman"/>
                      <w:sz w:val="24"/>
                      <w:szCs w:val="24"/>
                      <w:lang w:val="en-US" w:bidi="ar-SA"/>
                      <w:rPrChange w:id="350" w:author="彭 mq" w:date="2023-03-09T09:17:00Z">
                        <w:rPr>
                          <w:rFonts w:ascii="Cambria Math" w:hAnsi="Cambria Math" w:cs="Times New Roman"/>
                          <w:szCs w:val="28"/>
                          <w:lang w:val="en-US" w:bidi="ar-SA"/>
                        </w:rPr>
                      </w:rPrChange>
                    </w:rPr>
                  </m:ctrlPr>
                </m:dPr>
                <m:e>
                  <m:sSup>
                    <m:sSupPr>
                      <m:ctrlPr>
                        <w:rPr>
                          <w:rFonts w:ascii="Cambria Math" w:hAnsi="Cambria Math" w:cs="Times New Roman"/>
                          <w:sz w:val="24"/>
                          <w:szCs w:val="24"/>
                          <w:lang w:val="en-US" w:bidi="ar-SA"/>
                          <w:rPrChange w:id="351" w:author="彭 mq" w:date="2023-03-09T09:17:00Z">
                            <w:rPr>
                              <w:rFonts w:ascii="Cambria Math" w:hAnsi="Cambria Math" w:cs="Times New Roman"/>
                              <w:szCs w:val="28"/>
                              <w:lang w:val="en-US" w:bidi="ar-SA"/>
                            </w:rPr>
                          </w:rPrChange>
                        </w:rPr>
                      </m:ctrlPr>
                    </m:sSupPr>
                    <m:e>
                      <m:r>
                        <w:rPr>
                          <w:rFonts w:ascii="Cambria Math" w:hAnsi="Cambria Math" w:cs="Times New Roman"/>
                          <w:sz w:val="24"/>
                          <w:szCs w:val="24"/>
                          <w:lang w:val="en-US" w:bidi="ar-SA"/>
                          <w:rPrChange w:id="352" w:author="彭 mq" w:date="2023-03-09T09:17:00Z">
                            <w:rPr>
                              <w:rFonts w:ascii="Cambria Math" w:hAnsi="Cambria Math" w:cs="Times New Roman"/>
                              <w:lang w:val="en-US" w:bidi="ar-SA"/>
                            </w:rPr>
                          </w:rPrChange>
                        </w:rPr>
                        <m:t>u</m:t>
                      </m:r>
                    </m:e>
                    <m:sup>
                      <m:r>
                        <m:rPr>
                          <m:sty m:val="p"/>
                        </m:rPr>
                        <w:rPr>
                          <w:rFonts w:ascii="Cambria Math" w:eastAsia="MS Gothic" w:hAnsi="Cambria Math" w:cs="Times New Roman"/>
                          <w:sz w:val="24"/>
                          <w:szCs w:val="24"/>
                          <w:lang w:val="en-US" w:bidi="ar-SA"/>
                          <w:rPrChange w:id="353" w:author="彭 mq" w:date="2023-03-09T09:17:00Z">
                            <w:rPr>
                              <w:rFonts w:ascii="Cambria Math" w:eastAsia="MS Gothic" w:hAnsi="Cambria Math" w:cs="Times New Roman"/>
                              <w:lang w:val="en-US" w:bidi="ar-SA"/>
                            </w:rPr>
                          </w:rPrChange>
                        </w:rPr>
                        <m:t>*</m:t>
                      </m:r>
                    </m:sup>
                  </m:sSup>
                  <m:r>
                    <m:rPr>
                      <m:sty m:val="p"/>
                    </m:rPr>
                    <w:rPr>
                      <w:rFonts w:ascii="Cambria Math" w:eastAsia="微软雅黑" w:hAnsi="Cambria Math" w:cs="Times New Roman"/>
                      <w:sz w:val="24"/>
                      <w:szCs w:val="24"/>
                      <w:lang w:val="en-US" w:bidi="ar-SA"/>
                      <w:rPrChange w:id="354" w:author="彭 mq" w:date="2023-03-09T09:17:00Z">
                        <w:rPr>
                          <w:rFonts w:ascii="Cambria Math" w:eastAsia="微软雅黑" w:hAnsi="Cambria Math" w:cs="Times New Roman"/>
                          <w:lang w:val="en-US" w:bidi="ar-SA"/>
                        </w:rPr>
                      </w:rPrChange>
                    </w:rPr>
                    <m:t>-</m:t>
                  </m:r>
                  <m:sSubSup>
                    <m:sSubSupPr>
                      <m:ctrlPr>
                        <w:rPr>
                          <w:rFonts w:ascii="Cambria Math" w:hAnsi="Cambria Math" w:cs="Times New Roman"/>
                          <w:sz w:val="24"/>
                          <w:szCs w:val="24"/>
                          <w:lang w:val="en-US" w:bidi="ar-SA"/>
                          <w:rPrChange w:id="355" w:author="彭 mq" w:date="2023-03-09T09:17:00Z">
                            <w:rPr>
                              <w:rFonts w:ascii="Cambria Math" w:hAnsi="Cambria Math" w:cs="Times New Roman"/>
                              <w:szCs w:val="28"/>
                              <w:lang w:val="en-US" w:bidi="ar-SA"/>
                            </w:rPr>
                          </w:rPrChange>
                        </w:rPr>
                      </m:ctrlPr>
                    </m:sSubSupPr>
                    <m:e>
                      <m:r>
                        <w:rPr>
                          <w:rFonts w:ascii="Cambria Math" w:hAnsi="Cambria Math" w:cs="Times New Roman"/>
                          <w:sz w:val="24"/>
                          <w:szCs w:val="24"/>
                          <w:lang w:val="en-US" w:bidi="ar-SA"/>
                          <w:rPrChange w:id="356" w:author="彭 mq" w:date="2023-03-09T09:17:00Z">
                            <w:rPr>
                              <w:rFonts w:ascii="Cambria Math" w:hAnsi="Cambria Math" w:cs="Times New Roman"/>
                              <w:lang w:val="en-US" w:bidi="ar-SA"/>
                            </w:rPr>
                          </w:rPrChange>
                        </w:rPr>
                        <m:t>u</m:t>
                      </m:r>
                    </m:e>
                    <m:sub>
                      <m:r>
                        <w:rPr>
                          <w:rFonts w:ascii="Cambria Math" w:hAnsi="Cambria Math" w:cs="Times New Roman"/>
                          <w:sz w:val="24"/>
                          <w:szCs w:val="24"/>
                          <w:lang w:val="en-US" w:bidi="ar-SA"/>
                          <w:rPrChange w:id="357" w:author="彭 mq" w:date="2023-03-09T09:17:00Z">
                            <w:rPr>
                              <w:rFonts w:ascii="Cambria Math" w:hAnsi="Cambria Math" w:cs="Times New Roman"/>
                              <w:lang w:val="en-US" w:bidi="ar-SA"/>
                            </w:rPr>
                          </w:rPrChange>
                        </w:rPr>
                        <m:t>t</m:t>
                      </m:r>
                    </m:sub>
                    <m:sup>
                      <m:r>
                        <m:rPr>
                          <m:sty m:val="p"/>
                        </m:rPr>
                        <w:rPr>
                          <w:rFonts w:ascii="Cambria Math" w:eastAsia="MS Gothic" w:hAnsi="Cambria Math" w:cs="Times New Roman"/>
                          <w:sz w:val="24"/>
                          <w:szCs w:val="24"/>
                          <w:lang w:val="en-US" w:bidi="ar-SA"/>
                          <w:rPrChange w:id="358" w:author="彭 mq" w:date="2023-03-09T09:17:00Z">
                            <w:rPr>
                              <w:rFonts w:ascii="Cambria Math" w:eastAsia="MS Gothic" w:hAnsi="Cambria Math" w:cs="Times New Roman"/>
                              <w:lang w:val="en-US" w:bidi="ar-SA"/>
                            </w:rPr>
                          </w:rPrChange>
                        </w:rPr>
                        <m:t>*</m:t>
                      </m:r>
                    </m:sup>
                  </m:sSubSup>
                </m:e>
              </m:d>
            </m:e>
            <m:sup>
              <m:r>
                <m:rPr>
                  <m:sty m:val="p"/>
                </m:rPr>
                <w:rPr>
                  <w:rFonts w:ascii="Cambria Math" w:hAnsi="Cambria Math" w:cs="Times New Roman"/>
                  <w:sz w:val="24"/>
                  <w:szCs w:val="24"/>
                  <w:lang w:val="en-US" w:bidi="ar-SA"/>
                  <w:rPrChange w:id="359" w:author="彭 mq" w:date="2023-03-09T09:17:00Z">
                    <w:rPr>
                      <w:rFonts w:ascii="Cambria Math" w:hAnsi="Cambria Math" w:cs="Times New Roman"/>
                      <w:lang w:val="en-US" w:bidi="ar-SA"/>
                    </w:rPr>
                  </w:rPrChange>
                </w:rPr>
                <m:t>2</m:t>
              </m:r>
            </m:sup>
          </m:sSup>
          <m:r>
            <m:rPr>
              <m:sty m:val="p"/>
            </m:rPr>
            <w:rPr>
              <w:rFonts w:ascii="Cambria Math" w:hAnsi="Cambria Math" w:cs="Times New Roman"/>
              <w:sz w:val="24"/>
              <w:szCs w:val="24"/>
              <w:lang w:val="en-US" w:bidi="ar-SA"/>
              <w:rPrChange w:id="360" w:author="彭 mq" w:date="2023-03-09T09:17:00Z">
                <w:rPr>
                  <w:rFonts w:ascii="Cambria Math" w:hAnsi="Cambria Math" w:cs="Times New Roman"/>
                  <w:lang w:val="en-US" w:bidi="ar-SA"/>
                </w:rPr>
              </w:rPrChange>
            </w:rPr>
            <m:t>+25×</m:t>
          </m:r>
          <m:d>
            <m:dPr>
              <m:ctrlPr>
                <w:rPr>
                  <w:rFonts w:ascii="Cambria Math" w:hAnsi="Cambria Math" w:cs="Times New Roman"/>
                  <w:sz w:val="24"/>
                  <w:szCs w:val="24"/>
                  <w:lang w:val="en-US" w:bidi="ar-SA"/>
                  <w:rPrChange w:id="361" w:author="彭 mq" w:date="2023-03-09T09:17:00Z">
                    <w:rPr>
                      <w:rFonts w:ascii="Cambria Math" w:hAnsi="Cambria Math" w:cs="Times New Roman"/>
                      <w:szCs w:val="28"/>
                      <w:lang w:val="en-US" w:bidi="ar-SA"/>
                    </w:rPr>
                  </w:rPrChange>
                </w:rPr>
              </m:ctrlPr>
            </m:dPr>
            <m:e>
              <m:sSup>
                <m:sSupPr>
                  <m:ctrlPr>
                    <w:rPr>
                      <w:rFonts w:ascii="Cambria Math" w:hAnsi="Cambria Math" w:cs="Times New Roman"/>
                      <w:sz w:val="24"/>
                      <w:szCs w:val="24"/>
                      <w:lang w:val="en-US" w:bidi="ar-SA"/>
                      <w:rPrChange w:id="362" w:author="彭 mq" w:date="2023-03-09T09:17:00Z">
                        <w:rPr>
                          <w:rFonts w:ascii="Cambria Math" w:hAnsi="Cambria Math" w:cs="Times New Roman"/>
                          <w:szCs w:val="28"/>
                          <w:lang w:val="en-US" w:bidi="ar-SA"/>
                        </w:rPr>
                      </w:rPrChange>
                    </w:rPr>
                  </m:ctrlPr>
                </m:sSupPr>
                <m:e>
                  <m:r>
                    <w:rPr>
                      <w:rFonts w:ascii="Cambria Math" w:hAnsi="Cambria Math" w:cs="Times New Roman"/>
                      <w:sz w:val="24"/>
                      <w:szCs w:val="24"/>
                      <w:lang w:val="en-US" w:bidi="ar-SA"/>
                      <w:rPrChange w:id="363" w:author="彭 mq" w:date="2023-03-09T09:17:00Z">
                        <w:rPr>
                          <w:rFonts w:ascii="Cambria Math" w:hAnsi="Cambria Math" w:cs="Times New Roman"/>
                          <w:lang w:val="en-US" w:bidi="ar-SA"/>
                        </w:rPr>
                      </w:rPrChange>
                    </w:rPr>
                    <m:t>u</m:t>
                  </m:r>
                </m:e>
                <m:sup>
                  <m:r>
                    <m:rPr>
                      <m:sty m:val="p"/>
                    </m:rPr>
                    <w:rPr>
                      <w:rFonts w:ascii="Cambria Math" w:eastAsia="MS Gothic" w:hAnsi="Cambria Math" w:cs="Times New Roman"/>
                      <w:sz w:val="24"/>
                      <w:szCs w:val="24"/>
                      <w:lang w:val="en-US" w:bidi="ar-SA"/>
                      <w:rPrChange w:id="364" w:author="彭 mq" w:date="2023-03-09T09:17:00Z">
                        <w:rPr>
                          <w:rFonts w:ascii="Cambria Math" w:eastAsia="MS Gothic" w:hAnsi="Cambria Math" w:cs="Times New Roman"/>
                          <w:lang w:val="en-US" w:bidi="ar-SA"/>
                        </w:rPr>
                      </w:rPrChange>
                    </w:rPr>
                    <m:t>*</m:t>
                  </m:r>
                </m:sup>
              </m:sSup>
              <m:r>
                <m:rPr>
                  <m:sty m:val="p"/>
                </m:rPr>
                <w:rPr>
                  <w:rFonts w:ascii="Cambria Math" w:eastAsia="微软雅黑" w:hAnsi="Cambria Math" w:cs="Times New Roman"/>
                  <w:sz w:val="24"/>
                  <w:szCs w:val="24"/>
                  <w:lang w:val="en-US" w:bidi="ar-SA"/>
                  <w:rPrChange w:id="365" w:author="彭 mq" w:date="2023-03-09T09:17:00Z">
                    <w:rPr>
                      <w:rFonts w:ascii="Cambria Math" w:eastAsia="微软雅黑" w:hAnsi="Cambria Math" w:cs="Times New Roman"/>
                      <w:lang w:val="en-US" w:bidi="ar-SA"/>
                    </w:rPr>
                  </w:rPrChange>
                </w:rPr>
                <m:t>-</m:t>
              </m:r>
              <m:sSubSup>
                <m:sSubSupPr>
                  <m:ctrlPr>
                    <w:rPr>
                      <w:rFonts w:ascii="Cambria Math" w:hAnsi="Cambria Math" w:cs="Times New Roman"/>
                      <w:sz w:val="24"/>
                      <w:szCs w:val="24"/>
                      <w:lang w:val="en-US" w:bidi="ar-SA"/>
                      <w:rPrChange w:id="366" w:author="彭 mq" w:date="2023-03-09T09:17:00Z">
                        <w:rPr>
                          <w:rFonts w:ascii="Cambria Math" w:hAnsi="Cambria Math" w:cs="Times New Roman"/>
                          <w:szCs w:val="28"/>
                          <w:lang w:val="en-US" w:bidi="ar-SA"/>
                        </w:rPr>
                      </w:rPrChange>
                    </w:rPr>
                  </m:ctrlPr>
                </m:sSubSupPr>
                <m:e>
                  <m:r>
                    <w:rPr>
                      <w:rFonts w:ascii="Cambria Math" w:hAnsi="Cambria Math" w:cs="Times New Roman"/>
                      <w:sz w:val="24"/>
                      <w:szCs w:val="24"/>
                      <w:lang w:val="en-US" w:bidi="ar-SA"/>
                      <w:rPrChange w:id="367" w:author="彭 mq" w:date="2023-03-09T09:17:00Z">
                        <w:rPr>
                          <w:rFonts w:ascii="Cambria Math" w:hAnsi="Cambria Math" w:cs="Times New Roman"/>
                          <w:lang w:val="en-US" w:bidi="ar-SA"/>
                        </w:rPr>
                      </w:rPrChange>
                    </w:rPr>
                    <m:t>u</m:t>
                  </m:r>
                </m:e>
                <m:sub>
                  <m:r>
                    <w:rPr>
                      <w:rFonts w:ascii="Cambria Math" w:hAnsi="Cambria Math" w:cs="Times New Roman"/>
                      <w:sz w:val="24"/>
                      <w:szCs w:val="24"/>
                      <w:lang w:val="en-US" w:bidi="ar-SA"/>
                      <w:rPrChange w:id="368" w:author="彭 mq" w:date="2023-03-09T09:17:00Z">
                        <w:rPr>
                          <w:rFonts w:ascii="Cambria Math" w:hAnsi="Cambria Math" w:cs="Times New Roman"/>
                          <w:lang w:val="en-US" w:bidi="ar-SA"/>
                        </w:rPr>
                      </w:rPrChange>
                    </w:rPr>
                    <m:t>t</m:t>
                  </m:r>
                </m:sub>
                <m:sup>
                  <m:r>
                    <m:rPr>
                      <m:sty m:val="p"/>
                    </m:rPr>
                    <w:rPr>
                      <w:rFonts w:ascii="Cambria Math" w:eastAsia="MS Gothic" w:hAnsi="Cambria Math" w:cs="Times New Roman"/>
                      <w:sz w:val="24"/>
                      <w:szCs w:val="24"/>
                      <w:lang w:val="en-US" w:bidi="ar-SA"/>
                      <w:rPrChange w:id="369" w:author="彭 mq" w:date="2023-03-09T09:17:00Z">
                        <w:rPr>
                          <w:rFonts w:ascii="Cambria Math" w:eastAsia="MS Gothic" w:hAnsi="Cambria Math" w:cs="Times New Roman"/>
                          <w:lang w:val="en-US" w:bidi="ar-SA"/>
                        </w:rPr>
                      </w:rPrChange>
                    </w:rPr>
                    <m:t>*</m:t>
                  </m:r>
                </m:sup>
              </m:sSubSup>
            </m:e>
          </m:d>
          <m:r>
            <m:rPr>
              <m:sty m:val="p"/>
            </m:rPr>
            <w:rPr>
              <w:rFonts w:ascii="Cambria Math" w:hAnsi="Cambria Math" w:cs="Times New Roman"/>
              <w:sz w:val="24"/>
              <w:szCs w:val="24"/>
              <w:lang w:val="en-US" w:bidi="ar-SA"/>
              <w:rPrChange w:id="370" w:author="彭 mq" w:date="2023-03-09T09:17:00Z">
                <w:rPr>
                  <w:rFonts w:ascii="Cambria Math" w:hAnsi="Cambria Math" w:cs="Times New Roman"/>
                  <w:lang w:val="en-US" w:bidi="ar-SA"/>
                </w:rPr>
              </w:rPrChange>
            </w:rPr>
            <m:t>，</m:t>
          </m:r>
          <m:sSup>
            <m:sSupPr>
              <m:ctrlPr>
                <w:rPr>
                  <w:rFonts w:ascii="Cambria Math" w:hAnsi="Cambria Math" w:cs="Times New Roman"/>
                  <w:sz w:val="24"/>
                  <w:szCs w:val="24"/>
                  <w:lang w:val="en-US" w:bidi="ar-SA"/>
                  <w:rPrChange w:id="371" w:author="彭 mq" w:date="2023-03-09T09:17:00Z">
                    <w:rPr>
                      <w:rFonts w:ascii="Cambria Math" w:hAnsi="Cambria Math" w:cs="Times New Roman"/>
                      <w:szCs w:val="28"/>
                      <w:lang w:val="en-US" w:bidi="ar-SA"/>
                    </w:rPr>
                  </w:rPrChange>
                </w:rPr>
              </m:ctrlPr>
            </m:sSupPr>
            <m:e>
              <m:r>
                <w:rPr>
                  <w:rFonts w:ascii="Cambria Math" w:hAnsi="Cambria Math" w:cs="Times New Roman"/>
                  <w:sz w:val="24"/>
                  <w:szCs w:val="24"/>
                  <w:lang w:val="en-US" w:bidi="ar-SA"/>
                  <w:rPrChange w:id="372" w:author="彭 mq" w:date="2023-03-09T09:17:00Z">
                    <w:rPr>
                      <w:rFonts w:ascii="Cambria Math" w:hAnsi="Cambria Math" w:cs="Times New Roman"/>
                      <w:lang w:val="en-US" w:bidi="ar-SA"/>
                    </w:rPr>
                  </w:rPrChange>
                </w:rPr>
                <m:t>u</m:t>
              </m:r>
            </m:e>
            <m:sup>
              <m:r>
                <m:rPr>
                  <m:sty m:val="p"/>
                </m:rPr>
                <w:rPr>
                  <w:rFonts w:ascii="Cambria Math" w:eastAsia="MS Gothic" w:hAnsi="Cambria Math" w:cs="Times New Roman"/>
                  <w:sz w:val="24"/>
                  <w:szCs w:val="24"/>
                  <w:lang w:val="en-US" w:bidi="ar-SA"/>
                  <w:rPrChange w:id="373" w:author="彭 mq" w:date="2023-03-09T09:17:00Z">
                    <w:rPr>
                      <w:rFonts w:ascii="Cambria Math" w:eastAsia="MS Gothic" w:hAnsi="Cambria Math" w:cs="Times New Roman"/>
                      <w:lang w:val="en-US" w:bidi="ar-SA"/>
                    </w:rPr>
                  </w:rPrChange>
                </w:rPr>
                <m:t>*</m:t>
              </m:r>
            </m:sup>
          </m:sSup>
          <m:r>
            <m:rPr>
              <m:sty m:val="p"/>
            </m:rPr>
            <w:rPr>
              <w:rFonts w:ascii="Cambria Math" w:hAnsi="Cambria Math" w:cs="Times New Roman"/>
              <w:sz w:val="24"/>
              <w:szCs w:val="24"/>
              <w:lang w:val="en-US" w:bidi="ar-SA"/>
              <w:rPrChange w:id="374" w:author="彭 mq" w:date="2023-03-09T09:17:00Z">
                <w:rPr>
                  <w:rFonts w:ascii="Cambria Math" w:hAnsi="Cambria Math" w:cs="Times New Roman"/>
                  <w:lang w:val="en-US" w:bidi="ar-SA"/>
                </w:rPr>
              </w:rPrChange>
            </w:rPr>
            <m:t>&gt;</m:t>
          </m:r>
          <m:sSubSup>
            <m:sSubSupPr>
              <m:ctrlPr>
                <w:rPr>
                  <w:rFonts w:ascii="Cambria Math" w:hAnsi="Cambria Math" w:cs="Times New Roman"/>
                  <w:sz w:val="24"/>
                  <w:szCs w:val="24"/>
                  <w:lang w:val="en-US" w:bidi="ar-SA"/>
                  <w:rPrChange w:id="375" w:author="彭 mq" w:date="2023-03-09T09:17:00Z">
                    <w:rPr>
                      <w:rFonts w:ascii="Cambria Math" w:hAnsi="Cambria Math" w:cs="Times New Roman"/>
                      <w:szCs w:val="28"/>
                      <w:lang w:val="en-US" w:bidi="ar-SA"/>
                    </w:rPr>
                  </w:rPrChange>
                </w:rPr>
              </m:ctrlPr>
            </m:sSubSupPr>
            <m:e>
              <m:r>
                <w:rPr>
                  <w:rFonts w:ascii="Cambria Math" w:hAnsi="Cambria Math" w:cs="Times New Roman"/>
                  <w:sz w:val="24"/>
                  <w:szCs w:val="24"/>
                  <w:lang w:val="en-US" w:bidi="ar-SA"/>
                  <w:rPrChange w:id="376" w:author="彭 mq" w:date="2023-03-09T09:17:00Z">
                    <w:rPr>
                      <w:rFonts w:ascii="Cambria Math" w:hAnsi="Cambria Math" w:cs="Times New Roman"/>
                      <w:lang w:val="en-US" w:bidi="ar-SA"/>
                    </w:rPr>
                  </w:rPrChange>
                </w:rPr>
                <m:t>u</m:t>
              </m:r>
            </m:e>
            <m:sub>
              <m:r>
                <w:rPr>
                  <w:rFonts w:ascii="Cambria Math" w:hAnsi="Cambria Math" w:cs="Times New Roman"/>
                  <w:sz w:val="24"/>
                  <w:szCs w:val="24"/>
                  <w:lang w:val="en-US" w:bidi="ar-SA"/>
                  <w:rPrChange w:id="377" w:author="彭 mq" w:date="2023-03-09T09:17:00Z">
                    <w:rPr>
                      <w:rFonts w:ascii="Cambria Math" w:hAnsi="Cambria Math" w:cs="Times New Roman"/>
                      <w:lang w:val="en-US" w:bidi="ar-SA"/>
                    </w:rPr>
                  </w:rPrChange>
                </w:rPr>
                <m:t>t</m:t>
              </m:r>
            </m:sub>
            <m:sup>
              <m:r>
                <m:rPr>
                  <m:sty m:val="p"/>
                </m:rPr>
                <w:rPr>
                  <w:rFonts w:ascii="Cambria Math" w:eastAsia="MS Gothic" w:hAnsi="Cambria Math" w:cs="Times New Roman"/>
                  <w:sz w:val="24"/>
                  <w:szCs w:val="24"/>
                  <w:lang w:val="en-US" w:bidi="ar-SA"/>
                  <w:rPrChange w:id="378" w:author="彭 mq" w:date="2023-03-09T09:17:00Z">
                    <w:rPr>
                      <w:rFonts w:ascii="Cambria Math" w:eastAsia="MS Gothic" w:hAnsi="Cambria Math" w:cs="Times New Roman"/>
                      <w:lang w:val="en-US" w:bidi="ar-SA"/>
                    </w:rPr>
                  </w:rPrChange>
                </w:rPr>
                <m:t>*</m:t>
              </m:r>
            </m:sup>
          </m:sSubSup>
        </m:oMath>
      </m:oMathPara>
    </w:p>
    <w:p w14:paraId="711E191E" w14:textId="77777777" w:rsidR="001A11CB" w:rsidRPr="00B87F89" w:rsidRDefault="00000000" w:rsidP="001A11CB">
      <w:pPr>
        <w:pStyle w:val="mas-2"/>
        <w:spacing w:before="156" w:after="156"/>
        <w:ind w:firstLine="480"/>
        <w:rPr>
          <w:rFonts w:cs="Times New Roman"/>
          <w:sz w:val="24"/>
          <w:szCs w:val="24"/>
          <w:lang w:val="en-US" w:bidi="ar-SA"/>
          <w:rPrChange w:id="379" w:author="彭 mq" w:date="2023-03-09T09:17:00Z">
            <w:rPr>
              <w:rFonts w:cs="Times New Roman"/>
              <w:lang w:val="en-US" w:bidi="ar-SA"/>
            </w:rPr>
          </w:rPrChange>
        </w:rPr>
      </w:pPr>
      <m:oMathPara>
        <m:oMath>
          <m:sSub>
            <m:sSubPr>
              <m:ctrlPr>
                <w:rPr>
                  <w:rFonts w:ascii="Cambria Math" w:hAnsi="Cambria Math" w:cs="Times New Roman"/>
                  <w:sz w:val="24"/>
                  <w:szCs w:val="24"/>
                  <w:lang w:val="en-US" w:bidi="ar-SA"/>
                  <w:rPrChange w:id="380" w:author="彭 mq" w:date="2023-03-09T09:17:00Z">
                    <w:rPr>
                      <w:rFonts w:ascii="Cambria Math" w:hAnsi="Cambria Math" w:cs="Times New Roman"/>
                      <w:szCs w:val="28"/>
                      <w:lang w:val="en-US" w:bidi="ar-SA"/>
                    </w:rPr>
                  </w:rPrChange>
                </w:rPr>
              </m:ctrlPr>
            </m:sSubPr>
            <m:e>
              <m:r>
                <w:rPr>
                  <w:rFonts w:ascii="Cambria Math" w:hAnsi="Cambria Math" w:cs="Times New Roman"/>
                  <w:sz w:val="24"/>
                  <w:szCs w:val="24"/>
                  <w:lang w:val="en-US" w:bidi="ar-SA"/>
                  <w:rPrChange w:id="381" w:author="彭 mq" w:date="2023-03-09T09:17:00Z">
                    <w:rPr>
                      <w:rFonts w:ascii="Cambria Math" w:hAnsi="Cambria Math" w:cs="Times New Roman"/>
                      <w:lang w:val="en-US" w:bidi="ar-SA"/>
                    </w:rPr>
                  </w:rPrChange>
                </w:rPr>
                <m:t>P</m:t>
              </m:r>
            </m:e>
            <m:sub>
              <m:r>
                <w:rPr>
                  <w:rFonts w:ascii="Cambria Math" w:hAnsi="Cambria Math" w:cs="Times New Roman"/>
                  <w:sz w:val="24"/>
                  <w:szCs w:val="24"/>
                  <w:lang w:val="en-US" w:bidi="ar-SA"/>
                  <w:rPrChange w:id="382" w:author="彭 mq" w:date="2023-03-09T09:17:00Z">
                    <w:rPr>
                      <w:rFonts w:ascii="Cambria Math" w:hAnsi="Cambria Math" w:cs="Times New Roman"/>
                      <w:lang w:val="en-US" w:bidi="ar-SA"/>
                    </w:rPr>
                  </w:rPrChange>
                </w:rPr>
                <m:t>i</m:t>
              </m:r>
            </m:sub>
          </m:sSub>
          <m:r>
            <m:rPr>
              <m:sty m:val="p"/>
            </m:rPr>
            <w:rPr>
              <w:rFonts w:ascii="Cambria Math" w:hAnsi="Cambria Math" w:cs="Times New Roman"/>
              <w:sz w:val="24"/>
              <w:szCs w:val="24"/>
              <w:lang w:val="en-US" w:bidi="ar-SA"/>
              <w:rPrChange w:id="383" w:author="彭 mq" w:date="2023-03-09T09:17:00Z">
                <w:rPr>
                  <w:rFonts w:ascii="Cambria Math" w:hAnsi="Cambria Math" w:cs="Times New Roman"/>
                  <w:lang w:val="en-US" w:bidi="ar-SA"/>
                </w:rPr>
              </w:rPrChange>
            </w:rPr>
            <m:t>=0</m:t>
          </m:r>
          <m:r>
            <m:rPr>
              <m:sty m:val="p"/>
            </m:rPr>
            <w:rPr>
              <w:rFonts w:ascii="Cambria Math" w:hAnsi="Cambria Math" w:cs="Times New Roman"/>
              <w:sz w:val="24"/>
              <w:szCs w:val="24"/>
              <w:lang w:val="en-US" w:bidi="ar-SA"/>
              <w:rPrChange w:id="384" w:author="彭 mq" w:date="2023-03-09T09:17:00Z">
                <w:rPr>
                  <w:rFonts w:ascii="Cambria Math" w:hAnsi="Cambria Math" w:cs="Times New Roman"/>
                  <w:lang w:val="en-US" w:bidi="ar-SA"/>
                </w:rPr>
              </w:rPrChange>
            </w:rPr>
            <m:t>，</m:t>
          </m:r>
          <m:sSup>
            <m:sSupPr>
              <m:ctrlPr>
                <w:rPr>
                  <w:rFonts w:ascii="Cambria Math" w:hAnsi="Cambria Math" w:cs="Times New Roman"/>
                  <w:sz w:val="24"/>
                  <w:szCs w:val="24"/>
                  <w:lang w:val="en-US" w:bidi="ar-SA"/>
                  <w:rPrChange w:id="385" w:author="彭 mq" w:date="2023-03-09T09:17:00Z">
                    <w:rPr>
                      <w:rFonts w:ascii="Cambria Math" w:hAnsi="Cambria Math" w:cs="Times New Roman"/>
                      <w:szCs w:val="28"/>
                      <w:lang w:val="en-US" w:bidi="ar-SA"/>
                    </w:rPr>
                  </w:rPrChange>
                </w:rPr>
              </m:ctrlPr>
            </m:sSupPr>
            <m:e>
              <m:r>
                <w:rPr>
                  <w:rFonts w:ascii="Cambria Math" w:hAnsi="Cambria Math" w:cs="Times New Roman"/>
                  <w:sz w:val="24"/>
                  <w:szCs w:val="24"/>
                  <w:lang w:val="en-US" w:bidi="ar-SA"/>
                  <w:rPrChange w:id="386" w:author="彭 mq" w:date="2023-03-09T09:17:00Z">
                    <w:rPr>
                      <w:rFonts w:ascii="Cambria Math" w:hAnsi="Cambria Math" w:cs="Times New Roman"/>
                      <w:lang w:val="en-US" w:bidi="ar-SA"/>
                    </w:rPr>
                  </w:rPrChange>
                </w:rPr>
                <m:t>u</m:t>
              </m:r>
            </m:e>
            <m:sup>
              <m:r>
                <m:rPr>
                  <m:sty m:val="p"/>
                </m:rPr>
                <w:rPr>
                  <w:rFonts w:ascii="Cambria Math" w:eastAsia="MS Gothic" w:hAnsi="Cambria Math" w:cs="Times New Roman"/>
                  <w:sz w:val="24"/>
                  <w:szCs w:val="24"/>
                  <w:lang w:val="en-US" w:bidi="ar-SA"/>
                  <w:rPrChange w:id="387" w:author="彭 mq" w:date="2023-03-09T09:17:00Z">
                    <w:rPr>
                      <w:rFonts w:ascii="Cambria Math" w:eastAsia="MS Gothic" w:hAnsi="Cambria Math" w:cs="Times New Roman"/>
                      <w:lang w:val="en-US" w:bidi="ar-SA"/>
                    </w:rPr>
                  </w:rPrChange>
                </w:rPr>
                <m:t>*</m:t>
              </m:r>
            </m:sup>
          </m:sSup>
          <m:r>
            <m:rPr>
              <m:sty m:val="p"/>
            </m:rPr>
            <w:rPr>
              <w:rFonts w:ascii="Cambria Math" w:hAnsi="Cambria Math" w:cs="Times New Roman"/>
              <w:sz w:val="24"/>
              <w:szCs w:val="24"/>
              <w:lang w:val="en-US" w:bidi="ar-SA"/>
              <w:rPrChange w:id="388" w:author="彭 mq" w:date="2023-03-09T09:17:00Z">
                <w:rPr>
                  <w:rFonts w:ascii="Cambria Math" w:hAnsi="Cambria Math" w:cs="Times New Roman"/>
                  <w:lang w:val="en-US" w:bidi="ar-SA"/>
                </w:rPr>
              </w:rPrChange>
            </w:rPr>
            <m:t>≤</m:t>
          </m:r>
          <m:sSubSup>
            <m:sSubSupPr>
              <m:ctrlPr>
                <w:rPr>
                  <w:rFonts w:ascii="Cambria Math" w:hAnsi="Cambria Math" w:cs="Times New Roman"/>
                  <w:sz w:val="24"/>
                  <w:szCs w:val="24"/>
                  <w:lang w:val="en-US" w:bidi="ar-SA"/>
                  <w:rPrChange w:id="389" w:author="彭 mq" w:date="2023-03-09T09:17:00Z">
                    <w:rPr>
                      <w:rFonts w:ascii="Cambria Math" w:hAnsi="Cambria Math" w:cs="Times New Roman"/>
                      <w:szCs w:val="28"/>
                      <w:lang w:val="en-US" w:bidi="ar-SA"/>
                    </w:rPr>
                  </w:rPrChange>
                </w:rPr>
              </m:ctrlPr>
            </m:sSubSupPr>
            <m:e>
              <m:r>
                <w:rPr>
                  <w:rFonts w:ascii="Cambria Math" w:hAnsi="Cambria Math" w:cs="Times New Roman"/>
                  <w:sz w:val="24"/>
                  <w:szCs w:val="24"/>
                  <w:lang w:val="en-US" w:bidi="ar-SA"/>
                  <w:rPrChange w:id="390" w:author="彭 mq" w:date="2023-03-09T09:17:00Z">
                    <w:rPr>
                      <w:rFonts w:ascii="Cambria Math" w:hAnsi="Cambria Math" w:cs="Times New Roman"/>
                      <w:lang w:val="en-US" w:bidi="ar-SA"/>
                    </w:rPr>
                  </w:rPrChange>
                </w:rPr>
                <m:t>u</m:t>
              </m:r>
            </m:e>
            <m:sub>
              <m:r>
                <w:rPr>
                  <w:rFonts w:ascii="Cambria Math" w:hAnsi="Cambria Math" w:cs="Times New Roman"/>
                  <w:sz w:val="24"/>
                  <w:szCs w:val="24"/>
                  <w:lang w:val="en-US" w:bidi="ar-SA"/>
                  <w:rPrChange w:id="391" w:author="彭 mq" w:date="2023-03-09T09:17:00Z">
                    <w:rPr>
                      <w:rFonts w:ascii="Cambria Math" w:hAnsi="Cambria Math" w:cs="Times New Roman"/>
                      <w:lang w:val="en-US" w:bidi="ar-SA"/>
                    </w:rPr>
                  </w:rPrChange>
                </w:rPr>
                <m:t>t</m:t>
              </m:r>
            </m:sub>
            <m:sup>
              <m:r>
                <m:rPr>
                  <m:sty m:val="p"/>
                </m:rPr>
                <w:rPr>
                  <w:rFonts w:ascii="Cambria Math" w:eastAsia="MS Gothic" w:hAnsi="Cambria Math" w:cs="Times New Roman"/>
                  <w:sz w:val="24"/>
                  <w:szCs w:val="24"/>
                  <w:lang w:val="en-US" w:bidi="ar-SA"/>
                  <w:rPrChange w:id="392" w:author="彭 mq" w:date="2023-03-09T09:17:00Z">
                    <w:rPr>
                      <w:rFonts w:ascii="Cambria Math" w:eastAsia="MS Gothic" w:hAnsi="Cambria Math" w:cs="Times New Roman"/>
                      <w:lang w:val="en-US" w:bidi="ar-SA"/>
                    </w:rPr>
                  </w:rPrChange>
                </w:rPr>
                <m:t>*</m:t>
              </m:r>
            </m:sup>
          </m:sSubSup>
        </m:oMath>
      </m:oMathPara>
    </w:p>
    <w:p w14:paraId="2AB68C89" w14:textId="77777777" w:rsidR="001A11CB" w:rsidRPr="00B87F89" w:rsidRDefault="00000000" w:rsidP="001A11CB">
      <w:pPr>
        <w:pStyle w:val="mas-2"/>
        <w:spacing w:before="156" w:after="156"/>
        <w:ind w:firstLine="480"/>
        <w:rPr>
          <w:rFonts w:cs="Times New Roman"/>
          <w:sz w:val="24"/>
          <w:szCs w:val="24"/>
          <w:lang w:val="en-US" w:bidi="ar-SA"/>
          <w:rPrChange w:id="393" w:author="彭 mq" w:date="2023-03-09T09:17:00Z">
            <w:rPr>
              <w:rFonts w:cs="Times New Roman"/>
              <w:lang w:val="en-US" w:bidi="ar-SA"/>
            </w:rPr>
          </w:rPrChange>
        </w:rPr>
      </w:pPr>
      <m:oMathPara>
        <m:oMath>
          <m:sSup>
            <m:sSupPr>
              <m:ctrlPr>
                <w:rPr>
                  <w:rFonts w:ascii="Cambria Math" w:hAnsi="Cambria Math" w:cs="Times New Roman"/>
                  <w:sz w:val="24"/>
                  <w:szCs w:val="24"/>
                  <w:lang w:val="en-US" w:bidi="ar-SA"/>
                  <w:rPrChange w:id="394" w:author="彭 mq" w:date="2023-03-09T09:17:00Z">
                    <w:rPr>
                      <w:rFonts w:ascii="Cambria Math" w:hAnsi="Cambria Math" w:cs="Times New Roman"/>
                      <w:szCs w:val="28"/>
                      <w:lang w:val="en-US" w:bidi="ar-SA"/>
                    </w:rPr>
                  </w:rPrChange>
                </w:rPr>
              </m:ctrlPr>
            </m:sSupPr>
            <m:e>
              <m:r>
                <w:rPr>
                  <w:rFonts w:ascii="Cambria Math" w:hAnsi="Cambria Math" w:cs="Times New Roman"/>
                  <w:sz w:val="24"/>
                  <w:szCs w:val="24"/>
                  <w:lang w:val="en-US" w:bidi="ar-SA"/>
                  <w:rPrChange w:id="395" w:author="彭 mq" w:date="2023-03-09T09:17:00Z">
                    <w:rPr>
                      <w:rFonts w:ascii="Cambria Math" w:hAnsi="Cambria Math" w:cs="Times New Roman"/>
                      <w:lang w:val="en-US" w:bidi="ar-SA"/>
                    </w:rPr>
                  </w:rPrChange>
                </w:rPr>
                <m:t>u</m:t>
              </m:r>
            </m:e>
            <m:sup>
              <m:r>
                <m:rPr>
                  <m:sty m:val="p"/>
                </m:rPr>
                <w:rPr>
                  <w:rFonts w:ascii="Cambria Math" w:eastAsia="MS Gothic" w:hAnsi="Cambria Math" w:cs="Times New Roman"/>
                  <w:sz w:val="24"/>
                  <w:szCs w:val="24"/>
                  <w:lang w:val="en-US" w:bidi="ar-SA"/>
                  <w:rPrChange w:id="396" w:author="彭 mq" w:date="2023-03-09T09:17:00Z">
                    <w:rPr>
                      <w:rFonts w:ascii="Cambria Math" w:eastAsia="MS Gothic" w:hAnsi="Cambria Math" w:cs="Times New Roman"/>
                      <w:lang w:val="en-US" w:bidi="ar-SA"/>
                    </w:rPr>
                  </w:rPrChange>
                </w:rPr>
                <m:t>*</m:t>
              </m:r>
            </m:sup>
          </m:sSup>
          <m:r>
            <m:rPr>
              <m:sty m:val="p"/>
            </m:rPr>
            <w:rPr>
              <w:rFonts w:ascii="Cambria Math" w:hAnsi="Cambria Math" w:cs="Times New Roman"/>
              <w:sz w:val="24"/>
              <w:szCs w:val="24"/>
              <w:lang w:val="en-US" w:bidi="ar-SA"/>
              <w:rPrChange w:id="397" w:author="彭 mq" w:date="2023-03-09T09:17:00Z">
                <w:rPr>
                  <w:rFonts w:ascii="Cambria Math" w:hAnsi="Cambria Math" w:cs="Times New Roman"/>
                  <w:lang w:val="en-US" w:bidi="ar-SA"/>
                </w:rPr>
              </w:rPrChange>
            </w:rPr>
            <m:t>=</m:t>
          </m:r>
          <m:f>
            <m:fPr>
              <m:ctrlPr>
                <w:rPr>
                  <w:rFonts w:ascii="Cambria Math" w:hAnsi="Cambria Math" w:cs="Times New Roman"/>
                  <w:sz w:val="24"/>
                  <w:szCs w:val="24"/>
                  <w:lang w:val="en-US" w:bidi="ar-SA"/>
                  <w:rPrChange w:id="398" w:author="彭 mq" w:date="2023-03-09T09:17:00Z">
                    <w:rPr>
                      <w:rFonts w:ascii="Cambria Math" w:hAnsi="Cambria Math" w:cs="Times New Roman"/>
                      <w:szCs w:val="28"/>
                      <w:lang w:val="en-US" w:bidi="ar-SA"/>
                    </w:rPr>
                  </w:rPrChange>
                </w:rPr>
              </m:ctrlPr>
            </m:fPr>
            <m:num>
              <m:r>
                <m:rPr>
                  <m:sty m:val="p"/>
                </m:rPr>
                <w:rPr>
                  <w:rFonts w:ascii="Cambria Math" w:hAnsi="Cambria Math" w:cs="Times New Roman"/>
                  <w:sz w:val="24"/>
                  <w:szCs w:val="24"/>
                  <w:lang w:val="en-US" w:bidi="ar-SA"/>
                  <w:rPrChange w:id="399" w:author="彭 mq" w:date="2023-03-09T09:17:00Z">
                    <w:rPr>
                      <w:rFonts w:ascii="Cambria Math" w:hAnsi="Cambria Math" w:cs="Times New Roman"/>
                      <w:lang w:val="en-US" w:bidi="ar-SA"/>
                    </w:rPr>
                  </w:rPrChange>
                </w:rPr>
                <m:t>0.4</m:t>
              </m:r>
              <m:r>
                <w:rPr>
                  <w:rFonts w:ascii="Cambria Math" w:hAnsi="Cambria Math" w:cs="Times New Roman"/>
                  <w:sz w:val="24"/>
                  <w:szCs w:val="24"/>
                  <w:lang w:val="en-US" w:bidi="ar-SA"/>
                  <w:rPrChange w:id="400" w:author="彭 mq" w:date="2023-03-09T09:17:00Z">
                    <w:rPr>
                      <w:rFonts w:ascii="Cambria Math" w:hAnsi="Cambria Math" w:cs="Times New Roman"/>
                      <w:lang w:val="en-US" w:bidi="ar-SA"/>
                    </w:rPr>
                  </w:rPrChange>
                </w:rPr>
                <m:t>u</m:t>
              </m:r>
              <m:d>
                <m:dPr>
                  <m:ctrlPr>
                    <w:rPr>
                      <w:rFonts w:ascii="Cambria Math" w:hAnsi="Cambria Math" w:cs="Times New Roman"/>
                      <w:sz w:val="24"/>
                      <w:szCs w:val="24"/>
                      <w:lang w:val="en-US" w:bidi="ar-SA"/>
                      <w:rPrChange w:id="401" w:author="彭 mq" w:date="2023-03-09T09:17:00Z">
                        <w:rPr>
                          <w:rFonts w:ascii="Cambria Math" w:hAnsi="Cambria Math" w:cs="Times New Roman"/>
                          <w:szCs w:val="28"/>
                          <w:lang w:val="en-US" w:bidi="ar-SA"/>
                        </w:rPr>
                      </w:rPrChange>
                    </w:rPr>
                  </m:ctrlPr>
                </m:dPr>
                <m:e>
                  <m:r>
                    <w:rPr>
                      <w:rFonts w:ascii="Cambria Math" w:hAnsi="Cambria Math" w:cs="Times New Roman"/>
                      <w:sz w:val="24"/>
                      <w:szCs w:val="24"/>
                      <w:lang w:val="en-US" w:bidi="ar-SA"/>
                      <w:rPrChange w:id="402" w:author="彭 mq" w:date="2023-03-09T09:17:00Z">
                        <w:rPr>
                          <w:rFonts w:ascii="Cambria Math" w:hAnsi="Cambria Math" w:cs="Times New Roman"/>
                          <w:lang w:val="en-US" w:bidi="ar-SA"/>
                        </w:rPr>
                      </w:rPrChange>
                    </w:rPr>
                    <m:t>z</m:t>
                  </m:r>
                </m:e>
              </m:d>
            </m:num>
            <m:den>
              <m:r>
                <w:rPr>
                  <w:rFonts w:ascii="Cambria Math" w:hAnsi="Cambria Math" w:cs="Times New Roman"/>
                  <w:sz w:val="24"/>
                  <w:szCs w:val="24"/>
                  <w:lang w:val="en-US" w:bidi="ar-SA"/>
                  <w:rPrChange w:id="403" w:author="彭 mq" w:date="2023-03-09T09:17:00Z">
                    <w:rPr>
                      <w:rFonts w:ascii="Cambria Math" w:hAnsi="Cambria Math" w:cs="Times New Roman"/>
                      <w:lang w:val="en-US" w:bidi="ar-SA"/>
                    </w:rPr>
                  </w:rPrChange>
                </w:rPr>
                <m:t>ln</m:t>
              </m:r>
              <m:d>
                <m:dPr>
                  <m:ctrlPr>
                    <w:rPr>
                      <w:rFonts w:ascii="Cambria Math" w:hAnsi="Cambria Math" w:cs="Times New Roman"/>
                      <w:sz w:val="24"/>
                      <w:szCs w:val="24"/>
                      <w:lang w:val="en-US" w:bidi="ar-SA"/>
                      <w:rPrChange w:id="404" w:author="彭 mq" w:date="2023-03-09T09:17:00Z">
                        <w:rPr>
                          <w:rFonts w:ascii="Cambria Math" w:hAnsi="Cambria Math" w:cs="Times New Roman"/>
                          <w:szCs w:val="28"/>
                          <w:lang w:val="en-US" w:bidi="ar-SA"/>
                        </w:rPr>
                      </w:rPrChange>
                    </w:rPr>
                  </m:ctrlPr>
                </m:dPr>
                <m:e>
                  <m:f>
                    <m:fPr>
                      <m:ctrlPr>
                        <w:rPr>
                          <w:rFonts w:ascii="Cambria Math" w:hAnsi="Cambria Math" w:cs="Times New Roman"/>
                          <w:sz w:val="24"/>
                          <w:szCs w:val="24"/>
                          <w:lang w:val="en-US" w:bidi="ar-SA"/>
                          <w:rPrChange w:id="405" w:author="彭 mq" w:date="2023-03-09T09:17:00Z">
                            <w:rPr>
                              <w:rFonts w:ascii="Cambria Math" w:hAnsi="Cambria Math" w:cs="Times New Roman"/>
                              <w:szCs w:val="28"/>
                              <w:lang w:val="en-US" w:bidi="ar-SA"/>
                            </w:rPr>
                          </w:rPrChange>
                        </w:rPr>
                      </m:ctrlPr>
                    </m:fPr>
                    <m:num>
                      <m:r>
                        <w:rPr>
                          <w:rFonts w:ascii="Cambria Math" w:hAnsi="Cambria Math" w:cs="Times New Roman"/>
                          <w:sz w:val="24"/>
                          <w:szCs w:val="24"/>
                          <w:lang w:val="en-US" w:bidi="ar-SA"/>
                          <w:rPrChange w:id="406" w:author="彭 mq" w:date="2023-03-09T09:17:00Z">
                            <w:rPr>
                              <w:rFonts w:ascii="Cambria Math" w:hAnsi="Cambria Math" w:cs="Times New Roman"/>
                              <w:lang w:val="en-US" w:bidi="ar-SA"/>
                            </w:rPr>
                          </w:rPrChange>
                        </w:rPr>
                        <m:t>z</m:t>
                      </m:r>
                    </m:num>
                    <m:den>
                      <m:sSub>
                        <m:sSubPr>
                          <m:ctrlPr>
                            <w:rPr>
                              <w:rFonts w:ascii="Cambria Math" w:hAnsi="Cambria Math" w:cs="Times New Roman"/>
                              <w:sz w:val="24"/>
                              <w:szCs w:val="24"/>
                              <w:lang w:val="en-US" w:bidi="ar-SA"/>
                              <w:rPrChange w:id="407" w:author="彭 mq" w:date="2023-03-09T09:17:00Z">
                                <w:rPr>
                                  <w:rFonts w:ascii="Cambria Math" w:hAnsi="Cambria Math" w:cs="Times New Roman"/>
                                  <w:szCs w:val="28"/>
                                  <w:lang w:val="en-US" w:bidi="ar-SA"/>
                                </w:rPr>
                              </w:rPrChange>
                            </w:rPr>
                          </m:ctrlPr>
                        </m:sSubPr>
                        <m:e>
                          <m:r>
                            <w:rPr>
                              <w:rFonts w:ascii="Cambria Math" w:hAnsi="Cambria Math" w:cs="Times New Roman"/>
                              <w:sz w:val="24"/>
                              <w:szCs w:val="24"/>
                              <w:lang w:val="en-US" w:bidi="ar-SA"/>
                              <w:rPrChange w:id="408" w:author="彭 mq" w:date="2023-03-09T09:17:00Z">
                                <w:rPr>
                                  <w:rFonts w:ascii="Cambria Math" w:hAnsi="Cambria Math" w:cs="Times New Roman"/>
                                  <w:lang w:val="en-US" w:bidi="ar-SA"/>
                                </w:rPr>
                              </w:rPrChange>
                            </w:rPr>
                            <m:t>z</m:t>
                          </m:r>
                        </m:e>
                        <m:sub>
                          <m:r>
                            <m:rPr>
                              <m:sty m:val="p"/>
                            </m:rPr>
                            <w:rPr>
                              <w:rFonts w:ascii="Cambria Math" w:hAnsi="Cambria Math" w:cs="Times New Roman"/>
                              <w:sz w:val="24"/>
                              <w:szCs w:val="24"/>
                              <w:lang w:val="en-US" w:bidi="ar-SA"/>
                              <w:rPrChange w:id="409" w:author="彭 mq" w:date="2023-03-09T09:17:00Z">
                                <w:rPr>
                                  <w:rFonts w:ascii="Cambria Math" w:hAnsi="Cambria Math" w:cs="Times New Roman"/>
                                  <w:lang w:val="en-US" w:bidi="ar-SA"/>
                                </w:rPr>
                              </w:rPrChange>
                            </w:rPr>
                            <m:t>0</m:t>
                          </m:r>
                        </m:sub>
                      </m:sSub>
                    </m:den>
                  </m:f>
                </m:e>
              </m:d>
            </m:den>
          </m:f>
          <m:r>
            <m:rPr>
              <m:sty m:val="p"/>
            </m:rPr>
            <w:rPr>
              <w:rFonts w:ascii="Cambria Math" w:hAnsi="Cambria Math" w:cs="Times New Roman"/>
              <w:sz w:val="24"/>
              <w:szCs w:val="24"/>
              <w:lang w:val="en-US" w:bidi="ar-SA"/>
              <w:rPrChange w:id="410" w:author="彭 mq" w:date="2023-03-09T09:17:00Z">
                <w:rPr>
                  <w:rFonts w:ascii="Cambria Math" w:hAnsi="Cambria Math" w:cs="Times New Roman"/>
                  <w:lang w:val="en-US" w:bidi="ar-SA"/>
                </w:rPr>
              </w:rPrChange>
            </w:rPr>
            <m:t>，</m:t>
          </m:r>
          <m:d>
            <m:dPr>
              <m:ctrlPr>
                <w:rPr>
                  <w:rFonts w:ascii="Cambria Math" w:hAnsi="Cambria Math" w:cs="Times New Roman"/>
                  <w:sz w:val="24"/>
                  <w:szCs w:val="24"/>
                  <w:lang w:val="en-US" w:bidi="ar-SA"/>
                  <w:rPrChange w:id="411" w:author="彭 mq" w:date="2023-03-09T09:17:00Z">
                    <w:rPr>
                      <w:rFonts w:ascii="Cambria Math" w:hAnsi="Cambria Math" w:cs="Times New Roman"/>
                      <w:szCs w:val="28"/>
                      <w:lang w:val="en-US" w:bidi="ar-SA"/>
                    </w:rPr>
                  </w:rPrChange>
                </w:rPr>
              </m:ctrlPr>
            </m:dPr>
            <m:e>
              <m:r>
                <w:rPr>
                  <w:rFonts w:ascii="Cambria Math" w:hAnsi="Cambria Math" w:cs="Times New Roman"/>
                  <w:sz w:val="24"/>
                  <w:szCs w:val="24"/>
                  <w:lang w:val="en-US" w:bidi="ar-SA"/>
                  <w:rPrChange w:id="412" w:author="彭 mq" w:date="2023-03-09T09:17:00Z">
                    <w:rPr>
                      <w:rFonts w:ascii="Cambria Math" w:hAnsi="Cambria Math" w:cs="Times New Roman"/>
                      <w:lang w:val="en-US" w:bidi="ar-SA"/>
                    </w:rPr>
                  </w:rPrChange>
                </w:rPr>
                <m:t>z</m:t>
              </m:r>
              <m:r>
                <m:rPr>
                  <m:sty m:val="p"/>
                </m:rPr>
                <w:rPr>
                  <w:rFonts w:ascii="Cambria Math" w:hAnsi="Cambria Math" w:cs="Times New Roman"/>
                  <w:sz w:val="24"/>
                  <w:szCs w:val="24"/>
                  <w:lang w:val="en-US" w:bidi="ar-SA"/>
                  <w:rPrChange w:id="413" w:author="彭 mq" w:date="2023-03-09T09:17:00Z">
                    <w:rPr>
                      <w:rFonts w:ascii="Cambria Math" w:hAnsi="Cambria Math" w:cs="Times New Roman"/>
                      <w:lang w:val="en-US" w:bidi="ar-SA"/>
                    </w:rPr>
                  </w:rPrChange>
                </w:rPr>
                <m:t>&gt;</m:t>
              </m:r>
              <m:sSub>
                <m:sSubPr>
                  <m:ctrlPr>
                    <w:rPr>
                      <w:rFonts w:ascii="Cambria Math" w:hAnsi="Cambria Math" w:cs="Times New Roman"/>
                      <w:sz w:val="24"/>
                      <w:szCs w:val="24"/>
                      <w:lang w:val="en-US" w:bidi="ar-SA"/>
                      <w:rPrChange w:id="414" w:author="彭 mq" w:date="2023-03-09T09:17:00Z">
                        <w:rPr>
                          <w:rFonts w:ascii="Cambria Math" w:hAnsi="Cambria Math" w:cs="Times New Roman"/>
                          <w:szCs w:val="28"/>
                          <w:lang w:val="en-US" w:bidi="ar-SA"/>
                        </w:rPr>
                      </w:rPrChange>
                    </w:rPr>
                  </m:ctrlPr>
                </m:sSubPr>
                <m:e>
                  <m:r>
                    <w:rPr>
                      <w:rFonts w:ascii="Cambria Math" w:hAnsi="Cambria Math" w:cs="Times New Roman"/>
                      <w:sz w:val="24"/>
                      <w:szCs w:val="24"/>
                      <w:lang w:val="en-US" w:bidi="ar-SA"/>
                      <w:rPrChange w:id="415" w:author="彭 mq" w:date="2023-03-09T09:17:00Z">
                        <w:rPr>
                          <w:rFonts w:ascii="Cambria Math" w:hAnsi="Cambria Math" w:cs="Times New Roman"/>
                          <w:lang w:val="en-US" w:bidi="ar-SA"/>
                        </w:rPr>
                      </w:rPrChange>
                    </w:rPr>
                    <m:t>z</m:t>
                  </m:r>
                </m:e>
                <m:sub>
                  <m:r>
                    <m:rPr>
                      <m:sty m:val="p"/>
                    </m:rPr>
                    <w:rPr>
                      <w:rFonts w:ascii="Cambria Math" w:hAnsi="Cambria Math" w:cs="Times New Roman"/>
                      <w:sz w:val="24"/>
                      <w:szCs w:val="24"/>
                      <w:lang w:val="en-US" w:bidi="ar-SA"/>
                      <w:rPrChange w:id="416" w:author="彭 mq" w:date="2023-03-09T09:17:00Z">
                        <w:rPr>
                          <w:rFonts w:ascii="Cambria Math" w:hAnsi="Cambria Math" w:cs="Times New Roman"/>
                          <w:lang w:val="en-US" w:bidi="ar-SA"/>
                        </w:rPr>
                      </w:rPrChange>
                    </w:rPr>
                    <m:t>0</m:t>
                  </m:r>
                </m:sub>
              </m:sSub>
            </m:e>
          </m:d>
        </m:oMath>
      </m:oMathPara>
    </w:p>
    <w:p w14:paraId="383A2854" w14:textId="6BDE4A85" w:rsidR="001A11CB" w:rsidRPr="007B3BD8" w:rsidRDefault="001A11CB" w:rsidP="001A11CB">
      <w:pPr>
        <w:pStyle w:val="LZ-"/>
        <w:ind w:firstLine="480"/>
      </w:pPr>
      <w:r w:rsidRPr="007B3BD8">
        <w:t>式中</w:t>
      </w:r>
      <w:r w:rsidRPr="007B3BD8">
        <w:t>E</w:t>
      </w:r>
      <w:r w:rsidRPr="007B3BD8">
        <w:rPr>
          <w:vertAlign w:val="subscript"/>
        </w:rPr>
        <w:t>w</w:t>
      </w:r>
      <w:r w:rsidRPr="007B3BD8">
        <w:t>为堆场风蚀扬尘的排放系数，</w:t>
      </w:r>
      <w:r w:rsidRPr="007B3BD8">
        <w:t>g/m</w:t>
      </w:r>
      <w:r w:rsidRPr="007B3BD8">
        <w:rPr>
          <w:vertAlign w:val="superscript"/>
        </w:rPr>
        <w:t>2</w:t>
      </w:r>
      <w:r w:rsidRPr="007B3BD8">
        <w:t>；</w:t>
      </w:r>
      <w:r w:rsidRPr="007B3BD8">
        <w:t>k</w:t>
      </w:r>
      <w:r w:rsidRPr="007B3BD8">
        <w:rPr>
          <w:vertAlign w:val="subscript"/>
        </w:rPr>
        <w:t>i</w:t>
      </w:r>
      <w:r w:rsidRPr="007B3BD8">
        <w:t>为物料的粒度乘数；</w:t>
      </w:r>
      <w:r w:rsidRPr="007B3BD8">
        <w:t>n</w:t>
      </w:r>
      <w:r w:rsidRPr="007B3BD8">
        <w:t>为料堆每年受扰动的次数；</w:t>
      </w:r>
      <w:r w:rsidRPr="007B3BD8">
        <w:t>P</w:t>
      </w:r>
      <w:r w:rsidRPr="007B3BD8">
        <w:rPr>
          <w:vertAlign w:val="subscript"/>
        </w:rPr>
        <w:t>i</w:t>
      </w:r>
      <w:r w:rsidRPr="007B3BD8">
        <w:rPr>
          <w:spacing w:val="-14"/>
        </w:rPr>
        <w:t>为第</w:t>
      </w:r>
      <w:r w:rsidRPr="007B3BD8">
        <w:rPr>
          <w:spacing w:val="-14"/>
        </w:rPr>
        <w:t xml:space="preserve"> </w:t>
      </w:r>
      <w:r w:rsidRPr="007B3BD8">
        <w:t>i</w:t>
      </w:r>
      <w:r w:rsidRPr="007B3BD8">
        <w:rPr>
          <w:spacing w:val="-4"/>
        </w:rPr>
        <w:t>次扰动中观测的最大风速</w:t>
      </w:r>
      <w:r w:rsidRPr="007B3BD8">
        <w:rPr>
          <w:spacing w:val="-1"/>
        </w:rPr>
        <w:t>的风蚀潜势，</w:t>
      </w:r>
      <w:r w:rsidRPr="007B3BD8">
        <w:t>g/m</w:t>
      </w:r>
      <w:r w:rsidRPr="007B3BD8">
        <w:rPr>
          <w:vertAlign w:val="superscript"/>
        </w:rPr>
        <w:t>2</w:t>
      </w:r>
      <w:r w:rsidRPr="007B3BD8">
        <w:t>；</w:t>
      </w:r>
      <w:r w:rsidRPr="007B3BD8">
        <w:t>η</w:t>
      </w:r>
      <w:r w:rsidRPr="007B3BD8">
        <w:t>为控制技术对扬尘的去除效率，</w:t>
      </w:r>
      <w:r w:rsidRPr="007B3BD8">
        <w:t>%</w:t>
      </w:r>
      <w:r w:rsidRPr="007B3BD8">
        <w:t>；</w:t>
      </w:r>
      <w:r w:rsidRPr="007B3BD8">
        <w:t>u</w:t>
      </w:r>
      <w:r w:rsidRPr="007B3BD8">
        <w:rPr>
          <w:vertAlign w:val="subscript"/>
        </w:rPr>
        <w:t>t</w:t>
      </w:r>
      <w:r w:rsidRPr="007B3BD8">
        <w:rPr>
          <w:vertAlign w:val="superscript"/>
        </w:rPr>
        <w:t>*</w:t>
      </w:r>
      <w:r w:rsidRPr="007B3BD8">
        <w:rPr>
          <w:spacing w:val="-4"/>
        </w:rPr>
        <w:t>为阈值</w:t>
      </w:r>
      <w:r w:rsidRPr="007B3BD8">
        <w:rPr>
          <w:spacing w:val="-1"/>
        </w:rPr>
        <w:t>摩擦风速，</w:t>
      </w:r>
      <w:r w:rsidRPr="007B3BD8">
        <w:t>m/s</w:t>
      </w:r>
      <w:r w:rsidRPr="007B3BD8">
        <w:t>；</w:t>
      </w:r>
      <w:r w:rsidRPr="007B3BD8">
        <w:t>u</w:t>
      </w:r>
      <w:r w:rsidRPr="007B3BD8">
        <w:rPr>
          <w:vertAlign w:val="superscript"/>
        </w:rPr>
        <w:t>*</w:t>
      </w:r>
      <w:r w:rsidRPr="007B3BD8">
        <w:rPr>
          <w:spacing w:val="-1"/>
        </w:rPr>
        <w:t>为摩擦风速，</w:t>
      </w:r>
      <w:r w:rsidRPr="007B3BD8">
        <w:t>m/s</w:t>
      </w:r>
      <w:r w:rsidRPr="007B3BD8">
        <w:t>。</w:t>
      </w:r>
      <w:r w:rsidRPr="007B3BD8">
        <w:t>u(z)</w:t>
      </w:r>
      <w:r w:rsidRPr="007B3BD8">
        <w:rPr>
          <w:spacing w:val="-1"/>
        </w:rPr>
        <w:t>为地面风速，</w:t>
      </w:r>
      <w:r w:rsidRPr="007B3BD8">
        <w:t>m/s</w:t>
      </w:r>
      <w:r w:rsidRPr="007B3BD8">
        <w:t>；</w:t>
      </w:r>
      <w:r w:rsidRPr="00063505">
        <w:rPr>
          <w:highlight w:val="yellow"/>
          <w:rPrChange w:id="417" w:author="彭 mq" w:date="2023-03-09T10:44:00Z">
            <w:rPr/>
          </w:rPrChange>
        </w:rPr>
        <w:t>z</w:t>
      </w:r>
      <w:del w:id="418" w:author="彭 mq" w:date="2023-03-09T09:19:00Z">
        <w:r w:rsidRPr="00063505" w:rsidDel="004B4FC7">
          <w:rPr>
            <w:spacing w:val="60"/>
            <w:highlight w:val="yellow"/>
            <w:rPrChange w:id="419" w:author="彭 mq" w:date="2023-03-09T10:44:00Z">
              <w:rPr>
                <w:spacing w:val="60"/>
              </w:rPr>
            </w:rPrChange>
          </w:rPr>
          <w:delText xml:space="preserve"> </w:delText>
        </w:r>
      </w:del>
      <w:r w:rsidRPr="00063505">
        <w:rPr>
          <w:highlight w:val="yellow"/>
          <w:rPrChange w:id="420" w:author="彭 mq" w:date="2023-03-09T10:44:00Z">
            <w:rPr/>
          </w:rPrChange>
        </w:rPr>
        <w:t>为</w:t>
      </w:r>
      <w:r w:rsidRPr="007B3BD8">
        <w:t>地</w:t>
      </w:r>
      <w:r w:rsidRPr="007B3BD8">
        <w:rPr>
          <w:spacing w:val="-2"/>
        </w:rPr>
        <w:t>面风速检测高度，</w:t>
      </w:r>
      <w:r w:rsidRPr="007B3BD8">
        <w:t>m</w:t>
      </w:r>
      <w:r w:rsidRPr="007B3BD8">
        <w:t>；</w:t>
      </w:r>
      <w:r w:rsidRPr="007B3BD8">
        <w:t>z</w:t>
      </w:r>
      <w:r w:rsidRPr="007B3BD8">
        <w:rPr>
          <w:vertAlign w:val="subscript"/>
        </w:rPr>
        <w:t>0</w:t>
      </w:r>
      <w:r w:rsidRPr="007B3BD8">
        <w:rPr>
          <w:spacing w:val="-1"/>
        </w:rPr>
        <w:t>为料堆表面粗糙度。</w:t>
      </w:r>
    </w:p>
    <w:p w14:paraId="2A2A0013" w14:textId="77777777" w:rsidR="001A11CB" w:rsidRPr="007B3BD8" w:rsidRDefault="001A11CB" w:rsidP="001A11CB">
      <w:pPr>
        <w:pStyle w:val="LZ-"/>
        <w:ind w:firstLine="476"/>
      </w:pPr>
      <w:r w:rsidRPr="007B3BD8">
        <w:rPr>
          <w:spacing w:val="-1"/>
        </w:rPr>
        <w:t>物料的粒度乘数</w:t>
      </w:r>
      <w:r w:rsidRPr="007B3BD8">
        <w:t>k</w:t>
      </w:r>
      <w:r w:rsidRPr="007B3BD8">
        <w:rPr>
          <w:vertAlign w:val="subscript"/>
        </w:rPr>
        <w:t>i</w:t>
      </w:r>
      <w:r w:rsidRPr="007B3BD8">
        <w:rPr>
          <w:spacing w:val="-2"/>
        </w:rPr>
        <w:t>、扬尘控制效率</w:t>
      </w:r>
      <w:r w:rsidRPr="007B3BD8">
        <w:t>η</w:t>
      </w:r>
      <w:r w:rsidRPr="007B3BD8">
        <w:rPr>
          <w:spacing w:val="-1"/>
        </w:rPr>
        <w:t>、阈值摩擦风速</w:t>
      </w:r>
      <w:r w:rsidRPr="007B3BD8">
        <w:t>u</w:t>
      </w:r>
      <w:r w:rsidRPr="007B3BD8">
        <w:rPr>
          <w:vertAlign w:val="subscript"/>
        </w:rPr>
        <w:t>t</w:t>
      </w:r>
      <w:r w:rsidRPr="007B3BD8">
        <w:rPr>
          <w:vertAlign w:val="superscript"/>
        </w:rPr>
        <w:t>*</w:t>
      </w:r>
      <w:r w:rsidRPr="007B3BD8">
        <w:rPr>
          <w:spacing w:val="-4"/>
        </w:rPr>
        <w:t>及料堆</w:t>
      </w:r>
      <w:r w:rsidRPr="007B3BD8">
        <w:rPr>
          <w:spacing w:val="13"/>
        </w:rPr>
        <w:t>表面粗糙度</w:t>
      </w:r>
      <w:r w:rsidRPr="007B3BD8">
        <w:t>z</w:t>
      </w:r>
      <w:r w:rsidRPr="007B3BD8">
        <w:rPr>
          <w:vertAlign w:val="subscript"/>
        </w:rPr>
        <w:t>0</w:t>
      </w:r>
      <w:r w:rsidRPr="007B3BD8">
        <w:rPr>
          <w:spacing w:val="-14"/>
        </w:rPr>
        <w:t>通过查阅清单手册的附表获得，地面逐时风速</w:t>
      </w:r>
      <w:r w:rsidRPr="007B3BD8">
        <w:t>u(z)</w:t>
      </w:r>
      <w:r w:rsidRPr="007B3BD8">
        <w:rPr>
          <w:spacing w:val="-6"/>
        </w:rPr>
        <w:t>及地</w:t>
      </w:r>
      <w:r w:rsidRPr="007B3BD8">
        <w:rPr>
          <w:spacing w:val="1"/>
        </w:rPr>
        <w:t>面风速检测高度从气象网站下载。根据阈值摩擦风速</w:t>
      </w:r>
      <w:r w:rsidRPr="007B3BD8">
        <w:t>u</w:t>
      </w:r>
      <w:r w:rsidRPr="007B3BD8">
        <w:rPr>
          <w:vertAlign w:val="subscript"/>
        </w:rPr>
        <w:t>t</w:t>
      </w:r>
      <w:r w:rsidRPr="007B3BD8">
        <w:rPr>
          <w:vertAlign w:val="superscript"/>
        </w:rPr>
        <w:t>*</w:t>
      </w:r>
      <w:r w:rsidRPr="007B3BD8">
        <w:t>求算出起尘</w:t>
      </w:r>
      <w:r w:rsidRPr="007B3BD8">
        <w:rPr>
          <w:spacing w:val="3"/>
        </w:rPr>
        <w:t>的最小地面风速，并统计地面全年逐时风速大于该风速值的时次数</w:t>
      </w:r>
      <w:r w:rsidRPr="007B3BD8">
        <w:rPr>
          <w:spacing w:val="-8"/>
        </w:rPr>
        <w:t>量，作为料堆每年受扰动的次数</w:t>
      </w:r>
      <w:r w:rsidRPr="007B3BD8">
        <w:t>n</w:t>
      </w:r>
      <w:r w:rsidRPr="007B3BD8">
        <w:t>。</w:t>
      </w:r>
    </w:p>
    <w:p w14:paraId="28519F69" w14:textId="77777777" w:rsidR="001A11CB" w:rsidRPr="007B3BD8" w:rsidRDefault="001A11CB" w:rsidP="001A11CB">
      <w:pPr>
        <w:pStyle w:val="LZ-"/>
        <w:ind w:firstLine="444"/>
        <w:rPr>
          <w:rFonts w:hint="eastAsia"/>
        </w:rPr>
      </w:pPr>
      <w:r w:rsidRPr="007B3BD8">
        <w:rPr>
          <w:spacing w:val="-9"/>
        </w:rPr>
        <w:t>综上估算得到各堆场的</w:t>
      </w:r>
      <w:r w:rsidRPr="007B3BD8">
        <w:t>PM</w:t>
      </w:r>
      <w:r w:rsidRPr="007B3BD8">
        <w:rPr>
          <w:vertAlign w:val="subscript"/>
        </w:rPr>
        <w:t>10</w:t>
      </w:r>
      <w:r w:rsidRPr="007B3BD8">
        <w:rPr>
          <w:spacing w:val="-32"/>
        </w:rPr>
        <w:t>及</w:t>
      </w:r>
      <w:r w:rsidRPr="007B3BD8">
        <w:t>PM</w:t>
      </w:r>
      <w:r w:rsidRPr="007B3BD8">
        <w:rPr>
          <w:vertAlign w:val="subscript"/>
        </w:rPr>
        <w:t>2.5</w:t>
      </w:r>
      <w:r w:rsidRPr="007B3BD8">
        <w:rPr>
          <w:spacing w:val="-16"/>
        </w:rPr>
        <w:t>的排放系数。由于不同堆场</w:t>
      </w:r>
      <w:r w:rsidRPr="007B3BD8">
        <w:rPr>
          <w:spacing w:val="-10"/>
        </w:rPr>
        <w:t>物料不同，其含水率及阈值摩擦风速也存在差异，并且各个堆场的扬</w:t>
      </w:r>
      <w:r w:rsidRPr="007B3BD8">
        <w:t>尘控制措施及效率不尽相同，因此堆场扬尘的排放系数存在一定的变</w:t>
      </w:r>
      <w:r w:rsidRPr="007B3BD8">
        <w:rPr>
          <w:spacing w:val="-10"/>
        </w:rPr>
        <w:t>化范围。详见</w:t>
      </w:r>
      <w:r w:rsidRPr="007B3BD8">
        <w:rPr>
          <w:rFonts w:hint="eastAsia"/>
          <w:spacing w:val="-10"/>
        </w:rPr>
        <w:t>下表</w:t>
      </w:r>
      <w:r w:rsidRPr="007B3BD8">
        <w:t>。</w:t>
      </w:r>
    </w:p>
    <w:p w14:paraId="5E5D560F" w14:textId="542733F3" w:rsidR="001A11CB" w:rsidRPr="007B3BD8" w:rsidRDefault="001A11CB" w:rsidP="001A11CB">
      <w:pPr>
        <w:pStyle w:val="LZ-0"/>
      </w:pPr>
      <w:r w:rsidRPr="007B3BD8">
        <w:rPr>
          <w:rFonts w:hint="eastAsia"/>
        </w:rPr>
        <w:t>表</w:t>
      </w:r>
      <w:r w:rsidR="001F1DA6">
        <w:t>3</w:t>
      </w:r>
      <w:r w:rsidRPr="007B3BD8">
        <w:rPr>
          <w:rFonts w:hint="eastAsia"/>
        </w:rPr>
        <w:t>-</w:t>
      </w:r>
      <w:del w:id="421" w:author="彭 mq" w:date="2023-03-09T09:18:00Z">
        <w:r w:rsidRPr="007B3BD8" w:rsidDel="004B4FC7">
          <w:rPr>
            <w:rFonts w:hint="eastAsia"/>
          </w:rPr>
          <w:delText xml:space="preserve"> </w:delText>
        </w:r>
      </w:del>
      <w:r w:rsidRPr="007B3BD8">
        <w:fldChar w:fldCharType="begin"/>
      </w:r>
      <w:r w:rsidRPr="007B3BD8">
        <w:instrText xml:space="preserve"> </w:instrText>
      </w:r>
      <w:r w:rsidRPr="007B3BD8">
        <w:rPr>
          <w:rFonts w:hint="eastAsia"/>
        </w:rPr>
        <w:instrText xml:space="preserve">SEQ </w:instrText>
      </w:r>
      <w:r w:rsidRPr="007B3BD8">
        <w:rPr>
          <w:rFonts w:hint="eastAsia"/>
        </w:rPr>
        <w:instrText>表</w:instrText>
      </w:r>
      <w:r w:rsidRPr="007B3BD8">
        <w:rPr>
          <w:rFonts w:hint="eastAsia"/>
        </w:rPr>
        <w:instrText>5- \* ARABIC</w:instrText>
      </w:r>
      <w:r w:rsidRPr="007B3BD8">
        <w:instrText xml:space="preserve"> </w:instrText>
      </w:r>
      <w:r w:rsidRPr="007B3BD8">
        <w:fldChar w:fldCharType="separate"/>
      </w:r>
      <w:r w:rsidR="000E3AA8">
        <w:rPr>
          <w:noProof/>
        </w:rPr>
        <w:t>15</w:t>
      </w:r>
      <w:r w:rsidRPr="007B3BD8">
        <w:fldChar w:fldCharType="end"/>
      </w:r>
      <w:ins w:id="422" w:author="彭 mq" w:date="2023-03-09T09:18:00Z">
        <w:r w:rsidR="004B4FC7">
          <w:t xml:space="preserve"> </w:t>
        </w:r>
      </w:ins>
      <w:r w:rsidRPr="007B3BD8">
        <w:t>堆场扬尘源排放系数</w:t>
      </w:r>
      <w:r w:rsidRPr="007B3BD8">
        <w:rPr>
          <w:rFonts w:hint="eastAsia"/>
        </w:rPr>
        <w:t>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2079"/>
        <w:gridCol w:w="1887"/>
        <w:gridCol w:w="1307"/>
        <w:gridCol w:w="1181"/>
      </w:tblGrid>
      <w:tr w:rsidR="001A11CB" w:rsidRPr="007B3BD8" w14:paraId="7456890A" w14:textId="77777777" w:rsidTr="00E43DD9">
        <w:trPr>
          <w:trHeight w:val="312"/>
          <w:jc w:val="center"/>
        </w:trPr>
        <w:tc>
          <w:tcPr>
            <w:tcW w:w="1110" w:type="pct"/>
            <w:vMerge w:val="restart"/>
            <w:shd w:val="clear" w:color="auto" w:fill="auto"/>
            <w:noWrap/>
            <w:vAlign w:val="center"/>
            <w:hideMark/>
          </w:tcPr>
          <w:p w14:paraId="3DBB7243" w14:textId="77777777" w:rsidR="001A11CB" w:rsidRPr="007B3BD8" w:rsidRDefault="001A11CB" w:rsidP="00E43DD9">
            <w:pPr>
              <w:pStyle w:val="mas-"/>
              <w:rPr>
                <w:rFonts w:eastAsiaTheme="minorEastAsia"/>
                <w:sz w:val="21"/>
                <w:szCs w:val="21"/>
                <w:lang w:val="en-US" w:bidi="ar-SA"/>
              </w:rPr>
            </w:pPr>
            <w:r w:rsidRPr="007B3BD8">
              <w:rPr>
                <w:rFonts w:eastAsiaTheme="minorEastAsia"/>
                <w:b/>
                <w:bCs/>
                <w:color w:val="000000"/>
                <w:sz w:val="21"/>
                <w:szCs w:val="21"/>
                <w:lang w:val="en-US" w:bidi="ar-SA"/>
              </w:rPr>
              <w:lastRenderedPageBreak/>
              <w:t>类型</w:t>
            </w:r>
          </w:p>
        </w:tc>
        <w:tc>
          <w:tcPr>
            <w:tcW w:w="2390" w:type="pct"/>
            <w:gridSpan w:val="2"/>
            <w:shd w:val="clear" w:color="auto" w:fill="auto"/>
            <w:vAlign w:val="center"/>
            <w:hideMark/>
          </w:tcPr>
          <w:p w14:paraId="5B1B54FF" w14:textId="77777777" w:rsidR="001A11CB" w:rsidRPr="007B3BD8" w:rsidRDefault="001A11CB" w:rsidP="00E43DD9">
            <w:pPr>
              <w:pStyle w:val="mas-"/>
              <w:rPr>
                <w:rFonts w:eastAsiaTheme="minorEastAsia"/>
                <w:b/>
                <w:bCs/>
                <w:color w:val="000000"/>
                <w:sz w:val="21"/>
                <w:szCs w:val="21"/>
                <w:lang w:val="en-US" w:bidi="ar-SA"/>
              </w:rPr>
            </w:pPr>
            <w:r w:rsidRPr="007B3BD8">
              <w:rPr>
                <w:rFonts w:eastAsiaTheme="minorEastAsia"/>
                <w:b/>
                <w:bCs/>
                <w:color w:val="000000"/>
                <w:sz w:val="21"/>
                <w:szCs w:val="21"/>
                <w:lang w:val="en-US" w:bidi="ar-SA"/>
              </w:rPr>
              <w:t>堆场装卸运输过程排放系数（</w:t>
            </w:r>
            <w:r w:rsidRPr="007B3BD8">
              <w:rPr>
                <w:rFonts w:eastAsiaTheme="minorEastAsia"/>
                <w:b/>
                <w:bCs/>
                <w:color w:val="000000"/>
                <w:sz w:val="21"/>
                <w:szCs w:val="21"/>
                <w:lang w:val="en-US" w:bidi="ar-SA"/>
              </w:rPr>
              <w:t>kg/t</w:t>
            </w:r>
            <w:r w:rsidRPr="007B3BD8">
              <w:rPr>
                <w:rFonts w:eastAsiaTheme="minorEastAsia"/>
                <w:b/>
                <w:bCs/>
                <w:color w:val="000000"/>
                <w:sz w:val="21"/>
                <w:szCs w:val="21"/>
                <w:lang w:val="en-US" w:bidi="ar-SA"/>
              </w:rPr>
              <w:t>）</w:t>
            </w:r>
          </w:p>
        </w:tc>
        <w:tc>
          <w:tcPr>
            <w:tcW w:w="1500" w:type="pct"/>
            <w:gridSpan w:val="2"/>
            <w:shd w:val="clear" w:color="auto" w:fill="auto"/>
            <w:vAlign w:val="center"/>
            <w:hideMark/>
          </w:tcPr>
          <w:p w14:paraId="4298A09D" w14:textId="77777777" w:rsidR="001A11CB" w:rsidRPr="007B3BD8" w:rsidRDefault="001A11CB" w:rsidP="00E43DD9">
            <w:pPr>
              <w:pStyle w:val="mas-"/>
              <w:rPr>
                <w:rFonts w:eastAsiaTheme="minorEastAsia"/>
                <w:b/>
                <w:bCs/>
                <w:color w:val="000000"/>
                <w:sz w:val="21"/>
                <w:szCs w:val="21"/>
                <w:lang w:val="en-US" w:bidi="ar-SA"/>
              </w:rPr>
            </w:pPr>
            <w:r w:rsidRPr="007B3BD8">
              <w:rPr>
                <w:rFonts w:eastAsiaTheme="minorEastAsia"/>
                <w:b/>
                <w:bCs/>
                <w:color w:val="000000"/>
                <w:sz w:val="21"/>
                <w:szCs w:val="21"/>
                <w:lang w:val="en-US" w:bidi="ar-SA"/>
              </w:rPr>
              <w:t>风蚀过程排放系数（</w:t>
            </w:r>
            <w:r w:rsidRPr="007B3BD8">
              <w:rPr>
                <w:rFonts w:eastAsiaTheme="minorEastAsia"/>
                <w:b/>
                <w:bCs/>
                <w:color w:val="000000"/>
                <w:sz w:val="21"/>
                <w:szCs w:val="21"/>
                <w:lang w:val="en-US" w:bidi="ar-SA"/>
              </w:rPr>
              <w:t>g/m</w:t>
            </w:r>
            <w:r w:rsidRPr="007B3BD8">
              <w:rPr>
                <w:rFonts w:eastAsiaTheme="minorEastAsia"/>
                <w:b/>
                <w:bCs/>
                <w:color w:val="000000"/>
                <w:sz w:val="21"/>
                <w:szCs w:val="21"/>
                <w:vertAlign w:val="superscript"/>
                <w:lang w:val="en-US" w:bidi="ar-SA"/>
              </w:rPr>
              <w:t>2</w:t>
            </w:r>
            <w:r w:rsidRPr="007B3BD8">
              <w:rPr>
                <w:rFonts w:eastAsiaTheme="minorEastAsia"/>
                <w:b/>
                <w:bCs/>
                <w:color w:val="000000"/>
                <w:sz w:val="21"/>
                <w:szCs w:val="21"/>
                <w:lang w:val="en-US" w:bidi="ar-SA"/>
              </w:rPr>
              <w:t>）</w:t>
            </w:r>
          </w:p>
        </w:tc>
      </w:tr>
      <w:tr w:rsidR="001A11CB" w:rsidRPr="007B3BD8" w14:paraId="33D24654" w14:textId="77777777" w:rsidTr="00E43DD9">
        <w:trPr>
          <w:trHeight w:val="384"/>
          <w:jc w:val="center"/>
        </w:trPr>
        <w:tc>
          <w:tcPr>
            <w:tcW w:w="1110" w:type="pct"/>
            <w:vMerge/>
            <w:shd w:val="clear" w:color="auto" w:fill="auto"/>
            <w:vAlign w:val="center"/>
            <w:hideMark/>
          </w:tcPr>
          <w:p w14:paraId="36D434F4" w14:textId="77777777" w:rsidR="001A11CB" w:rsidRPr="007B3BD8" w:rsidRDefault="001A11CB" w:rsidP="00E43DD9">
            <w:pPr>
              <w:pStyle w:val="mas-"/>
              <w:rPr>
                <w:rFonts w:eastAsiaTheme="minorEastAsia"/>
                <w:b/>
                <w:bCs/>
                <w:color w:val="000000"/>
                <w:sz w:val="21"/>
                <w:szCs w:val="21"/>
                <w:lang w:val="en-US" w:bidi="ar-SA"/>
              </w:rPr>
            </w:pPr>
          </w:p>
        </w:tc>
        <w:tc>
          <w:tcPr>
            <w:tcW w:w="1253" w:type="pct"/>
            <w:shd w:val="clear" w:color="auto" w:fill="auto"/>
            <w:vAlign w:val="center"/>
            <w:hideMark/>
          </w:tcPr>
          <w:p w14:paraId="060032E9" w14:textId="77777777" w:rsidR="001A11CB" w:rsidRPr="007B3BD8" w:rsidRDefault="001A11CB" w:rsidP="00E43DD9">
            <w:pPr>
              <w:pStyle w:val="mas-"/>
              <w:rPr>
                <w:rFonts w:eastAsiaTheme="minorEastAsia"/>
                <w:b/>
                <w:bCs/>
                <w:color w:val="000000"/>
                <w:sz w:val="21"/>
                <w:szCs w:val="21"/>
                <w:lang w:val="en-US" w:bidi="ar-SA"/>
              </w:rPr>
            </w:pPr>
            <w:r w:rsidRPr="007B3BD8">
              <w:rPr>
                <w:rFonts w:eastAsiaTheme="minorEastAsia"/>
                <w:b/>
                <w:bCs/>
                <w:color w:val="000000"/>
                <w:sz w:val="21"/>
                <w:szCs w:val="21"/>
                <w:lang w:val="en-US" w:bidi="ar-SA"/>
              </w:rPr>
              <w:t>PM</w:t>
            </w:r>
            <w:r w:rsidRPr="007B3BD8">
              <w:rPr>
                <w:rFonts w:eastAsiaTheme="minorEastAsia"/>
                <w:b/>
                <w:bCs/>
                <w:color w:val="000000"/>
                <w:sz w:val="21"/>
                <w:szCs w:val="21"/>
                <w:vertAlign w:val="subscript"/>
                <w:lang w:val="en-US" w:bidi="ar-SA"/>
              </w:rPr>
              <w:t>10</w:t>
            </w:r>
          </w:p>
        </w:tc>
        <w:tc>
          <w:tcPr>
            <w:tcW w:w="1136" w:type="pct"/>
            <w:shd w:val="clear" w:color="auto" w:fill="auto"/>
            <w:vAlign w:val="center"/>
            <w:hideMark/>
          </w:tcPr>
          <w:p w14:paraId="50ADC5F2" w14:textId="77777777" w:rsidR="001A11CB" w:rsidRPr="007B3BD8" w:rsidRDefault="001A11CB" w:rsidP="00E43DD9">
            <w:pPr>
              <w:pStyle w:val="mas-"/>
              <w:rPr>
                <w:rFonts w:eastAsiaTheme="minorEastAsia"/>
                <w:b/>
                <w:bCs/>
                <w:color w:val="000000"/>
                <w:sz w:val="21"/>
                <w:szCs w:val="21"/>
                <w:lang w:val="en-US" w:bidi="ar-SA"/>
              </w:rPr>
            </w:pPr>
            <w:r w:rsidRPr="007B3BD8">
              <w:rPr>
                <w:rFonts w:eastAsiaTheme="minorEastAsia"/>
                <w:b/>
                <w:bCs/>
                <w:color w:val="000000"/>
                <w:sz w:val="21"/>
                <w:szCs w:val="21"/>
                <w:lang w:val="en-US" w:bidi="ar-SA"/>
              </w:rPr>
              <w:t>PM</w:t>
            </w:r>
            <w:r w:rsidRPr="000341EF">
              <w:rPr>
                <w:rFonts w:eastAsiaTheme="minorEastAsia"/>
                <w:b/>
                <w:bCs/>
                <w:color w:val="000000"/>
                <w:sz w:val="21"/>
                <w:szCs w:val="21"/>
                <w:vertAlign w:val="subscript"/>
                <w:lang w:val="en-US" w:bidi="ar-SA"/>
              </w:rPr>
              <w:t>2.5</w:t>
            </w:r>
          </w:p>
        </w:tc>
        <w:tc>
          <w:tcPr>
            <w:tcW w:w="788" w:type="pct"/>
            <w:shd w:val="clear" w:color="auto" w:fill="auto"/>
            <w:vAlign w:val="center"/>
            <w:hideMark/>
          </w:tcPr>
          <w:p w14:paraId="358FC2AF" w14:textId="77777777" w:rsidR="001A11CB" w:rsidRPr="007B3BD8" w:rsidRDefault="001A11CB" w:rsidP="00E43DD9">
            <w:pPr>
              <w:pStyle w:val="mas-"/>
              <w:rPr>
                <w:rFonts w:eastAsiaTheme="minorEastAsia"/>
                <w:b/>
                <w:bCs/>
                <w:color w:val="000000"/>
                <w:sz w:val="21"/>
                <w:szCs w:val="21"/>
                <w:lang w:val="en-US" w:bidi="ar-SA"/>
              </w:rPr>
            </w:pPr>
            <w:r w:rsidRPr="007B3BD8">
              <w:rPr>
                <w:rFonts w:eastAsiaTheme="minorEastAsia"/>
                <w:b/>
                <w:bCs/>
                <w:color w:val="000000"/>
                <w:sz w:val="21"/>
                <w:szCs w:val="21"/>
                <w:lang w:val="en-US" w:bidi="ar-SA"/>
              </w:rPr>
              <w:t>PM</w:t>
            </w:r>
            <w:r w:rsidRPr="007B3BD8">
              <w:rPr>
                <w:rFonts w:eastAsiaTheme="minorEastAsia"/>
                <w:b/>
                <w:bCs/>
                <w:color w:val="000000"/>
                <w:sz w:val="21"/>
                <w:szCs w:val="21"/>
                <w:vertAlign w:val="subscript"/>
                <w:lang w:val="en-US" w:bidi="ar-SA"/>
              </w:rPr>
              <w:t>10</w:t>
            </w:r>
          </w:p>
        </w:tc>
        <w:tc>
          <w:tcPr>
            <w:tcW w:w="712" w:type="pct"/>
            <w:shd w:val="clear" w:color="auto" w:fill="auto"/>
            <w:vAlign w:val="center"/>
            <w:hideMark/>
          </w:tcPr>
          <w:p w14:paraId="672C9162" w14:textId="77777777" w:rsidR="001A11CB" w:rsidRPr="007B3BD8" w:rsidRDefault="001A11CB" w:rsidP="00E43DD9">
            <w:pPr>
              <w:pStyle w:val="mas-"/>
              <w:rPr>
                <w:rFonts w:eastAsiaTheme="minorEastAsia"/>
                <w:b/>
                <w:bCs/>
                <w:color w:val="000000"/>
                <w:sz w:val="21"/>
                <w:szCs w:val="21"/>
                <w:lang w:val="en-US" w:bidi="ar-SA"/>
              </w:rPr>
            </w:pPr>
            <w:r w:rsidRPr="007B3BD8">
              <w:rPr>
                <w:rFonts w:eastAsiaTheme="minorEastAsia"/>
                <w:b/>
                <w:bCs/>
                <w:color w:val="000000"/>
                <w:sz w:val="21"/>
                <w:szCs w:val="21"/>
                <w:lang w:val="en-US" w:bidi="ar-SA"/>
              </w:rPr>
              <w:t>PM</w:t>
            </w:r>
            <w:r w:rsidRPr="000341EF">
              <w:rPr>
                <w:rFonts w:eastAsiaTheme="minorEastAsia"/>
                <w:b/>
                <w:bCs/>
                <w:color w:val="000000"/>
                <w:sz w:val="21"/>
                <w:szCs w:val="21"/>
                <w:vertAlign w:val="subscript"/>
                <w:lang w:val="en-US" w:bidi="ar-SA"/>
              </w:rPr>
              <w:t>2.5</w:t>
            </w:r>
          </w:p>
        </w:tc>
      </w:tr>
      <w:tr w:rsidR="001A11CB" w:rsidRPr="007B3BD8" w14:paraId="497D29E5" w14:textId="77777777" w:rsidTr="00E43DD9">
        <w:trPr>
          <w:trHeight w:val="312"/>
          <w:jc w:val="center"/>
        </w:trPr>
        <w:tc>
          <w:tcPr>
            <w:tcW w:w="1110" w:type="pct"/>
            <w:shd w:val="clear" w:color="auto" w:fill="auto"/>
            <w:vAlign w:val="center"/>
            <w:hideMark/>
          </w:tcPr>
          <w:p w14:paraId="24E0C34F" w14:textId="77777777" w:rsidR="001A11CB" w:rsidRPr="007B3BD8" w:rsidRDefault="001A11CB" w:rsidP="00E43DD9">
            <w:pPr>
              <w:pStyle w:val="mas-"/>
              <w:rPr>
                <w:rFonts w:eastAsiaTheme="minorEastAsia"/>
                <w:color w:val="000000"/>
                <w:sz w:val="21"/>
                <w:szCs w:val="21"/>
                <w:lang w:val="en-US" w:bidi="ar-SA"/>
              </w:rPr>
            </w:pPr>
            <w:r w:rsidRPr="007B3BD8">
              <w:rPr>
                <w:rFonts w:eastAsiaTheme="minorEastAsia"/>
                <w:color w:val="000000"/>
                <w:sz w:val="21"/>
                <w:szCs w:val="21"/>
                <w:lang w:val="en-US" w:bidi="ar-SA"/>
              </w:rPr>
              <w:t>最小值</w:t>
            </w:r>
          </w:p>
        </w:tc>
        <w:tc>
          <w:tcPr>
            <w:tcW w:w="1253" w:type="pct"/>
            <w:shd w:val="clear" w:color="auto" w:fill="auto"/>
            <w:vAlign w:val="center"/>
            <w:hideMark/>
          </w:tcPr>
          <w:p w14:paraId="5DB1696A" w14:textId="77777777" w:rsidR="001A11CB" w:rsidRPr="007B3BD8" w:rsidRDefault="001A11CB" w:rsidP="00E43DD9">
            <w:pPr>
              <w:pStyle w:val="mas-"/>
              <w:rPr>
                <w:rFonts w:eastAsiaTheme="minorEastAsia"/>
                <w:color w:val="000000"/>
                <w:sz w:val="21"/>
                <w:szCs w:val="21"/>
                <w:lang w:val="en-US" w:bidi="ar-SA"/>
              </w:rPr>
            </w:pPr>
            <w:r w:rsidRPr="007B3BD8">
              <w:rPr>
                <w:rFonts w:eastAsiaTheme="minorEastAsia"/>
                <w:color w:val="000000"/>
                <w:sz w:val="21"/>
                <w:szCs w:val="21"/>
                <w:lang w:val="en-US" w:bidi="ar-SA"/>
              </w:rPr>
              <w:t>0.019</w:t>
            </w:r>
          </w:p>
        </w:tc>
        <w:tc>
          <w:tcPr>
            <w:tcW w:w="1136" w:type="pct"/>
            <w:shd w:val="clear" w:color="auto" w:fill="auto"/>
            <w:vAlign w:val="center"/>
            <w:hideMark/>
          </w:tcPr>
          <w:p w14:paraId="7A25FECA" w14:textId="77777777" w:rsidR="001A11CB" w:rsidRPr="007B3BD8" w:rsidRDefault="001A11CB" w:rsidP="00E43DD9">
            <w:pPr>
              <w:pStyle w:val="mas-"/>
              <w:rPr>
                <w:rFonts w:eastAsiaTheme="minorEastAsia"/>
                <w:color w:val="000000"/>
                <w:sz w:val="21"/>
                <w:szCs w:val="21"/>
                <w:lang w:val="en-US" w:bidi="ar-SA"/>
              </w:rPr>
            </w:pPr>
            <w:r w:rsidRPr="007B3BD8">
              <w:rPr>
                <w:rFonts w:eastAsiaTheme="minorEastAsia"/>
                <w:color w:val="000000"/>
                <w:sz w:val="21"/>
                <w:szCs w:val="21"/>
                <w:lang w:val="en-US" w:bidi="ar-SA"/>
              </w:rPr>
              <w:t>0.004</w:t>
            </w:r>
          </w:p>
        </w:tc>
        <w:tc>
          <w:tcPr>
            <w:tcW w:w="788" w:type="pct"/>
            <w:shd w:val="clear" w:color="auto" w:fill="auto"/>
            <w:vAlign w:val="center"/>
            <w:hideMark/>
          </w:tcPr>
          <w:p w14:paraId="1EAC922E" w14:textId="77777777" w:rsidR="001A11CB" w:rsidRPr="007B3BD8" w:rsidRDefault="001A11CB" w:rsidP="00E43DD9">
            <w:pPr>
              <w:pStyle w:val="mas-"/>
              <w:rPr>
                <w:rFonts w:eastAsiaTheme="minorEastAsia"/>
                <w:color w:val="000000"/>
                <w:sz w:val="21"/>
                <w:szCs w:val="21"/>
                <w:lang w:val="en-US" w:bidi="ar-SA"/>
              </w:rPr>
            </w:pPr>
            <w:r w:rsidRPr="007B3BD8">
              <w:rPr>
                <w:rFonts w:eastAsiaTheme="minorEastAsia"/>
                <w:color w:val="000000"/>
                <w:sz w:val="21"/>
                <w:szCs w:val="21"/>
                <w:lang w:val="en-US" w:bidi="ar-SA"/>
              </w:rPr>
              <w:t>0</w:t>
            </w:r>
          </w:p>
        </w:tc>
        <w:tc>
          <w:tcPr>
            <w:tcW w:w="712" w:type="pct"/>
            <w:shd w:val="clear" w:color="auto" w:fill="auto"/>
            <w:vAlign w:val="center"/>
            <w:hideMark/>
          </w:tcPr>
          <w:p w14:paraId="5D70BFDB" w14:textId="77777777" w:rsidR="001A11CB" w:rsidRPr="007B3BD8" w:rsidRDefault="001A11CB" w:rsidP="00E43DD9">
            <w:pPr>
              <w:pStyle w:val="mas-"/>
              <w:rPr>
                <w:rFonts w:eastAsiaTheme="minorEastAsia"/>
                <w:color w:val="000000"/>
                <w:sz w:val="21"/>
                <w:szCs w:val="21"/>
                <w:lang w:val="en-US" w:bidi="ar-SA"/>
              </w:rPr>
            </w:pPr>
            <w:r w:rsidRPr="007B3BD8">
              <w:rPr>
                <w:rFonts w:eastAsiaTheme="minorEastAsia"/>
                <w:color w:val="000000"/>
                <w:sz w:val="21"/>
                <w:szCs w:val="21"/>
                <w:lang w:val="en-US" w:bidi="ar-SA"/>
              </w:rPr>
              <w:t>0</w:t>
            </w:r>
          </w:p>
        </w:tc>
      </w:tr>
      <w:tr w:rsidR="001A11CB" w:rsidRPr="007B3BD8" w14:paraId="2A79C8E5" w14:textId="77777777" w:rsidTr="00E43DD9">
        <w:trPr>
          <w:trHeight w:val="312"/>
          <w:jc w:val="center"/>
        </w:trPr>
        <w:tc>
          <w:tcPr>
            <w:tcW w:w="1110" w:type="pct"/>
            <w:shd w:val="clear" w:color="auto" w:fill="auto"/>
            <w:vAlign w:val="center"/>
            <w:hideMark/>
          </w:tcPr>
          <w:p w14:paraId="61BD2143" w14:textId="77777777" w:rsidR="001A11CB" w:rsidRPr="007B3BD8" w:rsidRDefault="001A11CB" w:rsidP="00E43DD9">
            <w:pPr>
              <w:pStyle w:val="mas-"/>
              <w:rPr>
                <w:rFonts w:eastAsiaTheme="minorEastAsia"/>
                <w:color w:val="000000"/>
                <w:sz w:val="21"/>
                <w:szCs w:val="21"/>
                <w:lang w:val="en-US" w:bidi="ar-SA"/>
              </w:rPr>
            </w:pPr>
            <w:r w:rsidRPr="007B3BD8">
              <w:rPr>
                <w:rFonts w:eastAsiaTheme="minorEastAsia"/>
                <w:color w:val="000000"/>
                <w:sz w:val="21"/>
                <w:szCs w:val="21"/>
                <w:lang w:val="en-US" w:bidi="ar-SA"/>
              </w:rPr>
              <w:t>最大值</w:t>
            </w:r>
          </w:p>
        </w:tc>
        <w:tc>
          <w:tcPr>
            <w:tcW w:w="1253" w:type="pct"/>
            <w:shd w:val="clear" w:color="auto" w:fill="auto"/>
            <w:vAlign w:val="center"/>
            <w:hideMark/>
          </w:tcPr>
          <w:p w14:paraId="2FB1F6D6" w14:textId="77777777" w:rsidR="001A11CB" w:rsidRPr="007B3BD8" w:rsidRDefault="001A11CB" w:rsidP="00E43DD9">
            <w:pPr>
              <w:pStyle w:val="mas-"/>
              <w:rPr>
                <w:rFonts w:eastAsiaTheme="minorEastAsia"/>
                <w:color w:val="000000"/>
                <w:sz w:val="21"/>
                <w:szCs w:val="21"/>
                <w:lang w:val="en-US" w:bidi="ar-SA"/>
              </w:rPr>
            </w:pPr>
            <w:r w:rsidRPr="007B3BD8">
              <w:rPr>
                <w:rFonts w:eastAsiaTheme="minorEastAsia"/>
                <w:color w:val="000000"/>
                <w:sz w:val="21"/>
                <w:szCs w:val="21"/>
                <w:lang w:val="en-US" w:bidi="ar-SA"/>
              </w:rPr>
              <w:t>2.229</w:t>
            </w:r>
          </w:p>
        </w:tc>
        <w:tc>
          <w:tcPr>
            <w:tcW w:w="1136" w:type="pct"/>
            <w:shd w:val="clear" w:color="auto" w:fill="auto"/>
            <w:vAlign w:val="center"/>
            <w:hideMark/>
          </w:tcPr>
          <w:p w14:paraId="59572E02" w14:textId="77777777" w:rsidR="001A11CB" w:rsidRPr="007B3BD8" w:rsidRDefault="001A11CB" w:rsidP="00E43DD9">
            <w:pPr>
              <w:pStyle w:val="mas-"/>
              <w:rPr>
                <w:rFonts w:eastAsiaTheme="minorEastAsia"/>
                <w:color w:val="000000"/>
                <w:sz w:val="21"/>
                <w:szCs w:val="21"/>
                <w:lang w:val="en-US" w:bidi="ar-SA"/>
              </w:rPr>
            </w:pPr>
            <w:r w:rsidRPr="007B3BD8">
              <w:rPr>
                <w:rFonts w:eastAsiaTheme="minorEastAsia"/>
                <w:color w:val="000000"/>
                <w:sz w:val="21"/>
                <w:szCs w:val="21"/>
                <w:lang w:val="en-US" w:bidi="ar-SA"/>
              </w:rPr>
              <w:t>0.497</w:t>
            </w:r>
          </w:p>
        </w:tc>
        <w:tc>
          <w:tcPr>
            <w:tcW w:w="788" w:type="pct"/>
            <w:shd w:val="clear" w:color="auto" w:fill="auto"/>
            <w:vAlign w:val="center"/>
            <w:hideMark/>
          </w:tcPr>
          <w:p w14:paraId="008CDA66" w14:textId="77777777" w:rsidR="001A11CB" w:rsidRPr="007B3BD8" w:rsidRDefault="001A11CB" w:rsidP="00E43DD9">
            <w:pPr>
              <w:pStyle w:val="mas-"/>
              <w:rPr>
                <w:rFonts w:eastAsiaTheme="minorEastAsia"/>
                <w:color w:val="000000"/>
                <w:sz w:val="21"/>
                <w:szCs w:val="21"/>
                <w:lang w:val="en-US" w:bidi="ar-SA"/>
              </w:rPr>
            </w:pPr>
            <w:r w:rsidRPr="007B3BD8">
              <w:rPr>
                <w:rFonts w:eastAsiaTheme="minorEastAsia"/>
                <w:color w:val="000000"/>
                <w:sz w:val="21"/>
                <w:szCs w:val="21"/>
                <w:lang w:val="en-US" w:bidi="ar-SA"/>
              </w:rPr>
              <w:t>0.179</w:t>
            </w:r>
          </w:p>
        </w:tc>
        <w:tc>
          <w:tcPr>
            <w:tcW w:w="712" w:type="pct"/>
            <w:shd w:val="clear" w:color="auto" w:fill="auto"/>
            <w:vAlign w:val="center"/>
            <w:hideMark/>
          </w:tcPr>
          <w:p w14:paraId="36A31C19" w14:textId="77777777" w:rsidR="001A11CB" w:rsidRPr="007B3BD8" w:rsidRDefault="001A11CB" w:rsidP="00E43DD9">
            <w:pPr>
              <w:pStyle w:val="mas-"/>
              <w:rPr>
                <w:rFonts w:eastAsiaTheme="minorEastAsia"/>
                <w:color w:val="000000"/>
                <w:sz w:val="21"/>
                <w:szCs w:val="21"/>
                <w:lang w:val="en-US" w:bidi="ar-SA"/>
              </w:rPr>
            </w:pPr>
            <w:r w:rsidRPr="007B3BD8">
              <w:rPr>
                <w:rFonts w:eastAsiaTheme="minorEastAsia"/>
                <w:color w:val="000000"/>
                <w:sz w:val="21"/>
                <w:szCs w:val="21"/>
                <w:lang w:val="en-US" w:bidi="ar-SA"/>
              </w:rPr>
              <w:t>0.089</w:t>
            </w:r>
          </w:p>
        </w:tc>
      </w:tr>
      <w:tr w:rsidR="001A11CB" w:rsidRPr="007B3BD8" w14:paraId="3D499BF2" w14:textId="77777777" w:rsidTr="00E43DD9">
        <w:trPr>
          <w:trHeight w:val="312"/>
          <w:jc w:val="center"/>
        </w:trPr>
        <w:tc>
          <w:tcPr>
            <w:tcW w:w="1110" w:type="pct"/>
            <w:shd w:val="clear" w:color="auto" w:fill="auto"/>
            <w:vAlign w:val="center"/>
            <w:hideMark/>
          </w:tcPr>
          <w:p w14:paraId="1D1CC805" w14:textId="77777777" w:rsidR="001A11CB" w:rsidRPr="007B3BD8" w:rsidRDefault="001A11CB" w:rsidP="00E43DD9">
            <w:pPr>
              <w:pStyle w:val="mas-"/>
              <w:rPr>
                <w:rFonts w:eastAsiaTheme="minorEastAsia"/>
                <w:color w:val="000000"/>
                <w:sz w:val="21"/>
                <w:szCs w:val="21"/>
                <w:lang w:val="en-US" w:bidi="ar-SA"/>
              </w:rPr>
            </w:pPr>
            <w:r w:rsidRPr="007B3BD8">
              <w:rPr>
                <w:rFonts w:eastAsiaTheme="minorEastAsia"/>
                <w:color w:val="000000"/>
                <w:sz w:val="21"/>
                <w:szCs w:val="21"/>
                <w:lang w:val="en-US" w:bidi="ar-SA"/>
              </w:rPr>
              <w:t>平均值</w:t>
            </w:r>
          </w:p>
        </w:tc>
        <w:tc>
          <w:tcPr>
            <w:tcW w:w="1253" w:type="pct"/>
            <w:shd w:val="clear" w:color="auto" w:fill="auto"/>
            <w:vAlign w:val="center"/>
            <w:hideMark/>
          </w:tcPr>
          <w:p w14:paraId="74321E96" w14:textId="77777777" w:rsidR="001A11CB" w:rsidRPr="007B3BD8" w:rsidRDefault="001A11CB" w:rsidP="00E43DD9">
            <w:pPr>
              <w:pStyle w:val="mas-"/>
              <w:rPr>
                <w:rFonts w:eastAsiaTheme="minorEastAsia"/>
                <w:color w:val="000000"/>
                <w:sz w:val="21"/>
                <w:szCs w:val="21"/>
                <w:lang w:val="en-US" w:bidi="ar-SA"/>
              </w:rPr>
            </w:pPr>
            <w:r w:rsidRPr="007B3BD8">
              <w:rPr>
                <w:rFonts w:eastAsiaTheme="minorEastAsia"/>
                <w:color w:val="000000"/>
                <w:sz w:val="21"/>
                <w:szCs w:val="21"/>
                <w:lang w:val="en-US" w:bidi="ar-SA"/>
              </w:rPr>
              <w:t>0.185</w:t>
            </w:r>
          </w:p>
        </w:tc>
        <w:tc>
          <w:tcPr>
            <w:tcW w:w="1136" w:type="pct"/>
            <w:shd w:val="clear" w:color="auto" w:fill="auto"/>
            <w:vAlign w:val="center"/>
            <w:hideMark/>
          </w:tcPr>
          <w:p w14:paraId="41CC583A" w14:textId="77777777" w:rsidR="001A11CB" w:rsidRPr="007B3BD8" w:rsidRDefault="001A11CB" w:rsidP="00E43DD9">
            <w:pPr>
              <w:pStyle w:val="mas-"/>
              <w:rPr>
                <w:rFonts w:eastAsiaTheme="minorEastAsia"/>
                <w:color w:val="000000"/>
                <w:sz w:val="21"/>
                <w:szCs w:val="21"/>
                <w:lang w:val="en-US" w:bidi="ar-SA"/>
              </w:rPr>
            </w:pPr>
            <w:r w:rsidRPr="007B3BD8">
              <w:rPr>
                <w:rFonts w:eastAsiaTheme="minorEastAsia"/>
                <w:color w:val="000000"/>
                <w:sz w:val="21"/>
                <w:szCs w:val="21"/>
                <w:lang w:val="en-US" w:bidi="ar-SA"/>
              </w:rPr>
              <w:t>0.041</w:t>
            </w:r>
          </w:p>
        </w:tc>
        <w:tc>
          <w:tcPr>
            <w:tcW w:w="788" w:type="pct"/>
            <w:shd w:val="clear" w:color="auto" w:fill="auto"/>
            <w:vAlign w:val="center"/>
            <w:hideMark/>
          </w:tcPr>
          <w:p w14:paraId="57618D19" w14:textId="77777777" w:rsidR="001A11CB" w:rsidRPr="007B3BD8" w:rsidRDefault="001A11CB" w:rsidP="00E43DD9">
            <w:pPr>
              <w:pStyle w:val="mas-"/>
              <w:rPr>
                <w:rFonts w:eastAsiaTheme="minorEastAsia"/>
                <w:color w:val="000000"/>
                <w:sz w:val="21"/>
                <w:szCs w:val="21"/>
                <w:lang w:val="en-US" w:bidi="ar-SA"/>
              </w:rPr>
            </w:pPr>
            <w:r w:rsidRPr="007B3BD8">
              <w:rPr>
                <w:rFonts w:eastAsiaTheme="minorEastAsia"/>
                <w:color w:val="000000"/>
                <w:sz w:val="21"/>
                <w:szCs w:val="21"/>
                <w:lang w:val="en-US" w:bidi="ar-SA"/>
              </w:rPr>
              <w:t>0.086</w:t>
            </w:r>
          </w:p>
        </w:tc>
        <w:tc>
          <w:tcPr>
            <w:tcW w:w="712" w:type="pct"/>
            <w:shd w:val="clear" w:color="auto" w:fill="auto"/>
            <w:vAlign w:val="center"/>
            <w:hideMark/>
          </w:tcPr>
          <w:p w14:paraId="546EE4BA" w14:textId="77777777" w:rsidR="001A11CB" w:rsidRPr="007B3BD8" w:rsidRDefault="001A11CB" w:rsidP="00E43DD9">
            <w:pPr>
              <w:pStyle w:val="mas-"/>
              <w:rPr>
                <w:rFonts w:eastAsiaTheme="minorEastAsia"/>
                <w:color w:val="000000"/>
                <w:sz w:val="21"/>
                <w:szCs w:val="21"/>
                <w:lang w:val="en-US" w:bidi="ar-SA"/>
              </w:rPr>
            </w:pPr>
            <w:r w:rsidRPr="007B3BD8">
              <w:rPr>
                <w:rFonts w:eastAsiaTheme="minorEastAsia"/>
                <w:color w:val="000000"/>
                <w:sz w:val="21"/>
                <w:szCs w:val="21"/>
                <w:lang w:val="en-US" w:bidi="ar-SA"/>
              </w:rPr>
              <w:t>0.047</w:t>
            </w:r>
          </w:p>
        </w:tc>
      </w:tr>
    </w:tbl>
    <w:p w14:paraId="61AE581A" w14:textId="77777777" w:rsidR="001A11CB" w:rsidRPr="007B3BD8" w:rsidRDefault="001A11CB" w:rsidP="001A11CB">
      <w:pPr>
        <w:pStyle w:val="LZ-3"/>
      </w:pPr>
      <w:bookmarkStart w:id="423" w:name="_Toc117179422"/>
      <w:r w:rsidRPr="007B3BD8">
        <w:rPr>
          <w:rFonts w:hint="eastAsia"/>
          <w:lang w:eastAsia="zh-CN"/>
        </w:rPr>
        <w:t>非工业</w:t>
      </w:r>
      <w:r w:rsidRPr="007B3BD8">
        <w:rPr>
          <w:lang w:eastAsia="zh-CN"/>
        </w:rPr>
        <w:t>溶剂</w:t>
      </w:r>
      <w:proofErr w:type="spellStart"/>
      <w:r w:rsidRPr="007B3BD8">
        <w:t>使用源</w:t>
      </w:r>
      <w:bookmarkEnd w:id="423"/>
      <w:proofErr w:type="spellEnd"/>
    </w:p>
    <w:p w14:paraId="7876CDFC" w14:textId="11E81ED6" w:rsidR="001A11CB" w:rsidRPr="007B3BD8" w:rsidRDefault="001A11CB" w:rsidP="001A11CB">
      <w:pPr>
        <w:pStyle w:val="LZ-"/>
        <w:ind w:firstLine="480"/>
      </w:pPr>
      <w:r w:rsidRPr="007B3BD8">
        <w:rPr>
          <w:rFonts w:hint="eastAsia"/>
        </w:rPr>
        <w:t>非</w:t>
      </w:r>
      <w:r w:rsidRPr="007B3BD8">
        <w:t>工业溶剂使用源的排放系数主要参考《清单编制技术手册》</w:t>
      </w:r>
      <w:r w:rsidRPr="007B3BD8">
        <w:rPr>
          <w:rFonts w:hint="eastAsia"/>
        </w:rPr>
        <w:t>及</w:t>
      </w:r>
      <w:r w:rsidRPr="007B3BD8">
        <w:t>相关文献</w:t>
      </w:r>
      <w:r w:rsidRPr="007B3BD8">
        <w:rPr>
          <w:rFonts w:hint="eastAsia"/>
        </w:rPr>
        <w:t>，详见表</w:t>
      </w:r>
      <w:r w:rsidR="001F1DA6">
        <w:t>3</w:t>
      </w:r>
      <w:r w:rsidRPr="007B3BD8">
        <w:t>-16</w:t>
      </w:r>
      <w:r w:rsidRPr="007B3BD8">
        <w:t>。</w:t>
      </w:r>
    </w:p>
    <w:p w14:paraId="00C93603" w14:textId="6B06549D" w:rsidR="001A11CB" w:rsidRPr="007B3BD8" w:rsidRDefault="001A11CB" w:rsidP="001A11CB">
      <w:pPr>
        <w:pStyle w:val="LZ-0"/>
      </w:pPr>
      <w:r w:rsidRPr="007B3BD8">
        <w:rPr>
          <w:rFonts w:hint="eastAsia"/>
        </w:rPr>
        <w:t>表</w:t>
      </w:r>
      <w:r w:rsidR="001F1DA6">
        <w:t>3</w:t>
      </w:r>
      <w:r w:rsidRPr="007B3BD8">
        <w:rPr>
          <w:rFonts w:hint="eastAsia"/>
        </w:rPr>
        <w:t>-</w:t>
      </w:r>
      <w:del w:id="424" w:author="彭 mq" w:date="2023-03-09T09:20:00Z">
        <w:r w:rsidRPr="007B3BD8" w:rsidDel="004B4FC7">
          <w:rPr>
            <w:rFonts w:hint="eastAsia"/>
          </w:rPr>
          <w:delText xml:space="preserve"> </w:delText>
        </w:r>
      </w:del>
      <w:r w:rsidRPr="007B3BD8">
        <w:fldChar w:fldCharType="begin"/>
      </w:r>
      <w:r w:rsidRPr="007B3BD8">
        <w:instrText xml:space="preserve"> </w:instrText>
      </w:r>
      <w:r w:rsidRPr="007B3BD8">
        <w:rPr>
          <w:rFonts w:hint="eastAsia"/>
        </w:rPr>
        <w:instrText xml:space="preserve">SEQ </w:instrText>
      </w:r>
      <w:r w:rsidRPr="007B3BD8">
        <w:rPr>
          <w:rFonts w:hint="eastAsia"/>
        </w:rPr>
        <w:instrText>表</w:instrText>
      </w:r>
      <w:r w:rsidRPr="007B3BD8">
        <w:rPr>
          <w:rFonts w:hint="eastAsia"/>
        </w:rPr>
        <w:instrText>5- \* ARABIC</w:instrText>
      </w:r>
      <w:r w:rsidRPr="007B3BD8">
        <w:instrText xml:space="preserve"> </w:instrText>
      </w:r>
      <w:r w:rsidRPr="007B3BD8">
        <w:fldChar w:fldCharType="separate"/>
      </w:r>
      <w:r w:rsidR="000E3AA8">
        <w:rPr>
          <w:noProof/>
        </w:rPr>
        <w:t>16</w:t>
      </w:r>
      <w:r w:rsidRPr="007B3BD8">
        <w:fldChar w:fldCharType="end"/>
      </w:r>
      <w:r>
        <w:t xml:space="preserve"> </w:t>
      </w:r>
      <w:r w:rsidRPr="007B3BD8">
        <w:rPr>
          <w:rFonts w:hint="eastAsia"/>
        </w:rPr>
        <w:t>非工业</w:t>
      </w:r>
      <w:r w:rsidRPr="007B3BD8">
        <w:rPr>
          <w:rStyle w:val="Char1"/>
          <w:rFonts w:ascii="Times New Roman" w:eastAsia="黑体" w:hAnsi="Times New Roman"/>
          <w:b w:val="0"/>
          <w:szCs w:val="24"/>
        </w:rPr>
        <w:t>溶剂使用源的排放系数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812"/>
        <w:gridCol w:w="1417"/>
        <w:gridCol w:w="1165"/>
        <w:gridCol w:w="1722"/>
      </w:tblGrid>
      <w:tr w:rsidR="001A11CB" w:rsidRPr="007B3BD8" w14:paraId="6588CDD0" w14:textId="77777777" w:rsidTr="00E43DD9">
        <w:trPr>
          <w:trHeight w:val="349"/>
          <w:jc w:val="center"/>
        </w:trPr>
        <w:tc>
          <w:tcPr>
            <w:tcW w:w="1843" w:type="dxa"/>
            <w:noWrap/>
            <w:vAlign w:val="center"/>
            <w:hideMark/>
          </w:tcPr>
          <w:p w14:paraId="4229AF23" w14:textId="77777777" w:rsidR="001A11CB" w:rsidRPr="007B3BD8" w:rsidRDefault="001A11CB" w:rsidP="00E43DD9">
            <w:pPr>
              <w:pStyle w:val="LZ-4"/>
              <w:rPr>
                <w:b/>
              </w:rPr>
            </w:pPr>
            <w:r w:rsidRPr="007B3BD8">
              <w:rPr>
                <w:b/>
              </w:rPr>
              <w:t>部门</w:t>
            </w:r>
          </w:p>
        </w:tc>
        <w:tc>
          <w:tcPr>
            <w:tcW w:w="3229" w:type="dxa"/>
            <w:gridSpan w:val="2"/>
            <w:noWrap/>
            <w:vAlign w:val="center"/>
            <w:hideMark/>
          </w:tcPr>
          <w:p w14:paraId="5430A556" w14:textId="77777777" w:rsidR="001A11CB" w:rsidRPr="007B3BD8" w:rsidRDefault="001A11CB" w:rsidP="00E43DD9">
            <w:pPr>
              <w:pStyle w:val="LZ-4"/>
              <w:rPr>
                <w:b/>
              </w:rPr>
            </w:pPr>
            <w:r w:rsidRPr="007B3BD8">
              <w:rPr>
                <w:b/>
              </w:rPr>
              <w:t>行业</w:t>
            </w:r>
          </w:p>
        </w:tc>
        <w:tc>
          <w:tcPr>
            <w:tcW w:w="1165" w:type="dxa"/>
            <w:noWrap/>
            <w:vAlign w:val="center"/>
            <w:hideMark/>
          </w:tcPr>
          <w:p w14:paraId="6943AE74" w14:textId="77777777" w:rsidR="001A11CB" w:rsidRPr="007B3BD8" w:rsidRDefault="001A11CB" w:rsidP="00E43DD9">
            <w:pPr>
              <w:pStyle w:val="LZ-4"/>
              <w:rPr>
                <w:b/>
              </w:rPr>
            </w:pPr>
            <w:r w:rsidRPr="007B3BD8">
              <w:rPr>
                <w:b/>
              </w:rPr>
              <w:t>VOCs</w:t>
            </w:r>
          </w:p>
        </w:tc>
        <w:tc>
          <w:tcPr>
            <w:tcW w:w="1722" w:type="dxa"/>
            <w:noWrap/>
            <w:vAlign w:val="center"/>
            <w:hideMark/>
          </w:tcPr>
          <w:p w14:paraId="64888CA7" w14:textId="77777777" w:rsidR="001A11CB" w:rsidRPr="007B3BD8" w:rsidRDefault="001A11CB" w:rsidP="00E43DD9">
            <w:pPr>
              <w:pStyle w:val="LZ-4"/>
              <w:rPr>
                <w:b/>
              </w:rPr>
            </w:pPr>
            <w:r w:rsidRPr="007B3BD8">
              <w:rPr>
                <w:b/>
              </w:rPr>
              <w:t>单位</w:t>
            </w:r>
          </w:p>
        </w:tc>
      </w:tr>
      <w:tr w:rsidR="001A11CB" w:rsidRPr="007B3BD8" w14:paraId="469A749F" w14:textId="77777777" w:rsidTr="00E43DD9">
        <w:trPr>
          <w:trHeight w:val="227"/>
          <w:jc w:val="center"/>
        </w:trPr>
        <w:tc>
          <w:tcPr>
            <w:tcW w:w="1843" w:type="dxa"/>
            <w:vMerge w:val="restart"/>
            <w:noWrap/>
            <w:vAlign w:val="center"/>
          </w:tcPr>
          <w:p w14:paraId="4C4C9B06" w14:textId="77777777" w:rsidR="001A11CB" w:rsidRPr="007B3BD8" w:rsidRDefault="001A11CB" w:rsidP="00E43DD9">
            <w:pPr>
              <w:pStyle w:val="LZ-4"/>
            </w:pPr>
            <w:r w:rsidRPr="007B3BD8">
              <w:t>非工业溶剂使用</w:t>
            </w:r>
          </w:p>
        </w:tc>
        <w:tc>
          <w:tcPr>
            <w:tcW w:w="1812" w:type="dxa"/>
            <w:noWrap/>
            <w:vAlign w:val="center"/>
          </w:tcPr>
          <w:p w14:paraId="31E415B0" w14:textId="77777777" w:rsidR="001A11CB" w:rsidRPr="007B3BD8" w:rsidRDefault="001A11CB" w:rsidP="00E43DD9">
            <w:pPr>
              <w:pStyle w:val="LZ-4"/>
            </w:pPr>
            <w:r w:rsidRPr="007B3BD8">
              <w:t>建筑涂料</w:t>
            </w:r>
          </w:p>
        </w:tc>
        <w:tc>
          <w:tcPr>
            <w:tcW w:w="1417" w:type="dxa"/>
            <w:noWrap/>
            <w:vAlign w:val="center"/>
          </w:tcPr>
          <w:p w14:paraId="1620D8FB" w14:textId="77777777" w:rsidR="001A11CB" w:rsidRPr="007B3BD8" w:rsidRDefault="001A11CB" w:rsidP="00E43DD9">
            <w:pPr>
              <w:pStyle w:val="LZ-4"/>
            </w:pPr>
            <w:r w:rsidRPr="007B3BD8">
              <w:t>水性涂料</w:t>
            </w:r>
          </w:p>
        </w:tc>
        <w:tc>
          <w:tcPr>
            <w:tcW w:w="1165" w:type="dxa"/>
            <w:noWrap/>
            <w:vAlign w:val="center"/>
          </w:tcPr>
          <w:p w14:paraId="0530D913" w14:textId="77777777" w:rsidR="001A11CB" w:rsidRPr="007B3BD8" w:rsidRDefault="001A11CB" w:rsidP="00E43DD9">
            <w:pPr>
              <w:pStyle w:val="LZ-4"/>
            </w:pPr>
            <w:r w:rsidRPr="007B3BD8">
              <w:t>120</w:t>
            </w:r>
          </w:p>
        </w:tc>
        <w:tc>
          <w:tcPr>
            <w:tcW w:w="1722" w:type="dxa"/>
            <w:noWrap/>
            <w:vAlign w:val="center"/>
          </w:tcPr>
          <w:p w14:paraId="3E0450BF" w14:textId="77777777" w:rsidR="001A11CB" w:rsidRPr="007B3BD8" w:rsidRDefault="001A11CB" w:rsidP="00E43DD9">
            <w:pPr>
              <w:pStyle w:val="LZ-4"/>
            </w:pPr>
            <w:r w:rsidRPr="007B3BD8">
              <w:t>g/kg</w:t>
            </w:r>
            <w:r w:rsidRPr="007B3BD8">
              <w:t>涂料</w:t>
            </w:r>
          </w:p>
        </w:tc>
      </w:tr>
      <w:tr w:rsidR="001A11CB" w:rsidRPr="007B3BD8" w14:paraId="5A878E53" w14:textId="77777777" w:rsidTr="00E43DD9">
        <w:trPr>
          <w:trHeight w:val="227"/>
          <w:jc w:val="center"/>
        </w:trPr>
        <w:tc>
          <w:tcPr>
            <w:tcW w:w="1843" w:type="dxa"/>
            <w:vMerge/>
            <w:noWrap/>
            <w:vAlign w:val="center"/>
          </w:tcPr>
          <w:p w14:paraId="2E78CB4F" w14:textId="77777777" w:rsidR="001A11CB" w:rsidRPr="007B3BD8" w:rsidRDefault="001A11CB" w:rsidP="00E43DD9">
            <w:pPr>
              <w:pStyle w:val="LZ-4"/>
            </w:pPr>
          </w:p>
        </w:tc>
        <w:tc>
          <w:tcPr>
            <w:tcW w:w="1812" w:type="dxa"/>
            <w:noWrap/>
            <w:vAlign w:val="center"/>
          </w:tcPr>
          <w:p w14:paraId="6B1C5D7A" w14:textId="77777777" w:rsidR="001A11CB" w:rsidRPr="007B3BD8" w:rsidRDefault="001A11CB" w:rsidP="00E43DD9">
            <w:pPr>
              <w:pStyle w:val="LZ-4"/>
            </w:pPr>
            <w:r w:rsidRPr="007B3BD8">
              <w:t>建筑涂料</w:t>
            </w:r>
          </w:p>
        </w:tc>
        <w:tc>
          <w:tcPr>
            <w:tcW w:w="1417" w:type="dxa"/>
            <w:noWrap/>
            <w:vAlign w:val="center"/>
          </w:tcPr>
          <w:p w14:paraId="3A3B11F9" w14:textId="77777777" w:rsidR="001A11CB" w:rsidRPr="007B3BD8" w:rsidRDefault="001A11CB" w:rsidP="00E43DD9">
            <w:pPr>
              <w:pStyle w:val="LZ-4"/>
            </w:pPr>
            <w:r w:rsidRPr="007B3BD8">
              <w:t>溶剂型涂料</w:t>
            </w:r>
          </w:p>
        </w:tc>
        <w:tc>
          <w:tcPr>
            <w:tcW w:w="1165" w:type="dxa"/>
            <w:noWrap/>
            <w:vAlign w:val="center"/>
          </w:tcPr>
          <w:p w14:paraId="072D52A7" w14:textId="77777777" w:rsidR="001A11CB" w:rsidRPr="007B3BD8" w:rsidRDefault="001A11CB" w:rsidP="00E43DD9">
            <w:pPr>
              <w:pStyle w:val="LZ-4"/>
            </w:pPr>
            <w:r w:rsidRPr="007B3BD8">
              <w:t>450</w:t>
            </w:r>
          </w:p>
        </w:tc>
        <w:tc>
          <w:tcPr>
            <w:tcW w:w="1722" w:type="dxa"/>
            <w:noWrap/>
            <w:vAlign w:val="center"/>
          </w:tcPr>
          <w:p w14:paraId="70C8984C" w14:textId="77777777" w:rsidR="001A11CB" w:rsidRPr="007B3BD8" w:rsidRDefault="001A11CB" w:rsidP="00E43DD9">
            <w:pPr>
              <w:pStyle w:val="LZ-4"/>
            </w:pPr>
            <w:r w:rsidRPr="007B3BD8">
              <w:t>g/kg</w:t>
            </w:r>
            <w:r w:rsidRPr="007B3BD8">
              <w:t>涂料</w:t>
            </w:r>
          </w:p>
        </w:tc>
      </w:tr>
      <w:tr w:rsidR="001A11CB" w:rsidRPr="007B3BD8" w14:paraId="228966AA" w14:textId="77777777" w:rsidTr="00E43DD9">
        <w:trPr>
          <w:trHeight w:val="227"/>
          <w:jc w:val="center"/>
        </w:trPr>
        <w:tc>
          <w:tcPr>
            <w:tcW w:w="1843" w:type="dxa"/>
            <w:vMerge/>
            <w:noWrap/>
            <w:vAlign w:val="center"/>
          </w:tcPr>
          <w:p w14:paraId="1D6BE397" w14:textId="77777777" w:rsidR="001A11CB" w:rsidRPr="007B3BD8" w:rsidRDefault="001A11CB" w:rsidP="00E43DD9">
            <w:pPr>
              <w:pStyle w:val="LZ-4"/>
            </w:pPr>
          </w:p>
        </w:tc>
        <w:tc>
          <w:tcPr>
            <w:tcW w:w="1812" w:type="dxa"/>
            <w:vMerge w:val="restart"/>
            <w:noWrap/>
          </w:tcPr>
          <w:p w14:paraId="4F06DEBD" w14:textId="77777777" w:rsidR="001A11CB" w:rsidRPr="007B3BD8" w:rsidRDefault="001A11CB" w:rsidP="00E43DD9">
            <w:pPr>
              <w:pStyle w:val="LZ-4"/>
            </w:pPr>
            <w:r w:rsidRPr="007B3BD8">
              <w:t>农药使用</w:t>
            </w:r>
          </w:p>
        </w:tc>
        <w:tc>
          <w:tcPr>
            <w:tcW w:w="1417" w:type="dxa"/>
            <w:noWrap/>
            <w:vAlign w:val="center"/>
          </w:tcPr>
          <w:p w14:paraId="559BCC0E" w14:textId="77777777" w:rsidR="001A11CB" w:rsidRPr="007B3BD8" w:rsidRDefault="001A11CB" w:rsidP="00E43DD9">
            <w:pPr>
              <w:pStyle w:val="LZ-4"/>
            </w:pPr>
            <w:r w:rsidRPr="007B3BD8">
              <w:t>杀虫剂</w:t>
            </w:r>
          </w:p>
        </w:tc>
        <w:tc>
          <w:tcPr>
            <w:tcW w:w="1165" w:type="dxa"/>
            <w:noWrap/>
            <w:vAlign w:val="center"/>
          </w:tcPr>
          <w:p w14:paraId="54F0154B" w14:textId="77777777" w:rsidR="001A11CB" w:rsidRPr="007B3BD8" w:rsidRDefault="001A11CB" w:rsidP="00E43DD9">
            <w:pPr>
              <w:pStyle w:val="LZ-4"/>
            </w:pPr>
            <w:r w:rsidRPr="007B3BD8">
              <w:t>568.67</w:t>
            </w:r>
          </w:p>
        </w:tc>
        <w:tc>
          <w:tcPr>
            <w:tcW w:w="1722" w:type="dxa"/>
            <w:noWrap/>
            <w:vAlign w:val="center"/>
          </w:tcPr>
          <w:p w14:paraId="196DC0C8" w14:textId="77777777" w:rsidR="001A11CB" w:rsidRPr="007B3BD8" w:rsidRDefault="001A11CB" w:rsidP="00E43DD9">
            <w:pPr>
              <w:pStyle w:val="LZ-4"/>
            </w:pPr>
            <w:r w:rsidRPr="007B3BD8">
              <w:t>g/kg</w:t>
            </w:r>
            <w:r w:rsidRPr="007B3BD8">
              <w:t>农药</w:t>
            </w:r>
          </w:p>
        </w:tc>
      </w:tr>
      <w:tr w:rsidR="001A11CB" w:rsidRPr="007B3BD8" w14:paraId="5FD96C5D" w14:textId="77777777" w:rsidTr="00E43DD9">
        <w:trPr>
          <w:trHeight w:val="227"/>
          <w:jc w:val="center"/>
        </w:trPr>
        <w:tc>
          <w:tcPr>
            <w:tcW w:w="1843" w:type="dxa"/>
            <w:vMerge/>
            <w:noWrap/>
            <w:vAlign w:val="center"/>
          </w:tcPr>
          <w:p w14:paraId="0C344F78" w14:textId="77777777" w:rsidR="001A11CB" w:rsidRPr="007B3BD8" w:rsidRDefault="001A11CB" w:rsidP="00E43DD9">
            <w:pPr>
              <w:pStyle w:val="LZ-4"/>
            </w:pPr>
          </w:p>
        </w:tc>
        <w:tc>
          <w:tcPr>
            <w:tcW w:w="1812" w:type="dxa"/>
            <w:vMerge/>
            <w:noWrap/>
            <w:vAlign w:val="center"/>
          </w:tcPr>
          <w:p w14:paraId="4DD95B8D" w14:textId="77777777" w:rsidR="001A11CB" w:rsidRPr="007B3BD8" w:rsidRDefault="001A11CB" w:rsidP="00E43DD9">
            <w:pPr>
              <w:pStyle w:val="LZ-4"/>
            </w:pPr>
          </w:p>
        </w:tc>
        <w:tc>
          <w:tcPr>
            <w:tcW w:w="1417" w:type="dxa"/>
            <w:noWrap/>
            <w:vAlign w:val="center"/>
          </w:tcPr>
          <w:p w14:paraId="269A0977" w14:textId="77777777" w:rsidR="001A11CB" w:rsidRPr="007B3BD8" w:rsidRDefault="001A11CB" w:rsidP="00E43DD9">
            <w:pPr>
              <w:pStyle w:val="LZ-4"/>
            </w:pPr>
            <w:r w:rsidRPr="007B3BD8">
              <w:t>杀菌剂</w:t>
            </w:r>
          </w:p>
        </w:tc>
        <w:tc>
          <w:tcPr>
            <w:tcW w:w="1165" w:type="dxa"/>
            <w:noWrap/>
            <w:vAlign w:val="center"/>
          </w:tcPr>
          <w:p w14:paraId="7E69DA84" w14:textId="77777777" w:rsidR="001A11CB" w:rsidRPr="007B3BD8" w:rsidRDefault="001A11CB" w:rsidP="00E43DD9">
            <w:pPr>
              <w:pStyle w:val="LZ-4"/>
            </w:pPr>
            <w:r w:rsidRPr="007B3BD8">
              <w:t>568</w:t>
            </w:r>
          </w:p>
        </w:tc>
        <w:tc>
          <w:tcPr>
            <w:tcW w:w="1722" w:type="dxa"/>
            <w:noWrap/>
            <w:vAlign w:val="center"/>
          </w:tcPr>
          <w:p w14:paraId="3DF0F450" w14:textId="77777777" w:rsidR="001A11CB" w:rsidRPr="007B3BD8" w:rsidRDefault="001A11CB" w:rsidP="00E43DD9">
            <w:pPr>
              <w:pStyle w:val="LZ-4"/>
            </w:pPr>
            <w:r w:rsidRPr="007B3BD8">
              <w:t>g/kg</w:t>
            </w:r>
            <w:r w:rsidRPr="007B3BD8">
              <w:t>农药</w:t>
            </w:r>
          </w:p>
        </w:tc>
      </w:tr>
      <w:tr w:rsidR="001A11CB" w:rsidRPr="007B3BD8" w14:paraId="64351AD6" w14:textId="77777777" w:rsidTr="00E43DD9">
        <w:trPr>
          <w:trHeight w:val="227"/>
          <w:jc w:val="center"/>
        </w:trPr>
        <w:tc>
          <w:tcPr>
            <w:tcW w:w="1843" w:type="dxa"/>
            <w:vMerge/>
            <w:noWrap/>
            <w:vAlign w:val="center"/>
          </w:tcPr>
          <w:p w14:paraId="331F1AAE" w14:textId="77777777" w:rsidR="001A11CB" w:rsidRPr="007B3BD8" w:rsidRDefault="001A11CB" w:rsidP="00E43DD9">
            <w:pPr>
              <w:pStyle w:val="LZ-4"/>
            </w:pPr>
          </w:p>
        </w:tc>
        <w:tc>
          <w:tcPr>
            <w:tcW w:w="1812" w:type="dxa"/>
            <w:vMerge/>
            <w:noWrap/>
            <w:vAlign w:val="center"/>
          </w:tcPr>
          <w:p w14:paraId="4B4F5875" w14:textId="77777777" w:rsidR="001A11CB" w:rsidRPr="007B3BD8" w:rsidRDefault="001A11CB" w:rsidP="00E43DD9">
            <w:pPr>
              <w:pStyle w:val="LZ-4"/>
            </w:pPr>
          </w:p>
        </w:tc>
        <w:tc>
          <w:tcPr>
            <w:tcW w:w="1417" w:type="dxa"/>
            <w:noWrap/>
            <w:vAlign w:val="center"/>
          </w:tcPr>
          <w:p w14:paraId="3E0152C7" w14:textId="77777777" w:rsidR="001A11CB" w:rsidRPr="007B3BD8" w:rsidRDefault="001A11CB" w:rsidP="00E43DD9">
            <w:pPr>
              <w:pStyle w:val="LZ-4"/>
            </w:pPr>
            <w:r w:rsidRPr="007B3BD8">
              <w:t>除草剂</w:t>
            </w:r>
          </w:p>
        </w:tc>
        <w:tc>
          <w:tcPr>
            <w:tcW w:w="1165" w:type="dxa"/>
            <w:noWrap/>
            <w:vAlign w:val="center"/>
          </w:tcPr>
          <w:p w14:paraId="53D160B4" w14:textId="77777777" w:rsidR="001A11CB" w:rsidRPr="007B3BD8" w:rsidRDefault="001A11CB" w:rsidP="00E43DD9">
            <w:pPr>
              <w:pStyle w:val="LZ-4"/>
            </w:pPr>
            <w:r w:rsidRPr="007B3BD8">
              <w:t>337.93</w:t>
            </w:r>
          </w:p>
        </w:tc>
        <w:tc>
          <w:tcPr>
            <w:tcW w:w="1722" w:type="dxa"/>
            <w:noWrap/>
            <w:vAlign w:val="center"/>
          </w:tcPr>
          <w:p w14:paraId="2277AD03" w14:textId="77777777" w:rsidR="001A11CB" w:rsidRPr="007B3BD8" w:rsidRDefault="001A11CB" w:rsidP="00E43DD9">
            <w:pPr>
              <w:pStyle w:val="LZ-4"/>
            </w:pPr>
            <w:r w:rsidRPr="007B3BD8">
              <w:t>g/kg</w:t>
            </w:r>
            <w:r w:rsidRPr="007B3BD8">
              <w:t>农药</w:t>
            </w:r>
          </w:p>
        </w:tc>
      </w:tr>
      <w:tr w:rsidR="001A11CB" w:rsidRPr="007B3BD8" w14:paraId="587C05A1" w14:textId="77777777" w:rsidTr="00E43DD9">
        <w:trPr>
          <w:trHeight w:val="227"/>
          <w:jc w:val="center"/>
        </w:trPr>
        <w:tc>
          <w:tcPr>
            <w:tcW w:w="1843" w:type="dxa"/>
            <w:vMerge/>
            <w:noWrap/>
            <w:vAlign w:val="center"/>
          </w:tcPr>
          <w:p w14:paraId="64538045" w14:textId="77777777" w:rsidR="001A11CB" w:rsidRPr="007B3BD8" w:rsidRDefault="001A11CB" w:rsidP="00E43DD9">
            <w:pPr>
              <w:pStyle w:val="LZ-4"/>
            </w:pPr>
          </w:p>
        </w:tc>
        <w:tc>
          <w:tcPr>
            <w:tcW w:w="1812" w:type="dxa"/>
            <w:vMerge/>
            <w:noWrap/>
            <w:vAlign w:val="center"/>
          </w:tcPr>
          <w:p w14:paraId="726CD2EC" w14:textId="77777777" w:rsidR="001A11CB" w:rsidRPr="007B3BD8" w:rsidRDefault="001A11CB" w:rsidP="00E43DD9">
            <w:pPr>
              <w:pStyle w:val="LZ-4"/>
            </w:pPr>
          </w:p>
        </w:tc>
        <w:tc>
          <w:tcPr>
            <w:tcW w:w="1417" w:type="dxa"/>
            <w:noWrap/>
            <w:vAlign w:val="center"/>
          </w:tcPr>
          <w:p w14:paraId="53E48B3D" w14:textId="77777777" w:rsidR="001A11CB" w:rsidRPr="007B3BD8" w:rsidRDefault="001A11CB" w:rsidP="00E43DD9">
            <w:pPr>
              <w:pStyle w:val="LZ-4"/>
            </w:pPr>
            <w:r w:rsidRPr="007B3BD8">
              <w:t>杀鼠剂</w:t>
            </w:r>
          </w:p>
        </w:tc>
        <w:tc>
          <w:tcPr>
            <w:tcW w:w="1165" w:type="dxa"/>
            <w:noWrap/>
            <w:vAlign w:val="center"/>
          </w:tcPr>
          <w:p w14:paraId="01BE8565" w14:textId="77777777" w:rsidR="001A11CB" w:rsidRPr="007B3BD8" w:rsidRDefault="001A11CB" w:rsidP="00E43DD9">
            <w:pPr>
              <w:pStyle w:val="LZ-4"/>
            </w:pPr>
            <w:r w:rsidRPr="007B3BD8">
              <w:t>469.69</w:t>
            </w:r>
          </w:p>
        </w:tc>
        <w:tc>
          <w:tcPr>
            <w:tcW w:w="1722" w:type="dxa"/>
            <w:noWrap/>
            <w:vAlign w:val="center"/>
          </w:tcPr>
          <w:p w14:paraId="05102C31" w14:textId="77777777" w:rsidR="001A11CB" w:rsidRPr="007B3BD8" w:rsidRDefault="001A11CB" w:rsidP="00E43DD9">
            <w:pPr>
              <w:pStyle w:val="LZ-4"/>
            </w:pPr>
            <w:r w:rsidRPr="007B3BD8">
              <w:t>g/kg</w:t>
            </w:r>
            <w:r w:rsidRPr="007B3BD8">
              <w:t>农药</w:t>
            </w:r>
          </w:p>
        </w:tc>
      </w:tr>
      <w:tr w:rsidR="001A11CB" w:rsidRPr="007B3BD8" w14:paraId="650D0DEE" w14:textId="77777777" w:rsidTr="00E43DD9">
        <w:trPr>
          <w:trHeight w:val="227"/>
          <w:jc w:val="center"/>
        </w:trPr>
        <w:tc>
          <w:tcPr>
            <w:tcW w:w="1843" w:type="dxa"/>
            <w:vMerge/>
            <w:noWrap/>
            <w:vAlign w:val="center"/>
          </w:tcPr>
          <w:p w14:paraId="28F0DA4E" w14:textId="77777777" w:rsidR="001A11CB" w:rsidRPr="007B3BD8" w:rsidRDefault="001A11CB" w:rsidP="00E43DD9">
            <w:pPr>
              <w:pStyle w:val="LZ-4"/>
            </w:pPr>
          </w:p>
        </w:tc>
        <w:tc>
          <w:tcPr>
            <w:tcW w:w="1812" w:type="dxa"/>
            <w:vMerge/>
            <w:noWrap/>
            <w:vAlign w:val="center"/>
          </w:tcPr>
          <w:p w14:paraId="3AF3B150" w14:textId="77777777" w:rsidR="001A11CB" w:rsidRPr="007B3BD8" w:rsidRDefault="001A11CB" w:rsidP="00E43DD9">
            <w:pPr>
              <w:pStyle w:val="LZ-4"/>
            </w:pPr>
          </w:p>
        </w:tc>
        <w:tc>
          <w:tcPr>
            <w:tcW w:w="1417" w:type="dxa"/>
            <w:noWrap/>
            <w:vAlign w:val="center"/>
          </w:tcPr>
          <w:p w14:paraId="31E60EC6" w14:textId="77777777" w:rsidR="001A11CB" w:rsidRPr="007B3BD8" w:rsidRDefault="001A11CB" w:rsidP="00E43DD9">
            <w:pPr>
              <w:pStyle w:val="LZ-4"/>
            </w:pPr>
            <w:r w:rsidRPr="007B3BD8">
              <w:t>植物性农药</w:t>
            </w:r>
          </w:p>
        </w:tc>
        <w:tc>
          <w:tcPr>
            <w:tcW w:w="1165" w:type="dxa"/>
            <w:noWrap/>
            <w:vAlign w:val="center"/>
          </w:tcPr>
          <w:p w14:paraId="61D18B0F" w14:textId="77777777" w:rsidR="001A11CB" w:rsidRPr="007B3BD8" w:rsidRDefault="001A11CB" w:rsidP="00E43DD9">
            <w:pPr>
              <w:pStyle w:val="LZ-4"/>
            </w:pPr>
            <w:r w:rsidRPr="007B3BD8">
              <w:t>469.69</w:t>
            </w:r>
          </w:p>
        </w:tc>
        <w:tc>
          <w:tcPr>
            <w:tcW w:w="1722" w:type="dxa"/>
            <w:noWrap/>
            <w:vAlign w:val="center"/>
          </w:tcPr>
          <w:p w14:paraId="3ED0A314" w14:textId="77777777" w:rsidR="001A11CB" w:rsidRPr="007B3BD8" w:rsidRDefault="001A11CB" w:rsidP="00E43DD9">
            <w:pPr>
              <w:pStyle w:val="LZ-4"/>
            </w:pPr>
            <w:r w:rsidRPr="007B3BD8">
              <w:t>g/kg</w:t>
            </w:r>
            <w:r w:rsidRPr="007B3BD8">
              <w:t>农药</w:t>
            </w:r>
          </w:p>
        </w:tc>
      </w:tr>
      <w:tr w:rsidR="001A11CB" w:rsidRPr="007B3BD8" w14:paraId="1C0C1DB7" w14:textId="77777777" w:rsidTr="00E43DD9">
        <w:trPr>
          <w:trHeight w:val="227"/>
          <w:jc w:val="center"/>
        </w:trPr>
        <w:tc>
          <w:tcPr>
            <w:tcW w:w="1843" w:type="dxa"/>
            <w:vMerge/>
            <w:noWrap/>
            <w:vAlign w:val="center"/>
          </w:tcPr>
          <w:p w14:paraId="40DC513B" w14:textId="77777777" w:rsidR="001A11CB" w:rsidRPr="007B3BD8" w:rsidRDefault="001A11CB" w:rsidP="00E43DD9">
            <w:pPr>
              <w:pStyle w:val="LZ-4"/>
            </w:pPr>
          </w:p>
        </w:tc>
        <w:tc>
          <w:tcPr>
            <w:tcW w:w="3229" w:type="dxa"/>
            <w:gridSpan w:val="2"/>
            <w:noWrap/>
            <w:vAlign w:val="center"/>
          </w:tcPr>
          <w:p w14:paraId="5F25223E" w14:textId="77777777" w:rsidR="001A11CB" w:rsidRPr="007B3BD8" w:rsidRDefault="001A11CB" w:rsidP="00E43DD9">
            <w:pPr>
              <w:pStyle w:val="LZ-4"/>
            </w:pPr>
            <w:r w:rsidRPr="007B3BD8">
              <w:rPr>
                <w:rFonts w:hint="eastAsia"/>
              </w:rPr>
              <w:t>干洗</w:t>
            </w:r>
          </w:p>
        </w:tc>
        <w:tc>
          <w:tcPr>
            <w:tcW w:w="1165" w:type="dxa"/>
            <w:noWrap/>
            <w:vAlign w:val="center"/>
          </w:tcPr>
          <w:p w14:paraId="2E9F8E40" w14:textId="77777777" w:rsidR="001A11CB" w:rsidRPr="007B3BD8" w:rsidRDefault="001A11CB" w:rsidP="00E43DD9">
            <w:pPr>
              <w:pStyle w:val="LZ-4"/>
            </w:pPr>
            <w:r w:rsidRPr="007B3BD8">
              <w:t>1000</w:t>
            </w:r>
          </w:p>
        </w:tc>
        <w:tc>
          <w:tcPr>
            <w:tcW w:w="1722" w:type="dxa"/>
            <w:noWrap/>
            <w:vAlign w:val="center"/>
          </w:tcPr>
          <w:p w14:paraId="3A20EC0A" w14:textId="77777777" w:rsidR="001A11CB" w:rsidRPr="007B3BD8" w:rsidRDefault="001A11CB" w:rsidP="00E43DD9">
            <w:pPr>
              <w:pStyle w:val="LZ-4"/>
            </w:pPr>
            <w:r w:rsidRPr="007B3BD8">
              <w:t>g/kg</w:t>
            </w:r>
            <w:r w:rsidRPr="007B3BD8">
              <w:rPr>
                <w:rFonts w:hint="eastAsia"/>
              </w:rPr>
              <w:t>干洗剂</w:t>
            </w:r>
          </w:p>
        </w:tc>
      </w:tr>
      <w:tr w:rsidR="001A11CB" w:rsidRPr="007B3BD8" w14:paraId="217F71BC" w14:textId="77777777" w:rsidTr="00E43DD9">
        <w:trPr>
          <w:trHeight w:val="227"/>
          <w:jc w:val="center"/>
        </w:trPr>
        <w:tc>
          <w:tcPr>
            <w:tcW w:w="1843" w:type="dxa"/>
            <w:vMerge/>
            <w:noWrap/>
            <w:vAlign w:val="center"/>
          </w:tcPr>
          <w:p w14:paraId="17DCC668" w14:textId="77777777" w:rsidR="001A11CB" w:rsidRPr="007B3BD8" w:rsidRDefault="001A11CB" w:rsidP="00E43DD9">
            <w:pPr>
              <w:pStyle w:val="LZ-4"/>
            </w:pPr>
          </w:p>
        </w:tc>
        <w:tc>
          <w:tcPr>
            <w:tcW w:w="3229" w:type="dxa"/>
            <w:gridSpan w:val="2"/>
            <w:noWrap/>
            <w:vAlign w:val="center"/>
          </w:tcPr>
          <w:p w14:paraId="0BB43DDB" w14:textId="77777777" w:rsidR="001A11CB" w:rsidRPr="007B3BD8" w:rsidRDefault="001A11CB" w:rsidP="00E43DD9">
            <w:pPr>
              <w:pStyle w:val="LZ-4"/>
            </w:pPr>
            <w:r w:rsidRPr="007B3BD8">
              <w:t>去污脱脂</w:t>
            </w:r>
          </w:p>
        </w:tc>
        <w:tc>
          <w:tcPr>
            <w:tcW w:w="1165" w:type="dxa"/>
            <w:noWrap/>
            <w:vAlign w:val="center"/>
          </w:tcPr>
          <w:p w14:paraId="1CB5A545" w14:textId="77777777" w:rsidR="001A11CB" w:rsidRPr="007B3BD8" w:rsidRDefault="001A11CB" w:rsidP="00E43DD9">
            <w:pPr>
              <w:pStyle w:val="LZ-4"/>
            </w:pPr>
            <w:r w:rsidRPr="007B3BD8">
              <w:t>4.40*10</w:t>
            </w:r>
            <w:r w:rsidRPr="007B3BD8">
              <w:rPr>
                <w:vertAlign w:val="superscript"/>
              </w:rPr>
              <w:t>-2</w:t>
            </w:r>
          </w:p>
        </w:tc>
        <w:tc>
          <w:tcPr>
            <w:tcW w:w="1722" w:type="dxa"/>
            <w:noWrap/>
            <w:vAlign w:val="center"/>
          </w:tcPr>
          <w:p w14:paraId="7F921012" w14:textId="77777777" w:rsidR="001A11CB" w:rsidRPr="007B3BD8" w:rsidRDefault="001A11CB" w:rsidP="00E43DD9">
            <w:pPr>
              <w:pStyle w:val="LZ-4"/>
            </w:pPr>
            <w:r w:rsidRPr="007B3BD8">
              <w:t>kg/</w:t>
            </w:r>
            <w:r w:rsidRPr="007B3BD8">
              <w:t>人</w:t>
            </w:r>
            <w:r w:rsidRPr="007B3BD8">
              <w:t>/</w:t>
            </w:r>
            <w:r w:rsidRPr="007B3BD8">
              <w:t>年</w:t>
            </w:r>
          </w:p>
        </w:tc>
      </w:tr>
      <w:tr w:rsidR="001A11CB" w:rsidRPr="007B3BD8" w14:paraId="6CE23323" w14:textId="77777777" w:rsidTr="00E43DD9">
        <w:trPr>
          <w:trHeight w:val="227"/>
          <w:jc w:val="center"/>
        </w:trPr>
        <w:tc>
          <w:tcPr>
            <w:tcW w:w="1843" w:type="dxa"/>
            <w:vMerge/>
            <w:noWrap/>
            <w:vAlign w:val="center"/>
          </w:tcPr>
          <w:p w14:paraId="313B020E" w14:textId="77777777" w:rsidR="001A11CB" w:rsidRPr="007B3BD8" w:rsidRDefault="001A11CB" w:rsidP="00E43DD9">
            <w:pPr>
              <w:pStyle w:val="LZ-4"/>
            </w:pPr>
          </w:p>
        </w:tc>
        <w:tc>
          <w:tcPr>
            <w:tcW w:w="3229" w:type="dxa"/>
            <w:gridSpan w:val="2"/>
            <w:noWrap/>
            <w:vAlign w:val="center"/>
          </w:tcPr>
          <w:p w14:paraId="3FCA94E0" w14:textId="77777777" w:rsidR="001A11CB" w:rsidRPr="007B3BD8" w:rsidRDefault="001A11CB" w:rsidP="00E43DD9">
            <w:pPr>
              <w:pStyle w:val="LZ-4"/>
            </w:pPr>
            <w:r w:rsidRPr="007B3BD8">
              <w:rPr>
                <w:rFonts w:hint="eastAsia"/>
              </w:rPr>
              <w:t>家用</w:t>
            </w:r>
            <w:r w:rsidRPr="007B3BD8">
              <w:t>溶剂使用</w:t>
            </w:r>
          </w:p>
        </w:tc>
        <w:tc>
          <w:tcPr>
            <w:tcW w:w="1165" w:type="dxa"/>
            <w:noWrap/>
            <w:vAlign w:val="center"/>
          </w:tcPr>
          <w:p w14:paraId="59BE1B48" w14:textId="77777777" w:rsidR="001A11CB" w:rsidRPr="007B3BD8" w:rsidRDefault="001A11CB" w:rsidP="00E43DD9">
            <w:pPr>
              <w:pStyle w:val="LZ-4"/>
            </w:pPr>
            <w:r w:rsidRPr="007B3BD8">
              <w:t>0.1</w:t>
            </w:r>
          </w:p>
        </w:tc>
        <w:tc>
          <w:tcPr>
            <w:tcW w:w="1722" w:type="dxa"/>
            <w:noWrap/>
            <w:vAlign w:val="center"/>
          </w:tcPr>
          <w:p w14:paraId="6D29850D" w14:textId="77777777" w:rsidR="001A11CB" w:rsidRPr="007B3BD8" w:rsidRDefault="001A11CB" w:rsidP="00E43DD9">
            <w:pPr>
              <w:pStyle w:val="LZ-4"/>
            </w:pPr>
            <w:r w:rsidRPr="007B3BD8">
              <w:t>kg/</w:t>
            </w:r>
            <w:r w:rsidRPr="007B3BD8">
              <w:t>人</w:t>
            </w:r>
            <w:r w:rsidRPr="007B3BD8">
              <w:t>/</w:t>
            </w:r>
            <w:r w:rsidRPr="007B3BD8">
              <w:t>年</w:t>
            </w:r>
          </w:p>
        </w:tc>
      </w:tr>
    </w:tbl>
    <w:p w14:paraId="3CD0C9D0" w14:textId="77777777" w:rsidR="001A11CB" w:rsidRPr="007B3BD8" w:rsidRDefault="001A11CB" w:rsidP="001A11CB">
      <w:pPr>
        <w:pStyle w:val="LZ-3"/>
      </w:pPr>
      <w:bookmarkStart w:id="425" w:name="_Toc117179423"/>
      <w:r w:rsidRPr="007B3BD8">
        <w:rPr>
          <w:rFonts w:hint="eastAsia"/>
          <w:lang w:eastAsia="zh-CN"/>
        </w:rPr>
        <w:t>存储</w:t>
      </w:r>
      <w:proofErr w:type="spellStart"/>
      <w:r w:rsidRPr="007B3BD8">
        <w:t>运输源</w:t>
      </w:r>
      <w:bookmarkEnd w:id="425"/>
      <w:proofErr w:type="spellEnd"/>
    </w:p>
    <w:p w14:paraId="30DB1365" w14:textId="77777777" w:rsidR="001A11CB" w:rsidRPr="007B3BD8" w:rsidRDefault="001A11CB" w:rsidP="001A11CB">
      <w:pPr>
        <w:pStyle w:val="LZ-"/>
        <w:ind w:firstLine="480"/>
      </w:pPr>
      <w:r w:rsidRPr="007B3BD8">
        <w:t>储存与运输源的排放因子主要参考《清单编制技术手册》</w:t>
      </w:r>
      <w:r w:rsidRPr="007B3BD8">
        <w:rPr>
          <w:rFonts w:hint="eastAsia"/>
        </w:rPr>
        <w:t>，</w:t>
      </w:r>
      <w:r w:rsidRPr="007B3BD8">
        <w:t>详见</w:t>
      </w:r>
      <w:r w:rsidRPr="007B3BD8">
        <w:rPr>
          <w:rFonts w:hint="eastAsia"/>
        </w:rPr>
        <w:t>下表</w:t>
      </w:r>
      <w:r w:rsidRPr="007B3BD8">
        <w:t>。</w:t>
      </w:r>
    </w:p>
    <w:p w14:paraId="5F83D392" w14:textId="06D05850" w:rsidR="001A11CB" w:rsidRPr="007B3BD8" w:rsidRDefault="001A11CB" w:rsidP="001A11CB">
      <w:pPr>
        <w:pStyle w:val="LZ-0"/>
        <w:rPr>
          <w:rStyle w:val="Char1"/>
          <w:rFonts w:ascii="Times New Roman" w:eastAsia="黑体" w:hAnsi="Times New Roman"/>
          <w:b w:val="0"/>
        </w:rPr>
      </w:pPr>
      <w:r w:rsidRPr="007B3BD8">
        <w:rPr>
          <w:rFonts w:hint="eastAsia"/>
        </w:rPr>
        <w:t>表</w:t>
      </w:r>
      <w:r w:rsidR="001F1DA6">
        <w:t>3</w:t>
      </w:r>
      <w:r w:rsidRPr="007B3BD8">
        <w:rPr>
          <w:rFonts w:hint="eastAsia"/>
        </w:rPr>
        <w:t>-</w:t>
      </w:r>
      <w:del w:id="426" w:author="彭 mq" w:date="2023-03-09T09:20:00Z">
        <w:r w:rsidRPr="007B3BD8" w:rsidDel="004B4FC7">
          <w:rPr>
            <w:rFonts w:hint="eastAsia"/>
          </w:rPr>
          <w:delText xml:space="preserve"> </w:delText>
        </w:r>
      </w:del>
      <w:r w:rsidRPr="007B3BD8">
        <w:fldChar w:fldCharType="begin"/>
      </w:r>
      <w:r w:rsidRPr="007B3BD8">
        <w:instrText xml:space="preserve"> </w:instrText>
      </w:r>
      <w:r w:rsidRPr="007B3BD8">
        <w:rPr>
          <w:rFonts w:hint="eastAsia"/>
        </w:rPr>
        <w:instrText xml:space="preserve">SEQ </w:instrText>
      </w:r>
      <w:r w:rsidRPr="007B3BD8">
        <w:rPr>
          <w:rFonts w:hint="eastAsia"/>
        </w:rPr>
        <w:instrText>表</w:instrText>
      </w:r>
      <w:r w:rsidRPr="007B3BD8">
        <w:rPr>
          <w:rFonts w:hint="eastAsia"/>
        </w:rPr>
        <w:instrText>5- \* ARABIC</w:instrText>
      </w:r>
      <w:r w:rsidRPr="007B3BD8">
        <w:instrText xml:space="preserve"> </w:instrText>
      </w:r>
      <w:r w:rsidRPr="007B3BD8">
        <w:fldChar w:fldCharType="separate"/>
      </w:r>
      <w:r w:rsidR="000E3AA8">
        <w:rPr>
          <w:noProof/>
        </w:rPr>
        <w:t>17</w:t>
      </w:r>
      <w:r w:rsidRPr="007B3BD8">
        <w:fldChar w:fldCharType="end"/>
      </w:r>
      <w:r w:rsidRPr="007B3BD8">
        <w:t xml:space="preserve"> </w:t>
      </w:r>
      <w:proofErr w:type="gramStart"/>
      <w:r>
        <w:rPr>
          <w:rStyle w:val="Char1"/>
          <w:rFonts w:ascii="Times New Roman" w:eastAsia="黑体" w:hAnsi="Times New Roman"/>
          <w:b w:val="0"/>
        </w:rPr>
        <w:t>萧山区</w:t>
      </w:r>
      <w:proofErr w:type="gramEnd"/>
      <w:r w:rsidRPr="007B3BD8">
        <w:rPr>
          <w:rStyle w:val="Char1"/>
          <w:rFonts w:ascii="Times New Roman" w:eastAsia="黑体" w:hAnsi="Times New Roman"/>
          <w:b w:val="0"/>
        </w:rPr>
        <w:t>储存运输源排放系数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71"/>
        <w:gridCol w:w="1771"/>
        <w:gridCol w:w="1771"/>
        <w:gridCol w:w="1771"/>
      </w:tblGrid>
      <w:tr w:rsidR="001A11CB" w:rsidRPr="007B3BD8" w14:paraId="16E7CED8" w14:textId="77777777" w:rsidTr="00E45B76">
        <w:trPr>
          <w:trHeight w:val="270"/>
          <w:jc w:val="center"/>
        </w:trPr>
        <w:tc>
          <w:tcPr>
            <w:tcW w:w="1771" w:type="dxa"/>
          </w:tcPr>
          <w:p w14:paraId="5F58659F" w14:textId="77777777" w:rsidR="001A11CB" w:rsidRPr="007B3BD8" w:rsidRDefault="001A11CB" w:rsidP="00E43DD9">
            <w:pPr>
              <w:pStyle w:val="LZ-4"/>
              <w:rPr>
                <w:b/>
              </w:rPr>
            </w:pPr>
            <w:r w:rsidRPr="007B3BD8">
              <w:rPr>
                <w:b/>
              </w:rPr>
              <w:t>部门</w:t>
            </w:r>
          </w:p>
        </w:tc>
        <w:tc>
          <w:tcPr>
            <w:tcW w:w="1771" w:type="dxa"/>
          </w:tcPr>
          <w:p w14:paraId="5D3F7FF1" w14:textId="77777777" w:rsidR="001A11CB" w:rsidRPr="007B3BD8" w:rsidRDefault="001A11CB" w:rsidP="00E43DD9">
            <w:pPr>
              <w:pStyle w:val="LZ-4"/>
              <w:rPr>
                <w:b/>
              </w:rPr>
            </w:pPr>
            <w:r w:rsidRPr="007B3BD8">
              <w:rPr>
                <w:b/>
              </w:rPr>
              <w:t>燃料</w:t>
            </w:r>
            <w:r w:rsidRPr="007B3BD8">
              <w:rPr>
                <w:b/>
              </w:rPr>
              <w:t>/</w:t>
            </w:r>
            <w:r w:rsidRPr="007B3BD8">
              <w:rPr>
                <w:b/>
              </w:rPr>
              <w:t>产品</w:t>
            </w:r>
          </w:p>
        </w:tc>
        <w:tc>
          <w:tcPr>
            <w:tcW w:w="1771" w:type="dxa"/>
          </w:tcPr>
          <w:p w14:paraId="681C3211" w14:textId="77777777" w:rsidR="001A11CB" w:rsidRPr="007B3BD8" w:rsidRDefault="001A11CB" w:rsidP="00E43DD9">
            <w:pPr>
              <w:pStyle w:val="LZ-4"/>
              <w:rPr>
                <w:b/>
              </w:rPr>
            </w:pPr>
            <w:r w:rsidRPr="007B3BD8">
              <w:rPr>
                <w:b/>
              </w:rPr>
              <w:t>单位</w:t>
            </w:r>
          </w:p>
        </w:tc>
        <w:tc>
          <w:tcPr>
            <w:tcW w:w="1771" w:type="dxa"/>
          </w:tcPr>
          <w:p w14:paraId="1CB99723" w14:textId="77777777" w:rsidR="001A11CB" w:rsidRPr="007B3BD8" w:rsidRDefault="001A11CB" w:rsidP="00E43DD9">
            <w:pPr>
              <w:pStyle w:val="LZ-4"/>
              <w:rPr>
                <w:b/>
              </w:rPr>
            </w:pPr>
            <w:r w:rsidRPr="007B3BD8">
              <w:rPr>
                <w:b/>
              </w:rPr>
              <w:t>VOCs</w:t>
            </w:r>
          </w:p>
        </w:tc>
      </w:tr>
      <w:tr w:rsidR="001A11CB" w:rsidRPr="007B3BD8" w14:paraId="6DC2670C" w14:textId="77777777" w:rsidTr="00E45B76">
        <w:trPr>
          <w:trHeight w:val="285"/>
          <w:jc w:val="center"/>
        </w:trPr>
        <w:tc>
          <w:tcPr>
            <w:tcW w:w="1771" w:type="dxa"/>
            <w:vMerge w:val="restart"/>
            <w:vAlign w:val="center"/>
          </w:tcPr>
          <w:p w14:paraId="55F6DFA0" w14:textId="77777777" w:rsidR="001A11CB" w:rsidRPr="007B3BD8" w:rsidRDefault="001A11CB" w:rsidP="00E43DD9">
            <w:pPr>
              <w:pStyle w:val="LZ-4"/>
              <w:rPr>
                <w:szCs w:val="21"/>
              </w:rPr>
            </w:pPr>
            <w:r w:rsidRPr="007B3BD8">
              <w:rPr>
                <w:rFonts w:hint="eastAsia"/>
                <w:szCs w:val="21"/>
              </w:rPr>
              <w:t>存储</w:t>
            </w:r>
            <w:r w:rsidRPr="007B3BD8">
              <w:rPr>
                <w:szCs w:val="21"/>
              </w:rPr>
              <w:t>运输</w:t>
            </w:r>
          </w:p>
        </w:tc>
        <w:tc>
          <w:tcPr>
            <w:tcW w:w="1771" w:type="dxa"/>
          </w:tcPr>
          <w:p w14:paraId="7AEDEEF0" w14:textId="77777777" w:rsidR="001A11CB" w:rsidRPr="007B3BD8" w:rsidRDefault="001A11CB" w:rsidP="00E43DD9">
            <w:pPr>
              <w:pStyle w:val="LZ-4"/>
            </w:pPr>
            <w:r w:rsidRPr="007B3BD8">
              <w:t>汽油储存</w:t>
            </w:r>
          </w:p>
        </w:tc>
        <w:tc>
          <w:tcPr>
            <w:tcW w:w="1771" w:type="dxa"/>
          </w:tcPr>
          <w:p w14:paraId="14F46A05" w14:textId="77777777" w:rsidR="001A11CB" w:rsidRPr="007B3BD8" w:rsidRDefault="001A11CB" w:rsidP="00E43DD9">
            <w:pPr>
              <w:pStyle w:val="LZ-4"/>
            </w:pPr>
            <w:r w:rsidRPr="007B3BD8">
              <w:t>g/kg</w:t>
            </w:r>
            <w:r w:rsidRPr="007B3BD8">
              <w:t>油品</w:t>
            </w:r>
          </w:p>
        </w:tc>
        <w:tc>
          <w:tcPr>
            <w:tcW w:w="1771" w:type="dxa"/>
          </w:tcPr>
          <w:p w14:paraId="7F940CF7" w14:textId="77777777" w:rsidR="001A11CB" w:rsidRPr="007B3BD8" w:rsidRDefault="001A11CB" w:rsidP="00E43DD9">
            <w:pPr>
              <w:pStyle w:val="LZ-4"/>
            </w:pPr>
            <w:r w:rsidRPr="007B3BD8">
              <w:t>0.16</w:t>
            </w:r>
          </w:p>
        </w:tc>
      </w:tr>
      <w:tr w:rsidR="001A11CB" w:rsidRPr="007B3BD8" w14:paraId="0AB51C53" w14:textId="77777777" w:rsidTr="00E45B76">
        <w:trPr>
          <w:trHeight w:val="285"/>
          <w:jc w:val="center"/>
        </w:trPr>
        <w:tc>
          <w:tcPr>
            <w:tcW w:w="1771" w:type="dxa"/>
            <w:vMerge/>
          </w:tcPr>
          <w:p w14:paraId="55F8395C" w14:textId="77777777" w:rsidR="001A11CB" w:rsidRPr="007B3BD8" w:rsidRDefault="001A11CB" w:rsidP="00E43DD9">
            <w:pPr>
              <w:pStyle w:val="LZ-4"/>
              <w:rPr>
                <w:szCs w:val="21"/>
              </w:rPr>
            </w:pPr>
          </w:p>
        </w:tc>
        <w:tc>
          <w:tcPr>
            <w:tcW w:w="1771" w:type="dxa"/>
          </w:tcPr>
          <w:p w14:paraId="2EBD5DF5" w14:textId="77777777" w:rsidR="001A11CB" w:rsidRPr="007B3BD8" w:rsidRDefault="001A11CB" w:rsidP="00E43DD9">
            <w:pPr>
              <w:pStyle w:val="LZ-4"/>
            </w:pPr>
            <w:r w:rsidRPr="007B3BD8">
              <w:t>柴油储存</w:t>
            </w:r>
          </w:p>
        </w:tc>
        <w:tc>
          <w:tcPr>
            <w:tcW w:w="1771" w:type="dxa"/>
          </w:tcPr>
          <w:p w14:paraId="31CA4A2F" w14:textId="77777777" w:rsidR="001A11CB" w:rsidRPr="007B3BD8" w:rsidRDefault="001A11CB" w:rsidP="00E43DD9">
            <w:pPr>
              <w:pStyle w:val="LZ-4"/>
            </w:pPr>
            <w:r w:rsidRPr="007B3BD8">
              <w:t>g/kg</w:t>
            </w:r>
            <w:r w:rsidRPr="007B3BD8">
              <w:t>油品</w:t>
            </w:r>
          </w:p>
        </w:tc>
        <w:tc>
          <w:tcPr>
            <w:tcW w:w="1771" w:type="dxa"/>
          </w:tcPr>
          <w:p w14:paraId="388CC02C" w14:textId="77777777" w:rsidR="001A11CB" w:rsidRPr="007B3BD8" w:rsidRDefault="001A11CB" w:rsidP="00E43DD9">
            <w:pPr>
              <w:pStyle w:val="LZ-4"/>
            </w:pPr>
            <w:r w:rsidRPr="007B3BD8">
              <w:t>0.05</w:t>
            </w:r>
          </w:p>
        </w:tc>
      </w:tr>
      <w:tr w:rsidR="001A11CB" w:rsidRPr="007B3BD8" w14:paraId="1D770733" w14:textId="77777777" w:rsidTr="00E45B76">
        <w:trPr>
          <w:trHeight w:val="285"/>
          <w:jc w:val="center"/>
        </w:trPr>
        <w:tc>
          <w:tcPr>
            <w:tcW w:w="1771" w:type="dxa"/>
            <w:vMerge/>
          </w:tcPr>
          <w:p w14:paraId="610C4270" w14:textId="77777777" w:rsidR="001A11CB" w:rsidRPr="007B3BD8" w:rsidRDefault="001A11CB" w:rsidP="00E43DD9">
            <w:pPr>
              <w:pStyle w:val="LZ-4"/>
              <w:rPr>
                <w:szCs w:val="21"/>
              </w:rPr>
            </w:pPr>
          </w:p>
        </w:tc>
        <w:tc>
          <w:tcPr>
            <w:tcW w:w="1771" w:type="dxa"/>
          </w:tcPr>
          <w:p w14:paraId="2E5DBBEC" w14:textId="77777777" w:rsidR="001A11CB" w:rsidRPr="007B3BD8" w:rsidRDefault="001A11CB" w:rsidP="00E43DD9">
            <w:pPr>
              <w:pStyle w:val="LZ-4"/>
            </w:pPr>
            <w:r w:rsidRPr="007B3BD8">
              <w:t>汽油运输</w:t>
            </w:r>
          </w:p>
        </w:tc>
        <w:tc>
          <w:tcPr>
            <w:tcW w:w="1771" w:type="dxa"/>
          </w:tcPr>
          <w:p w14:paraId="5CFF2287" w14:textId="77777777" w:rsidR="001A11CB" w:rsidRPr="007B3BD8" w:rsidRDefault="001A11CB" w:rsidP="00E43DD9">
            <w:pPr>
              <w:pStyle w:val="LZ-4"/>
            </w:pPr>
            <w:r w:rsidRPr="007B3BD8">
              <w:t>g/kg</w:t>
            </w:r>
            <w:r w:rsidRPr="007B3BD8">
              <w:t>油品</w:t>
            </w:r>
          </w:p>
        </w:tc>
        <w:tc>
          <w:tcPr>
            <w:tcW w:w="1771" w:type="dxa"/>
          </w:tcPr>
          <w:p w14:paraId="42DC6E0F" w14:textId="77777777" w:rsidR="001A11CB" w:rsidRPr="007B3BD8" w:rsidRDefault="001A11CB" w:rsidP="00E43DD9">
            <w:pPr>
              <w:pStyle w:val="LZ-4"/>
            </w:pPr>
            <w:r w:rsidRPr="007B3BD8">
              <w:t>1.60</w:t>
            </w:r>
          </w:p>
        </w:tc>
      </w:tr>
      <w:tr w:rsidR="001A11CB" w:rsidRPr="007B3BD8" w14:paraId="253DA482" w14:textId="77777777" w:rsidTr="00E45B76">
        <w:trPr>
          <w:trHeight w:val="285"/>
          <w:jc w:val="center"/>
        </w:trPr>
        <w:tc>
          <w:tcPr>
            <w:tcW w:w="1771" w:type="dxa"/>
            <w:vMerge/>
          </w:tcPr>
          <w:p w14:paraId="7A5BE985" w14:textId="77777777" w:rsidR="001A11CB" w:rsidRPr="007B3BD8" w:rsidRDefault="001A11CB" w:rsidP="00E43DD9">
            <w:pPr>
              <w:pStyle w:val="LZ-4"/>
              <w:rPr>
                <w:szCs w:val="21"/>
              </w:rPr>
            </w:pPr>
          </w:p>
        </w:tc>
        <w:tc>
          <w:tcPr>
            <w:tcW w:w="1771" w:type="dxa"/>
          </w:tcPr>
          <w:p w14:paraId="331A83C9" w14:textId="77777777" w:rsidR="001A11CB" w:rsidRPr="007B3BD8" w:rsidRDefault="001A11CB" w:rsidP="00E43DD9">
            <w:pPr>
              <w:pStyle w:val="LZ-4"/>
            </w:pPr>
            <w:r w:rsidRPr="007B3BD8">
              <w:t>柴油运输</w:t>
            </w:r>
          </w:p>
        </w:tc>
        <w:tc>
          <w:tcPr>
            <w:tcW w:w="1771" w:type="dxa"/>
          </w:tcPr>
          <w:p w14:paraId="1B3E8239" w14:textId="77777777" w:rsidR="001A11CB" w:rsidRPr="007B3BD8" w:rsidRDefault="001A11CB" w:rsidP="00E43DD9">
            <w:pPr>
              <w:pStyle w:val="LZ-4"/>
            </w:pPr>
            <w:r w:rsidRPr="007B3BD8">
              <w:t>g/kg</w:t>
            </w:r>
            <w:r w:rsidRPr="007B3BD8">
              <w:t>油品</w:t>
            </w:r>
          </w:p>
        </w:tc>
        <w:tc>
          <w:tcPr>
            <w:tcW w:w="1771" w:type="dxa"/>
          </w:tcPr>
          <w:p w14:paraId="48169421" w14:textId="77777777" w:rsidR="001A11CB" w:rsidRPr="007B3BD8" w:rsidRDefault="001A11CB" w:rsidP="00E43DD9">
            <w:pPr>
              <w:pStyle w:val="LZ-4"/>
            </w:pPr>
            <w:r w:rsidRPr="007B3BD8">
              <w:t>0.05</w:t>
            </w:r>
          </w:p>
        </w:tc>
      </w:tr>
      <w:tr w:rsidR="001A11CB" w:rsidRPr="007B3BD8" w14:paraId="3151EE73" w14:textId="77777777" w:rsidTr="00E45B76">
        <w:trPr>
          <w:trHeight w:val="300"/>
          <w:jc w:val="center"/>
        </w:trPr>
        <w:tc>
          <w:tcPr>
            <w:tcW w:w="1771" w:type="dxa"/>
            <w:vMerge/>
          </w:tcPr>
          <w:p w14:paraId="48DCE5FE" w14:textId="77777777" w:rsidR="001A11CB" w:rsidRPr="007B3BD8" w:rsidRDefault="001A11CB" w:rsidP="00E43DD9">
            <w:pPr>
              <w:pStyle w:val="LZ-4"/>
              <w:rPr>
                <w:szCs w:val="21"/>
              </w:rPr>
            </w:pPr>
          </w:p>
        </w:tc>
        <w:tc>
          <w:tcPr>
            <w:tcW w:w="1771" w:type="dxa"/>
          </w:tcPr>
          <w:p w14:paraId="5D702826" w14:textId="77777777" w:rsidR="001A11CB" w:rsidRPr="007B3BD8" w:rsidRDefault="001A11CB" w:rsidP="00E43DD9">
            <w:pPr>
              <w:pStyle w:val="LZ-4"/>
            </w:pPr>
            <w:r w:rsidRPr="007B3BD8">
              <w:t>汽油加油站</w:t>
            </w:r>
          </w:p>
        </w:tc>
        <w:tc>
          <w:tcPr>
            <w:tcW w:w="1771" w:type="dxa"/>
          </w:tcPr>
          <w:p w14:paraId="32C122B5" w14:textId="77777777" w:rsidR="001A11CB" w:rsidRPr="007B3BD8" w:rsidRDefault="001A11CB" w:rsidP="00E43DD9">
            <w:pPr>
              <w:pStyle w:val="LZ-4"/>
            </w:pPr>
            <w:r w:rsidRPr="007B3BD8">
              <w:t>g/kg</w:t>
            </w:r>
            <w:r w:rsidRPr="007B3BD8">
              <w:t>油品</w:t>
            </w:r>
          </w:p>
        </w:tc>
        <w:tc>
          <w:tcPr>
            <w:tcW w:w="1771" w:type="dxa"/>
          </w:tcPr>
          <w:p w14:paraId="365D389F" w14:textId="77777777" w:rsidR="001A11CB" w:rsidRPr="007B3BD8" w:rsidRDefault="001A11CB" w:rsidP="00E43DD9">
            <w:pPr>
              <w:pStyle w:val="LZ-4"/>
            </w:pPr>
            <w:r w:rsidRPr="007B3BD8">
              <w:t>3.24</w:t>
            </w:r>
          </w:p>
        </w:tc>
      </w:tr>
      <w:tr w:rsidR="001A11CB" w:rsidRPr="007B3BD8" w14:paraId="47A57A7C" w14:textId="77777777" w:rsidTr="00E45B76">
        <w:trPr>
          <w:trHeight w:val="300"/>
          <w:jc w:val="center"/>
        </w:trPr>
        <w:tc>
          <w:tcPr>
            <w:tcW w:w="1771" w:type="dxa"/>
            <w:vMerge/>
          </w:tcPr>
          <w:p w14:paraId="2F357E95" w14:textId="77777777" w:rsidR="001A11CB" w:rsidRPr="007B3BD8" w:rsidRDefault="001A11CB" w:rsidP="00E43DD9">
            <w:pPr>
              <w:pStyle w:val="LZ-4"/>
              <w:rPr>
                <w:szCs w:val="21"/>
              </w:rPr>
            </w:pPr>
          </w:p>
        </w:tc>
        <w:tc>
          <w:tcPr>
            <w:tcW w:w="1771" w:type="dxa"/>
          </w:tcPr>
          <w:p w14:paraId="3245D493" w14:textId="77777777" w:rsidR="001A11CB" w:rsidRPr="007B3BD8" w:rsidRDefault="001A11CB" w:rsidP="00E43DD9">
            <w:pPr>
              <w:pStyle w:val="LZ-4"/>
            </w:pPr>
            <w:r w:rsidRPr="007B3BD8">
              <w:t>柴油加油站</w:t>
            </w:r>
          </w:p>
        </w:tc>
        <w:tc>
          <w:tcPr>
            <w:tcW w:w="1771" w:type="dxa"/>
          </w:tcPr>
          <w:p w14:paraId="3BF8D8F4" w14:textId="77777777" w:rsidR="001A11CB" w:rsidRPr="007B3BD8" w:rsidRDefault="001A11CB" w:rsidP="00E43DD9">
            <w:pPr>
              <w:pStyle w:val="LZ-4"/>
            </w:pPr>
            <w:r w:rsidRPr="007B3BD8">
              <w:t>g/kg</w:t>
            </w:r>
            <w:r w:rsidRPr="007B3BD8">
              <w:t>油品</w:t>
            </w:r>
          </w:p>
        </w:tc>
        <w:tc>
          <w:tcPr>
            <w:tcW w:w="1771" w:type="dxa"/>
          </w:tcPr>
          <w:p w14:paraId="54A7E267" w14:textId="77777777" w:rsidR="001A11CB" w:rsidRPr="007B3BD8" w:rsidRDefault="001A11CB" w:rsidP="00E43DD9">
            <w:pPr>
              <w:pStyle w:val="LZ-4"/>
            </w:pPr>
            <w:r w:rsidRPr="007B3BD8">
              <w:t>0.08</w:t>
            </w:r>
          </w:p>
        </w:tc>
      </w:tr>
    </w:tbl>
    <w:p w14:paraId="3258C48F" w14:textId="77777777" w:rsidR="001A11CB" w:rsidRPr="007B3BD8" w:rsidRDefault="001A11CB" w:rsidP="001A11CB">
      <w:pPr>
        <w:pStyle w:val="LZ-3"/>
      </w:pPr>
      <w:bookmarkStart w:id="427" w:name="_Toc117179424"/>
      <w:proofErr w:type="spellStart"/>
      <w:r w:rsidRPr="007B3BD8">
        <w:t>废弃物处理源</w:t>
      </w:r>
      <w:bookmarkEnd w:id="427"/>
      <w:proofErr w:type="spellEnd"/>
    </w:p>
    <w:p w14:paraId="12796FCE" w14:textId="77777777" w:rsidR="001A11CB" w:rsidRPr="007B3BD8" w:rsidRDefault="001A11CB" w:rsidP="001A11CB">
      <w:pPr>
        <w:pStyle w:val="LZ-"/>
        <w:ind w:firstLine="480"/>
      </w:pPr>
      <w:r w:rsidRPr="007B3BD8">
        <w:t>废弃物处理源主要参考《清单编制技术手册》</w:t>
      </w:r>
      <w:r w:rsidRPr="007B3BD8">
        <w:rPr>
          <w:rFonts w:hint="eastAsia"/>
        </w:rPr>
        <w:t>详见下表</w:t>
      </w:r>
      <w:r w:rsidRPr="007B3BD8">
        <w:t>。</w:t>
      </w:r>
    </w:p>
    <w:p w14:paraId="57C2DABF" w14:textId="66CA07BC" w:rsidR="001A11CB" w:rsidRPr="007B3BD8" w:rsidRDefault="001A11CB" w:rsidP="001A11CB">
      <w:pPr>
        <w:pStyle w:val="LZ-0"/>
        <w:rPr>
          <w:rStyle w:val="Char1"/>
          <w:rFonts w:ascii="Times New Roman" w:eastAsia="黑体" w:hAnsi="Times New Roman"/>
          <w:b w:val="0"/>
          <w:szCs w:val="24"/>
        </w:rPr>
      </w:pPr>
      <w:r w:rsidRPr="007B3BD8">
        <w:rPr>
          <w:rFonts w:hint="eastAsia"/>
        </w:rPr>
        <w:lastRenderedPageBreak/>
        <w:t>表</w:t>
      </w:r>
      <w:r w:rsidR="001F1DA6">
        <w:t>3</w:t>
      </w:r>
      <w:r w:rsidRPr="007B3BD8">
        <w:rPr>
          <w:rFonts w:hint="eastAsia"/>
        </w:rPr>
        <w:t>-</w:t>
      </w:r>
      <w:del w:id="428" w:author="彭 mq" w:date="2023-03-09T09:21:00Z">
        <w:r w:rsidRPr="007B3BD8" w:rsidDel="004B4FC7">
          <w:rPr>
            <w:rFonts w:hint="eastAsia"/>
          </w:rPr>
          <w:delText xml:space="preserve"> </w:delText>
        </w:r>
      </w:del>
      <w:r w:rsidRPr="007B3BD8">
        <w:fldChar w:fldCharType="begin"/>
      </w:r>
      <w:r w:rsidRPr="007B3BD8">
        <w:instrText xml:space="preserve"> </w:instrText>
      </w:r>
      <w:r w:rsidRPr="007B3BD8">
        <w:rPr>
          <w:rFonts w:hint="eastAsia"/>
        </w:rPr>
        <w:instrText xml:space="preserve">SEQ </w:instrText>
      </w:r>
      <w:r w:rsidRPr="007B3BD8">
        <w:rPr>
          <w:rFonts w:hint="eastAsia"/>
        </w:rPr>
        <w:instrText>表</w:instrText>
      </w:r>
      <w:r w:rsidRPr="007B3BD8">
        <w:rPr>
          <w:rFonts w:hint="eastAsia"/>
        </w:rPr>
        <w:instrText>5- \* ARABIC</w:instrText>
      </w:r>
      <w:r w:rsidRPr="007B3BD8">
        <w:instrText xml:space="preserve"> </w:instrText>
      </w:r>
      <w:r w:rsidRPr="007B3BD8">
        <w:fldChar w:fldCharType="separate"/>
      </w:r>
      <w:r w:rsidR="000E3AA8">
        <w:rPr>
          <w:noProof/>
        </w:rPr>
        <w:t>18</w:t>
      </w:r>
      <w:r w:rsidRPr="007B3BD8">
        <w:fldChar w:fldCharType="end"/>
      </w:r>
      <w:ins w:id="429" w:author="彭 mq" w:date="2023-03-09T09:21:00Z">
        <w:r w:rsidR="004B4FC7">
          <w:t xml:space="preserve"> </w:t>
        </w:r>
      </w:ins>
      <w:r w:rsidRPr="007B3BD8">
        <w:rPr>
          <w:rStyle w:val="Char1"/>
          <w:rFonts w:ascii="Times New Roman" w:eastAsia="黑体" w:hAnsi="Times New Roman"/>
          <w:b w:val="0"/>
          <w:szCs w:val="24"/>
        </w:rPr>
        <w:t>废弃物处理源排放系数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84"/>
        <w:gridCol w:w="1399"/>
        <w:gridCol w:w="1515"/>
        <w:gridCol w:w="1764"/>
      </w:tblGrid>
      <w:tr w:rsidR="001A11CB" w:rsidRPr="007B3BD8" w14:paraId="093E2643" w14:textId="77777777" w:rsidTr="00E43DD9">
        <w:trPr>
          <w:trHeight w:val="64"/>
          <w:jc w:val="center"/>
        </w:trPr>
        <w:tc>
          <w:tcPr>
            <w:tcW w:w="1884" w:type="dxa"/>
            <w:vAlign w:val="center"/>
          </w:tcPr>
          <w:p w14:paraId="694EB1F8" w14:textId="77777777" w:rsidR="001A11CB" w:rsidRPr="007B3BD8" w:rsidRDefault="001A11CB" w:rsidP="00E43DD9">
            <w:pPr>
              <w:pStyle w:val="LZ-4"/>
              <w:rPr>
                <w:b/>
              </w:rPr>
            </w:pPr>
            <w:r w:rsidRPr="007B3BD8">
              <w:rPr>
                <w:b/>
              </w:rPr>
              <w:t>项目</w:t>
            </w:r>
          </w:p>
        </w:tc>
        <w:tc>
          <w:tcPr>
            <w:tcW w:w="1399" w:type="dxa"/>
            <w:vAlign w:val="center"/>
          </w:tcPr>
          <w:p w14:paraId="0B0E561B" w14:textId="77777777" w:rsidR="001A11CB" w:rsidRPr="007B3BD8" w:rsidRDefault="001A11CB" w:rsidP="00E43DD9">
            <w:pPr>
              <w:pStyle w:val="LZ-4"/>
              <w:rPr>
                <w:b/>
              </w:rPr>
            </w:pPr>
            <w:r w:rsidRPr="007B3BD8">
              <w:rPr>
                <w:b/>
              </w:rPr>
              <w:t>VOCs</w:t>
            </w:r>
          </w:p>
        </w:tc>
        <w:tc>
          <w:tcPr>
            <w:tcW w:w="1515" w:type="dxa"/>
            <w:vAlign w:val="center"/>
          </w:tcPr>
          <w:p w14:paraId="400A0993" w14:textId="77777777" w:rsidR="001A11CB" w:rsidRPr="007B3BD8" w:rsidRDefault="001A11CB" w:rsidP="00E43DD9">
            <w:pPr>
              <w:pStyle w:val="LZ-4"/>
              <w:rPr>
                <w:b/>
              </w:rPr>
            </w:pPr>
            <w:r w:rsidRPr="007B3BD8">
              <w:rPr>
                <w:b/>
              </w:rPr>
              <w:t>NH</w:t>
            </w:r>
            <w:r w:rsidRPr="007B3BD8">
              <w:rPr>
                <w:b/>
                <w:vertAlign w:val="subscript"/>
              </w:rPr>
              <w:t>3</w:t>
            </w:r>
          </w:p>
        </w:tc>
        <w:tc>
          <w:tcPr>
            <w:tcW w:w="1764" w:type="dxa"/>
            <w:vAlign w:val="center"/>
          </w:tcPr>
          <w:p w14:paraId="5C1E15FB" w14:textId="77777777" w:rsidR="001A11CB" w:rsidRPr="007B3BD8" w:rsidRDefault="001A11CB" w:rsidP="00E43DD9">
            <w:pPr>
              <w:pStyle w:val="LZ-4"/>
              <w:rPr>
                <w:b/>
              </w:rPr>
            </w:pPr>
            <w:r w:rsidRPr="007B3BD8">
              <w:rPr>
                <w:b/>
              </w:rPr>
              <w:t>单位</w:t>
            </w:r>
          </w:p>
        </w:tc>
      </w:tr>
      <w:tr w:rsidR="001A11CB" w:rsidRPr="007B3BD8" w14:paraId="1B7642C9" w14:textId="77777777" w:rsidTr="00E43DD9">
        <w:trPr>
          <w:trHeight w:val="270"/>
          <w:jc w:val="center"/>
        </w:trPr>
        <w:tc>
          <w:tcPr>
            <w:tcW w:w="1884" w:type="dxa"/>
          </w:tcPr>
          <w:p w14:paraId="304E9748" w14:textId="77777777" w:rsidR="001A11CB" w:rsidRPr="007B3BD8" w:rsidRDefault="001A11CB" w:rsidP="00E43DD9">
            <w:pPr>
              <w:pStyle w:val="LZ-4"/>
            </w:pPr>
            <w:r w:rsidRPr="007B3BD8">
              <w:t>固废填埋</w:t>
            </w:r>
          </w:p>
        </w:tc>
        <w:tc>
          <w:tcPr>
            <w:tcW w:w="1399" w:type="dxa"/>
          </w:tcPr>
          <w:p w14:paraId="520E6ECF" w14:textId="77777777" w:rsidR="001A11CB" w:rsidRPr="007B3BD8" w:rsidRDefault="001A11CB" w:rsidP="00E43DD9">
            <w:pPr>
              <w:pStyle w:val="LZ-4"/>
            </w:pPr>
            <w:r w:rsidRPr="007B3BD8">
              <w:t>0.23</w:t>
            </w:r>
          </w:p>
        </w:tc>
        <w:tc>
          <w:tcPr>
            <w:tcW w:w="1515" w:type="dxa"/>
          </w:tcPr>
          <w:p w14:paraId="0EBDEA3F" w14:textId="77777777" w:rsidR="001A11CB" w:rsidRPr="007B3BD8" w:rsidRDefault="001A11CB" w:rsidP="00E43DD9">
            <w:pPr>
              <w:pStyle w:val="LZ-4"/>
            </w:pPr>
            <w:r w:rsidRPr="007B3BD8">
              <w:t>0.56</w:t>
            </w:r>
          </w:p>
        </w:tc>
        <w:tc>
          <w:tcPr>
            <w:tcW w:w="1764" w:type="dxa"/>
          </w:tcPr>
          <w:p w14:paraId="26D02DB5" w14:textId="77777777" w:rsidR="001A11CB" w:rsidRPr="007B3BD8" w:rsidRDefault="001A11CB" w:rsidP="00E43DD9">
            <w:pPr>
              <w:pStyle w:val="LZ-4"/>
            </w:pPr>
            <w:r w:rsidRPr="007B3BD8">
              <w:t>g/kg</w:t>
            </w:r>
            <w:r w:rsidRPr="007B3BD8">
              <w:t>垃圾</w:t>
            </w:r>
          </w:p>
        </w:tc>
      </w:tr>
      <w:tr w:rsidR="00295030" w:rsidRPr="007B3BD8" w14:paraId="3FB81115" w14:textId="77777777" w:rsidTr="00E43DD9">
        <w:trPr>
          <w:trHeight w:val="270"/>
          <w:jc w:val="center"/>
        </w:trPr>
        <w:tc>
          <w:tcPr>
            <w:tcW w:w="1884" w:type="dxa"/>
          </w:tcPr>
          <w:p w14:paraId="0A725E47" w14:textId="6FE63B89" w:rsidR="00295030" w:rsidRPr="007B3BD8" w:rsidRDefault="00295030" w:rsidP="00E43DD9">
            <w:pPr>
              <w:pStyle w:val="LZ-4"/>
            </w:pPr>
            <w:r>
              <w:rPr>
                <w:rFonts w:hint="eastAsia"/>
              </w:rPr>
              <w:t>固废焚烧</w:t>
            </w:r>
          </w:p>
        </w:tc>
        <w:tc>
          <w:tcPr>
            <w:tcW w:w="1399" w:type="dxa"/>
          </w:tcPr>
          <w:p w14:paraId="60977B78" w14:textId="32394EA6" w:rsidR="00295030" w:rsidRPr="007B3BD8" w:rsidRDefault="00295030" w:rsidP="00E43DD9">
            <w:pPr>
              <w:pStyle w:val="LZ-4"/>
            </w:pPr>
            <w:r>
              <w:rPr>
                <w:rFonts w:hint="eastAsia"/>
              </w:rPr>
              <w:t>0</w:t>
            </w:r>
            <w:r>
              <w:t>.74</w:t>
            </w:r>
          </w:p>
        </w:tc>
        <w:tc>
          <w:tcPr>
            <w:tcW w:w="1515" w:type="dxa"/>
          </w:tcPr>
          <w:p w14:paraId="2E6894D8" w14:textId="3CA23BA9" w:rsidR="00295030" w:rsidRPr="007B3BD8" w:rsidRDefault="00295030" w:rsidP="00E43DD9">
            <w:pPr>
              <w:pStyle w:val="LZ-4"/>
            </w:pPr>
            <w:r>
              <w:rPr>
                <w:rFonts w:hint="eastAsia"/>
              </w:rPr>
              <w:t>0</w:t>
            </w:r>
            <w:r>
              <w:t>.21</w:t>
            </w:r>
          </w:p>
        </w:tc>
        <w:tc>
          <w:tcPr>
            <w:tcW w:w="1764" w:type="dxa"/>
          </w:tcPr>
          <w:p w14:paraId="7D22EBAC" w14:textId="2A443CCB" w:rsidR="00295030" w:rsidRPr="007B3BD8" w:rsidRDefault="001C6146" w:rsidP="00E43DD9">
            <w:pPr>
              <w:pStyle w:val="LZ-4"/>
            </w:pPr>
            <w:r w:rsidRPr="007B3BD8">
              <w:t>g/kg</w:t>
            </w:r>
            <w:r w:rsidRPr="007B3BD8">
              <w:t>垃圾</w:t>
            </w:r>
          </w:p>
        </w:tc>
      </w:tr>
      <w:tr w:rsidR="001A11CB" w:rsidRPr="007B3BD8" w14:paraId="3D97C656" w14:textId="77777777" w:rsidTr="00E43DD9">
        <w:trPr>
          <w:trHeight w:val="270"/>
          <w:jc w:val="center"/>
        </w:trPr>
        <w:tc>
          <w:tcPr>
            <w:tcW w:w="1884" w:type="dxa"/>
          </w:tcPr>
          <w:p w14:paraId="22ECDE2E" w14:textId="77777777" w:rsidR="001A11CB" w:rsidRPr="007B3BD8" w:rsidRDefault="001A11CB" w:rsidP="00E43DD9">
            <w:pPr>
              <w:pStyle w:val="LZ-4"/>
            </w:pPr>
            <w:r w:rsidRPr="007B3BD8">
              <w:t>废水处理</w:t>
            </w:r>
          </w:p>
        </w:tc>
        <w:tc>
          <w:tcPr>
            <w:tcW w:w="1399" w:type="dxa"/>
          </w:tcPr>
          <w:p w14:paraId="74145749" w14:textId="77777777" w:rsidR="001A11CB" w:rsidRPr="007B3BD8" w:rsidRDefault="001A11CB" w:rsidP="00E43DD9">
            <w:pPr>
              <w:pStyle w:val="LZ-4"/>
            </w:pPr>
            <w:r w:rsidRPr="007B3BD8">
              <w:t>0.015</w:t>
            </w:r>
          </w:p>
        </w:tc>
        <w:tc>
          <w:tcPr>
            <w:tcW w:w="1515" w:type="dxa"/>
          </w:tcPr>
          <w:p w14:paraId="4B657DC9" w14:textId="58979B73" w:rsidR="001A11CB" w:rsidRPr="007B3BD8" w:rsidRDefault="001A11CB" w:rsidP="00E43DD9">
            <w:pPr>
              <w:pStyle w:val="LZ-4"/>
            </w:pPr>
            <w:r w:rsidRPr="007B3BD8">
              <w:t>3.2</w:t>
            </w:r>
          </w:p>
        </w:tc>
        <w:tc>
          <w:tcPr>
            <w:tcW w:w="1764" w:type="dxa"/>
          </w:tcPr>
          <w:p w14:paraId="0F976203" w14:textId="75B9DEA5" w:rsidR="001A11CB" w:rsidRPr="007B3BD8" w:rsidRDefault="001A11CB" w:rsidP="00E43DD9">
            <w:pPr>
              <w:pStyle w:val="LZ-4"/>
            </w:pPr>
            <w:r w:rsidRPr="007B3BD8">
              <w:t>g/</w:t>
            </w:r>
            <w:del w:id="430" w:author="彭 mq" w:date="2023-03-09T09:21:00Z">
              <w:r w:rsidRPr="007B3BD8" w:rsidDel="004B4FC7">
                <w:delText xml:space="preserve"> </w:delText>
              </w:r>
            </w:del>
            <w:r w:rsidRPr="007B3BD8">
              <w:t>m</w:t>
            </w:r>
            <w:r w:rsidRPr="007B3BD8">
              <w:rPr>
                <w:vertAlign w:val="superscript"/>
              </w:rPr>
              <w:t>3</w:t>
            </w:r>
            <w:r w:rsidRPr="007B3BD8">
              <w:t>废水</w:t>
            </w:r>
          </w:p>
        </w:tc>
      </w:tr>
    </w:tbl>
    <w:p w14:paraId="02A0A265" w14:textId="77777777" w:rsidR="001A11CB" w:rsidRPr="007B3BD8" w:rsidRDefault="001A11CB" w:rsidP="001A11CB">
      <w:pPr>
        <w:pStyle w:val="LZ-3"/>
      </w:pPr>
      <w:bookmarkStart w:id="431" w:name="_Toc117179425"/>
      <w:proofErr w:type="spellStart"/>
      <w:r w:rsidRPr="007B3BD8">
        <w:t>生物质燃烧</w:t>
      </w:r>
      <w:r w:rsidRPr="007B3BD8">
        <w:rPr>
          <w:rFonts w:hint="eastAsia"/>
          <w:lang w:eastAsia="zh-CN"/>
        </w:rPr>
        <w:t>源</w:t>
      </w:r>
      <w:bookmarkEnd w:id="431"/>
      <w:proofErr w:type="spellEnd"/>
    </w:p>
    <w:p w14:paraId="6782A54D" w14:textId="77777777" w:rsidR="001A11CB" w:rsidRPr="007B3BD8" w:rsidRDefault="001A11CB" w:rsidP="001A11CB">
      <w:pPr>
        <w:pStyle w:val="LZ-"/>
        <w:ind w:firstLine="480"/>
      </w:pPr>
      <w:r w:rsidRPr="007B3BD8">
        <w:rPr>
          <w:rFonts w:hint="eastAsia"/>
        </w:rPr>
        <w:t>根据调研</w:t>
      </w:r>
      <w:r w:rsidRPr="007B3BD8">
        <w:t>情况以及数据的可获取</w:t>
      </w:r>
      <w:r w:rsidRPr="007B3BD8">
        <w:rPr>
          <w:rFonts w:hint="eastAsia"/>
        </w:rPr>
        <w:t>性，</w:t>
      </w:r>
      <w:proofErr w:type="gramStart"/>
      <w:r>
        <w:t>萧山区</w:t>
      </w:r>
      <w:proofErr w:type="gramEnd"/>
      <w:r w:rsidRPr="007B3BD8">
        <w:rPr>
          <w:rFonts w:hint="eastAsia"/>
        </w:rPr>
        <w:t>20</w:t>
      </w:r>
      <w:r>
        <w:t>20</w:t>
      </w:r>
      <w:r w:rsidRPr="007B3BD8">
        <w:rPr>
          <w:rFonts w:hint="eastAsia"/>
        </w:rPr>
        <w:t>年</w:t>
      </w:r>
      <w:r w:rsidRPr="007B3BD8">
        <w:t>未发生森林火灾，因此</w:t>
      </w:r>
      <w:proofErr w:type="gramStart"/>
      <w:r>
        <w:t>萧山区</w:t>
      </w:r>
      <w:proofErr w:type="gramEnd"/>
      <w:r w:rsidRPr="007B3BD8">
        <w:t>生物质燃烧源主要考虑露天焚烧</w:t>
      </w:r>
      <w:r>
        <w:rPr>
          <w:rFonts w:hint="eastAsia"/>
        </w:rPr>
        <w:t>和</w:t>
      </w:r>
      <w:r>
        <w:t>家用秸秆薪柴</w:t>
      </w:r>
      <w:r w:rsidRPr="007B3BD8">
        <w:t>。排放因子主要参考《清单编制技术手册》，</w:t>
      </w:r>
      <w:r w:rsidRPr="007B3BD8">
        <w:rPr>
          <w:rFonts w:hint="eastAsia"/>
        </w:rPr>
        <w:t>详见</w:t>
      </w:r>
      <w:r w:rsidRPr="007B3BD8">
        <w:t>下表。</w:t>
      </w:r>
    </w:p>
    <w:p w14:paraId="1A0C660D" w14:textId="7EFD4CDB" w:rsidR="001A11CB" w:rsidRPr="007B3BD8" w:rsidRDefault="001A11CB" w:rsidP="001A11CB">
      <w:pPr>
        <w:pStyle w:val="LZ-0"/>
        <w:spacing w:line="240" w:lineRule="auto"/>
        <w:rPr>
          <w:rStyle w:val="Char1"/>
          <w:rFonts w:ascii="Times New Roman" w:eastAsia="黑体" w:hAnsi="Times New Roman"/>
          <w:b w:val="0"/>
          <w:szCs w:val="24"/>
        </w:rPr>
      </w:pPr>
      <w:r w:rsidRPr="007B3BD8">
        <w:rPr>
          <w:rFonts w:hint="eastAsia"/>
        </w:rPr>
        <w:t>表</w:t>
      </w:r>
      <w:r w:rsidR="001F1DA6">
        <w:t>3</w:t>
      </w:r>
      <w:r w:rsidRPr="007B3BD8">
        <w:rPr>
          <w:rFonts w:hint="eastAsia"/>
        </w:rPr>
        <w:t>-</w:t>
      </w:r>
      <w:del w:id="432" w:author="彭 mq" w:date="2023-03-09T09:21:00Z">
        <w:r w:rsidRPr="007B3BD8" w:rsidDel="004B4FC7">
          <w:rPr>
            <w:rFonts w:hint="eastAsia"/>
          </w:rPr>
          <w:delText xml:space="preserve"> </w:delText>
        </w:r>
      </w:del>
      <w:r w:rsidRPr="007B3BD8">
        <w:fldChar w:fldCharType="begin"/>
      </w:r>
      <w:r w:rsidRPr="007B3BD8">
        <w:instrText xml:space="preserve"> </w:instrText>
      </w:r>
      <w:r w:rsidRPr="007B3BD8">
        <w:rPr>
          <w:rFonts w:hint="eastAsia"/>
        </w:rPr>
        <w:instrText xml:space="preserve">SEQ </w:instrText>
      </w:r>
      <w:r w:rsidRPr="007B3BD8">
        <w:rPr>
          <w:rFonts w:hint="eastAsia"/>
        </w:rPr>
        <w:instrText>表</w:instrText>
      </w:r>
      <w:r w:rsidRPr="007B3BD8">
        <w:rPr>
          <w:rFonts w:hint="eastAsia"/>
        </w:rPr>
        <w:instrText>5- \* ARABIC</w:instrText>
      </w:r>
      <w:r w:rsidRPr="007B3BD8">
        <w:instrText xml:space="preserve"> </w:instrText>
      </w:r>
      <w:r w:rsidRPr="007B3BD8">
        <w:fldChar w:fldCharType="separate"/>
      </w:r>
      <w:r w:rsidR="000E3AA8">
        <w:rPr>
          <w:noProof/>
        </w:rPr>
        <w:t>19</w:t>
      </w:r>
      <w:r w:rsidRPr="007B3BD8">
        <w:fldChar w:fldCharType="end"/>
      </w:r>
      <w:ins w:id="433" w:author="彭 mq" w:date="2023-03-09T09:21:00Z">
        <w:r w:rsidR="004B4FC7">
          <w:t xml:space="preserve"> </w:t>
        </w:r>
      </w:ins>
      <w:r w:rsidRPr="007B3BD8">
        <w:rPr>
          <w:rStyle w:val="Char1"/>
          <w:rFonts w:ascii="Times New Roman" w:eastAsia="黑体" w:hAnsi="Times New Roman"/>
          <w:b w:val="0"/>
          <w:szCs w:val="24"/>
        </w:rPr>
        <w:t>生物质燃烧源排放因子（单位：</w:t>
      </w:r>
      <w:r w:rsidRPr="007B3BD8">
        <w:rPr>
          <w:rStyle w:val="Char1"/>
          <w:rFonts w:ascii="Times New Roman" w:eastAsia="黑体" w:hAnsi="Times New Roman"/>
          <w:b w:val="0"/>
          <w:szCs w:val="24"/>
        </w:rPr>
        <w:t>g/kg</w:t>
      </w:r>
      <w:r w:rsidRPr="007B3BD8">
        <w:rPr>
          <w:rStyle w:val="Char1"/>
          <w:rFonts w:ascii="Times New Roman" w:eastAsia="黑体" w:hAnsi="Times New Roman"/>
          <w:b w:val="0"/>
          <w:szCs w:val="24"/>
        </w:rPr>
        <w:t>）</w:t>
      </w:r>
    </w:p>
    <w:tbl>
      <w:tblPr>
        <w:tblW w:w="93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Change w:id="434" w:author="彭 mq" w:date="2023-03-09T09:22:00Z">
          <w:tblPr>
            <w:tblW w:w="93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PrChange>
      </w:tblPr>
      <w:tblGrid>
        <w:gridCol w:w="1555"/>
        <w:gridCol w:w="850"/>
        <w:gridCol w:w="770"/>
        <w:gridCol w:w="770"/>
        <w:gridCol w:w="771"/>
        <w:gridCol w:w="770"/>
        <w:gridCol w:w="771"/>
        <w:gridCol w:w="770"/>
        <w:gridCol w:w="771"/>
        <w:gridCol w:w="770"/>
        <w:gridCol w:w="771"/>
        <w:tblGridChange w:id="435">
          <w:tblGrid>
            <w:gridCol w:w="1275"/>
            <w:gridCol w:w="1560"/>
            <w:gridCol w:w="773"/>
            <w:gridCol w:w="773"/>
            <w:gridCol w:w="706"/>
            <w:gridCol w:w="708"/>
            <w:gridCol w:w="818"/>
            <w:gridCol w:w="592"/>
            <w:gridCol w:w="592"/>
            <w:gridCol w:w="833"/>
            <w:gridCol w:w="709"/>
          </w:tblGrid>
        </w:tblGridChange>
      </w:tblGrid>
      <w:tr w:rsidR="001A11CB" w:rsidRPr="007B3BD8" w14:paraId="6A27838D" w14:textId="77777777" w:rsidTr="004B4FC7">
        <w:trPr>
          <w:trHeight w:val="366"/>
          <w:jc w:val="center"/>
          <w:trPrChange w:id="436" w:author="彭 mq" w:date="2023-03-09T09:22:00Z">
            <w:trPr>
              <w:trHeight w:val="366"/>
              <w:jc w:val="center"/>
            </w:trPr>
          </w:trPrChange>
        </w:trPr>
        <w:tc>
          <w:tcPr>
            <w:tcW w:w="1555" w:type="dxa"/>
            <w:vAlign w:val="center"/>
            <w:tcPrChange w:id="437" w:author="彭 mq" w:date="2023-03-09T09:22:00Z">
              <w:tcPr>
                <w:tcW w:w="1275" w:type="dxa"/>
                <w:vAlign w:val="center"/>
              </w:tcPr>
            </w:tcPrChange>
          </w:tcPr>
          <w:p w14:paraId="68B3BA7D" w14:textId="77777777" w:rsidR="001A11CB" w:rsidRPr="007B3BD8" w:rsidRDefault="001A11CB" w:rsidP="00E43DD9">
            <w:pPr>
              <w:pStyle w:val="LZ-4"/>
              <w:rPr>
                <w:b/>
              </w:rPr>
            </w:pPr>
            <w:r w:rsidRPr="007B3BD8">
              <w:rPr>
                <w:b/>
              </w:rPr>
              <w:t>项目</w:t>
            </w:r>
          </w:p>
        </w:tc>
        <w:tc>
          <w:tcPr>
            <w:tcW w:w="850" w:type="dxa"/>
            <w:vAlign w:val="center"/>
            <w:tcPrChange w:id="438" w:author="彭 mq" w:date="2023-03-09T09:22:00Z">
              <w:tcPr>
                <w:tcW w:w="1560" w:type="dxa"/>
                <w:vAlign w:val="center"/>
              </w:tcPr>
            </w:tcPrChange>
          </w:tcPr>
          <w:p w14:paraId="52064F56" w14:textId="77777777" w:rsidR="001A11CB" w:rsidRPr="007B3BD8" w:rsidRDefault="001A11CB" w:rsidP="00E43DD9">
            <w:pPr>
              <w:pStyle w:val="LZ-4"/>
              <w:rPr>
                <w:b/>
              </w:rPr>
            </w:pPr>
            <w:r w:rsidRPr="007B3BD8">
              <w:rPr>
                <w:b/>
              </w:rPr>
              <w:t>类型</w:t>
            </w:r>
          </w:p>
        </w:tc>
        <w:tc>
          <w:tcPr>
            <w:tcW w:w="770" w:type="dxa"/>
            <w:vAlign w:val="center"/>
            <w:tcPrChange w:id="439" w:author="彭 mq" w:date="2023-03-09T09:22:00Z">
              <w:tcPr>
                <w:tcW w:w="773" w:type="dxa"/>
                <w:vAlign w:val="center"/>
              </w:tcPr>
            </w:tcPrChange>
          </w:tcPr>
          <w:p w14:paraId="571E6EBB" w14:textId="77777777" w:rsidR="001A11CB" w:rsidRPr="007B3BD8" w:rsidRDefault="001A11CB" w:rsidP="00E43DD9">
            <w:pPr>
              <w:pStyle w:val="LZ-4"/>
              <w:rPr>
                <w:b/>
              </w:rPr>
            </w:pPr>
            <w:r w:rsidRPr="007B3BD8">
              <w:rPr>
                <w:b/>
              </w:rPr>
              <w:t>SO</w:t>
            </w:r>
            <w:r w:rsidRPr="007B3BD8">
              <w:rPr>
                <w:b/>
                <w:vertAlign w:val="subscript"/>
              </w:rPr>
              <w:t>2</w:t>
            </w:r>
          </w:p>
        </w:tc>
        <w:tc>
          <w:tcPr>
            <w:tcW w:w="770" w:type="dxa"/>
            <w:vAlign w:val="center"/>
            <w:tcPrChange w:id="440" w:author="彭 mq" w:date="2023-03-09T09:22:00Z">
              <w:tcPr>
                <w:tcW w:w="773" w:type="dxa"/>
                <w:vAlign w:val="center"/>
              </w:tcPr>
            </w:tcPrChange>
          </w:tcPr>
          <w:p w14:paraId="458AE9A1" w14:textId="77777777" w:rsidR="001A11CB" w:rsidRPr="007B3BD8" w:rsidRDefault="001A11CB" w:rsidP="00E43DD9">
            <w:pPr>
              <w:pStyle w:val="LZ-4"/>
              <w:rPr>
                <w:b/>
              </w:rPr>
            </w:pPr>
            <w:r w:rsidRPr="007B3BD8">
              <w:rPr>
                <w:b/>
              </w:rPr>
              <w:t>NOx</w:t>
            </w:r>
          </w:p>
        </w:tc>
        <w:tc>
          <w:tcPr>
            <w:tcW w:w="771" w:type="dxa"/>
            <w:vAlign w:val="center"/>
            <w:tcPrChange w:id="441" w:author="彭 mq" w:date="2023-03-09T09:22:00Z">
              <w:tcPr>
                <w:tcW w:w="706" w:type="dxa"/>
                <w:vAlign w:val="center"/>
              </w:tcPr>
            </w:tcPrChange>
          </w:tcPr>
          <w:p w14:paraId="7D319C54" w14:textId="77777777" w:rsidR="001A11CB" w:rsidRPr="007B3BD8" w:rsidRDefault="001A11CB" w:rsidP="00E43DD9">
            <w:pPr>
              <w:pStyle w:val="LZ-4"/>
              <w:rPr>
                <w:b/>
              </w:rPr>
            </w:pPr>
            <w:r w:rsidRPr="007B3BD8">
              <w:rPr>
                <w:b/>
              </w:rPr>
              <w:t>CO</w:t>
            </w:r>
          </w:p>
        </w:tc>
        <w:tc>
          <w:tcPr>
            <w:tcW w:w="770" w:type="dxa"/>
            <w:vAlign w:val="center"/>
            <w:tcPrChange w:id="442" w:author="彭 mq" w:date="2023-03-09T09:22:00Z">
              <w:tcPr>
                <w:tcW w:w="708" w:type="dxa"/>
                <w:vAlign w:val="center"/>
              </w:tcPr>
            </w:tcPrChange>
          </w:tcPr>
          <w:p w14:paraId="7347305C" w14:textId="77777777" w:rsidR="001A11CB" w:rsidRPr="007B3BD8" w:rsidRDefault="001A11CB" w:rsidP="00E43DD9">
            <w:pPr>
              <w:pStyle w:val="LZ-4"/>
              <w:rPr>
                <w:b/>
              </w:rPr>
            </w:pPr>
            <w:r w:rsidRPr="007B3BD8">
              <w:rPr>
                <w:b/>
              </w:rPr>
              <w:t>PM</w:t>
            </w:r>
            <w:r w:rsidRPr="007B3BD8">
              <w:rPr>
                <w:b/>
                <w:vertAlign w:val="subscript"/>
              </w:rPr>
              <w:t>10</w:t>
            </w:r>
          </w:p>
        </w:tc>
        <w:tc>
          <w:tcPr>
            <w:tcW w:w="771" w:type="dxa"/>
            <w:vAlign w:val="center"/>
            <w:tcPrChange w:id="443" w:author="彭 mq" w:date="2023-03-09T09:22:00Z">
              <w:tcPr>
                <w:tcW w:w="818" w:type="dxa"/>
                <w:vAlign w:val="center"/>
              </w:tcPr>
            </w:tcPrChange>
          </w:tcPr>
          <w:p w14:paraId="0D171E5B" w14:textId="77777777" w:rsidR="001A11CB" w:rsidRPr="007B3BD8" w:rsidRDefault="001A11CB" w:rsidP="00E43DD9">
            <w:pPr>
              <w:pStyle w:val="LZ-4"/>
              <w:rPr>
                <w:b/>
              </w:rPr>
            </w:pPr>
            <w:r w:rsidRPr="007B3BD8">
              <w:rPr>
                <w:b/>
              </w:rPr>
              <w:t>PM</w:t>
            </w:r>
            <w:r w:rsidRPr="007B3BD8">
              <w:rPr>
                <w:b/>
                <w:vertAlign w:val="subscript"/>
              </w:rPr>
              <w:t>2.5</w:t>
            </w:r>
          </w:p>
        </w:tc>
        <w:tc>
          <w:tcPr>
            <w:tcW w:w="770" w:type="dxa"/>
            <w:vAlign w:val="center"/>
            <w:tcPrChange w:id="444" w:author="彭 mq" w:date="2023-03-09T09:22:00Z">
              <w:tcPr>
                <w:tcW w:w="592" w:type="dxa"/>
                <w:vAlign w:val="center"/>
              </w:tcPr>
            </w:tcPrChange>
          </w:tcPr>
          <w:p w14:paraId="4AF42FF2" w14:textId="77777777" w:rsidR="001A11CB" w:rsidRPr="007B3BD8" w:rsidRDefault="001A11CB" w:rsidP="00E43DD9">
            <w:pPr>
              <w:pStyle w:val="LZ-4"/>
              <w:rPr>
                <w:b/>
              </w:rPr>
            </w:pPr>
            <w:r w:rsidRPr="007B3BD8">
              <w:rPr>
                <w:b/>
              </w:rPr>
              <w:t>BC</w:t>
            </w:r>
          </w:p>
        </w:tc>
        <w:tc>
          <w:tcPr>
            <w:tcW w:w="771" w:type="dxa"/>
            <w:vAlign w:val="center"/>
            <w:tcPrChange w:id="445" w:author="彭 mq" w:date="2023-03-09T09:22:00Z">
              <w:tcPr>
                <w:tcW w:w="592" w:type="dxa"/>
                <w:vAlign w:val="center"/>
              </w:tcPr>
            </w:tcPrChange>
          </w:tcPr>
          <w:p w14:paraId="14E03B2C" w14:textId="77777777" w:rsidR="001A11CB" w:rsidRPr="007B3BD8" w:rsidRDefault="001A11CB" w:rsidP="00E43DD9">
            <w:pPr>
              <w:pStyle w:val="LZ-4"/>
              <w:rPr>
                <w:b/>
              </w:rPr>
            </w:pPr>
            <w:r w:rsidRPr="007B3BD8">
              <w:rPr>
                <w:b/>
              </w:rPr>
              <w:t>OC</w:t>
            </w:r>
          </w:p>
        </w:tc>
        <w:tc>
          <w:tcPr>
            <w:tcW w:w="770" w:type="dxa"/>
            <w:vAlign w:val="center"/>
            <w:tcPrChange w:id="446" w:author="彭 mq" w:date="2023-03-09T09:22:00Z">
              <w:tcPr>
                <w:tcW w:w="833" w:type="dxa"/>
                <w:vAlign w:val="center"/>
              </w:tcPr>
            </w:tcPrChange>
          </w:tcPr>
          <w:p w14:paraId="794ABBCE" w14:textId="77777777" w:rsidR="001A11CB" w:rsidRPr="007B3BD8" w:rsidRDefault="001A11CB" w:rsidP="00E43DD9">
            <w:pPr>
              <w:pStyle w:val="LZ-4"/>
              <w:rPr>
                <w:b/>
              </w:rPr>
            </w:pPr>
            <w:r w:rsidRPr="007B3BD8">
              <w:rPr>
                <w:b/>
              </w:rPr>
              <w:t>VOCs</w:t>
            </w:r>
          </w:p>
        </w:tc>
        <w:tc>
          <w:tcPr>
            <w:tcW w:w="771" w:type="dxa"/>
            <w:vAlign w:val="center"/>
            <w:tcPrChange w:id="447" w:author="彭 mq" w:date="2023-03-09T09:22:00Z">
              <w:tcPr>
                <w:tcW w:w="709" w:type="dxa"/>
                <w:vAlign w:val="center"/>
              </w:tcPr>
            </w:tcPrChange>
          </w:tcPr>
          <w:p w14:paraId="4313D036" w14:textId="77777777" w:rsidR="001A11CB" w:rsidRPr="007B3BD8" w:rsidRDefault="001A11CB" w:rsidP="00E43DD9">
            <w:pPr>
              <w:pStyle w:val="LZ-4"/>
              <w:rPr>
                <w:b/>
              </w:rPr>
            </w:pPr>
            <w:r w:rsidRPr="007B3BD8">
              <w:rPr>
                <w:b/>
              </w:rPr>
              <w:t>NH</w:t>
            </w:r>
            <w:r w:rsidRPr="007B3BD8">
              <w:rPr>
                <w:b/>
                <w:vertAlign w:val="subscript"/>
              </w:rPr>
              <w:t>3</w:t>
            </w:r>
          </w:p>
        </w:tc>
      </w:tr>
      <w:tr w:rsidR="001A11CB" w:rsidRPr="007B3BD8" w14:paraId="2EF92CB0" w14:textId="77777777" w:rsidTr="004B4FC7">
        <w:trPr>
          <w:trHeight w:val="366"/>
          <w:jc w:val="center"/>
          <w:trPrChange w:id="448" w:author="彭 mq" w:date="2023-03-09T09:22:00Z">
            <w:trPr>
              <w:trHeight w:val="366"/>
              <w:jc w:val="center"/>
            </w:trPr>
          </w:trPrChange>
        </w:trPr>
        <w:tc>
          <w:tcPr>
            <w:tcW w:w="1555" w:type="dxa"/>
            <w:vMerge w:val="restart"/>
            <w:vAlign w:val="center"/>
            <w:tcPrChange w:id="449" w:author="彭 mq" w:date="2023-03-09T09:22:00Z">
              <w:tcPr>
                <w:tcW w:w="1275" w:type="dxa"/>
                <w:vMerge w:val="restart"/>
                <w:vAlign w:val="center"/>
              </w:tcPr>
            </w:tcPrChange>
          </w:tcPr>
          <w:p w14:paraId="08EEB38F" w14:textId="77777777" w:rsidR="001A11CB" w:rsidRPr="007B3BD8" w:rsidRDefault="001A11CB" w:rsidP="00E43DD9">
            <w:pPr>
              <w:pStyle w:val="LZ-4"/>
            </w:pPr>
            <w:r>
              <w:rPr>
                <w:rFonts w:hint="eastAsia"/>
              </w:rPr>
              <w:t>家用</w:t>
            </w:r>
            <w:r>
              <w:t>秸秆薪柴</w:t>
            </w:r>
          </w:p>
        </w:tc>
        <w:tc>
          <w:tcPr>
            <w:tcW w:w="850" w:type="dxa"/>
            <w:vAlign w:val="center"/>
            <w:tcPrChange w:id="450" w:author="彭 mq" w:date="2023-03-09T09:22:00Z">
              <w:tcPr>
                <w:tcW w:w="1560" w:type="dxa"/>
                <w:vAlign w:val="center"/>
              </w:tcPr>
            </w:tcPrChange>
          </w:tcPr>
          <w:p w14:paraId="486B27AD" w14:textId="77777777" w:rsidR="001A11CB" w:rsidRPr="00777F9B" w:rsidRDefault="001A11CB" w:rsidP="00E43DD9">
            <w:pPr>
              <w:pStyle w:val="LZ-4"/>
            </w:pPr>
            <w:r w:rsidRPr="00777F9B">
              <w:rPr>
                <w:rFonts w:hint="eastAsia"/>
              </w:rPr>
              <w:t>秸秆</w:t>
            </w:r>
          </w:p>
        </w:tc>
        <w:tc>
          <w:tcPr>
            <w:tcW w:w="770" w:type="dxa"/>
            <w:vAlign w:val="center"/>
            <w:tcPrChange w:id="451" w:author="彭 mq" w:date="2023-03-09T09:22:00Z">
              <w:tcPr>
                <w:tcW w:w="773" w:type="dxa"/>
                <w:vAlign w:val="center"/>
              </w:tcPr>
            </w:tcPrChange>
          </w:tcPr>
          <w:p w14:paraId="51DDF090" w14:textId="77777777" w:rsidR="001A11CB" w:rsidRPr="00777F9B" w:rsidRDefault="001A11CB" w:rsidP="00E43DD9">
            <w:pPr>
              <w:pStyle w:val="LZ-4"/>
            </w:pPr>
            <w:r w:rsidRPr="00777F9B">
              <w:t>0.48</w:t>
            </w:r>
          </w:p>
        </w:tc>
        <w:tc>
          <w:tcPr>
            <w:tcW w:w="770" w:type="dxa"/>
            <w:vAlign w:val="center"/>
            <w:tcPrChange w:id="452" w:author="彭 mq" w:date="2023-03-09T09:22:00Z">
              <w:tcPr>
                <w:tcW w:w="773" w:type="dxa"/>
                <w:vAlign w:val="center"/>
              </w:tcPr>
            </w:tcPrChange>
          </w:tcPr>
          <w:p w14:paraId="4A62A08D" w14:textId="77777777" w:rsidR="001A11CB" w:rsidRPr="00777F9B" w:rsidRDefault="001A11CB" w:rsidP="00E43DD9">
            <w:pPr>
              <w:pStyle w:val="LZ-4"/>
            </w:pPr>
            <w:r w:rsidRPr="00777F9B">
              <w:t>0.37</w:t>
            </w:r>
          </w:p>
        </w:tc>
        <w:tc>
          <w:tcPr>
            <w:tcW w:w="771" w:type="dxa"/>
            <w:vAlign w:val="center"/>
            <w:tcPrChange w:id="453" w:author="彭 mq" w:date="2023-03-09T09:22:00Z">
              <w:tcPr>
                <w:tcW w:w="706" w:type="dxa"/>
                <w:vAlign w:val="center"/>
              </w:tcPr>
            </w:tcPrChange>
          </w:tcPr>
          <w:p w14:paraId="44B60BB4" w14:textId="77777777" w:rsidR="001A11CB" w:rsidRPr="00777F9B" w:rsidRDefault="001A11CB" w:rsidP="00E43DD9">
            <w:pPr>
              <w:pStyle w:val="LZ-4"/>
            </w:pPr>
            <w:r w:rsidRPr="00777F9B">
              <w:t>55.50</w:t>
            </w:r>
          </w:p>
        </w:tc>
        <w:tc>
          <w:tcPr>
            <w:tcW w:w="770" w:type="dxa"/>
            <w:vAlign w:val="center"/>
            <w:tcPrChange w:id="454" w:author="彭 mq" w:date="2023-03-09T09:22:00Z">
              <w:tcPr>
                <w:tcW w:w="708" w:type="dxa"/>
                <w:vAlign w:val="center"/>
              </w:tcPr>
            </w:tcPrChange>
          </w:tcPr>
          <w:p w14:paraId="16EBC100" w14:textId="77777777" w:rsidR="001A11CB" w:rsidRPr="00777F9B" w:rsidRDefault="001A11CB" w:rsidP="00E43DD9">
            <w:pPr>
              <w:pStyle w:val="LZ-4"/>
            </w:pPr>
            <w:r w:rsidRPr="00777F9B">
              <w:t>5.75</w:t>
            </w:r>
          </w:p>
        </w:tc>
        <w:tc>
          <w:tcPr>
            <w:tcW w:w="771" w:type="dxa"/>
            <w:vAlign w:val="center"/>
            <w:tcPrChange w:id="455" w:author="彭 mq" w:date="2023-03-09T09:22:00Z">
              <w:tcPr>
                <w:tcW w:w="818" w:type="dxa"/>
                <w:vAlign w:val="center"/>
              </w:tcPr>
            </w:tcPrChange>
          </w:tcPr>
          <w:p w14:paraId="6D57D0D9" w14:textId="77777777" w:rsidR="001A11CB" w:rsidRPr="00777F9B" w:rsidRDefault="001A11CB" w:rsidP="00E43DD9">
            <w:pPr>
              <w:pStyle w:val="LZ-4"/>
            </w:pPr>
            <w:r w:rsidRPr="00777F9B">
              <w:t>5.35</w:t>
            </w:r>
          </w:p>
        </w:tc>
        <w:tc>
          <w:tcPr>
            <w:tcW w:w="770" w:type="dxa"/>
            <w:vAlign w:val="center"/>
            <w:tcPrChange w:id="456" w:author="彭 mq" w:date="2023-03-09T09:22:00Z">
              <w:tcPr>
                <w:tcW w:w="592" w:type="dxa"/>
                <w:vAlign w:val="center"/>
              </w:tcPr>
            </w:tcPrChange>
          </w:tcPr>
          <w:p w14:paraId="5CF40958" w14:textId="77777777" w:rsidR="001A11CB" w:rsidRPr="00777F9B" w:rsidRDefault="001A11CB" w:rsidP="00E43DD9">
            <w:pPr>
              <w:pStyle w:val="LZ-4"/>
            </w:pPr>
            <w:r w:rsidRPr="00777F9B">
              <w:t>1.55</w:t>
            </w:r>
          </w:p>
        </w:tc>
        <w:tc>
          <w:tcPr>
            <w:tcW w:w="771" w:type="dxa"/>
            <w:vAlign w:val="center"/>
            <w:tcPrChange w:id="457" w:author="彭 mq" w:date="2023-03-09T09:22:00Z">
              <w:tcPr>
                <w:tcW w:w="592" w:type="dxa"/>
                <w:vAlign w:val="center"/>
              </w:tcPr>
            </w:tcPrChange>
          </w:tcPr>
          <w:p w14:paraId="19176032" w14:textId="77777777" w:rsidR="001A11CB" w:rsidRPr="00777F9B" w:rsidRDefault="001A11CB" w:rsidP="00E43DD9">
            <w:pPr>
              <w:pStyle w:val="LZ-4"/>
            </w:pPr>
            <w:r w:rsidRPr="00777F9B">
              <w:t>3.05</w:t>
            </w:r>
          </w:p>
        </w:tc>
        <w:tc>
          <w:tcPr>
            <w:tcW w:w="770" w:type="dxa"/>
            <w:vAlign w:val="center"/>
            <w:tcPrChange w:id="458" w:author="彭 mq" w:date="2023-03-09T09:22:00Z">
              <w:tcPr>
                <w:tcW w:w="833" w:type="dxa"/>
                <w:vAlign w:val="center"/>
              </w:tcPr>
            </w:tcPrChange>
          </w:tcPr>
          <w:p w14:paraId="30D20EDE" w14:textId="77777777" w:rsidR="001A11CB" w:rsidRPr="00777F9B" w:rsidRDefault="001A11CB" w:rsidP="00E43DD9">
            <w:pPr>
              <w:pStyle w:val="LZ-4"/>
            </w:pPr>
            <w:r w:rsidRPr="00777F9B">
              <w:t>8.40</w:t>
            </w:r>
          </w:p>
        </w:tc>
        <w:tc>
          <w:tcPr>
            <w:tcW w:w="771" w:type="dxa"/>
            <w:vAlign w:val="center"/>
            <w:tcPrChange w:id="459" w:author="彭 mq" w:date="2023-03-09T09:22:00Z">
              <w:tcPr>
                <w:tcW w:w="709" w:type="dxa"/>
                <w:vAlign w:val="center"/>
              </w:tcPr>
            </w:tcPrChange>
          </w:tcPr>
          <w:p w14:paraId="0591370A" w14:textId="77777777" w:rsidR="001A11CB" w:rsidRPr="00777F9B" w:rsidRDefault="001A11CB" w:rsidP="00E43DD9">
            <w:pPr>
              <w:pStyle w:val="LZ-4"/>
            </w:pPr>
            <w:r w:rsidRPr="00777F9B">
              <w:t>0.52</w:t>
            </w:r>
          </w:p>
        </w:tc>
      </w:tr>
      <w:tr w:rsidR="001A11CB" w:rsidRPr="007B3BD8" w14:paraId="659E9466" w14:textId="77777777" w:rsidTr="004B4FC7">
        <w:trPr>
          <w:trHeight w:val="366"/>
          <w:jc w:val="center"/>
          <w:trPrChange w:id="460" w:author="彭 mq" w:date="2023-03-09T09:22:00Z">
            <w:trPr>
              <w:trHeight w:val="366"/>
              <w:jc w:val="center"/>
            </w:trPr>
          </w:trPrChange>
        </w:trPr>
        <w:tc>
          <w:tcPr>
            <w:tcW w:w="1555" w:type="dxa"/>
            <w:vMerge/>
            <w:vAlign w:val="center"/>
            <w:tcPrChange w:id="461" w:author="彭 mq" w:date="2023-03-09T09:22:00Z">
              <w:tcPr>
                <w:tcW w:w="1275" w:type="dxa"/>
                <w:vMerge/>
                <w:vAlign w:val="center"/>
              </w:tcPr>
            </w:tcPrChange>
          </w:tcPr>
          <w:p w14:paraId="28341C4D" w14:textId="77777777" w:rsidR="001A11CB" w:rsidRPr="007B3BD8" w:rsidRDefault="001A11CB" w:rsidP="00E43DD9">
            <w:pPr>
              <w:pStyle w:val="LZ-4"/>
            </w:pPr>
          </w:p>
        </w:tc>
        <w:tc>
          <w:tcPr>
            <w:tcW w:w="850" w:type="dxa"/>
            <w:vAlign w:val="center"/>
            <w:tcPrChange w:id="462" w:author="彭 mq" w:date="2023-03-09T09:22:00Z">
              <w:tcPr>
                <w:tcW w:w="1560" w:type="dxa"/>
                <w:vAlign w:val="center"/>
              </w:tcPr>
            </w:tcPrChange>
          </w:tcPr>
          <w:p w14:paraId="722E90EF" w14:textId="77777777" w:rsidR="001A11CB" w:rsidRPr="00777F9B" w:rsidRDefault="001A11CB" w:rsidP="00E43DD9">
            <w:pPr>
              <w:pStyle w:val="LZ-4"/>
            </w:pPr>
            <w:r w:rsidRPr="00777F9B">
              <w:rPr>
                <w:rFonts w:hint="eastAsia"/>
              </w:rPr>
              <w:t>薪柴</w:t>
            </w:r>
          </w:p>
        </w:tc>
        <w:tc>
          <w:tcPr>
            <w:tcW w:w="770" w:type="dxa"/>
            <w:vAlign w:val="center"/>
            <w:tcPrChange w:id="463" w:author="彭 mq" w:date="2023-03-09T09:22:00Z">
              <w:tcPr>
                <w:tcW w:w="773" w:type="dxa"/>
                <w:vAlign w:val="center"/>
              </w:tcPr>
            </w:tcPrChange>
          </w:tcPr>
          <w:p w14:paraId="7F7B0E4A" w14:textId="77777777" w:rsidR="001A11CB" w:rsidRPr="00777F9B" w:rsidRDefault="001A11CB" w:rsidP="00E43DD9">
            <w:pPr>
              <w:pStyle w:val="LZ-4"/>
            </w:pPr>
            <w:r w:rsidRPr="00777F9B">
              <w:t>0.40</w:t>
            </w:r>
          </w:p>
        </w:tc>
        <w:tc>
          <w:tcPr>
            <w:tcW w:w="770" w:type="dxa"/>
            <w:vAlign w:val="center"/>
            <w:tcPrChange w:id="464" w:author="彭 mq" w:date="2023-03-09T09:22:00Z">
              <w:tcPr>
                <w:tcW w:w="773" w:type="dxa"/>
                <w:vAlign w:val="center"/>
              </w:tcPr>
            </w:tcPrChange>
          </w:tcPr>
          <w:p w14:paraId="2EE03B9F" w14:textId="77777777" w:rsidR="001A11CB" w:rsidRPr="00777F9B" w:rsidRDefault="001A11CB" w:rsidP="00E43DD9">
            <w:pPr>
              <w:pStyle w:val="LZ-4"/>
            </w:pPr>
            <w:r w:rsidRPr="00777F9B">
              <w:t>0.83</w:t>
            </w:r>
          </w:p>
        </w:tc>
        <w:tc>
          <w:tcPr>
            <w:tcW w:w="771" w:type="dxa"/>
            <w:vAlign w:val="center"/>
            <w:tcPrChange w:id="465" w:author="彭 mq" w:date="2023-03-09T09:22:00Z">
              <w:tcPr>
                <w:tcW w:w="706" w:type="dxa"/>
                <w:vAlign w:val="center"/>
              </w:tcPr>
            </w:tcPrChange>
          </w:tcPr>
          <w:p w14:paraId="6B5C1DA6" w14:textId="77777777" w:rsidR="001A11CB" w:rsidRPr="00777F9B" w:rsidRDefault="001A11CB" w:rsidP="00E43DD9">
            <w:pPr>
              <w:pStyle w:val="LZ-4"/>
            </w:pPr>
            <w:r w:rsidRPr="00777F9B">
              <w:t>23.50</w:t>
            </w:r>
          </w:p>
        </w:tc>
        <w:tc>
          <w:tcPr>
            <w:tcW w:w="770" w:type="dxa"/>
            <w:vAlign w:val="center"/>
            <w:tcPrChange w:id="466" w:author="彭 mq" w:date="2023-03-09T09:22:00Z">
              <w:tcPr>
                <w:tcW w:w="708" w:type="dxa"/>
                <w:vAlign w:val="center"/>
              </w:tcPr>
            </w:tcPrChange>
          </w:tcPr>
          <w:p w14:paraId="47EA4FCE" w14:textId="77777777" w:rsidR="001A11CB" w:rsidRPr="00777F9B" w:rsidRDefault="001A11CB" w:rsidP="00E43DD9">
            <w:pPr>
              <w:pStyle w:val="LZ-4"/>
            </w:pPr>
            <w:r w:rsidRPr="00777F9B">
              <w:t>2.91</w:t>
            </w:r>
          </w:p>
        </w:tc>
        <w:tc>
          <w:tcPr>
            <w:tcW w:w="771" w:type="dxa"/>
            <w:vAlign w:val="center"/>
            <w:tcPrChange w:id="467" w:author="彭 mq" w:date="2023-03-09T09:22:00Z">
              <w:tcPr>
                <w:tcW w:w="818" w:type="dxa"/>
                <w:vAlign w:val="center"/>
              </w:tcPr>
            </w:tcPrChange>
          </w:tcPr>
          <w:p w14:paraId="03047E43" w14:textId="77777777" w:rsidR="001A11CB" w:rsidRPr="00777F9B" w:rsidRDefault="001A11CB" w:rsidP="00E43DD9">
            <w:pPr>
              <w:pStyle w:val="LZ-4"/>
            </w:pPr>
            <w:r w:rsidRPr="00777F9B">
              <w:t>2.71</w:t>
            </w:r>
          </w:p>
        </w:tc>
        <w:tc>
          <w:tcPr>
            <w:tcW w:w="770" w:type="dxa"/>
            <w:vAlign w:val="center"/>
            <w:tcPrChange w:id="468" w:author="彭 mq" w:date="2023-03-09T09:22:00Z">
              <w:tcPr>
                <w:tcW w:w="592" w:type="dxa"/>
                <w:vAlign w:val="center"/>
              </w:tcPr>
            </w:tcPrChange>
          </w:tcPr>
          <w:p w14:paraId="5E6C7D72" w14:textId="77777777" w:rsidR="001A11CB" w:rsidRPr="00777F9B" w:rsidRDefault="001A11CB" w:rsidP="00E43DD9">
            <w:pPr>
              <w:pStyle w:val="LZ-4"/>
            </w:pPr>
            <w:r w:rsidRPr="00777F9B">
              <w:t>0.45</w:t>
            </w:r>
          </w:p>
        </w:tc>
        <w:tc>
          <w:tcPr>
            <w:tcW w:w="771" w:type="dxa"/>
            <w:vAlign w:val="center"/>
            <w:tcPrChange w:id="469" w:author="彭 mq" w:date="2023-03-09T09:22:00Z">
              <w:tcPr>
                <w:tcW w:w="592" w:type="dxa"/>
                <w:vAlign w:val="center"/>
              </w:tcPr>
            </w:tcPrChange>
          </w:tcPr>
          <w:p w14:paraId="03156599" w14:textId="77777777" w:rsidR="001A11CB" w:rsidRPr="00777F9B" w:rsidRDefault="001A11CB" w:rsidP="00E43DD9">
            <w:pPr>
              <w:pStyle w:val="LZ-4"/>
            </w:pPr>
            <w:r w:rsidRPr="00777F9B">
              <w:t>2.17</w:t>
            </w:r>
          </w:p>
        </w:tc>
        <w:tc>
          <w:tcPr>
            <w:tcW w:w="770" w:type="dxa"/>
            <w:vAlign w:val="center"/>
            <w:tcPrChange w:id="470" w:author="彭 mq" w:date="2023-03-09T09:22:00Z">
              <w:tcPr>
                <w:tcW w:w="833" w:type="dxa"/>
                <w:vAlign w:val="center"/>
              </w:tcPr>
            </w:tcPrChange>
          </w:tcPr>
          <w:p w14:paraId="66E74744" w14:textId="77777777" w:rsidR="001A11CB" w:rsidRPr="00777F9B" w:rsidRDefault="001A11CB" w:rsidP="00E43DD9">
            <w:pPr>
              <w:pStyle w:val="LZ-4"/>
            </w:pPr>
            <w:r w:rsidRPr="00777F9B">
              <w:t>2.65</w:t>
            </w:r>
          </w:p>
        </w:tc>
        <w:tc>
          <w:tcPr>
            <w:tcW w:w="771" w:type="dxa"/>
            <w:vAlign w:val="center"/>
            <w:tcPrChange w:id="471" w:author="彭 mq" w:date="2023-03-09T09:22:00Z">
              <w:tcPr>
                <w:tcW w:w="709" w:type="dxa"/>
                <w:vAlign w:val="center"/>
              </w:tcPr>
            </w:tcPrChange>
          </w:tcPr>
          <w:p w14:paraId="51A5EDBF" w14:textId="77777777" w:rsidR="001A11CB" w:rsidRPr="00777F9B" w:rsidRDefault="001A11CB" w:rsidP="00E43DD9">
            <w:pPr>
              <w:pStyle w:val="LZ-4"/>
            </w:pPr>
            <w:r w:rsidRPr="00777F9B">
              <w:t>1.30</w:t>
            </w:r>
          </w:p>
        </w:tc>
      </w:tr>
      <w:tr w:rsidR="001A11CB" w:rsidRPr="007B3BD8" w14:paraId="21022FD8" w14:textId="77777777" w:rsidTr="004B4FC7">
        <w:trPr>
          <w:trHeight w:val="223"/>
          <w:jc w:val="center"/>
          <w:trPrChange w:id="472" w:author="彭 mq" w:date="2023-03-09T09:22:00Z">
            <w:trPr>
              <w:trHeight w:val="223"/>
              <w:jc w:val="center"/>
            </w:trPr>
          </w:trPrChange>
        </w:trPr>
        <w:tc>
          <w:tcPr>
            <w:tcW w:w="1555" w:type="dxa"/>
            <w:vMerge w:val="restart"/>
            <w:vAlign w:val="center"/>
            <w:tcPrChange w:id="473" w:author="彭 mq" w:date="2023-03-09T09:22:00Z">
              <w:tcPr>
                <w:tcW w:w="1275" w:type="dxa"/>
                <w:vMerge w:val="restart"/>
                <w:vAlign w:val="center"/>
              </w:tcPr>
            </w:tcPrChange>
          </w:tcPr>
          <w:p w14:paraId="0FAFE8FF" w14:textId="77777777" w:rsidR="001A11CB" w:rsidRPr="007B3BD8" w:rsidRDefault="001A11CB" w:rsidP="00E43DD9">
            <w:pPr>
              <w:pStyle w:val="LZ-4"/>
            </w:pPr>
            <w:r w:rsidRPr="007B3BD8">
              <w:t>秸秆</w:t>
            </w:r>
          </w:p>
          <w:p w14:paraId="6A8A2D3D" w14:textId="77777777" w:rsidR="001A11CB" w:rsidRPr="007B3BD8" w:rsidRDefault="001A11CB" w:rsidP="00E43DD9">
            <w:pPr>
              <w:pStyle w:val="LZ-4"/>
            </w:pPr>
            <w:r w:rsidRPr="007B3BD8">
              <w:t>露天焚烧</w:t>
            </w:r>
          </w:p>
        </w:tc>
        <w:tc>
          <w:tcPr>
            <w:tcW w:w="850" w:type="dxa"/>
            <w:vAlign w:val="center"/>
            <w:tcPrChange w:id="474" w:author="彭 mq" w:date="2023-03-09T09:22:00Z">
              <w:tcPr>
                <w:tcW w:w="1560" w:type="dxa"/>
                <w:vAlign w:val="center"/>
              </w:tcPr>
            </w:tcPrChange>
          </w:tcPr>
          <w:p w14:paraId="51F67C9D" w14:textId="77777777" w:rsidR="001A11CB" w:rsidRPr="007B3BD8" w:rsidRDefault="001A11CB" w:rsidP="00E43DD9">
            <w:pPr>
              <w:pStyle w:val="LZ-4"/>
            </w:pPr>
            <w:r w:rsidRPr="007B3BD8">
              <w:t>稻秆</w:t>
            </w:r>
          </w:p>
        </w:tc>
        <w:tc>
          <w:tcPr>
            <w:tcW w:w="770" w:type="dxa"/>
            <w:vAlign w:val="center"/>
            <w:tcPrChange w:id="475" w:author="彭 mq" w:date="2023-03-09T09:22:00Z">
              <w:tcPr>
                <w:tcW w:w="773" w:type="dxa"/>
                <w:vAlign w:val="center"/>
              </w:tcPr>
            </w:tcPrChange>
          </w:tcPr>
          <w:p w14:paraId="78176BBF" w14:textId="77777777" w:rsidR="001A11CB" w:rsidRPr="007B3BD8" w:rsidRDefault="001A11CB" w:rsidP="00E43DD9">
            <w:pPr>
              <w:pStyle w:val="LZ-4"/>
            </w:pPr>
            <w:r w:rsidRPr="007B3BD8">
              <w:t>0.53</w:t>
            </w:r>
          </w:p>
        </w:tc>
        <w:tc>
          <w:tcPr>
            <w:tcW w:w="770" w:type="dxa"/>
            <w:vAlign w:val="center"/>
            <w:tcPrChange w:id="476" w:author="彭 mq" w:date="2023-03-09T09:22:00Z">
              <w:tcPr>
                <w:tcW w:w="773" w:type="dxa"/>
                <w:vAlign w:val="center"/>
              </w:tcPr>
            </w:tcPrChange>
          </w:tcPr>
          <w:p w14:paraId="358D80FD" w14:textId="77777777" w:rsidR="001A11CB" w:rsidRPr="007B3BD8" w:rsidRDefault="001A11CB" w:rsidP="00E43DD9">
            <w:pPr>
              <w:pStyle w:val="LZ-4"/>
            </w:pPr>
            <w:r w:rsidRPr="007B3BD8">
              <w:t>1.42</w:t>
            </w:r>
          </w:p>
        </w:tc>
        <w:tc>
          <w:tcPr>
            <w:tcW w:w="771" w:type="dxa"/>
            <w:vAlign w:val="center"/>
            <w:tcPrChange w:id="477" w:author="彭 mq" w:date="2023-03-09T09:22:00Z">
              <w:tcPr>
                <w:tcW w:w="706" w:type="dxa"/>
                <w:vAlign w:val="center"/>
              </w:tcPr>
            </w:tcPrChange>
          </w:tcPr>
          <w:p w14:paraId="109A3478" w14:textId="77777777" w:rsidR="001A11CB" w:rsidRPr="007B3BD8" w:rsidRDefault="001A11CB" w:rsidP="00E43DD9">
            <w:pPr>
              <w:pStyle w:val="LZ-4"/>
            </w:pPr>
            <w:r w:rsidRPr="007B3BD8">
              <w:t>28</w:t>
            </w:r>
          </w:p>
        </w:tc>
        <w:tc>
          <w:tcPr>
            <w:tcW w:w="770" w:type="dxa"/>
            <w:vAlign w:val="center"/>
            <w:tcPrChange w:id="478" w:author="彭 mq" w:date="2023-03-09T09:22:00Z">
              <w:tcPr>
                <w:tcW w:w="708" w:type="dxa"/>
                <w:vAlign w:val="center"/>
              </w:tcPr>
            </w:tcPrChange>
          </w:tcPr>
          <w:p w14:paraId="06DB88CF" w14:textId="77777777" w:rsidR="001A11CB" w:rsidRPr="007B3BD8" w:rsidRDefault="001A11CB" w:rsidP="00E43DD9">
            <w:pPr>
              <w:pStyle w:val="LZ-4"/>
            </w:pPr>
            <w:r w:rsidRPr="007B3BD8">
              <w:t>5.67</w:t>
            </w:r>
          </w:p>
        </w:tc>
        <w:tc>
          <w:tcPr>
            <w:tcW w:w="771" w:type="dxa"/>
            <w:vAlign w:val="center"/>
            <w:tcPrChange w:id="479" w:author="彭 mq" w:date="2023-03-09T09:22:00Z">
              <w:tcPr>
                <w:tcW w:w="818" w:type="dxa"/>
                <w:vAlign w:val="center"/>
              </w:tcPr>
            </w:tcPrChange>
          </w:tcPr>
          <w:p w14:paraId="2F1C1CEE" w14:textId="77777777" w:rsidR="001A11CB" w:rsidRPr="007B3BD8" w:rsidRDefault="001A11CB" w:rsidP="00E43DD9">
            <w:pPr>
              <w:pStyle w:val="LZ-4"/>
            </w:pPr>
            <w:r w:rsidRPr="007B3BD8">
              <w:t>5.78</w:t>
            </w:r>
          </w:p>
        </w:tc>
        <w:tc>
          <w:tcPr>
            <w:tcW w:w="770" w:type="dxa"/>
            <w:vAlign w:val="center"/>
            <w:tcPrChange w:id="480" w:author="彭 mq" w:date="2023-03-09T09:22:00Z">
              <w:tcPr>
                <w:tcW w:w="592" w:type="dxa"/>
                <w:vAlign w:val="center"/>
              </w:tcPr>
            </w:tcPrChange>
          </w:tcPr>
          <w:p w14:paraId="648EA4FC" w14:textId="77777777" w:rsidR="001A11CB" w:rsidRPr="007B3BD8" w:rsidRDefault="001A11CB" w:rsidP="00E43DD9">
            <w:pPr>
              <w:pStyle w:val="LZ-4"/>
            </w:pPr>
            <w:r w:rsidRPr="007B3BD8">
              <w:t>0.75</w:t>
            </w:r>
          </w:p>
        </w:tc>
        <w:tc>
          <w:tcPr>
            <w:tcW w:w="771" w:type="dxa"/>
            <w:vAlign w:val="center"/>
            <w:tcPrChange w:id="481" w:author="彭 mq" w:date="2023-03-09T09:22:00Z">
              <w:tcPr>
                <w:tcW w:w="592" w:type="dxa"/>
                <w:vAlign w:val="center"/>
              </w:tcPr>
            </w:tcPrChange>
          </w:tcPr>
          <w:p w14:paraId="4F5C3F2C" w14:textId="77777777" w:rsidR="001A11CB" w:rsidRPr="007B3BD8" w:rsidRDefault="001A11CB" w:rsidP="00E43DD9">
            <w:pPr>
              <w:pStyle w:val="LZ-4"/>
            </w:pPr>
            <w:r w:rsidRPr="007B3BD8">
              <w:t>3.23</w:t>
            </w:r>
          </w:p>
        </w:tc>
        <w:tc>
          <w:tcPr>
            <w:tcW w:w="770" w:type="dxa"/>
            <w:vAlign w:val="center"/>
            <w:tcPrChange w:id="482" w:author="彭 mq" w:date="2023-03-09T09:22:00Z">
              <w:tcPr>
                <w:tcW w:w="833" w:type="dxa"/>
                <w:vAlign w:val="center"/>
              </w:tcPr>
            </w:tcPrChange>
          </w:tcPr>
          <w:p w14:paraId="20F05CD8" w14:textId="77777777" w:rsidR="001A11CB" w:rsidRPr="007B3BD8" w:rsidRDefault="001A11CB" w:rsidP="00E43DD9">
            <w:pPr>
              <w:pStyle w:val="LZ-4"/>
            </w:pPr>
            <w:r w:rsidRPr="007B3BD8">
              <w:t>8.45</w:t>
            </w:r>
          </w:p>
        </w:tc>
        <w:tc>
          <w:tcPr>
            <w:tcW w:w="771" w:type="dxa"/>
            <w:vAlign w:val="center"/>
            <w:tcPrChange w:id="483" w:author="彭 mq" w:date="2023-03-09T09:22:00Z">
              <w:tcPr>
                <w:tcW w:w="709" w:type="dxa"/>
                <w:vAlign w:val="center"/>
              </w:tcPr>
            </w:tcPrChange>
          </w:tcPr>
          <w:p w14:paraId="4026867D" w14:textId="77777777" w:rsidR="001A11CB" w:rsidRPr="007B3BD8" w:rsidRDefault="001A11CB" w:rsidP="00E43DD9">
            <w:pPr>
              <w:pStyle w:val="LZ-4"/>
            </w:pPr>
            <w:r w:rsidRPr="007B3BD8">
              <w:t>0.53</w:t>
            </w:r>
          </w:p>
        </w:tc>
      </w:tr>
      <w:tr w:rsidR="001A11CB" w:rsidRPr="007B3BD8" w14:paraId="2CC84DD7" w14:textId="77777777" w:rsidTr="004B4FC7">
        <w:trPr>
          <w:trHeight w:val="223"/>
          <w:jc w:val="center"/>
          <w:trPrChange w:id="484" w:author="彭 mq" w:date="2023-03-09T09:22:00Z">
            <w:trPr>
              <w:trHeight w:val="223"/>
              <w:jc w:val="center"/>
            </w:trPr>
          </w:trPrChange>
        </w:trPr>
        <w:tc>
          <w:tcPr>
            <w:tcW w:w="1555" w:type="dxa"/>
            <w:vMerge/>
            <w:vAlign w:val="center"/>
            <w:tcPrChange w:id="485" w:author="彭 mq" w:date="2023-03-09T09:22:00Z">
              <w:tcPr>
                <w:tcW w:w="1275" w:type="dxa"/>
                <w:vMerge/>
                <w:vAlign w:val="center"/>
              </w:tcPr>
            </w:tcPrChange>
          </w:tcPr>
          <w:p w14:paraId="6BF2416A" w14:textId="77777777" w:rsidR="001A11CB" w:rsidRPr="007B3BD8" w:rsidRDefault="001A11CB" w:rsidP="00E43DD9">
            <w:pPr>
              <w:pStyle w:val="LZ-4"/>
            </w:pPr>
          </w:p>
        </w:tc>
        <w:tc>
          <w:tcPr>
            <w:tcW w:w="850" w:type="dxa"/>
            <w:vAlign w:val="center"/>
            <w:tcPrChange w:id="486" w:author="彭 mq" w:date="2023-03-09T09:22:00Z">
              <w:tcPr>
                <w:tcW w:w="1560" w:type="dxa"/>
                <w:vAlign w:val="center"/>
              </w:tcPr>
            </w:tcPrChange>
          </w:tcPr>
          <w:p w14:paraId="47C47871" w14:textId="77777777" w:rsidR="001A11CB" w:rsidRPr="007B3BD8" w:rsidRDefault="001A11CB" w:rsidP="00E43DD9">
            <w:pPr>
              <w:pStyle w:val="LZ-4"/>
            </w:pPr>
            <w:r w:rsidRPr="007B3BD8">
              <w:t>玉米秆</w:t>
            </w:r>
          </w:p>
        </w:tc>
        <w:tc>
          <w:tcPr>
            <w:tcW w:w="770" w:type="dxa"/>
            <w:vAlign w:val="center"/>
            <w:tcPrChange w:id="487" w:author="彭 mq" w:date="2023-03-09T09:22:00Z">
              <w:tcPr>
                <w:tcW w:w="773" w:type="dxa"/>
                <w:vAlign w:val="center"/>
              </w:tcPr>
            </w:tcPrChange>
          </w:tcPr>
          <w:p w14:paraId="574D677B" w14:textId="77777777" w:rsidR="001A11CB" w:rsidRPr="007B3BD8" w:rsidRDefault="001A11CB" w:rsidP="00E43DD9">
            <w:pPr>
              <w:pStyle w:val="LZ-4"/>
            </w:pPr>
            <w:r w:rsidRPr="007B3BD8">
              <w:t>0.44</w:t>
            </w:r>
          </w:p>
        </w:tc>
        <w:tc>
          <w:tcPr>
            <w:tcW w:w="770" w:type="dxa"/>
            <w:vAlign w:val="center"/>
            <w:tcPrChange w:id="488" w:author="彭 mq" w:date="2023-03-09T09:22:00Z">
              <w:tcPr>
                <w:tcW w:w="773" w:type="dxa"/>
                <w:vAlign w:val="center"/>
              </w:tcPr>
            </w:tcPrChange>
          </w:tcPr>
          <w:p w14:paraId="4F87D11E" w14:textId="77777777" w:rsidR="001A11CB" w:rsidRPr="007B3BD8" w:rsidRDefault="001A11CB" w:rsidP="00E43DD9">
            <w:pPr>
              <w:pStyle w:val="LZ-4"/>
            </w:pPr>
            <w:r w:rsidRPr="007B3BD8">
              <w:t>4.3</w:t>
            </w:r>
          </w:p>
        </w:tc>
        <w:tc>
          <w:tcPr>
            <w:tcW w:w="771" w:type="dxa"/>
            <w:vAlign w:val="center"/>
            <w:tcPrChange w:id="489" w:author="彭 mq" w:date="2023-03-09T09:22:00Z">
              <w:tcPr>
                <w:tcW w:w="706" w:type="dxa"/>
                <w:vAlign w:val="center"/>
              </w:tcPr>
            </w:tcPrChange>
          </w:tcPr>
          <w:p w14:paraId="286E5A45" w14:textId="77777777" w:rsidR="001A11CB" w:rsidRPr="007B3BD8" w:rsidRDefault="001A11CB" w:rsidP="00E43DD9">
            <w:pPr>
              <w:pStyle w:val="LZ-4"/>
            </w:pPr>
            <w:r w:rsidRPr="007B3BD8">
              <w:t>53</w:t>
            </w:r>
          </w:p>
        </w:tc>
        <w:tc>
          <w:tcPr>
            <w:tcW w:w="770" w:type="dxa"/>
            <w:vAlign w:val="center"/>
            <w:tcPrChange w:id="490" w:author="彭 mq" w:date="2023-03-09T09:22:00Z">
              <w:tcPr>
                <w:tcW w:w="708" w:type="dxa"/>
                <w:vAlign w:val="center"/>
              </w:tcPr>
            </w:tcPrChange>
          </w:tcPr>
          <w:p w14:paraId="2C89D1E6" w14:textId="77777777" w:rsidR="001A11CB" w:rsidRPr="007B3BD8" w:rsidRDefault="001A11CB" w:rsidP="00E43DD9">
            <w:pPr>
              <w:pStyle w:val="LZ-4"/>
            </w:pPr>
            <w:r w:rsidRPr="007B3BD8">
              <w:t>11.71</w:t>
            </w:r>
          </w:p>
        </w:tc>
        <w:tc>
          <w:tcPr>
            <w:tcW w:w="771" w:type="dxa"/>
            <w:vAlign w:val="center"/>
            <w:tcPrChange w:id="491" w:author="彭 mq" w:date="2023-03-09T09:22:00Z">
              <w:tcPr>
                <w:tcW w:w="818" w:type="dxa"/>
                <w:vAlign w:val="center"/>
              </w:tcPr>
            </w:tcPrChange>
          </w:tcPr>
          <w:p w14:paraId="3E462D4F" w14:textId="77777777" w:rsidR="001A11CB" w:rsidRPr="007B3BD8" w:rsidRDefault="001A11CB" w:rsidP="00E43DD9">
            <w:pPr>
              <w:pStyle w:val="LZ-4"/>
            </w:pPr>
            <w:r w:rsidRPr="007B3BD8">
              <w:t>11.95</w:t>
            </w:r>
          </w:p>
        </w:tc>
        <w:tc>
          <w:tcPr>
            <w:tcW w:w="770" w:type="dxa"/>
            <w:vAlign w:val="center"/>
            <w:tcPrChange w:id="492" w:author="彭 mq" w:date="2023-03-09T09:22:00Z">
              <w:tcPr>
                <w:tcW w:w="592" w:type="dxa"/>
                <w:vAlign w:val="center"/>
              </w:tcPr>
            </w:tcPrChange>
          </w:tcPr>
          <w:p w14:paraId="254517DA" w14:textId="77777777" w:rsidR="001A11CB" w:rsidRPr="007B3BD8" w:rsidRDefault="001A11CB" w:rsidP="00E43DD9">
            <w:pPr>
              <w:pStyle w:val="LZ-4"/>
            </w:pPr>
            <w:r w:rsidRPr="007B3BD8">
              <w:t>1.55</w:t>
            </w:r>
          </w:p>
        </w:tc>
        <w:tc>
          <w:tcPr>
            <w:tcW w:w="771" w:type="dxa"/>
            <w:vAlign w:val="center"/>
            <w:tcPrChange w:id="493" w:author="彭 mq" w:date="2023-03-09T09:22:00Z">
              <w:tcPr>
                <w:tcW w:w="592" w:type="dxa"/>
                <w:vAlign w:val="center"/>
              </w:tcPr>
            </w:tcPrChange>
          </w:tcPr>
          <w:p w14:paraId="66B0CC1A" w14:textId="77777777" w:rsidR="001A11CB" w:rsidRPr="007B3BD8" w:rsidRDefault="001A11CB" w:rsidP="00E43DD9">
            <w:pPr>
              <w:pStyle w:val="LZ-4"/>
            </w:pPr>
            <w:r w:rsidRPr="007B3BD8">
              <w:t>6.68</w:t>
            </w:r>
          </w:p>
        </w:tc>
        <w:tc>
          <w:tcPr>
            <w:tcW w:w="770" w:type="dxa"/>
            <w:vAlign w:val="center"/>
            <w:tcPrChange w:id="494" w:author="彭 mq" w:date="2023-03-09T09:22:00Z">
              <w:tcPr>
                <w:tcW w:w="833" w:type="dxa"/>
                <w:vAlign w:val="center"/>
              </w:tcPr>
            </w:tcPrChange>
          </w:tcPr>
          <w:p w14:paraId="2792ED58" w14:textId="77777777" w:rsidR="001A11CB" w:rsidRPr="007B3BD8" w:rsidRDefault="001A11CB" w:rsidP="00E43DD9">
            <w:pPr>
              <w:pStyle w:val="LZ-4"/>
            </w:pPr>
            <w:r w:rsidRPr="007B3BD8">
              <w:t>10.4</w:t>
            </w:r>
          </w:p>
        </w:tc>
        <w:tc>
          <w:tcPr>
            <w:tcW w:w="771" w:type="dxa"/>
            <w:vAlign w:val="center"/>
            <w:tcPrChange w:id="495" w:author="彭 mq" w:date="2023-03-09T09:22:00Z">
              <w:tcPr>
                <w:tcW w:w="709" w:type="dxa"/>
                <w:vAlign w:val="center"/>
              </w:tcPr>
            </w:tcPrChange>
          </w:tcPr>
          <w:p w14:paraId="4AA81206" w14:textId="77777777" w:rsidR="001A11CB" w:rsidRPr="007B3BD8" w:rsidRDefault="001A11CB" w:rsidP="00E43DD9">
            <w:pPr>
              <w:pStyle w:val="LZ-4"/>
            </w:pPr>
            <w:r w:rsidRPr="007B3BD8">
              <w:t>0.68</w:t>
            </w:r>
          </w:p>
        </w:tc>
      </w:tr>
      <w:tr w:rsidR="001A11CB" w:rsidRPr="007B3BD8" w14:paraId="081D0094" w14:textId="77777777" w:rsidTr="004B4FC7">
        <w:trPr>
          <w:trHeight w:val="223"/>
          <w:jc w:val="center"/>
          <w:trPrChange w:id="496" w:author="彭 mq" w:date="2023-03-09T09:22:00Z">
            <w:trPr>
              <w:trHeight w:val="223"/>
              <w:jc w:val="center"/>
            </w:trPr>
          </w:trPrChange>
        </w:trPr>
        <w:tc>
          <w:tcPr>
            <w:tcW w:w="1555" w:type="dxa"/>
            <w:vMerge/>
            <w:vAlign w:val="center"/>
            <w:tcPrChange w:id="497" w:author="彭 mq" w:date="2023-03-09T09:22:00Z">
              <w:tcPr>
                <w:tcW w:w="1275" w:type="dxa"/>
                <w:vMerge/>
                <w:vAlign w:val="center"/>
              </w:tcPr>
            </w:tcPrChange>
          </w:tcPr>
          <w:p w14:paraId="1B5F0CE5" w14:textId="77777777" w:rsidR="001A11CB" w:rsidRPr="007B3BD8" w:rsidRDefault="001A11CB" w:rsidP="00E43DD9">
            <w:pPr>
              <w:pStyle w:val="LZ-4"/>
            </w:pPr>
          </w:p>
        </w:tc>
        <w:tc>
          <w:tcPr>
            <w:tcW w:w="850" w:type="dxa"/>
            <w:vAlign w:val="center"/>
            <w:tcPrChange w:id="498" w:author="彭 mq" w:date="2023-03-09T09:22:00Z">
              <w:tcPr>
                <w:tcW w:w="1560" w:type="dxa"/>
                <w:vAlign w:val="center"/>
              </w:tcPr>
            </w:tcPrChange>
          </w:tcPr>
          <w:p w14:paraId="287E743A" w14:textId="77777777" w:rsidR="001A11CB" w:rsidRPr="007B3BD8" w:rsidRDefault="001A11CB" w:rsidP="00E43DD9">
            <w:pPr>
              <w:pStyle w:val="LZ-4"/>
            </w:pPr>
            <w:r w:rsidRPr="007B3BD8">
              <w:t>其他</w:t>
            </w:r>
          </w:p>
        </w:tc>
        <w:tc>
          <w:tcPr>
            <w:tcW w:w="770" w:type="dxa"/>
            <w:vAlign w:val="center"/>
            <w:tcPrChange w:id="499" w:author="彭 mq" w:date="2023-03-09T09:22:00Z">
              <w:tcPr>
                <w:tcW w:w="773" w:type="dxa"/>
                <w:vAlign w:val="center"/>
              </w:tcPr>
            </w:tcPrChange>
          </w:tcPr>
          <w:p w14:paraId="163D900B" w14:textId="77777777" w:rsidR="001A11CB" w:rsidRPr="007B3BD8" w:rsidRDefault="001A11CB" w:rsidP="00E43DD9">
            <w:pPr>
              <w:pStyle w:val="LZ-4"/>
            </w:pPr>
            <w:r w:rsidRPr="007B3BD8">
              <w:t>0.61</w:t>
            </w:r>
          </w:p>
        </w:tc>
        <w:tc>
          <w:tcPr>
            <w:tcW w:w="770" w:type="dxa"/>
            <w:vAlign w:val="center"/>
            <w:tcPrChange w:id="500" w:author="彭 mq" w:date="2023-03-09T09:22:00Z">
              <w:tcPr>
                <w:tcW w:w="773" w:type="dxa"/>
                <w:vAlign w:val="center"/>
              </w:tcPr>
            </w:tcPrChange>
          </w:tcPr>
          <w:p w14:paraId="52CBA799" w14:textId="77777777" w:rsidR="001A11CB" w:rsidRPr="007B3BD8" w:rsidRDefault="001A11CB" w:rsidP="00E43DD9">
            <w:pPr>
              <w:pStyle w:val="LZ-4"/>
            </w:pPr>
            <w:r w:rsidRPr="007B3BD8">
              <w:t>3.01</w:t>
            </w:r>
          </w:p>
        </w:tc>
        <w:tc>
          <w:tcPr>
            <w:tcW w:w="771" w:type="dxa"/>
            <w:vAlign w:val="center"/>
            <w:tcPrChange w:id="501" w:author="彭 mq" w:date="2023-03-09T09:22:00Z">
              <w:tcPr>
                <w:tcW w:w="706" w:type="dxa"/>
                <w:vAlign w:val="center"/>
              </w:tcPr>
            </w:tcPrChange>
          </w:tcPr>
          <w:p w14:paraId="69E97BDC" w14:textId="77777777" w:rsidR="001A11CB" w:rsidRPr="007B3BD8" w:rsidRDefault="001A11CB" w:rsidP="00E43DD9">
            <w:pPr>
              <w:pStyle w:val="LZ-4"/>
            </w:pPr>
            <w:r w:rsidRPr="007B3BD8">
              <w:t>47</w:t>
            </w:r>
          </w:p>
        </w:tc>
        <w:tc>
          <w:tcPr>
            <w:tcW w:w="770" w:type="dxa"/>
            <w:vAlign w:val="center"/>
            <w:tcPrChange w:id="502" w:author="彭 mq" w:date="2023-03-09T09:22:00Z">
              <w:tcPr>
                <w:tcW w:w="708" w:type="dxa"/>
                <w:vAlign w:val="center"/>
              </w:tcPr>
            </w:tcPrChange>
          </w:tcPr>
          <w:p w14:paraId="3D419A9D" w14:textId="77777777" w:rsidR="001A11CB" w:rsidRPr="007B3BD8" w:rsidRDefault="001A11CB" w:rsidP="00E43DD9">
            <w:pPr>
              <w:pStyle w:val="LZ-4"/>
            </w:pPr>
            <w:r w:rsidRPr="007B3BD8">
              <w:t>8.32</w:t>
            </w:r>
          </w:p>
        </w:tc>
        <w:tc>
          <w:tcPr>
            <w:tcW w:w="771" w:type="dxa"/>
            <w:vAlign w:val="center"/>
            <w:tcPrChange w:id="503" w:author="彭 mq" w:date="2023-03-09T09:22:00Z">
              <w:tcPr>
                <w:tcW w:w="818" w:type="dxa"/>
                <w:vAlign w:val="center"/>
              </w:tcPr>
            </w:tcPrChange>
          </w:tcPr>
          <w:p w14:paraId="18D53DE6" w14:textId="77777777" w:rsidR="001A11CB" w:rsidRPr="007B3BD8" w:rsidRDefault="001A11CB" w:rsidP="00E43DD9">
            <w:pPr>
              <w:pStyle w:val="LZ-4"/>
            </w:pPr>
            <w:r w:rsidRPr="007B3BD8">
              <w:t>8.49</w:t>
            </w:r>
          </w:p>
        </w:tc>
        <w:tc>
          <w:tcPr>
            <w:tcW w:w="770" w:type="dxa"/>
            <w:vAlign w:val="center"/>
            <w:tcPrChange w:id="504" w:author="彭 mq" w:date="2023-03-09T09:22:00Z">
              <w:tcPr>
                <w:tcW w:w="592" w:type="dxa"/>
                <w:vAlign w:val="center"/>
              </w:tcPr>
            </w:tcPrChange>
          </w:tcPr>
          <w:p w14:paraId="47B45142" w14:textId="77777777" w:rsidR="001A11CB" w:rsidRPr="007B3BD8" w:rsidRDefault="001A11CB" w:rsidP="00E43DD9">
            <w:pPr>
              <w:pStyle w:val="LZ-4"/>
            </w:pPr>
            <w:r w:rsidRPr="007B3BD8">
              <w:t>1.10</w:t>
            </w:r>
          </w:p>
        </w:tc>
        <w:tc>
          <w:tcPr>
            <w:tcW w:w="771" w:type="dxa"/>
            <w:vAlign w:val="center"/>
            <w:tcPrChange w:id="505" w:author="彭 mq" w:date="2023-03-09T09:22:00Z">
              <w:tcPr>
                <w:tcW w:w="592" w:type="dxa"/>
                <w:vAlign w:val="center"/>
              </w:tcPr>
            </w:tcPrChange>
          </w:tcPr>
          <w:p w14:paraId="6B9E2D5C" w14:textId="77777777" w:rsidR="001A11CB" w:rsidRPr="007B3BD8" w:rsidRDefault="001A11CB" w:rsidP="00E43DD9">
            <w:pPr>
              <w:pStyle w:val="LZ-4"/>
            </w:pPr>
            <w:r w:rsidRPr="007B3BD8">
              <w:t>4.74</w:t>
            </w:r>
          </w:p>
        </w:tc>
        <w:tc>
          <w:tcPr>
            <w:tcW w:w="770" w:type="dxa"/>
            <w:vAlign w:val="center"/>
            <w:tcPrChange w:id="506" w:author="彭 mq" w:date="2023-03-09T09:22:00Z">
              <w:tcPr>
                <w:tcW w:w="833" w:type="dxa"/>
                <w:vAlign w:val="center"/>
              </w:tcPr>
            </w:tcPrChange>
          </w:tcPr>
          <w:p w14:paraId="2E3F2134" w14:textId="77777777" w:rsidR="001A11CB" w:rsidRPr="007B3BD8" w:rsidRDefault="001A11CB" w:rsidP="00E43DD9">
            <w:pPr>
              <w:pStyle w:val="LZ-4"/>
            </w:pPr>
            <w:r w:rsidRPr="007B3BD8">
              <w:t>8.78</w:t>
            </w:r>
          </w:p>
        </w:tc>
        <w:tc>
          <w:tcPr>
            <w:tcW w:w="771" w:type="dxa"/>
            <w:vAlign w:val="center"/>
            <w:tcPrChange w:id="507" w:author="彭 mq" w:date="2023-03-09T09:22:00Z">
              <w:tcPr>
                <w:tcW w:w="709" w:type="dxa"/>
                <w:vAlign w:val="center"/>
              </w:tcPr>
            </w:tcPrChange>
          </w:tcPr>
          <w:p w14:paraId="46E98841" w14:textId="77777777" w:rsidR="001A11CB" w:rsidRPr="007B3BD8" w:rsidRDefault="001A11CB" w:rsidP="00E43DD9">
            <w:pPr>
              <w:pStyle w:val="LZ-4"/>
            </w:pPr>
            <w:r w:rsidRPr="007B3BD8">
              <w:t>0.53</w:t>
            </w:r>
          </w:p>
        </w:tc>
      </w:tr>
    </w:tbl>
    <w:p w14:paraId="5BABF4DF" w14:textId="77777777" w:rsidR="001A11CB" w:rsidRPr="007B3BD8" w:rsidRDefault="001A11CB" w:rsidP="001A11CB">
      <w:pPr>
        <w:pStyle w:val="LZ-3"/>
      </w:pPr>
      <w:bookmarkStart w:id="508" w:name="_Toc117179426"/>
      <w:proofErr w:type="spellStart"/>
      <w:r w:rsidRPr="007B3BD8">
        <w:t>农业源</w:t>
      </w:r>
      <w:bookmarkEnd w:id="508"/>
      <w:proofErr w:type="spellEnd"/>
    </w:p>
    <w:p w14:paraId="6EDDF74F" w14:textId="77777777" w:rsidR="001A11CB" w:rsidRPr="007B3BD8" w:rsidRDefault="001A11CB" w:rsidP="001A11CB">
      <w:pPr>
        <w:pStyle w:val="LZ-"/>
        <w:ind w:firstLine="480"/>
      </w:pPr>
      <w:r w:rsidRPr="007B3BD8">
        <w:t>农业源排放参数主要参照《清单编制技术手册》，</w:t>
      </w:r>
      <w:r w:rsidRPr="007B3BD8">
        <w:rPr>
          <w:rFonts w:hint="eastAsia"/>
        </w:rPr>
        <w:t>排放因子详见</w:t>
      </w:r>
      <w:r w:rsidRPr="007B3BD8">
        <w:t>下表。</w:t>
      </w:r>
    </w:p>
    <w:p w14:paraId="54658BE8" w14:textId="3D7E80F5" w:rsidR="001A11CB" w:rsidRPr="007B3BD8" w:rsidRDefault="001A11CB" w:rsidP="001A11CB">
      <w:pPr>
        <w:pStyle w:val="LZ-0"/>
        <w:rPr>
          <w:rStyle w:val="Char1"/>
          <w:rFonts w:ascii="Times New Roman" w:hAnsi="Times New Roman"/>
        </w:rPr>
      </w:pPr>
      <w:r w:rsidRPr="007B3BD8">
        <w:rPr>
          <w:rFonts w:hint="eastAsia"/>
        </w:rPr>
        <w:t>表</w:t>
      </w:r>
      <w:r w:rsidR="001F1DA6">
        <w:t>3</w:t>
      </w:r>
      <w:r w:rsidRPr="007B3BD8">
        <w:rPr>
          <w:rFonts w:hint="eastAsia"/>
        </w:rPr>
        <w:t>-</w:t>
      </w:r>
      <w:del w:id="509" w:author="彭 mq" w:date="2023-03-09T09:27:00Z">
        <w:r w:rsidRPr="007B3BD8" w:rsidDel="004B4FC7">
          <w:rPr>
            <w:rFonts w:hint="eastAsia"/>
          </w:rPr>
          <w:delText xml:space="preserve"> </w:delText>
        </w:r>
      </w:del>
      <w:r w:rsidRPr="007B3BD8">
        <w:fldChar w:fldCharType="begin"/>
      </w:r>
      <w:r w:rsidRPr="007B3BD8">
        <w:instrText xml:space="preserve"> </w:instrText>
      </w:r>
      <w:r w:rsidRPr="007B3BD8">
        <w:rPr>
          <w:rFonts w:hint="eastAsia"/>
        </w:rPr>
        <w:instrText xml:space="preserve">SEQ </w:instrText>
      </w:r>
      <w:r w:rsidRPr="007B3BD8">
        <w:rPr>
          <w:rFonts w:hint="eastAsia"/>
        </w:rPr>
        <w:instrText>表</w:instrText>
      </w:r>
      <w:r w:rsidRPr="007B3BD8">
        <w:rPr>
          <w:rFonts w:hint="eastAsia"/>
        </w:rPr>
        <w:instrText>5- \* ARABIC</w:instrText>
      </w:r>
      <w:r w:rsidRPr="007B3BD8">
        <w:instrText xml:space="preserve"> </w:instrText>
      </w:r>
      <w:r w:rsidRPr="007B3BD8">
        <w:fldChar w:fldCharType="separate"/>
      </w:r>
      <w:r w:rsidR="000E3AA8">
        <w:rPr>
          <w:noProof/>
        </w:rPr>
        <w:t>20</w:t>
      </w:r>
      <w:r w:rsidRPr="007B3BD8">
        <w:fldChar w:fldCharType="end"/>
      </w:r>
      <w:ins w:id="510" w:author="彭 mq" w:date="2023-03-09T09:27:00Z">
        <w:r w:rsidR="004B4FC7">
          <w:t xml:space="preserve"> </w:t>
        </w:r>
      </w:ins>
      <w:r w:rsidRPr="004B4FC7">
        <w:rPr>
          <w:rStyle w:val="Char1"/>
          <w:rFonts w:ascii="黑体" w:eastAsia="黑体" w:hAnsi="黑体"/>
          <w:b w:val="0"/>
          <w:bCs/>
          <w:rPrChange w:id="511" w:author="彭 mq" w:date="2023-03-09T09:28:00Z">
            <w:rPr>
              <w:rStyle w:val="Char1"/>
              <w:rFonts w:ascii="Times New Roman" w:hAnsi="Times New Roman"/>
            </w:rPr>
          </w:rPrChange>
        </w:rPr>
        <w:t>畜禽养殖业排放因子（单位</w:t>
      </w:r>
      <w:r w:rsidRPr="004B4FC7">
        <w:rPr>
          <w:rStyle w:val="Char1"/>
          <w:rFonts w:ascii="Times New Roman" w:eastAsia="黑体" w:hAnsi="Times New Roman"/>
          <w:b w:val="0"/>
          <w:bCs/>
          <w:rPrChange w:id="512" w:author="彭 mq" w:date="2023-03-09T09:28:00Z">
            <w:rPr>
              <w:rStyle w:val="Char1"/>
              <w:rFonts w:ascii="Times New Roman" w:hAnsi="Times New Roman"/>
            </w:rPr>
          </w:rPrChange>
        </w:rPr>
        <w:t>：</w:t>
      </w:r>
      <w:r w:rsidRPr="004B4FC7">
        <w:rPr>
          <w:rStyle w:val="Char1"/>
          <w:rFonts w:ascii="Times New Roman" w:eastAsia="黑体" w:hAnsi="Times New Roman"/>
          <w:b w:val="0"/>
          <w:bCs/>
          <w:rPrChange w:id="513" w:author="彭 mq" w:date="2023-03-09T09:28:00Z">
            <w:rPr>
              <w:rStyle w:val="Char1"/>
              <w:rFonts w:ascii="Times New Roman" w:hAnsi="Times New Roman"/>
            </w:rPr>
          </w:rPrChange>
        </w:rPr>
        <w:t>%TAN</w:t>
      </w:r>
      <w:r w:rsidRPr="004B4FC7">
        <w:rPr>
          <w:rStyle w:val="Char1"/>
          <w:rFonts w:ascii="黑体" w:eastAsia="黑体" w:hAnsi="黑体"/>
          <w:b w:val="0"/>
          <w:bCs/>
          <w:rPrChange w:id="514" w:author="彭 mq" w:date="2023-03-09T09:28:00Z">
            <w:rPr>
              <w:rStyle w:val="Char1"/>
              <w:rFonts w:ascii="Times New Roman" w:hAnsi="Times New Roman"/>
            </w:rPr>
          </w:rPrChange>
        </w:rPr>
        <w:t>）</w:t>
      </w:r>
    </w:p>
    <w:tbl>
      <w:tblPr>
        <w:tblW w:w="8931" w:type="dxa"/>
        <w:jc w:val="center"/>
        <w:tblLook w:val="04A0" w:firstRow="1" w:lastRow="0" w:firstColumn="1" w:lastColumn="0" w:noHBand="0" w:noVBand="1"/>
      </w:tblPr>
      <w:tblGrid>
        <w:gridCol w:w="1200"/>
        <w:gridCol w:w="1352"/>
        <w:gridCol w:w="1276"/>
        <w:gridCol w:w="1275"/>
        <w:gridCol w:w="1276"/>
        <w:gridCol w:w="1276"/>
        <w:gridCol w:w="1276"/>
      </w:tblGrid>
      <w:tr w:rsidR="001A11CB" w:rsidRPr="007B3BD8" w14:paraId="1BFE232C" w14:textId="77777777" w:rsidTr="00E43DD9">
        <w:trPr>
          <w:trHeight w:val="60"/>
          <w:jc w:val="center"/>
        </w:trPr>
        <w:tc>
          <w:tcPr>
            <w:tcW w:w="1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B52702" w14:textId="77777777" w:rsidR="001A11CB" w:rsidRPr="007B3BD8" w:rsidRDefault="001A11CB" w:rsidP="00E43DD9">
            <w:pPr>
              <w:pStyle w:val="LZ-4"/>
              <w:rPr>
                <w:b/>
              </w:rPr>
            </w:pPr>
            <w:r w:rsidRPr="007B3BD8">
              <w:rPr>
                <w:rFonts w:hint="eastAsia"/>
                <w:b/>
              </w:rPr>
              <w:t>畜禽种类</w:t>
            </w:r>
          </w:p>
        </w:tc>
        <w:tc>
          <w:tcPr>
            <w:tcW w:w="1352" w:type="dxa"/>
            <w:tcBorders>
              <w:top w:val="single" w:sz="4" w:space="0" w:color="auto"/>
              <w:left w:val="nil"/>
              <w:bottom w:val="single" w:sz="4" w:space="0" w:color="auto"/>
              <w:right w:val="single" w:sz="4" w:space="0" w:color="auto"/>
            </w:tcBorders>
            <w:shd w:val="clear" w:color="auto" w:fill="auto"/>
            <w:vAlign w:val="center"/>
            <w:hideMark/>
          </w:tcPr>
          <w:p w14:paraId="7EA66EDC" w14:textId="77777777" w:rsidR="001A11CB" w:rsidRPr="007B3BD8" w:rsidRDefault="001A11CB" w:rsidP="00E43DD9">
            <w:pPr>
              <w:pStyle w:val="LZ-4"/>
              <w:rPr>
                <w:b/>
              </w:rPr>
            </w:pPr>
            <w:r w:rsidRPr="007B3BD8">
              <w:rPr>
                <w:rFonts w:hint="eastAsia"/>
                <w:b/>
              </w:rPr>
              <w:t>圈舍</w:t>
            </w:r>
            <w:r w:rsidRPr="007B3BD8">
              <w:rPr>
                <w:b/>
              </w:rPr>
              <w:t>-</w:t>
            </w:r>
            <w:r w:rsidRPr="007B3BD8">
              <w:rPr>
                <w:rFonts w:hint="eastAsia"/>
                <w:b/>
              </w:rPr>
              <w:t>液态</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14:paraId="51F7E6C8" w14:textId="77777777" w:rsidR="001A11CB" w:rsidRPr="007B3BD8" w:rsidRDefault="001A11CB" w:rsidP="00E43DD9">
            <w:pPr>
              <w:pStyle w:val="LZ-4"/>
              <w:rPr>
                <w:b/>
              </w:rPr>
            </w:pPr>
            <w:r w:rsidRPr="007B3BD8">
              <w:rPr>
                <w:rFonts w:hint="eastAsia"/>
                <w:b/>
              </w:rPr>
              <w:t>圈舍</w:t>
            </w:r>
            <w:r w:rsidRPr="007B3BD8">
              <w:rPr>
                <w:b/>
              </w:rPr>
              <w:t>-</w:t>
            </w:r>
            <w:r w:rsidRPr="007B3BD8">
              <w:rPr>
                <w:rFonts w:hint="eastAsia"/>
                <w:b/>
              </w:rPr>
              <w:t>固态</w:t>
            </w:r>
          </w:p>
        </w:tc>
        <w:tc>
          <w:tcPr>
            <w:tcW w:w="1275" w:type="dxa"/>
            <w:tcBorders>
              <w:top w:val="single" w:sz="4" w:space="0" w:color="auto"/>
              <w:left w:val="nil"/>
              <w:bottom w:val="single" w:sz="4" w:space="0" w:color="auto"/>
              <w:right w:val="single" w:sz="4" w:space="0" w:color="auto"/>
            </w:tcBorders>
            <w:shd w:val="clear" w:color="auto" w:fill="auto"/>
            <w:vAlign w:val="center"/>
            <w:hideMark/>
          </w:tcPr>
          <w:p w14:paraId="2E5D600C" w14:textId="77777777" w:rsidR="001A11CB" w:rsidRPr="007B3BD8" w:rsidRDefault="001A11CB" w:rsidP="00E43DD9">
            <w:pPr>
              <w:pStyle w:val="LZ-4"/>
              <w:rPr>
                <w:b/>
              </w:rPr>
            </w:pPr>
            <w:r w:rsidRPr="007B3BD8">
              <w:rPr>
                <w:rFonts w:hint="eastAsia"/>
                <w:b/>
              </w:rPr>
              <w:t>存储</w:t>
            </w:r>
            <w:r w:rsidRPr="007B3BD8">
              <w:rPr>
                <w:b/>
              </w:rPr>
              <w:t>-</w:t>
            </w:r>
            <w:r w:rsidRPr="007B3BD8">
              <w:rPr>
                <w:rFonts w:hint="eastAsia"/>
                <w:b/>
              </w:rPr>
              <w:t>液态</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14:paraId="4F3A7A95" w14:textId="77777777" w:rsidR="001A11CB" w:rsidRPr="007B3BD8" w:rsidRDefault="001A11CB" w:rsidP="00E43DD9">
            <w:pPr>
              <w:pStyle w:val="LZ-4"/>
              <w:rPr>
                <w:b/>
              </w:rPr>
            </w:pPr>
            <w:r w:rsidRPr="007B3BD8">
              <w:rPr>
                <w:rFonts w:hint="eastAsia"/>
                <w:b/>
              </w:rPr>
              <w:t>存储</w:t>
            </w:r>
            <w:r w:rsidRPr="007B3BD8">
              <w:rPr>
                <w:b/>
              </w:rPr>
              <w:t>-</w:t>
            </w:r>
            <w:r w:rsidRPr="007B3BD8">
              <w:rPr>
                <w:rFonts w:hint="eastAsia"/>
                <w:b/>
              </w:rPr>
              <w:t>固态</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14:paraId="117D983F" w14:textId="77777777" w:rsidR="001A11CB" w:rsidRPr="007B3BD8" w:rsidRDefault="001A11CB" w:rsidP="00E43DD9">
            <w:pPr>
              <w:pStyle w:val="LZ-4"/>
              <w:rPr>
                <w:b/>
              </w:rPr>
            </w:pPr>
            <w:r w:rsidRPr="007B3BD8">
              <w:rPr>
                <w:rFonts w:hint="eastAsia"/>
                <w:b/>
              </w:rPr>
              <w:t>施肥</w:t>
            </w:r>
            <w:r w:rsidRPr="007B3BD8">
              <w:rPr>
                <w:b/>
              </w:rPr>
              <w:t>-</w:t>
            </w:r>
            <w:r w:rsidRPr="007B3BD8">
              <w:rPr>
                <w:rFonts w:hint="eastAsia"/>
                <w:b/>
              </w:rPr>
              <w:t>液态</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14:paraId="1A4674DE" w14:textId="77777777" w:rsidR="001A11CB" w:rsidRPr="007B3BD8" w:rsidRDefault="001A11CB" w:rsidP="00E43DD9">
            <w:pPr>
              <w:pStyle w:val="LZ-4"/>
              <w:rPr>
                <w:b/>
              </w:rPr>
            </w:pPr>
            <w:r w:rsidRPr="007B3BD8">
              <w:rPr>
                <w:rFonts w:hint="eastAsia"/>
                <w:b/>
              </w:rPr>
              <w:t>施肥</w:t>
            </w:r>
            <w:r w:rsidRPr="007B3BD8">
              <w:rPr>
                <w:b/>
              </w:rPr>
              <w:t>-</w:t>
            </w:r>
            <w:r w:rsidRPr="007B3BD8">
              <w:rPr>
                <w:rFonts w:hint="eastAsia"/>
                <w:b/>
              </w:rPr>
              <w:t>固态</w:t>
            </w:r>
          </w:p>
        </w:tc>
      </w:tr>
      <w:tr w:rsidR="001A11CB" w:rsidRPr="007B3BD8" w14:paraId="52381873" w14:textId="77777777" w:rsidTr="00E43DD9">
        <w:trPr>
          <w:trHeight w:val="60"/>
          <w:jc w:val="center"/>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7F97FD23" w14:textId="77777777" w:rsidR="001A11CB" w:rsidRPr="007B3BD8" w:rsidRDefault="001A11CB" w:rsidP="00E43DD9">
            <w:pPr>
              <w:pStyle w:val="LZ-4"/>
            </w:pPr>
            <w:r w:rsidRPr="007B3BD8">
              <w:rPr>
                <w:rFonts w:hint="eastAsia"/>
              </w:rPr>
              <w:t>生猪</w:t>
            </w:r>
          </w:p>
        </w:tc>
        <w:tc>
          <w:tcPr>
            <w:tcW w:w="1352" w:type="dxa"/>
            <w:tcBorders>
              <w:top w:val="nil"/>
              <w:left w:val="nil"/>
              <w:bottom w:val="single" w:sz="4" w:space="0" w:color="auto"/>
              <w:right w:val="single" w:sz="4" w:space="0" w:color="auto"/>
            </w:tcBorders>
            <w:shd w:val="clear" w:color="auto" w:fill="auto"/>
            <w:vAlign w:val="center"/>
            <w:hideMark/>
          </w:tcPr>
          <w:p w14:paraId="04D723BA" w14:textId="77777777" w:rsidR="001A11CB" w:rsidRPr="007B3BD8" w:rsidRDefault="001A11CB" w:rsidP="00E43DD9">
            <w:pPr>
              <w:pStyle w:val="LZ-4"/>
            </w:pPr>
            <w:r w:rsidRPr="007B3BD8">
              <w:t>25.7</w:t>
            </w:r>
          </w:p>
        </w:tc>
        <w:tc>
          <w:tcPr>
            <w:tcW w:w="1276" w:type="dxa"/>
            <w:tcBorders>
              <w:top w:val="nil"/>
              <w:left w:val="nil"/>
              <w:bottom w:val="single" w:sz="4" w:space="0" w:color="auto"/>
              <w:right w:val="single" w:sz="4" w:space="0" w:color="auto"/>
            </w:tcBorders>
            <w:shd w:val="clear" w:color="auto" w:fill="auto"/>
            <w:vAlign w:val="center"/>
            <w:hideMark/>
          </w:tcPr>
          <w:p w14:paraId="4C823B5C" w14:textId="77777777" w:rsidR="001A11CB" w:rsidRPr="007B3BD8" w:rsidRDefault="001A11CB" w:rsidP="00E43DD9">
            <w:pPr>
              <w:pStyle w:val="LZ-4"/>
            </w:pPr>
            <w:r w:rsidRPr="007B3BD8">
              <w:t>25.7</w:t>
            </w:r>
          </w:p>
        </w:tc>
        <w:tc>
          <w:tcPr>
            <w:tcW w:w="1275" w:type="dxa"/>
            <w:tcBorders>
              <w:top w:val="nil"/>
              <w:left w:val="nil"/>
              <w:bottom w:val="single" w:sz="4" w:space="0" w:color="auto"/>
              <w:right w:val="single" w:sz="4" w:space="0" w:color="auto"/>
            </w:tcBorders>
            <w:shd w:val="clear" w:color="auto" w:fill="auto"/>
            <w:vAlign w:val="center"/>
            <w:hideMark/>
          </w:tcPr>
          <w:p w14:paraId="3B2C1961" w14:textId="77777777" w:rsidR="001A11CB" w:rsidRPr="007B3BD8" w:rsidRDefault="001A11CB" w:rsidP="00E43DD9">
            <w:pPr>
              <w:pStyle w:val="LZ-4"/>
            </w:pPr>
            <w:r w:rsidRPr="007B3BD8">
              <w:t>3.8</w:t>
            </w:r>
          </w:p>
        </w:tc>
        <w:tc>
          <w:tcPr>
            <w:tcW w:w="1276" w:type="dxa"/>
            <w:tcBorders>
              <w:top w:val="nil"/>
              <w:left w:val="nil"/>
              <w:bottom w:val="single" w:sz="4" w:space="0" w:color="auto"/>
              <w:right w:val="single" w:sz="4" w:space="0" w:color="auto"/>
            </w:tcBorders>
            <w:shd w:val="clear" w:color="auto" w:fill="auto"/>
            <w:vAlign w:val="center"/>
            <w:hideMark/>
          </w:tcPr>
          <w:p w14:paraId="25D679BA" w14:textId="77777777" w:rsidR="001A11CB" w:rsidRPr="007B3BD8" w:rsidRDefault="001A11CB" w:rsidP="00E43DD9">
            <w:pPr>
              <w:pStyle w:val="LZ-4"/>
            </w:pPr>
            <w:r w:rsidRPr="007B3BD8">
              <w:t>4.6</w:t>
            </w:r>
          </w:p>
        </w:tc>
        <w:tc>
          <w:tcPr>
            <w:tcW w:w="1276" w:type="dxa"/>
            <w:tcBorders>
              <w:top w:val="nil"/>
              <w:left w:val="nil"/>
              <w:bottom w:val="single" w:sz="4" w:space="0" w:color="auto"/>
              <w:right w:val="single" w:sz="4" w:space="0" w:color="auto"/>
            </w:tcBorders>
            <w:shd w:val="clear" w:color="auto" w:fill="auto"/>
            <w:vAlign w:val="center"/>
            <w:hideMark/>
          </w:tcPr>
          <w:p w14:paraId="3008A618" w14:textId="77777777" w:rsidR="001A11CB" w:rsidRPr="007B3BD8" w:rsidRDefault="001A11CB" w:rsidP="00E43DD9">
            <w:pPr>
              <w:pStyle w:val="LZ-4"/>
            </w:pPr>
            <w:r w:rsidRPr="007B3BD8">
              <w:t>40</w:t>
            </w:r>
          </w:p>
        </w:tc>
        <w:tc>
          <w:tcPr>
            <w:tcW w:w="1276" w:type="dxa"/>
            <w:tcBorders>
              <w:top w:val="nil"/>
              <w:left w:val="nil"/>
              <w:bottom w:val="single" w:sz="4" w:space="0" w:color="auto"/>
              <w:right w:val="single" w:sz="4" w:space="0" w:color="auto"/>
            </w:tcBorders>
            <w:shd w:val="clear" w:color="auto" w:fill="auto"/>
            <w:vAlign w:val="center"/>
            <w:hideMark/>
          </w:tcPr>
          <w:p w14:paraId="56D8B22C" w14:textId="77777777" w:rsidR="001A11CB" w:rsidRPr="007B3BD8" w:rsidRDefault="001A11CB" w:rsidP="00E43DD9">
            <w:pPr>
              <w:pStyle w:val="LZ-4"/>
            </w:pPr>
            <w:r w:rsidRPr="007B3BD8">
              <w:t>81</w:t>
            </w:r>
          </w:p>
        </w:tc>
      </w:tr>
      <w:tr w:rsidR="001A11CB" w:rsidRPr="007B3BD8" w14:paraId="6BD4E738" w14:textId="77777777" w:rsidTr="00E43DD9">
        <w:trPr>
          <w:trHeight w:val="60"/>
          <w:jc w:val="center"/>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4D0EE525" w14:textId="77777777" w:rsidR="001A11CB" w:rsidRPr="007B3BD8" w:rsidRDefault="001A11CB" w:rsidP="00E43DD9">
            <w:pPr>
              <w:pStyle w:val="LZ-4"/>
            </w:pPr>
            <w:r w:rsidRPr="007B3BD8">
              <w:rPr>
                <w:rFonts w:hint="eastAsia"/>
              </w:rPr>
              <w:t>母猪</w:t>
            </w:r>
          </w:p>
        </w:tc>
        <w:tc>
          <w:tcPr>
            <w:tcW w:w="1352" w:type="dxa"/>
            <w:tcBorders>
              <w:top w:val="nil"/>
              <w:left w:val="nil"/>
              <w:bottom w:val="single" w:sz="4" w:space="0" w:color="auto"/>
              <w:right w:val="single" w:sz="4" w:space="0" w:color="auto"/>
            </w:tcBorders>
            <w:shd w:val="clear" w:color="auto" w:fill="auto"/>
            <w:vAlign w:val="center"/>
            <w:hideMark/>
          </w:tcPr>
          <w:p w14:paraId="4F798F76" w14:textId="77777777" w:rsidR="001A11CB" w:rsidRPr="007B3BD8" w:rsidRDefault="001A11CB" w:rsidP="00E43DD9">
            <w:pPr>
              <w:pStyle w:val="LZ-4"/>
            </w:pPr>
            <w:r w:rsidRPr="007B3BD8">
              <w:t>19.7</w:t>
            </w:r>
          </w:p>
        </w:tc>
        <w:tc>
          <w:tcPr>
            <w:tcW w:w="1276" w:type="dxa"/>
            <w:tcBorders>
              <w:top w:val="nil"/>
              <w:left w:val="nil"/>
              <w:bottom w:val="single" w:sz="4" w:space="0" w:color="auto"/>
              <w:right w:val="single" w:sz="4" w:space="0" w:color="auto"/>
            </w:tcBorders>
            <w:shd w:val="clear" w:color="auto" w:fill="auto"/>
            <w:vAlign w:val="center"/>
            <w:hideMark/>
          </w:tcPr>
          <w:p w14:paraId="0581859A" w14:textId="77777777" w:rsidR="001A11CB" w:rsidRPr="007B3BD8" w:rsidRDefault="001A11CB" w:rsidP="00E43DD9">
            <w:pPr>
              <w:pStyle w:val="LZ-4"/>
            </w:pPr>
            <w:r w:rsidRPr="007B3BD8">
              <w:t>19.7</w:t>
            </w:r>
          </w:p>
        </w:tc>
        <w:tc>
          <w:tcPr>
            <w:tcW w:w="1275" w:type="dxa"/>
            <w:tcBorders>
              <w:top w:val="nil"/>
              <w:left w:val="nil"/>
              <w:bottom w:val="single" w:sz="4" w:space="0" w:color="auto"/>
              <w:right w:val="single" w:sz="4" w:space="0" w:color="auto"/>
            </w:tcBorders>
            <w:shd w:val="clear" w:color="auto" w:fill="auto"/>
            <w:vAlign w:val="center"/>
            <w:hideMark/>
          </w:tcPr>
          <w:p w14:paraId="54EF0F5B" w14:textId="77777777" w:rsidR="001A11CB" w:rsidRPr="007B3BD8" w:rsidRDefault="001A11CB" w:rsidP="00E43DD9">
            <w:pPr>
              <w:pStyle w:val="LZ-4"/>
            </w:pPr>
            <w:r w:rsidRPr="007B3BD8">
              <w:t>3.8</w:t>
            </w:r>
          </w:p>
        </w:tc>
        <w:tc>
          <w:tcPr>
            <w:tcW w:w="1276" w:type="dxa"/>
            <w:tcBorders>
              <w:top w:val="nil"/>
              <w:left w:val="nil"/>
              <w:bottom w:val="single" w:sz="4" w:space="0" w:color="auto"/>
              <w:right w:val="single" w:sz="4" w:space="0" w:color="auto"/>
            </w:tcBorders>
            <w:shd w:val="clear" w:color="auto" w:fill="auto"/>
            <w:vAlign w:val="center"/>
            <w:hideMark/>
          </w:tcPr>
          <w:p w14:paraId="722CE88D" w14:textId="77777777" w:rsidR="001A11CB" w:rsidRPr="007B3BD8" w:rsidRDefault="001A11CB" w:rsidP="00E43DD9">
            <w:pPr>
              <w:pStyle w:val="LZ-4"/>
            </w:pPr>
            <w:r w:rsidRPr="007B3BD8">
              <w:t>4.6</w:t>
            </w:r>
          </w:p>
        </w:tc>
        <w:tc>
          <w:tcPr>
            <w:tcW w:w="1276" w:type="dxa"/>
            <w:tcBorders>
              <w:top w:val="nil"/>
              <w:left w:val="nil"/>
              <w:bottom w:val="single" w:sz="4" w:space="0" w:color="auto"/>
              <w:right w:val="single" w:sz="4" w:space="0" w:color="auto"/>
            </w:tcBorders>
            <w:shd w:val="clear" w:color="auto" w:fill="auto"/>
            <w:vAlign w:val="center"/>
            <w:hideMark/>
          </w:tcPr>
          <w:p w14:paraId="3FE268E7" w14:textId="77777777" w:rsidR="001A11CB" w:rsidRPr="007B3BD8" w:rsidRDefault="001A11CB" w:rsidP="00E43DD9">
            <w:pPr>
              <w:pStyle w:val="LZ-4"/>
            </w:pPr>
            <w:r w:rsidRPr="007B3BD8">
              <w:t>40</w:t>
            </w:r>
          </w:p>
        </w:tc>
        <w:tc>
          <w:tcPr>
            <w:tcW w:w="1276" w:type="dxa"/>
            <w:tcBorders>
              <w:top w:val="nil"/>
              <w:left w:val="nil"/>
              <w:bottom w:val="single" w:sz="4" w:space="0" w:color="auto"/>
              <w:right w:val="single" w:sz="4" w:space="0" w:color="auto"/>
            </w:tcBorders>
            <w:shd w:val="clear" w:color="auto" w:fill="auto"/>
            <w:vAlign w:val="center"/>
            <w:hideMark/>
          </w:tcPr>
          <w:p w14:paraId="6BDF2D2C" w14:textId="77777777" w:rsidR="001A11CB" w:rsidRPr="007B3BD8" w:rsidRDefault="001A11CB" w:rsidP="00E43DD9">
            <w:pPr>
              <w:pStyle w:val="LZ-4"/>
            </w:pPr>
            <w:r w:rsidRPr="007B3BD8">
              <w:t>81</w:t>
            </w:r>
          </w:p>
        </w:tc>
      </w:tr>
      <w:tr w:rsidR="001A11CB" w:rsidRPr="007B3BD8" w14:paraId="0063FAC8" w14:textId="77777777" w:rsidTr="00E43DD9">
        <w:trPr>
          <w:trHeight w:val="236"/>
          <w:jc w:val="center"/>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61B74175" w14:textId="77777777" w:rsidR="001A11CB" w:rsidRPr="007B3BD8" w:rsidRDefault="001A11CB" w:rsidP="00E43DD9">
            <w:pPr>
              <w:pStyle w:val="LZ-4"/>
            </w:pPr>
            <w:r w:rsidRPr="007B3BD8">
              <w:rPr>
                <w:rFonts w:hint="eastAsia"/>
              </w:rPr>
              <w:t>奶牛</w:t>
            </w:r>
          </w:p>
        </w:tc>
        <w:tc>
          <w:tcPr>
            <w:tcW w:w="1352" w:type="dxa"/>
            <w:tcBorders>
              <w:top w:val="nil"/>
              <w:left w:val="nil"/>
              <w:bottom w:val="single" w:sz="4" w:space="0" w:color="auto"/>
              <w:right w:val="single" w:sz="4" w:space="0" w:color="auto"/>
            </w:tcBorders>
            <w:shd w:val="clear" w:color="auto" w:fill="auto"/>
            <w:vAlign w:val="center"/>
            <w:hideMark/>
          </w:tcPr>
          <w:p w14:paraId="4E5717EB" w14:textId="77777777" w:rsidR="001A11CB" w:rsidRPr="007B3BD8" w:rsidRDefault="001A11CB" w:rsidP="00E43DD9">
            <w:pPr>
              <w:pStyle w:val="LZ-4"/>
            </w:pPr>
            <w:r w:rsidRPr="007B3BD8">
              <w:t>18.7</w:t>
            </w:r>
          </w:p>
        </w:tc>
        <w:tc>
          <w:tcPr>
            <w:tcW w:w="1276" w:type="dxa"/>
            <w:tcBorders>
              <w:top w:val="nil"/>
              <w:left w:val="nil"/>
              <w:bottom w:val="single" w:sz="4" w:space="0" w:color="auto"/>
              <w:right w:val="single" w:sz="4" w:space="0" w:color="auto"/>
            </w:tcBorders>
            <w:shd w:val="clear" w:color="auto" w:fill="auto"/>
            <w:vAlign w:val="center"/>
            <w:hideMark/>
          </w:tcPr>
          <w:p w14:paraId="7E3D7A38" w14:textId="77777777" w:rsidR="001A11CB" w:rsidRPr="007B3BD8" w:rsidRDefault="001A11CB" w:rsidP="00E43DD9">
            <w:pPr>
              <w:pStyle w:val="LZ-4"/>
            </w:pPr>
            <w:r w:rsidRPr="007B3BD8">
              <w:t>18.7</w:t>
            </w:r>
          </w:p>
        </w:tc>
        <w:tc>
          <w:tcPr>
            <w:tcW w:w="1275" w:type="dxa"/>
            <w:tcBorders>
              <w:top w:val="nil"/>
              <w:left w:val="nil"/>
              <w:bottom w:val="single" w:sz="4" w:space="0" w:color="auto"/>
              <w:right w:val="single" w:sz="4" w:space="0" w:color="auto"/>
            </w:tcBorders>
            <w:shd w:val="clear" w:color="auto" w:fill="auto"/>
            <w:vAlign w:val="center"/>
            <w:hideMark/>
          </w:tcPr>
          <w:p w14:paraId="1786AD1C" w14:textId="77777777" w:rsidR="001A11CB" w:rsidRPr="007B3BD8" w:rsidRDefault="001A11CB" w:rsidP="00E43DD9">
            <w:pPr>
              <w:pStyle w:val="LZ-4"/>
            </w:pPr>
            <w:r w:rsidRPr="007B3BD8">
              <w:t>15.8</w:t>
            </w:r>
          </w:p>
        </w:tc>
        <w:tc>
          <w:tcPr>
            <w:tcW w:w="1276" w:type="dxa"/>
            <w:tcBorders>
              <w:top w:val="nil"/>
              <w:left w:val="nil"/>
              <w:bottom w:val="single" w:sz="4" w:space="0" w:color="auto"/>
              <w:right w:val="single" w:sz="4" w:space="0" w:color="auto"/>
            </w:tcBorders>
            <w:shd w:val="clear" w:color="auto" w:fill="auto"/>
            <w:vAlign w:val="center"/>
            <w:hideMark/>
          </w:tcPr>
          <w:p w14:paraId="24ABBAE7" w14:textId="77777777" w:rsidR="001A11CB" w:rsidRPr="007B3BD8" w:rsidRDefault="001A11CB" w:rsidP="00E43DD9">
            <w:pPr>
              <w:pStyle w:val="LZ-4"/>
            </w:pPr>
            <w:r w:rsidRPr="007B3BD8">
              <w:t>4.2</w:t>
            </w:r>
          </w:p>
        </w:tc>
        <w:tc>
          <w:tcPr>
            <w:tcW w:w="1276" w:type="dxa"/>
            <w:tcBorders>
              <w:top w:val="nil"/>
              <w:left w:val="nil"/>
              <w:bottom w:val="single" w:sz="4" w:space="0" w:color="auto"/>
              <w:right w:val="single" w:sz="4" w:space="0" w:color="auto"/>
            </w:tcBorders>
            <w:shd w:val="clear" w:color="auto" w:fill="auto"/>
            <w:vAlign w:val="center"/>
            <w:hideMark/>
          </w:tcPr>
          <w:p w14:paraId="6B2DFE71" w14:textId="77777777" w:rsidR="001A11CB" w:rsidRPr="007B3BD8" w:rsidRDefault="001A11CB" w:rsidP="00E43DD9">
            <w:pPr>
              <w:pStyle w:val="LZ-4"/>
            </w:pPr>
            <w:r w:rsidRPr="007B3BD8">
              <w:t>55</w:t>
            </w:r>
          </w:p>
        </w:tc>
        <w:tc>
          <w:tcPr>
            <w:tcW w:w="1276" w:type="dxa"/>
            <w:tcBorders>
              <w:top w:val="nil"/>
              <w:left w:val="nil"/>
              <w:bottom w:val="single" w:sz="4" w:space="0" w:color="auto"/>
              <w:right w:val="single" w:sz="4" w:space="0" w:color="auto"/>
            </w:tcBorders>
            <w:shd w:val="clear" w:color="auto" w:fill="auto"/>
            <w:vAlign w:val="center"/>
            <w:hideMark/>
          </w:tcPr>
          <w:p w14:paraId="5E871CAD" w14:textId="77777777" w:rsidR="001A11CB" w:rsidRPr="007B3BD8" w:rsidRDefault="001A11CB" w:rsidP="00E43DD9">
            <w:pPr>
              <w:pStyle w:val="LZ-4"/>
            </w:pPr>
            <w:r w:rsidRPr="007B3BD8">
              <w:t>79</w:t>
            </w:r>
          </w:p>
        </w:tc>
      </w:tr>
      <w:tr w:rsidR="001A11CB" w:rsidRPr="007B3BD8" w14:paraId="3AED81CD" w14:textId="77777777" w:rsidTr="00E43DD9">
        <w:trPr>
          <w:trHeight w:val="60"/>
          <w:jc w:val="center"/>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16988DA5" w14:textId="77777777" w:rsidR="001A11CB" w:rsidRPr="007B3BD8" w:rsidRDefault="001A11CB" w:rsidP="00E43DD9">
            <w:pPr>
              <w:pStyle w:val="LZ-4"/>
            </w:pPr>
            <w:r w:rsidRPr="007B3BD8">
              <w:rPr>
                <w:rFonts w:hint="eastAsia"/>
              </w:rPr>
              <w:t>肉牛</w:t>
            </w:r>
          </w:p>
        </w:tc>
        <w:tc>
          <w:tcPr>
            <w:tcW w:w="1352" w:type="dxa"/>
            <w:tcBorders>
              <w:top w:val="nil"/>
              <w:left w:val="nil"/>
              <w:bottom w:val="single" w:sz="4" w:space="0" w:color="auto"/>
              <w:right w:val="single" w:sz="4" w:space="0" w:color="auto"/>
            </w:tcBorders>
            <w:shd w:val="clear" w:color="auto" w:fill="auto"/>
            <w:vAlign w:val="center"/>
            <w:hideMark/>
          </w:tcPr>
          <w:p w14:paraId="757EB540" w14:textId="77777777" w:rsidR="001A11CB" w:rsidRPr="007B3BD8" w:rsidRDefault="001A11CB" w:rsidP="00E43DD9">
            <w:pPr>
              <w:pStyle w:val="LZ-4"/>
            </w:pPr>
            <w:r w:rsidRPr="007B3BD8">
              <w:t>18.7</w:t>
            </w:r>
          </w:p>
        </w:tc>
        <w:tc>
          <w:tcPr>
            <w:tcW w:w="1276" w:type="dxa"/>
            <w:tcBorders>
              <w:top w:val="nil"/>
              <w:left w:val="nil"/>
              <w:bottom w:val="single" w:sz="4" w:space="0" w:color="auto"/>
              <w:right w:val="single" w:sz="4" w:space="0" w:color="auto"/>
            </w:tcBorders>
            <w:shd w:val="clear" w:color="auto" w:fill="auto"/>
            <w:vAlign w:val="center"/>
            <w:hideMark/>
          </w:tcPr>
          <w:p w14:paraId="18FC5D4E" w14:textId="77777777" w:rsidR="001A11CB" w:rsidRPr="007B3BD8" w:rsidRDefault="001A11CB" w:rsidP="00E43DD9">
            <w:pPr>
              <w:pStyle w:val="LZ-4"/>
            </w:pPr>
            <w:r w:rsidRPr="007B3BD8">
              <w:t>18.7</w:t>
            </w:r>
          </w:p>
        </w:tc>
        <w:tc>
          <w:tcPr>
            <w:tcW w:w="1275" w:type="dxa"/>
            <w:tcBorders>
              <w:top w:val="nil"/>
              <w:left w:val="nil"/>
              <w:bottom w:val="single" w:sz="4" w:space="0" w:color="auto"/>
              <w:right w:val="single" w:sz="4" w:space="0" w:color="auto"/>
            </w:tcBorders>
            <w:shd w:val="clear" w:color="auto" w:fill="auto"/>
            <w:vAlign w:val="center"/>
            <w:hideMark/>
          </w:tcPr>
          <w:p w14:paraId="24944B89" w14:textId="77777777" w:rsidR="001A11CB" w:rsidRPr="007B3BD8" w:rsidRDefault="001A11CB" w:rsidP="00E43DD9">
            <w:pPr>
              <w:pStyle w:val="LZ-4"/>
            </w:pPr>
            <w:r w:rsidRPr="007B3BD8">
              <w:t>15.8</w:t>
            </w:r>
          </w:p>
        </w:tc>
        <w:tc>
          <w:tcPr>
            <w:tcW w:w="1276" w:type="dxa"/>
            <w:tcBorders>
              <w:top w:val="nil"/>
              <w:left w:val="nil"/>
              <w:bottom w:val="single" w:sz="4" w:space="0" w:color="auto"/>
              <w:right w:val="single" w:sz="4" w:space="0" w:color="auto"/>
            </w:tcBorders>
            <w:shd w:val="clear" w:color="auto" w:fill="auto"/>
            <w:vAlign w:val="center"/>
            <w:hideMark/>
          </w:tcPr>
          <w:p w14:paraId="68228435" w14:textId="77777777" w:rsidR="001A11CB" w:rsidRPr="007B3BD8" w:rsidRDefault="001A11CB" w:rsidP="00E43DD9">
            <w:pPr>
              <w:pStyle w:val="LZ-4"/>
            </w:pPr>
            <w:r w:rsidRPr="007B3BD8">
              <w:t>4.2</w:t>
            </w:r>
          </w:p>
        </w:tc>
        <w:tc>
          <w:tcPr>
            <w:tcW w:w="1276" w:type="dxa"/>
            <w:tcBorders>
              <w:top w:val="nil"/>
              <w:left w:val="nil"/>
              <w:bottom w:val="single" w:sz="4" w:space="0" w:color="auto"/>
              <w:right w:val="single" w:sz="4" w:space="0" w:color="auto"/>
            </w:tcBorders>
            <w:shd w:val="clear" w:color="auto" w:fill="auto"/>
            <w:vAlign w:val="center"/>
            <w:hideMark/>
          </w:tcPr>
          <w:p w14:paraId="0F36E35D" w14:textId="77777777" w:rsidR="001A11CB" w:rsidRPr="007B3BD8" w:rsidRDefault="001A11CB" w:rsidP="00E43DD9">
            <w:pPr>
              <w:pStyle w:val="LZ-4"/>
            </w:pPr>
            <w:r w:rsidRPr="007B3BD8">
              <w:t>55</w:t>
            </w:r>
          </w:p>
        </w:tc>
        <w:tc>
          <w:tcPr>
            <w:tcW w:w="1276" w:type="dxa"/>
            <w:tcBorders>
              <w:top w:val="nil"/>
              <w:left w:val="nil"/>
              <w:bottom w:val="single" w:sz="4" w:space="0" w:color="auto"/>
              <w:right w:val="single" w:sz="4" w:space="0" w:color="auto"/>
            </w:tcBorders>
            <w:shd w:val="clear" w:color="auto" w:fill="auto"/>
            <w:vAlign w:val="center"/>
            <w:hideMark/>
          </w:tcPr>
          <w:p w14:paraId="47BD0ECC" w14:textId="77777777" w:rsidR="001A11CB" w:rsidRPr="007B3BD8" w:rsidRDefault="001A11CB" w:rsidP="00E43DD9">
            <w:pPr>
              <w:pStyle w:val="LZ-4"/>
            </w:pPr>
            <w:r w:rsidRPr="007B3BD8">
              <w:t>79</w:t>
            </w:r>
          </w:p>
        </w:tc>
      </w:tr>
      <w:tr w:rsidR="001A11CB" w:rsidRPr="007B3BD8" w14:paraId="0B40B717" w14:textId="77777777" w:rsidTr="00E43DD9">
        <w:trPr>
          <w:trHeight w:val="236"/>
          <w:jc w:val="center"/>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44995935" w14:textId="77777777" w:rsidR="001A11CB" w:rsidRPr="007B3BD8" w:rsidRDefault="001A11CB" w:rsidP="00E43DD9">
            <w:pPr>
              <w:pStyle w:val="LZ-4"/>
            </w:pPr>
            <w:r w:rsidRPr="007B3BD8">
              <w:rPr>
                <w:rFonts w:hint="eastAsia"/>
              </w:rPr>
              <w:t>蛋鸡</w:t>
            </w:r>
          </w:p>
        </w:tc>
        <w:tc>
          <w:tcPr>
            <w:tcW w:w="1352" w:type="dxa"/>
            <w:tcBorders>
              <w:top w:val="nil"/>
              <w:left w:val="nil"/>
              <w:bottom w:val="single" w:sz="4" w:space="0" w:color="auto"/>
              <w:right w:val="single" w:sz="4" w:space="0" w:color="auto"/>
            </w:tcBorders>
            <w:shd w:val="clear" w:color="auto" w:fill="auto"/>
            <w:vAlign w:val="center"/>
            <w:hideMark/>
          </w:tcPr>
          <w:p w14:paraId="4A0027E3" w14:textId="77777777" w:rsidR="001A11CB" w:rsidRPr="007B3BD8" w:rsidRDefault="001A11CB" w:rsidP="00E43DD9">
            <w:pPr>
              <w:pStyle w:val="LZ-4"/>
            </w:pPr>
            <w:r w:rsidRPr="007B3BD8">
              <w:t>0</w:t>
            </w:r>
          </w:p>
        </w:tc>
        <w:tc>
          <w:tcPr>
            <w:tcW w:w="1276" w:type="dxa"/>
            <w:tcBorders>
              <w:top w:val="nil"/>
              <w:left w:val="nil"/>
              <w:bottom w:val="single" w:sz="4" w:space="0" w:color="auto"/>
              <w:right w:val="single" w:sz="4" w:space="0" w:color="auto"/>
            </w:tcBorders>
            <w:shd w:val="clear" w:color="auto" w:fill="auto"/>
            <w:vAlign w:val="center"/>
            <w:hideMark/>
          </w:tcPr>
          <w:p w14:paraId="0306FCF2" w14:textId="77777777" w:rsidR="001A11CB" w:rsidRPr="007B3BD8" w:rsidRDefault="001A11CB" w:rsidP="00E43DD9">
            <w:pPr>
              <w:pStyle w:val="LZ-4"/>
            </w:pPr>
            <w:r w:rsidRPr="007B3BD8">
              <w:t>44.9</w:t>
            </w:r>
          </w:p>
        </w:tc>
        <w:tc>
          <w:tcPr>
            <w:tcW w:w="1275" w:type="dxa"/>
            <w:tcBorders>
              <w:top w:val="nil"/>
              <w:left w:val="nil"/>
              <w:bottom w:val="single" w:sz="4" w:space="0" w:color="auto"/>
              <w:right w:val="single" w:sz="4" w:space="0" w:color="auto"/>
            </w:tcBorders>
            <w:shd w:val="clear" w:color="auto" w:fill="auto"/>
            <w:vAlign w:val="center"/>
            <w:hideMark/>
          </w:tcPr>
          <w:p w14:paraId="3E227C59" w14:textId="77777777" w:rsidR="001A11CB" w:rsidRPr="007B3BD8" w:rsidRDefault="001A11CB" w:rsidP="00E43DD9">
            <w:pPr>
              <w:pStyle w:val="LZ-4"/>
            </w:pPr>
            <w:r w:rsidRPr="007B3BD8">
              <w:t>0</w:t>
            </w:r>
          </w:p>
        </w:tc>
        <w:tc>
          <w:tcPr>
            <w:tcW w:w="1276" w:type="dxa"/>
            <w:tcBorders>
              <w:top w:val="nil"/>
              <w:left w:val="nil"/>
              <w:bottom w:val="single" w:sz="4" w:space="0" w:color="auto"/>
              <w:right w:val="single" w:sz="4" w:space="0" w:color="auto"/>
            </w:tcBorders>
            <w:shd w:val="clear" w:color="auto" w:fill="auto"/>
            <w:vAlign w:val="center"/>
            <w:hideMark/>
          </w:tcPr>
          <w:p w14:paraId="4C093129" w14:textId="77777777" w:rsidR="001A11CB" w:rsidRPr="007B3BD8" w:rsidRDefault="001A11CB" w:rsidP="00E43DD9">
            <w:pPr>
              <w:pStyle w:val="LZ-4"/>
            </w:pPr>
            <w:r w:rsidRPr="007B3BD8">
              <w:t>3.7</w:t>
            </w:r>
          </w:p>
        </w:tc>
        <w:tc>
          <w:tcPr>
            <w:tcW w:w="1276" w:type="dxa"/>
            <w:tcBorders>
              <w:top w:val="nil"/>
              <w:left w:val="nil"/>
              <w:bottom w:val="single" w:sz="4" w:space="0" w:color="auto"/>
              <w:right w:val="single" w:sz="4" w:space="0" w:color="auto"/>
            </w:tcBorders>
            <w:shd w:val="clear" w:color="auto" w:fill="auto"/>
            <w:vAlign w:val="center"/>
            <w:hideMark/>
          </w:tcPr>
          <w:p w14:paraId="17AFBFAC" w14:textId="77777777" w:rsidR="001A11CB" w:rsidRPr="007B3BD8" w:rsidRDefault="001A11CB" w:rsidP="00E43DD9">
            <w:pPr>
              <w:pStyle w:val="LZ-4"/>
            </w:pPr>
            <w:r w:rsidRPr="007B3BD8">
              <w:t>0</w:t>
            </w:r>
          </w:p>
        </w:tc>
        <w:tc>
          <w:tcPr>
            <w:tcW w:w="1276" w:type="dxa"/>
            <w:tcBorders>
              <w:top w:val="nil"/>
              <w:left w:val="nil"/>
              <w:bottom w:val="single" w:sz="4" w:space="0" w:color="auto"/>
              <w:right w:val="single" w:sz="4" w:space="0" w:color="auto"/>
            </w:tcBorders>
            <w:shd w:val="clear" w:color="auto" w:fill="auto"/>
            <w:vAlign w:val="center"/>
            <w:hideMark/>
          </w:tcPr>
          <w:p w14:paraId="4C58F1CA" w14:textId="77777777" w:rsidR="001A11CB" w:rsidRPr="007B3BD8" w:rsidRDefault="001A11CB" w:rsidP="00E43DD9">
            <w:pPr>
              <w:pStyle w:val="LZ-4"/>
            </w:pPr>
            <w:r w:rsidRPr="007B3BD8">
              <w:t>63</w:t>
            </w:r>
          </w:p>
        </w:tc>
      </w:tr>
      <w:tr w:rsidR="001A11CB" w:rsidRPr="007B3BD8" w14:paraId="2D172C54" w14:textId="77777777" w:rsidTr="00E43DD9">
        <w:trPr>
          <w:trHeight w:val="60"/>
          <w:jc w:val="center"/>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4CBCA5A0" w14:textId="77777777" w:rsidR="001A11CB" w:rsidRPr="007B3BD8" w:rsidRDefault="001A11CB" w:rsidP="00E43DD9">
            <w:pPr>
              <w:pStyle w:val="LZ-4"/>
            </w:pPr>
            <w:r w:rsidRPr="007B3BD8">
              <w:rPr>
                <w:rFonts w:hint="eastAsia"/>
              </w:rPr>
              <w:t>肉鸡</w:t>
            </w:r>
          </w:p>
        </w:tc>
        <w:tc>
          <w:tcPr>
            <w:tcW w:w="1352" w:type="dxa"/>
            <w:tcBorders>
              <w:top w:val="nil"/>
              <w:left w:val="nil"/>
              <w:bottom w:val="single" w:sz="4" w:space="0" w:color="auto"/>
              <w:right w:val="single" w:sz="4" w:space="0" w:color="auto"/>
            </w:tcBorders>
            <w:shd w:val="clear" w:color="auto" w:fill="auto"/>
            <w:vAlign w:val="center"/>
            <w:hideMark/>
          </w:tcPr>
          <w:p w14:paraId="7C2AD4C5" w14:textId="77777777" w:rsidR="001A11CB" w:rsidRPr="007B3BD8" w:rsidRDefault="001A11CB" w:rsidP="00E43DD9">
            <w:pPr>
              <w:pStyle w:val="LZ-4"/>
            </w:pPr>
            <w:r w:rsidRPr="007B3BD8">
              <w:t>0</w:t>
            </w:r>
          </w:p>
        </w:tc>
        <w:tc>
          <w:tcPr>
            <w:tcW w:w="1276" w:type="dxa"/>
            <w:tcBorders>
              <w:top w:val="nil"/>
              <w:left w:val="nil"/>
              <w:bottom w:val="single" w:sz="4" w:space="0" w:color="auto"/>
              <w:right w:val="single" w:sz="4" w:space="0" w:color="auto"/>
            </w:tcBorders>
            <w:shd w:val="clear" w:color="auto" w:fill="auto"/>
            <w:vAlign w:val="center"/>
            <w:hideMark/>
          </w:tcPr>
          <w:p w14:paraId="12318E1E" w14:textId="77777777" w:rsidR="001A11CB" w:rsidRPr="007B3BD8" w:rsidRDefault="001A11CB" w:rsidP="00E43DD9">
            <w:pPr>
              <w:pStyle w:val="LZ-4"/>
            </w:pPr>
            <w:r w:rsidRPr="007B3BD8">
              <w:t>50.4</w:t>
            </w:r>
          </w:p>
        </w:tc>
        <w:tc>
          <w:tcPr>
            <w:tcW w:w="1275" w:type="dxa"/>
            <w:tcBorders>
              <w:top w:val="nil"/>
              <w:left w:val="nil"/>
              <w:bottom w:val="single" w:sz="4" w:space="0" w:color="auto"/>
              <w:right w:val="single" w:sz="4" w:space="0" w:color="auto"/>
            </w:tcBorders>
            <w:shd w:val="clear" w:color="auto" w:fill="auto"/>
            <w:vAlign w:val="center"/>
            <w:hideMark/>
          </w:tcPr>
          <w:p w14:paraId="1225D4D1" w14:textId="77777777" w:rsidR="001A11CB" w:rsidRPr="007B3BD8" w:rsidRDefault="001A11CB" w:rsidP="00E43DD9">
            <w:pPr>
              <w:pStyle w:val="LZ-4"/>
            </w:pPr>
            <w:r w:rsidRPr="007B3BD8">
              <w:t>0</w:t>
            </w:r>
          </w:p>
        </w:tc>
        <w:tc>
          <w:tcPr>
            <w:tcW w:w="1276" w:type="dxa"/>
            <w:tcBorders>
              <w:top w:val="nil"/>
              <w:left w:val="nil"/>
              <w:bottom w:val="single" w:sz="4" w:space="0" w:color="auto"/>
              <w:right w:val="single" w:sz="4" w:space="0" w:color="auto"/>
            </w:tcBorders>
            <w:shd w:val="clear" w:color="auto" w:fill="auto"/>
            <w:vAlign w:val="center"/>
            <w:hideMark/>
          </w:tcPr>
          <w:p w14:paraId="50620714" w14:textId="77777777" w:rsidR="001A11CB" w:rsidRPr="007B3BD8" w:rsidRDefault="001A11CB" w:rsidP="00E43DD9">
            <w:pPr>
              <w:pStyle w:val="LZ-4"/>
            </w:pPr>
            <w:r w:rsidRPr="007B3BD8">
              <w:t>0.8</w:t>
            </w:r>
          </w:p>
        </w:tc>
        <w:tc>
          <w:tcPr>
            <w:tcW w:w="1276" w:type="dxa"/>
            <w:tcBorders>
              <w:top w:val="nil"/>
              <w:left w:val="nil"/>
              <w:bottom w:val="single" w:sz="4" w:space="0" w:color="auto"/>
              <w:right w:val="single" w:sz="4" w:space="0" w:color="auto"/>
            </w:tcBorders>
            <w:shd w:val="clear" w:color="auto" w:fill="auto"/>
            <w:vAlign w:val="center"/>
            <w:hideMark/>
          </w:tcPr>
          <w:p w14:paraId="5BB66A19" w14:textId="77777777" w:rsidR="001A11CB" w:rsidRPr="007B3BD8" w:rsidRDefault="001A11CB" w:rsidP="00E43DD9">
            <w:pPr>
              <w:pStyle w:val="LZ-4"/>
            </w:pPr>
            <w:r w:rsidRPr="007B3BD8">
              <w:t>0</w:t>
            </w:r>
          </w:p>
        </w:tc>
        <w:tc>
          <w:tcPr>
            <w:tcW w:w="1276" w:type="dxa"/>
            <w:tcBorders>
              <w:top w:val="nil"/>
              <w:left w:val="nil"/>
              <w:bottom w:val="single" w:sz="4" w:space="0" w:color="auto"/>
              <w:right w:val="single" w:sz="4" w:space="0" w:color="auto"/>
            </w:tcBorders>
            <w:shd w:val="clear" w:color="auto" w:fill="auto"/>
            <w:vAlign w:val="center"/>
            <w:hideMark/>
          </w:tcPr>
          <w:p w14:paraId="00112723" w14:textId="77777777" w:rsidR="001A11CB" w:rsidRPr="007B3BD8" w:rsidRDefault="001A11CB" w:rsidP="00E43DD9">
            <w:pPr>
              <w:pStyle w:val="LZ-4"/>
            </w:pPr>
            <w:r w:rsidRPr="007B3BD8">
              <w:t>63</w:t>
            </w:r>
          </w:p>
        </w:tc>
      </w:tr>
    </w:tbl>
    <w:p w14:paraId="6D0C5859" w14:textId="0ACA60AE" w:rsidR="001A11CB" w:rsidRPr="007B3BD8" w:rsidRDefault="001A11CB" w:rsidP="001A11CB">
      <w:pPr>
        <w:pStyle w:val="LZ-0"/>
      </w:pPr>
      <w:r w:rsidRPr="007B3BD8">
        <w:rPr>
          <w:rFonts w:hint="eastAsia"/>
        </w:rPr>
        <w:t>表</w:t>
      </w:r>
      <w:r w:rsidR="001F1DA6">
        <w:t>3</w:t>
      </w:r>
      <w:r w:rsidRPr="007B3BD8">
        <w:rPr>
          <w:rFonts w:hint="eastAsia"/>
        </w:rPr>
        <w:t>-</w:t>
      </w:r>
      <w:del w:id="515" w:author="彭 mq" w:date="2023-03-09T09:28:00Z">
        <w:r w:rsidRPr="007B3BD8" w:rsidDel="004B4FC7">
          <w:rPr>
            <w:rFonts w:hint="eastAsia"/>
          </w:rPr>
          <w:delText xml:space="preserve"> </w:delText>
        </w:r>
      </w:del>
      <w:r w:rsidRPr="007B3BD8">
        <w:fldChar w:fldCharType="begin"/>
      </w:r>
      <w:r w:rsidRPr="007B3BD8">
        <w:instrText xml:space="preserve"> </w:instrText>
      </w:r>
      <w:r w:rsidRPr="007B3BD8">
        <w:rPr>
          <w:rFonts w:hint="eastAsia"/>
        </w:rPr>
        <w:instrText xml:space="preserve">SEQ </w:instrText>
      </w:r>
      <w:r w:rsidRPr="007B3BD8">
        <w:rPr>
          <w:rFonts w:hint="eastAsia"/>
        </w:rPr>
        <w:instrText>表</w:instrText>
      </w:r>
      <w:r w:rsidRPr="007B3BD8">
        <w:rPr>
          <w:rFonts w:hint="eastAsia"/>
        </w:rPr>
        <w:instrText>5- \* ARABIC</w:instrText>
      </w:r>
      <w:r w:rsidRPr="007B3BD8">
        <w:instrText xml:space="preserve"> </w:instrText>
      </w:r>
      <w:r w:rsidRPr="007B3BD8">
        <w:fldChar w:fldCharType="separate"/>
      </w:r>
      <w:r w:rsidR="000E3AA8">
        <w:rPr>
          <w:noProof/>
        </w:rPr>
        <w:t>21</w:t>
      </w:r>
      <w:r w:rsidRPr="007B3BD8">
        <w:fldChar w:fldCharType="end"/>
      </w:r>
      <w:r w:rsidRPr="007B3BD8">
        <w:rPr>
          <w:rFonts w:eastAsiaTheme="minorEastAsia"/>
        </w:rPr>
        <w:t xml:space="preserve"> </w:t>
      </w:r>
      <w:r w:rsidRPr="007B3BD8">
        <w:t>氮肥施用排放系数（氮肥施肥量的百分比）</w:t>
      </w:r>
    </w:p>
    <w:tbl>
      <w:tblPr>
        <w:tblW w:w="5700" w:type="dxa"/>
        <w:jc w:val="center"/>
        <w:tblLook w:val="04A0" w:firstRow="1" w:lastRow="0" w:firstColumn="1" w:lastColumn="0" w:noHBand="0" w:noVBand="1"/>
      </w:tblPr>
      <w:tblGrid>
        <w:gridCol w:w="2240"/>
        <w:gridCol w:w="3460"/>
      </w:tblGrid>
      <w:tr w:rsidR="001A11CB" w:rsidRPr="007B3BD8" w14:paraId="348DF336" w14:textId="77777777" w:rsidTr="00E45B76">
        <w:trPr>
          <w:trHeight w:val="312"/>
          <w:tblHeader/>
          <w:jc w:val="center"/>
        </w:trPr>
        <w:tc>
          <w:tcPr>
            <w:tcW w:w="22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A640E7" w14:textId="77777777" w:rsidR="001A11CB" w:rsidRPr="007B3BD8" w:rsidRDefault="001A11CB" w:rsidP="00E43DD9">
            <w:pPr>
              <w:pStyle w:val="LZ-4"/>
              <w:rPr>
                <w:b/>
              </w:rPr>
            </w:pPr>
            <w:r w:rsidRPr="007B3BD8">
              <w:rPr>
                <w:rFonts w:hint="eastAsia"/>
                <w:b/>
              </w:rPr>
              <w:t>氮肥种类</w:t>
            </w:r>
          </w:p>
        </w:tc>
        <w:tc>
          <w:tcPr>
            <w:tcW w:w="3460" w:type="dxa"/>
            <w:tcBorders>
              <w:top w:val="single" w:sz="4" w:space="0" w:color="auto"/>
              <w:left w:val="nil"/>
              <w:bottom w:val="single" w:sz="4" w:space="0" w:color="auto"/>
              <w:right w:val="single" w:sz="4" w:space="0" w:color="auto"/>
            </w:tcBorders>
            <w:shd w:val="clear" w:color="auto" w:fill="auto"/>
            <w:vAlign w:val="center"/>
            <w:hideMark/>
          </w:tcPr>
          <w:p w14:paraId="3E14870E" w14:textId="77777777" w:rsidR="001A11CB" w:rsidRPr="007B3BD8" w:rsidRDefault="001A11CB" w:rsidP="00E43DD9">
            <w:pPr>
              <w:pStyle w:val="LZ-4"/>
              <w:rPr>
                <w:b/>
              </w:rPr>
            </w:pPr>
            <w:r w:rsidRPr="007B3BD8">
              <w:rPr>
                <w:rFonts w:hint="eastAsia"/>
                <w:b/>
              </w:rPr>
              <w:t>基准排放系数</w:t>
            </w:r>
          </w:p>
        </w:tc>
      </w:tr>
      <w:tr w:rsidR="001A11CB" w:rsidRPr="007B3BD8" w14:paraId="5A0A8C3B" w14:textId="77777777" w:rsidTr="00E43DD9">
        <w:trPr>
          <w:trHeight w:val="312"/>
          <w:jc w:val="center"/>
        </w:trPr>
        <w:tc>
          <w:tcPr>
            <w:tcW w:w="2240" w:type="dxa"/>
            <w:tcBorders>
              <w:top w:val="nil"/>
              <w:left w:val="single" w:sz="4" w:space="0" w:color="auto"/>
              <w:bottom w:val="single" w:sz="4" w:space="0" w:color="auto"/>
              <w:right w:val="single" w:sz="4" w:space="0" w:color="auto"/>
            </w:tcBorders>
            <w:shd w:val="clear" w:color="auto" w:fill="auto"/>
            <w:vAlign w:val="center"/>
            <w:hideMark/>
          </w:tcPr>
          <w:p w14:paraId="44B83143" w14:textId="77777777" w:rsidR="001A11CB" w:rsidRPr="007B3BD8" w:rsidRDefault="001A11CB" w:rsidP="00E43DD9">
            <w:pPr>
              <w:pStyle w:val="LZ-4"/>
            </w:pPr>
            <w:r w:rsidRPr="007B3BD8">
              <w:rPr>
                <w:rFonts w:hint="eastAsia"/>
              </w:rPr>
              <w:t>尿素</w:t>
            </w:r>
          </w:p>
        </w:tc>
        <w:tc>
          <w:tcPr>
            <w:tcW w:w="3460" w:type="dxa"/>
            <w:tcBorders>
              <w:top w:val="nil"/>
              <w:left w:val="nil"/>
              <w:bottom w:val="single" w:sz="4" w:space="0" w:color="auto"/>
              <w:right w:val="single" w:sz="4" w:space="0" w:color="auto"/>
            </w:tcBorders>
            <w:shd w:val="clear" w:color="auto" w:fill="auto"/>
            <w:vAlign w:val="center"/>
            <w:hideMark/>
          </w:tcPr>
          <w:p w14:paraId="6946BE97" w14:textId="77777777" w:rsidR="001A11CB" w:rsidRPr="007B3BD8" w:rsidRDefault="001A11CB" w:rsidP="00E43DD9">
            <w:pPr>
              <w:pStyle w:val="LZ-4"/>
            </w:pPr>
            <w:r w:rsidRPr="007B3BD8">
              <w:t>4.5</w:t>
            </w:r>
          </w:p>
        </w:tc>
      </w:tr>
      <w:tr w:rsidR="001A11CB" w:rsidRPr="007B3BD8" w14:paraId="338B0E4E" w14:textId="77777777" w:rsidTr="00E43DD9">
        <w:trPr>
          <w:trHeight w:val="312"/>
          <w:jc w:val="center"/>
        </w:trPr>
        <w:tc>
          <w:tcPr>
            <w:tcW w:w="2240" w:type="dxa"/>
            <w:tcBorders>
              <w:top w:val="nil"/>
              <w:left w:val="single" w:sz="4" w:space="0" w:color="auto"/>
              <w:bottom w:val="single" w:sz="4" w:space="0" w:color="auto"/>
              <w:right w:val="single" w:sz="4" w:space="0" w:color="auto"/>
            </w:tcBorders>
            <w:shd w:val="clear" w:color="auto" w:fill="auto"/>
            <w:vAlign w:val="center"/>
            <w:hideMark/>
          </w:tcPr>
          <w:p w14:paraId="61B2AA6B" w14:textId="77777777" w:rsidR="001A11CB" w:rsidRPr="007B3BD8" w:rsidRDefault="001A11CB" w:rsidP="00E43DD9">
            <w:pPr>
              <w:pStyle w:val="LZ-4"/>
            </w:pPr>
            <w:r w:rsidRPr="007B3BD8">
              <w:rPr>
                <w:rFonts w:hint="eastAsia"/>
              </w:rPr>
              <w:t>碳铵</w:t>
            </w:r>
          </w:p>
        </w:tc>
        <w:tc>
          <w:tcPr>
            <w:tcW w:w="3460" w:type="dxa"/>
            <w:tcBorders>
              <w:top w:val="nil"/>
              <w:left w:val="nil"/>
              <w:bottom w:val="single" w:sz="4" w:space="0" w:color="auto"/>
              <w:right w:val="single" w:sz="4" w:space="0" w:color="auto"/>
            </w:tcBorders>
            <w:shd w:val="clear" w:color="auto" w:fill="auto"/>
            <w:vAlign w:val="center"/>
            <w:hideMark/>
          </w:tcPr>
          <w:p w14:paraId="1E40B5CC" w14:textId="77777777" w:rsidR="001A11CB" w:rsidRPr="007B3BD8" w:rsidRDefault="001A11CB" w:rsidP="00E43DD9">
            <w:pPr>
              <w:pStyle w:val="LZ-4"/>
            </w:pPr>
            <w:r w:rsidRPr="007B3BD8">
              <w:t>3.52</w:t>
            </w:r>
          </w:p>
        </w:tc>
      </w:tr>
      <w:tr w:rsidR="001A11CB" w:rsidRPr="007B3BD8" w14:paraId="3E5FD16A" w14:textId="77777777" w:rsidTr="00E43DD9">
        <w:trPr>
          <w:trHeight w:val="312"/>
          <w:jc w:val="center"/>
        </w:trPr>
        <w:tc>
          <w:tcPr>
            <w:tcW w:w="2240" w:type="dxa"/>
            <w:tcBorders>
              <w:top w:val="nil"/>
              <w:left w:val="single" w:sz="4" w:space="0" w:color="auto"/>
              <w:bottom w:val="single" w:sz="4" w:space="0" w:color="auto"/>
              <w:right w:val="single" w:sz="4" w:space="0" w:color="auto"/>
            </w:tcBorders>
            <w:shd w:val="clear" w:color="auto" w:fill="auto"/>
            <w:vAlign w:val="center"/>
            <w:hideMark/>
          </w:tcPr>
          <w:p w14:paraId="78B08CD7" w14:textId="77777777" w:rsidR="001A11CB" w:rsidRPr="007B3BD8" w:rsidRDefault="001A11CB" w:rsidP="00E43DD9">
            <w:pPr>
              <w:pStyle w:val="LZ-4"/>
            </w:pPr>
            <w:r w:rsidRPr="007B3BD8">
              <w:rPr>
                <w:rFonts w:hint="eastAsia"/>
              </w:rPr>
              <w:t>硝铵</w:t>
            </w:r>
          </w:p>
        </w:tc>
        <w:tc>
          <w:tcPr>
            <w:tcW w:w="3460" w:type="dxa"/>
            <w:tcBorders>
              <w:top w:val="nil"/>
              <w:left w:val="nil"/>
              <w:bottom w:val="single" w:sz="4" w:space="0" w:color="auto"/>
              <w:right w:val="single" w:sz="4" w:space="0" w:color="auto"/>
            </w:tcBorders>
            <w:shd w:val="clear" w:color="auto" w:fill="auto"/>
            <w:vAlign w:val="center"/>
            <w:hideMark/>
          </w:tcPr>
          <w:p w14:paraId="28181163" w14:textId="77777777" w:rsidR="001A11CB" w:rsidRPr="007B3BD8" w:rsidRDefault="001A11CB" w:rsidP="00E43DD9">
            <w:pPr>
              <w:pStyle w:val="LZ-4"/>
            </w:pPr>
            <w:r w:rsidRPr="007B3BD8">
              <w:t>0.45</w:t>
            </w:r>
          </w:p>
        </w:tc>
      </w:tr>
      <w:tr w:rsidR="001A11CB" w:rsidRPr="007B3BD8" w14:paraId="2307DCE1" w14:textId="77777777" w:rsidTr="00E43DD9">
        <w:trPr>
          <w:trHeight w:val="312"/>
          <w:jc w:val="center"/>
        </w:trPr>
        <w:tc>
          <w:tcPr>
            <w:tcW w:w="2240" w:type="dxa"/>
            <w:tcBorders>
              <w:top w:val="nil"/>
              <w:left w:val="single" w:sz="4" w:space="0" w:color="auto"/>
              <w:bottom w:val="single" w:sz="4" w:space="0" w:color="auto"/>
              <w:right w:val="single" w:sz="4" w:space="0" w:color="auto"/>
            </w:tcBorders>
            <w:shd w:val="clear" w:color="auto" w:fill="auto"/>
            <w:vAlign w:val="center"/>
            <w:hideMark/>
          </w:tcPr>
          <w:p w14:paraId="7CF1B029" w14:textId="77777777" w:rsidR="001A11CB" w:rsidRPr="007B3BD8" w:rsidRDefault="001A11CB" w:rsidP="00E43DD9">
            <w:pPr>
              <w:pStyle w:val="LZ-4"/>
            </w:pPr>
            <w:r w:rsidRPr="007B3BD8">
              <w:rPr>
                <w:rFonts w:hint="eastAsia"/>
              </w:rPr>
              <w:t>硫铵</w:t>
            </w:r>
          </w:p>
        </w:tc>
        <w:tc>
          <w:tcPr>
            <w:tcW w:w="3460" w:type="dxa"/>
            <w:tcBorders>
              <w:top w:val="nil"/>
              <w:left w:val="nil"/>
              <w:bottom w:val="single" w:sz="4" w:space="0" w:color="auto"/>
              <w:right w:val="single" w:sz="4" w:space="0" w:color="auto"/>
            </w:tcBorders>
            <w:shd w:val="clear" w:color="auto" w:fill="auto"/>
            <w:vAlign w:val="center"/>
            <w:hideMark/>
          </w:tcPr>
          <w:p w14:paraId="5F00213C" w14:textId="77777777" w:rsidR="001A11CB" w:rsidRPr="007B3BD8" w:rsidRDefault="001A11CB" w:rsidP="00E43DD9">
            <w:pPr>
              <w:pStyle w:val="LZ-4"/>
            </w:pPr>
            <w:r w:rsidRPr="007B3BD8">
              <w:t>0.97</w:t>
            </w:r>
          </w:p>
        </w:tc>
      </w:tr>
      <w:tr w:rsidR="001A11CB" w:rsidRPr="007B3BD8" w14:paraId="74973129" w14:textId="77777777" w:rsidTr="00E43DD9">
        <w:trPr>
          <w:trHeight w:val="312"/>
          <w:jc w:val="center"/>
        </w:trPr>
        <w:tc>
          <w:tcPr>
            <w:tcW w:w="2240" w:type="dxa"/>
            <w:tcBorders>
              <w:top w:val="nil"/>
              <w:left w:val="single" w:sz="4" w:space="0" w:color="auto"/>
              <w:bottom w:val="single" w:sz="4" w:space="0" w:color="auto"/>
              <w:right w:val="single" w:sz="4" w:space="0" w:color="auto"/>
            </w:tcBorders>
            <w:shd w:val="clear" w:color="auto" w:fill="auto"/>
            <w:vAlign w:val="center"/>
            <w:hideMark/>
          </w:tcPr>
          <w:p w14:paraId="7FB174A8" w14:textId="77777777" w:rsidR="001A11CB" w:rsidRPr="007B3BD8" w:rsidRDefault="001A11CB" w:rsidP="00E43DD9">
            <w:pPr>
              <w:pStyle w:val="LZ-4"/>
            </w:pPr>
            <w:r w:rsidRPr="007B3BD8">
              <w:rPr>
                <w:rFonts w:hint="eastAsia"/>
              </w:rPr>
              <w:t>其他氮肥</w:t>
            </w:r>
          </w:p>
        </w:tc>
        <w:tc>
          <w:tcPr>
            <w:tcW w:w="3460" w:type="dxa"/>
            <w:tcBorders>
              <w:top w:val="nil"/>
              <w:left w:val="nil"/>
              <w:bottom w:val="single" w:sz="4" w:space="0" w:color="auto"/>
              <w:right w:val="single" w:sz="4" w:space="0" w:color="auto"/>
            </w:tcBorders>
            <w:shd w:val="clear" w:color="auto" w:fill="auto"/>
            <w:vAlign w:val="center"/>
            <w:hideMark/>
          </w:tcPr>
          <w:p w14:paraId="55D557D4" w14:textId="77777777" w:rsidR="001A11CB" w:rsidRPr="007B3BD8" w:rsidRDefault="001A11CB" w:rsidP="00E43DD9">
            <w:pPr>
              <w:pStyle w:val="LZ-4"/>
            </w:pPr>
            <w:r w:rsidRPr="007B3BD8">
              <w:t>0.26</w:t>
            </w:r>
          </w:p>
        </w:tc>
      </w:tr>
    </w:tbl>
    <w:p w14:paraId="6745E73B" w14:textId="4B77625D" w:rsidR="001A11CB" w:rsidRPr="007B3BD8" w:rsidRDefault="001A11CB" w:rsidP="001A11CB">
      <w:pPr>
        <w:pStyle w:val="LZ-0"/>
      </w:pPr>
      <w:r w:rsidRPr="007B3BD8">
        <w:rPr>
          <w:rFonts w:hint="eastAsia"/>
        </w:rPr>
        <w:t>表</w:t>
      </w:r>
      <w:r w:rsidR="001F1DA6">
        <w:t>3</w:t>
      </w:r>
      <w:r w:rsidRPr="007B3BD8">
        <w:rPr>
          <w:rFonts w:hint="eastAsia"/>
        </w:rPr>
        <w:t>-</w:t>
      </w:r>
      <w:del w:id="516" w:author="彭 mq" w:date="2023-03-09T09:30:00Z">
        <w:r w:rsidRPr="007B3BD8" w:rsidDel="00C069E6">
          <w:rPr>
            <w:rFonts w:hint="eastAsia"/>
          </w:rPr>
          <w:delText xml:space="preserve"> </w:delText>
        </w:r>
      </w:del>
      <w:r w:rsidRPr="007B3BD8">
        <w:fldChar w:fldCharType="begin"/>
      </w:r>
      <w:r w:rsidRPr="007B3BD8">
        <w:instrText xml:space="preserve"> </w:instrText>
      </w:r>
      <w:r w:rsidRPr="007B3BD8">
        <w:rPr>
          <w:rFonts w:hint="eastAsia"/>
        </w:rPr>
        <w:instrText xml:space="preserve">SEQ </w:instrText>
      </w:r>
      <w:r w:rsidRPr="007B3BD8">
        <w:rPr>
          <w:rFonts w:hint="eastAsia"/>
        </w:rPr>
        <w:instrText>表</w:instrText>
      </w:r>
      <w:r w:rsidRPr="007B3BD8">
        <w:rPr>
          <w:rFonts w:hint="eastAsia"/>
        </w:rPr>
        <w:instrText>5- \* ARABIC</w:instrText>
      </w:r>
      <w:r w:rsidRPr="007B3BD8">
        <w:instrText xml:space="preserve"> </w:instrText>
      </w:r>
      <w:r w:rsidRPr="007B3BD8">
        <w:fldChar w:fldCharType="separate"/>
      </w:r>
      <w:r w:rsidR="000E3AA8">
        <w:rPr>
          <w:noProof/>
        </w:rPr>
        <w:t>22</w:t>
      </w:r>
      <w:r w:rsidRPr="007B3BD8">
        <w:fldChar w:fldCharType="end"/>
      </w:r>
      <w:r w:rsidRPr="007B3BD8">
        <w:t xml:space="preserve"> </w:t>
      </w:r>
      <w:r w:rsidRPr="007B3BD8">
        <w:t>其它农业源氨排放系数</w:t>
      </w:r>
    </w:p>
    <w:tbl>
      <w:tblPr>
        <w:tblW w:w="7067" w:type="dxa"/>
        <w:jc w:val="center"/>
        <w:tblLook w:val="04A0" w:firstRow="1" w:lastRow="0" w:firstColumn="1" w:lastColumn="0" w:noHBand="0" w:noVBand="1"/>
      </w:tblPr>
      <w:tblGrid>
        <w:gridCol w:w="1413"/>
        <w:gridCol w:w="1559"/>
        <w:gridCol w:w="1418"/>
        <w:gridCol w:w="1900"/>
        <w:gridCol w:w="777"/>
      </w:tblGrid>
      <w:tr w:rsidR="001A11CB" w:rsidRPr="007B3BD8" w14:paraId="29FD4C83" w14:textId="77777777" w:rsidTr="00E43DD9">
        <w:trPr>
          <w:trHeight w:val="264"/>
          <w:jc w:val="center"/>
        </w:trPr>
        <w:tc>
          <w:tcPr>
            <w:tcW w:w="14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C4ADA7" w14:textId="77777777" w:rsidR="001A11CB" w:rsidRPr="007B3BD8" w:rsidRDefault="001A11CB" w:rsidP="00E43DD9">
            <w:pPr>
              <w:pStyle w:val="LZ-4"/>
              <w:rPr>
                <w:b/>
              </w:rPr>
            </w:pPr>
            <w:r w:rsidRPr="007B3BD8">
              <w:rPr>
                <w:rFonts w:hint="eastAsia"/>
                <w:b/>
              </w:rPr>
              <w:lastRenderedPageBreak/>
              <w:t>部门</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3746DD19" w14:textId="77777777" w:rsidR="001A11CB" w:rsidRPr="007B3BD8" w:rsidRDefault="001A11CB" w:rsidP="00E43DD9">
            <w:pPr>
              <w:pStyle w:val="LZ-4"/>
              <w:rPr>
                <w:b/>
              </w:rPr>
            </w:pPr>
            <w:r w:rsidRPr="007B3BD8">
              <w:rPr>
                <w:rFonts w:hint="eastAsia"/>
                <w:b/>
              </w:rPr>
              <w:t>燃料</w:t>
            </w:r>
            <w:r w:rsidRPr="007B3BD8">
              <w:rPr>
                <w:b/>
              </w:rPr>
              <w:t>/</w:t>
            </w:r>
            <w:r w:rsidRPr="007B3BD8">
              <w:rPr>
                <w:rFonts w:hint="eastAsia"/>
                <w:b/>
              </w:rPr>
              <w:t>产品</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49CE49F" w14:textId="77777777" w:rsidR="001A11CB" w:rsidRPr="007B3BD8" w:rsidRDefault="001A11CB" w:rsidP="00E43DD9">
            <w:pPr>
              <w:pStyle w:val="LZ-4"/>
              <w:rPr>
                <w:b/>
              </w:rPr>
            </w:pPr>
            <w:r w:rsidRPr="007B3BD8">
              <w:rPr>
                <w:rFonts w:hint="eastAsia"/>
                <w:b/>
              </w:rPr>
              <w:t>工艺技术</w:t>
            </w:r>
          </w:p>
        </w:tc>
        <w:tc>
          <w:tcPr>
            <w:tcW w:w="1900" w:type="dxa"/>
            <w:tcBorders>
              <w:top w:val="single" w:sz="4" w:space="0" w:color="auto"/>
              <w:left w:val="nil"/>
              <w:bottom w:val="single" w:sz="4" w:space="0" w:color="auto"/>
              <w:right w:val="single" w:sz="4" w:space="0" w:color="auto"/>
            </w:tcBorders>
            <w:shd w:val="clear" w:color="auto" w:fill="auto"/>
            <w:vAlign w:val="center"/>
            <w:hideMark/>
          </w:tcPr>
          <w:p w14:paraId="01FB67C1" w14:textId="77777777" w:rsidR="001A11CB" w:rsidRPr="007B3BD8" w:rsidRDefault="001A11CB" w:rsidP="00E43DD9">
            <w:pPr>
              <w:pStyle w:val="LZ-4"/>
              <w:rPr>
                <w:b/>
              </w:rPr>
            </w:pPr>
            <w:r w:rsidRPr="007B3BD8">
              <w:rPr>
                <w:rFonts w:hint="eastAsia"/>
                <w:b/>
              </w:rPr>
              <w:t>单位</w:t>
            </w:r>
          </w:p>
        </w:tc>
        <w:tc>
          <w:tcPr>
            <w:tcW w:w="777" w:type="dxa"/>
            <w:tcBorders>
              <w:top w:val="single" w:sz="4" w:space="0" w:color="auto"/>
              <w:left w:val="nil"/>
              <w:bottom w:val="single" w:sz="4" w:space="0" w:color="auto"/>
              <w:right w:val="single" w:sz="4" w:space="0" w:color="auto"/>
            </w:tcBorders>
            <w:shd w:val="clear" w:color="auto" w:fill="auto"/>
            <w:vAlign w:val="center"/>
            <w:hideMark/>
          </w:tcPr>
          <w:p w14:paraId="24C80F3D" w14:textId="77777777" w:rsidR="001A11CB" w:rsidRPr="007B3BD8" w:rsidRDefault="001A11CB" w:rsidP="00E43DD9">
            <w:pPr>
              <w:pStyle w:val="LZ-4"/>
              <w:rPr>
                <w:b/>
              </w:rPr>
            </w:pPr>
            <w:r w:rsidRPr="007B3BD8">
              <w:rPr>
                <w:b/>
              </w:rPr>
              <w:t>NH</w:t>
            </w:r>
            <w:r w:rsidRPr="007B3BD8">
              <w:rPr>
                <w:b/>
                <w:vertAlign w:val="subscript"/>
              </w:rPr>
              <w:t>3</w:t>
            </w:r>
          </w:p>
        </w:tc>
      </w:tr>
      <w:tr w:rsidR="001A11CB" w:rsidRPr="007B3BD8" w14:paraId="061E7C66" w14:textId="77777777" w:rsidTr="00E43DD9">
        <w:trPr>
          <w:trHeight w:val="264"/>
          <w:jc w:val="center"/>
        </w:trPr>
        <w:tc>
          <w:tcPr>
            <w:tcW w:w="1413" w:type="dxa"/>
            <w:tcBorders>
              <w:top w:val="nil"/>
              <w:left w:val="single" w:sz="4" w:space="0" w:color="auto"/>
              <w:bottom w:val="single" w:sz="4" w:space="0" w:color="auto"/>
              <w:right w:val="single" w:sz="4" w:space="0" w:color="auto"/>
            </w:tcBorders>
            <w:shd w:val="clear" w:color="auto" w:fill="auto"/>
            <w:vAlign w:val="center"/>
            <w:hideMark/>
          </w:tcPr>
          <w:p w14:paraId="756D14A7" w14:textId="77777777" w:rsidR="001A11CB" w:rsidRPr="007B3BD8" w:rsidRDefault="001A11CB" w:rsidP="00E43DD9">
            <w:pPr>
              <w:pStyle w:val="LZ-4"/>
            </w:pPr>
            <w:r w:rsidRPr="007B3BD8">
              <w:rPr>
                <w:rFonts w:hint="eastAsia"/>
              </w:rPr>
              <w:t>土壤本底</w:t>
            </w:r>
          </w:p>
        </w:tc>
        <w:tc>
          <w:tcPr>
            <w:tcW w:w="1559" w:type="dxa"/>
            <w:tcBorders>
              <w:top w:val="nil"/>
              <w:left w:val="nil"/>
              <w:bottom w:val="single" w:sz="4" w:space="0" w:color="auto"/>
              <w:right w:val="single" w:sz="4" w:space="0" w:color="auto"/>
            </w:tcBorders>
            <w:shd w:val="clear" w:color="auto" w:fill="auto"/>
            <w:vAlign w:val="center"/>
            <w:hideMark/>
          </w:tcPr>
          <w:p w14:paraId="74BE4D6A" w14:textId="77777777" w:rsidR="001A11CB" w:rsidRPr="007B3BD8" w:rsidRDefault="001A11CB" w:rsidP="00E43DD9">
            <w:pPr>
              <w:pStyle w:val="LZ-4"/>
            </w:pPr>
            <w:r w:rsidRPr="007B3BD8">
              <w:rPr>
                <w:rFonts w:hint="eastAsia"/>
              </w:rPr>
              <w:t>耕地</w:t>
            </w:r>
          </w:p>
        </w:tc>
        <w:tc>
          <w:tcPr>
            <w:tcW w:w="1418" w:type="dxa"/>
            <w:tcBorders>
              <w:top w:val="nil"/>
              <w:left w:val="nil"/>
              <w:bottom w:val="single" w:sz="4" w:space="0" w:color="auto"/>
              <w:right w:val="single" w:sz="4" w:space="0" w:color="auto"/>
            </w:tcBorders>
            <w:shd w:val="clear" w:color="auto" w:fill="auto"/>
            <w:vAlign w:val="center"/>
            <w:hideMark/>
          </w:tcPr>
          <w:p w14:paraId="43ACDA5D" w14:textId="77777777" w:rsidR="001A11CB" w:rsidRPr="007B3BD8" w:rsidRDefault="001A11CB" w:rsidP="00E43DD9">
            <w:pPr>
              <w:pStyle w:val="LZ-4"/>
            </w:pPr>
            <w:r w:rsidRPr="007B3BD8">
              <w:rPr>
                <w:rFonts w:hint="eastAsia"/>
              </w:rPr>
              <w:t>不分技术</w:t>
            </w:r>
          </w:p>
        </w:tc>
        <w:tc>
          <w:tcPr>
            <w:tcW w:w="1900" w:type="dxa"/>
            <w:tcBorders>
              <w:top w:val="nil"/>
              <w:left w:val="nil"/>
              <w:bottom w:val="single" w:sz="4" w:space="0" w:color="auto"/>
              <w:right w:val="single" w:sz="4" w:space="0" w:color="auto"/>
            </w:tcBorders>
            <w:shd w:val="clear" w:color="auto" w:fill="auto"/>
            <w:vAlign w:val="center"/>
            <w:hideMark/>
          </w:tcPr>
          <w:p w14:paraId="5941E931" w14:textId="77777777" w:rsidR="001A11CB" w:rsidRPr="007B3BD8" w:rsidRDefault="001A11CB" w:rsidP="00E43DD9">
            <w:pPr>
              <w:pStyle w:val="LZ-4"/>
            </w:pPr>
            <w:r w:rsidRPr="007B3BD8">
              <w:t>kgNH</w:t>
            </w:r>
            <w:r w:rsidRPr="007B3BD8">
              <w:rPr>
                <w:vertAlign w:val="subscript"/>
              </w:rPr>
              <w:t>3</w:t>
            </w:r>
            <w:r w:rsidRPr="007B3BD8">
              <w:t>/</w:t>
            </w:r>
            <w:r w:rsidRPr="007B3BD8">
              <w:rPr>
                <w:rFonts w:hint="eastAsia"/>
              </w:rPr>
              <w:t>亩</w:t>
            </w:r>
            <w:r w:rsidRPr="007B3BD8">
              <w:t>/</w:t>
            </w:r>
            <w:r w:rsidRPr="007B3BD8">
              <w:rPr>
                <w:rFonts w:hint="eastAsia"/>
              </w:rPr>
              <w:t>年</w:t>
            </w:r>
          </w:p>
        </w:tc>
        <w:tc>
          <w:tcPr>
            <w:tcW w:w="777" w:type="dxa"/>
            <w:tcBorders>
              <w:top w:val="nil"/>
              <w:left w:val="nil"/>
              <w:bottom w:val="single" w:sz="4" w:space="0" w:color="auto"/>
              <w:right w:val="single" w:sz="4" w:space="0" w:color="auto"/>
            </w:tcBorders>
            <w:shd w:val="clear" w:color="auto" w:fill="auto"/>
            <w:vAlign w:val="center"/>
            <w:hideMark/>
          </w:tcPr>
          <w:p w14:paraId="509BDA9C" w14:textId="77777777" w:rsidR="001A11CB" w:rsidRPr="007B3BD8" w:rsidRDefault="001A11CB" w:rsidP="00E43DD9">
            <w:pPr>
              <w:pStyle w:val="LZ-4"/>
            </w:pPr>
            <w:r w:rsidRPr="007B3BD8">
              <w:t>0.12</w:t>
            </w:r>
          </w:p>
        </w:tc>
      </w:tr>
      <w:tr w:rsidR="001A11CB" w:rsidRPr="007B3BD8" w14:paraId="2E3431EF" w14:textId="77777777" w:rsidTr="00E43DD9">
        <w:trPr>
          <w:trHeight w:val="264"/>
          <w:jc w:val="center"/>
        </w:trPr>
        <w:tc>
          <w:tcPr>
            <w:tcW w:w="1413" w:type="dxa"/>
            <w:tcBorders>
              <w:top w:val="nil"/>
              <w:left w:val="single" w:sz="4" w:space="0" w:color="auto"/>
              <w:bottom w:val="single" w:sz="4" w:space="0" w:color="auto"/>
              <w:right w:val="single" w:sz="4" w:space="0" w:color="auto"/>
            </w:tcBorders>
            <w:shd w:val="clear" w:color="auto" w:fill="auto"/>
            <w:vAlign w:val="center"/>
            <w:hideMark/>
          </w:tcPr>
          <w:p w14:paraId="5A9713D8" w14:textId="77777777" w:rsidR="001A11CB" w:rsidRPr="007B3BD8" w:rsidRDefault="001A11CB" w:rsidP="00E43DD9">
            <w:pPr>
              <w:pStyle w:val="LZ-4"/>
            </w:pPr>
            <w:r w:rsidRPr="007B3BD8">
              <w:rPr>
                <w:rFonts w:hint="eastAsia"/>
              </w:rPr>
              <w:t>固氮植物</w:t>
            </w:r>
          </w:p>
        </w:tc>
        <w:tc>
          <w:tcPr>
            <w:tcW w:w="1559" w:type="dxa"/>
            <w:tcBorders>
              <w:top w:val="nil"/>
              <w:left w:val="nil"/>
              <w:bottom w:val="single" w:sz="4" w:space="0" w:color="auto"/>
              <w:right w:val="single" w:sz="4" w:space="0" w:color="auto"/>
            </w:tcBorders>
            <w:shd w:val="clear" w:color="auto" w:fill="auto"/>
            <w:vAlign w:val="center"/>
            <w:hideMark/>
          </w:tcPr>
          <w:p w14:paraId="70E1278C" w14:textId="77777777" w:rsidR="001A11CB" w:rsidRPr="007B3BD8" w:rsidRDefault="001A11CB" w:rsidP="00E43DD9">
            <w:pPr>
              <w:pStyle w:val="LZ-4"/>
            </w:pPr>
            <w:r w:rsidRPr="007B3BD8">
              <w:rPr>
                <w:rFonts w:hint="eastAsia"/>
              </w:rPr>
              <w:t>大豆</w:t>
            </w:r>
          </w:p>
        </w:tc>
        <w:tc>
          <w:tcPr>
            <w:tcW w:w="1418" w:type="dxa"/>
            <w:tcBorders>
              <w:top w:val="nil"/>
              <w:left w:val="nil"/>
              <w:bottom w:val="single" w:sz="4" w:space="0" w:color="auto"/>
              <w:right w:val="single" w:sz="4" w:space="0" w:color="auto"/>
            </w:tcBorders>
            <w:shd w:val="clear" w:color="auto" w:fill="auto"/>
            <w:vAlign w:val="center"/>
            <w:hideMark/>
          </w:tcPr>
          <w:p w14:paraId="08B71D26" w14:textId="77777777" w:rsidR="001A11CB" w:rsidRPr="007B3BD8" w:rsidRDefault="001A11CB" w:rsidP="00E43DD9">
            <w:pPr>
              <w:pStyle w:val="LZ-4"/>
            </w:pPr>
            <w:r w:rsidRPr="007B3BD8">
              <w:rPr>
                <w:rFonts w:hint="eastAsia"/>
              </w:rPr>
              <w:t>不分技术</w:t>
            </w:r>
          </w:p>
        </w:tc>
        <w:tc>
          <w:tcPr>
            <w:tcW w:w="1900" w:type="dxa"/>
            <w:tcBorders>
              <w:top w:val="nil"/>
              <w:left w:val="nil"/>
              <w:bottom w:val="single" w:sz="4" w:space="0" w:color="auto"/>
              <w:right w:val="single" w:sz="4" w:space="0" w:color="auto"/>
            </w:tcBorders>
            <w:shd w:val="clear" w:color="auto" w:fill="auto"/>
            <w:vAlign w:val="center"/>
            <w:hideMark/>
          </w:tcPr>
          <w:p w14:paraId="73E5F4DF" w14:textId="77777777" w:rsidR="001A11CB" w:rsidRPr="007B3BD8" w:rsidRDefault="001A11CB" w:rsidP="00E43DD9">
            <w:pPr>
              <w:pStyle w:val="LZ-4"/>
            </w:pPr>
            <w:r w:rsidRPr="007B3BD8">
              <w:t>kgNH</w:t>
            </w:r>
            <w:r w:rsidRPr="007B3BD8">
              <w:rPr>
                <w:vertAlign w:val="subscript"/>
              </w:rPr>
              <w:t>3</w:t>
            </w:r>
            <w:r w:rsidRPr="007B3BD8">
              <w:t>/</w:t>
            </w:r>
            <w:r w:rsidRPr="007B3BD8">
              <w:rPr>
                <w:rFonts w:hint="eastAsia"/>
              </w:rPr>
              <w:t>亩</w:t>
            </w:r>
            <w:r w:rsidRPr="007B3BD8">
              <w:t>/</w:t>
            </w:r>
            <w:r w:rsidRPr="007B3BD8">
              <w:rPr>
                <w:rFonts w:hint="eastAsia"/>
              </w:rPr>
              <w:t>年</w:t>
            </w:r>
          </w:p>
        </w:tc>
        <w:tc>
          <w:tcPr>
            <w:tcW w:w="777" w:type="dxa"/>
            <w:tcBorders>
              <w:top w:val="nil"/>
              <w:left w:val="nil"/>
              <w:bottom w:val="single" w:sz="4" w:space="0" w:color="auto"/>
              <w:right w:val="single" w:sz="4" w:space="0" w:color="auto"/>
            </w:tcBorders>
            <w:shd w:val="clear" w:color="auto" w:fill="auto"/>
            <w:vAlign w:val="center"/>
            <w:hideMark/>
          </w:tcPr>
          <w:p w14:paraId="57F00672" w14:textId="77777777" w:rsidR="001A11CB" w:rsidRPr="007B3BD8" w:rsidRDefault="001A11CB" w:rsidP="00E43DD9">
            <w:pPr>
              <w:pStyle w:val="LZ-4"/>
            </w:pPr>
            <w:r w:rsidRPr="007B3BD8">
              <w:t>0.07</w:t>
            </w:r>
          </w:p>
        </w:tc>
      </w:tr>
      <w:tr w:rsidR="001A11CB" w:rsidRPr="007B3BD8" w14:paraId="37D2DE39" w14:textId="77777777" w:rsidTr="00E43DD9">
        <w:trPr>
          <w:trHeight w:val="264"/>
          <w:jc w:val="center"/>
        </w:trPr>
        <w:tc>
          <w:tcPr>
            <w:tcW w:w="1413" w:type="dxa"/>
            <w:tcBorders>
              <w:top w:val="nil"/>
              <w:left w:val="single" w:sz="4" w:space="0" w:color="auto"/>
              <w:bottom w:val="single" w:sz="4" w:space="0" w:color="auto"/>
              <w:right w:val="single" w:sz="4" w:space="0" w:color="auto"/>
            </w:tcBorders>
            <w:shd w:val="clear" w:color="auto" w:fill="auto"/>
            <w:vAlign w:val="center"/>
            <w:hideMark/>
          </w:tcPr>
          <w:p w14:paraId="236C7498" w14:textId="77777777" w:rsidR="001A11CB" w:rsidRPr="007B3BD8" w:rsidRDefault="001A11CB" w:rsidP="00E43DD9">
            <w:pPr>
              <w:pStyle w:val="LZ-4"/>
            </w:pPr>
            <w:r w:rsidRPr="007B3BD8">
              <w:rPr>
                <w:rFonts w:hint="eastAsia"/>
              </w:rPr>
              <w:t>固氮植物</w:t>
            </w:r>
          </w:p>
        </w:tc>
        <w:tc>
          <w:tcPr>
            <w:tcW w:w="1559" w:type="dxa"/>
            <w:tcBorders>
              <w:top w:val="nil"/>
              <w:left w:val="nil"/>
              <w:bottom w:val="single" w:sz="4" w:space="0" w:color="auto"/>
              <w:right w:val="single" w:sz="4" w:space="0" w:color="auto"/>
            </w:tcBorders>
            <w:shd w:val="clear" w:color="auto" w:fill="auto"/>
            <w:vAlign w:val="center"/>
            <w:hideMark/>
          </w:tcPr>
          <w:p w14:paraId="12C1ABBC" w14:textId="77777777" w:rsidR="001A11CB" w:rsidRPr="007B3BD8" w:rsidRDefault="001A11CB" w:rsidP="00E43DD9">
            <w:pPr>
              <w:pStyle w:val="LZ-4"/>
            </w:pPr>
            <w:r w:rsidRPr="007B3BD8">
              <w:rPr>
                <w:rFonts w:hint="eastAsia"/>
              </w:rPr>
              <w:t>花生</w:t>
            </w:r>
          </w:p>
        </w:tc>
        <w:tc>
          <w:tcPr>
            <w:tcW w:w="1418" w:type="dxa"/>
            <w:tcBorders>
              <w:top w:val="nil"/>
              <w:left w:val="nil"/>
              <w:bottom w:val="single" w:sz="4" w:space="0" w:color="auto"/>
              <w:right w:val="single" w:sz="4" w:space="0" w:color="auto"/>
            </w:tcBorders>
            <w:shd w:val="clear" w:color="auto" w:fill="auto"/>
            <w:vAlign w:val="center"/>
            <w:hideMark/>
          </w:tcPr>
          <w:p w14:paraId="2AE60DD6" w14:textId="77777777" w:rsidR="001A11CB" w:rsidRPr="007B3BD8" w:rsidRDefault="001A11CB" w:rsidP="00E43DD9">
            <w:pPr>
              <w:pStyle w:val="LZ-4"/>
            </w:pPr>
            <w:r w:rsidRPr="007B3BD8">
              <w:rPr>
                <w:rFonts w:hint="eastAsia"/>
              </w:rPr>
              <w:t>不分技术</w:t>
            </w:r>
          </w:p>
        </w:tc>
        <w:tc>
          <w:tcPr>
            <w:tcW w:w="1900" w:type="dxa"/>
            <w:tcBorders>
              <w:top w:val="nil"/>
              <w:left w:val="nil"/>
              <w:bottom w:val="single" w:sz="4" w:space="0" w:color="auto"/>
              <w:right w:val="single" w:sz="4" w:space="0" w:color="auto"/>
            </w:tcBorders>
            <w:shd w:val="clear" w:color="auto" w:fill="auto"/>
            <w:vAlign w:val="center"/>
            <w:hideMark/>
          </w:tcPr>
          <w:p w14:paraId="56AD899B" w14:textId="77777777" w:rsidR="001A11CB" w:rsidRPr="007B3BD8" w:rsidRDefault="001A11CB" w:rsidP="00E43DD9">
            <w:pPr>
              <w:pStyle w:val="LZ-4"/>
            </w:pPr>
            <w:r w:rsidRPr="007B3BD8">
              <w:t>kgNH</w:t>
            </w:r>
            <w:r w:rsidRPr="007B3BD8">
              <w:rPr>
                <w:vertAlign w:val="subscript"/>
              </w:rPr>
              <w:t>3</w:t>
            </w:r>
            <w:r w:rsidRPr="007B3BD8">
              <w:t>/</w:t>
            </w:r>
            <w:r w:rsidRPr="007B3BD8">
              <w:rPr>
                <w:rFonts w:hint="eastAsia"/>
              </w:rPr>
              <w:t>亩</w:t>
            </w:r>
            <w:r w:rsidRPr="007B3BD8">
              <w:t>/</w:t>
            </w:r>
            <w:r w:rsidRPr="007B3BD8">
              <w:rPr>
                <w:rFonts w:hint="eastAsia"/>
              </w:rPr>
              <w:t>年</w:t>
            </w:r>
          </w:p>
        </w:tc>
        <w:tc>
          <w:tcPr>
            <w:tcW w:w="777" w:type="dxa"/>
            <w:tcBorders>
              <w:top w:val="nil"/>
              <w:left w:val="nil"/>
              <w:bottom w:val="single" w:sz="4" w:space="0" w:color="auto"/>
              <w:right w:val="single" w:sz="4" w:space="0" w:color="auto"/>
            </w:tcBorders>
            <w:shd w:val="clear" w:color="auto" w:fill="auto"/>
            <w:vAlign w:val="center"/>
            <w:hideMark/>
          </w:tcPr>
          <w:p w14:paraId="5A84E85B" w14:textId="77777777" w:rsidR="001A11CB" w:rsidRPr="007B3BD8" w:rsidRDefault="001A11CB" w:rsidP="00E43DD9">
            <w:pPr>
              <w:pStyle w:val="LZ-4"/>
            </w:pPr>
            <w:r w:rsidRPr="007B3BD8">
              <w:t>0.08</w:t>
            </w:r>
          </w:p>
        </w:tc>
      </w:tr>
      <w:tr w:rsidR="001A11CB" w:rsidRPr="007B3BD8" w14:paraId="7446D6E9" w14:textId="77777777" w:rsidTr="00E43DD9">
        <w:trPr>
          <w:trHeight w:val="228"/>
          <w:jc w:val="center"/>
        </w:trPr>
        <w:tc>
          <w:tcPr>
            <w:tcW w:w="1413" w:type="dxa"/>
            <w:tcBorders>
              <w:top w:val="nil"/>
              <w:left w:val="single" w:sz="4" w:space="0" w:color="auto"/>
              <w:bottom w:val="single" w:sz="4" w:space="0" w:color="auto"/>
              <w:right w:val="single" w:sz="4" w:space="0" w:color="auto"/>
            </w:tcBorders>
            <w:shd w:val="clear" w:color="auto" w:fill="auto"/>
            <w:vAlign w:val="center"/>
            <w:hideMark/>
          </w:tcPr>
          <w:p w14:paraId="2FA41184" w14:textId="77777777" w:rsidR="001A11CB" w:rsidRPr="007B3BD8" w:rsidRDefault="001A11CB" w:rsidP="00E43DD9">
            <w:pPr>
              <w:pStyle w:val="LZ-4"/>
            </w:pPr>
            <w:r w:rsidRPr="007B3BD8">
              <w:rPr>
                <w:rFonts w:hint="eastAsia"/>
              </w:rPr>
              <w:t>秸秆堆肥</w:t>
            </w:r>
          </w:p>
        </w:tc>
        <w:tc>
          <w:tcPr>
            <w:tcW w:w="1559" w:type="dxa"/>
            <w:tcBorders>
              <w:top w:val="nil"/>
              <w:left w:val="nil"/>
              <w:bottom w:val="single" w:sz="4" w:space="0" w:color="auto"/>
              <w:right w:val="single" w:sz="4" w:space="0" w:color="auto"/>
            </w:tcBorders>
            <w:shd w:val="clear" w:color="auto" w:fill="auto"/>
            <w:vAlign w:val="center"/>
            <w:hideMark/>
          </w:tcPr>
          <w:p w14:paraId="4440C281" w14:textId="77777777" w:rsidR="001A11CB" w:rsidRPr="007B3BD8" w:rsidRDefault="001A11CB" w:rsidP="00E43DD9">
            <w:pPr>
              <w:pStyle w:val="LZ-4"/>
            </w:pPr>
            <w:r w:rsidRPr="007B3BD8">
              <w:rPr>
                <w:rFonts w:hint="eastAsia"/>
              </w:rPr>
              <w:t>秸秆堆肥</w:t>
            </w:r>
          </w:p>
        </w:tc>
        <w:tc>
          <w:tcPr>
            <w:tcW w:w="1418" w:type="dxa"/>
            <w:tcBorders>
              <w:top w:val="nil"/>
              <w:left w:val="nil"/>
              <w:bottom w:val="single" w:sz="4" w:space="0" w:color="auto"/>
              <w:right w:val="single" w:sz="4" w:space="0" w:color="auto"/>
            </w:tcBorders>
            <w:shd w:val="clear" w:color="auto" w:fill="auto"/>
            <w:vAlign w:val="center"/>
            <w:hideMark/>
          </w:tcPr>
          <w:p w14:paraId="0372A8A2" w14:textId="77777777" w:rsidR="001A11CB" w:rsidRPr="007B3BD8" w:rsidRDefault="001A11CB" w:rsidP="00E43DD9">
            <w:pPr>
              <w:pStyle w:val="LZ-4"/>
            </w:pPr>
            <w:r w:rsidRPr="007B3BD8">
              <w:rPr>
                <w:rFonts w:hint="eastAsia"/>
              </w:rPr>
              <w:t>不分技术</w:t>
            </w:r>
          </w:p>
        </w:tc>
        <w:tc>
          <w:tcPr>
            <w:tcW w:w="1900" w:type="dxa"/>
            <w:tcBorders>
              <w:top w:val="nil"/>
              <w:left w:val="nil"/>
              <w:bottom w:val="single" w:sz="4" w:space="0" w:color="auto"/>
              <w:right w:val="single" w:sz="4" w:space="0" w:color="auto"/>
            </w:tcBorders>
            <w:shd w:val="clear" w:color="auto" w:fill="auto"/>
            <w:vAlign w:val="center"/>
            <w:hideMark/>
          </w:tcPr>
          <w:p w14:paraId="60BBF331" w14:textId="77777777" w:rsidR="001A11CB" w:rsidRPr="007B3BD8" w:rsidRDefault="001A11CB" w:rsidP="00E43DD9">
            <w:pPr>
              <w:pStyle w:val="LZ-4"/>
            </w:pPr>
            <w:r w:rsidRPr="007B3BD8">
              <w:t>g/kg</w:t>
            </w:r>
          </w:p>
        </w:tc>
        <w:tc>
          <w:tcPr>
            <w:tcW w:w="777" w:type="dxa"/>
            <w:tcBorders>
              <w:top w:val="nil"/>
              <w:left w:val="nil"/>
              <w:bottom w:val="single" w:sz="4" w:space="0" w:color="auto"/>
              <w:right w:val="single" w:sz="4" w:space="0" w:color="auto"/>
            </w:tcBorders>
            <w:shd w:val="clear" w:color="auto" w:fill="auto"/>
            <w:vAlign w:val="center"/>
            <w:hideMark/>
          </w:tcPr>
          <w:p w14:paraId="256D7C50" w14:textId="77777777" w:rsidR="001A11CB" w:rsidRPr="007B3BD8" w:rsidRDefault="001A11CB" w:rsidP="00E43DD9">
            <w:pPr>
              <w:pStyle w:val="LZ-4"/>
            </w:pPr>
            <w:r w:rsidRPr="007B3BD8">
              <w:t>0.32</w:t>
            </w:r>
          </w:p>
        </w:tc>
      </w:tr>
      <w:tr w:rsidR="001A11CB" w:rsidRPr="007B3BD8" w14:paraId="356776D4" w14:textId="77777777" w:rsidTr="00E43DD9">
        <w:trPr>
          <w:trHeight w:val="264"/>
          <w:jc w:val="center"/>
        </w:trPr>
        <w:tc>
          <w:tcPr>
            <w:tcW w:w="1413" w:type="dxa"/>
            <w:tcBorders>
              <w:top w:val="nil"/>
              <w:left w:val="single" w:sz="4" w:space="0" w:color="auto"/>
              <w:bottom w:val="single" w:sz="4" w:space="0" w:color="auto"/>
              <w:right w:val="single" w:sz="4" w:space="0" w:color="auto"/>
            </w:tcBorders>
            <w:shd w:val="clear" w:color="auto" w:fill="auto"/>
            <w:vAlign w:val="center"/>
            <w:hideMark/>
          </w:tcPr>
          <w:p w14:paraId="5CAF9E48" w14:textId="77777777" w:rsidR="001A11CB" w:rsidRPr="007B3BD8" w:rsidRDefault="001A11CB" w:rsidP="00E43DD9">
            <w:pPr>
              <w:pStyle w:val="LZ-4"/>
            </w:pPr>
            <w:r w:rsidRPr="007B3BD8">
              <w:rPr>
                <w:rFonts w:hint="eastAsia"/>
              </w:rPr>
              <w:t>人体粪便</w:t>
            </w:r>
          </w:p>
        </w:tc>
        <w:tc>
          <w:tcPr>
            <w:tcW w:w="1559" w:type="dxa"/>
            <w:tcBorders>
              <w:top w:val="nil"/>
              <w:left w:val="nil"/>
              <w:bottom w:val="single" w:sz="4" w:space="0" w:color="auto"/>
              <w:right w:val="single" w:sz="4" w:space="0" w:color="auto"/>
            </w:tcBorders>
            <w:shd w:val="clear" w:color="auto" w:fill="auto"/>
            <w:vAlign w:val="center"/>
            <w:hideMark/>
          </w:tcPr>
          <w:p w14:paraId="585810E3" w14:textId="77777777" w:rsidR="001A11CB" w:rsidRPr="007B3BD8" w:rsidRDefault="001A11CB" w:rsidP="00E43DD9">
            <w:pPr>
              <w:pStyle w:val="LZ-4"/>
            </w:pPr>
            <w:r w:rsidRPr="007B3BD8">
              <w:rPr>
                <w:rFonts w:hint="eastAsia"/>
              </w:rPr>
              <w:t>农村人口</w:t>
            </w:r>
          </w:p>
        </w:tc>
        <w:tc>
          <w:tcPr>
            <w:tcW w:w="1418" w:type="dxa"/>
            <w:tcBorders>
              <w:top w:val="nil"/>
              <w:left w:val="nil"/>
              <w:bottom w:val="single" w:sz="4" w:space="0" w:color="auto"/>
              <w:right w:val="single" w:sz="4" w:space="0" w:color="auto"/>
            </w:tcBorders>
            <w:shd w:val="clear" w:color="auto" w:fill="auto"/>
            <w:vAlign w:val="center"/>
            <w:hideMark/>
          </w:tcPr>
          <w:p w14:paraId="458CC169" w14:textId="77777777" w:rsidR="001A11CB" w:rsidRPr="007B3BD8" w:rsidRDefault="001A11CB" w:rsidP="00E43DD9">
            <w:pPr>
              <w:pStyle w:val="LZ-4"/>
            </w:pPr>
            <w:r w:rsidRPr="007B3BD8">
              <w:rPr>
                <w:rFonts w:hint="eastAsia"/>
              </w:rPr>
              <w:t>不分技术</w:t>
            </w:r>
          </w:p>
        </w:tc>
        <w:tc>
          <w:tcPr>
            <w:tcW w:w="1900" w:type="dxa"/>
            <w:tcBorders>
              <w:top w:val="nil"/>
              <w:left w:val="nil"/>
              <w:bottom w:val="single" w:sz="4" w:space="0" w:color="auto"/>
              <w:right w:val="single" w:sz="4" w:space="0" w:color="auto"/>
            </w:tcBorders>
            <w:shd w:val="clear" w:color="auto" w:fill="auto"/>
            <w:vAlign w:val="center"/>
            <w:hideMark/>
          </w:tcPr>
          <w:p w14:paraId="43E4B708" w14:textId="77777777" w:rsidR="001A11CB" w:rsidRPr="007B3BD8" w:rsidRDefault="001A11CB" w:rsidP="00E43DD9">
            <w:pPr>
              <w:pStyle w:val="LZ-4"/>
            </w:pPr>
            <w:r w:rsidRPr="007B3BD8">
              <w:t>kgNH</w:t>
            </w:r>
            <w:r w:rsidRPr="007B3BD8">
              <w:rPr>
                <w:vertAlign w:val="subscript"/>
              </w:rPr>
              <w:t>3</w:t>
            </w:r>
            <w:r w:rsidRPr="007B3BD8">
              <w:t>/</w:t>
            </w:r>
            <w:r w:rsidRPr="007B3BD8">
              <w:rPr>
                <w:rFonts w:hint="eastAsia"/>
              </w:rPr>
              <w:t>人</w:t>
            </w:r>
            <w:r w:rsidRPr="007B3BD8">
              <w:t>/</w:t>
            </w:r>
            <w:r w:rsidRPr="007B3BD8">
              <w:rPr>
                <w:rFonts w:hint="eastAsia"/>
              </w:rPr>
              <w:t>年</w:t>
            </w:r>
          </w:p>
        </w:tc>
        <w:tc>
          <w:tcPr>
            <w:tcW w:w="777" w:type="dxa"/>
            <w:tcBorders>
              <w:top w:val="nil"/>
              <w:left w:val="nil"/>
              <w:bottom w:val="single" w:sz="4" w:space="0" w:color="auto"/>
              <w:right w:val="single" w:sz="4" w:space="0" w:color="auto"/>
            </w:tcBorders>
            <w:shd w:val="clear" w:color="auto" w:fill="auto"/>
            <w:vAlign w:val="center"/>
            <w:hideMark/>
          </w:tcPr>
          <w:p w14:paraId="384E783C" w14:textId="77777777" w:rsidR="001A11CB" w:rsidRPr="007B3BD8" w:rsidRDefault="001A11CB" w:rsidP="00E43DD9">
            <w:pPr>
              <w:pStyle w:val="LZ-4"/>
            </w:pPr>
            <w:r w:rsidRPr="007B3BD8">
              <w:t>0.79</w:t>
            </w:r>
          </w:p>
        </w:tc>
      </w:tr>
    </w:tbl>
    <w:p w14:paraId="5D468578" w14:textId="77777777" w:rsidR="001A11CB" w:rsidRPr="007B3BD8" w:rsidRDefault="001A11CB" w:rsidP="001A11CB">
      <w:pPr>
        <w:pStyle w:val="LZ-3"/>
      </w:pPr>
      <w:bookmarkStart w:id="517" w:name="_Toc117179427"/>
      <w:proofErr w:type="spellStart"/>
      <w:r w:rsidRPr="007B3BD8">
        <w:t>其他排放源</w:t>
      </w:r>
      <w:bookmarkEnd w:id="517"/>
      <w:proofErr w:type="spellEnd"/>
    </w:p>
    <w:p w14:paraId="757B405B" w14:textId="77777777" w:rsidR="001A11CB" w:rsidRPr="007B3BD8" w:rsidRDefault="001A11CB" w:rsidP="001A11CB">
      <w:pPr>
        <w:pStyle w:val="LA-4NEW"/>
      </w:pPr>
      <w:proofErr w:type="spellStart"/>
      <w:r w:rsidRPr="007B3BD8">
        <w:t>民用燃烧源</w:t>
      </w:r>
      <w:proofErr w:type="spellEnd"/>
    </w:p>
    <w:p w14:paraId="1460D541" w14:textId="77777777" w:rsidR="001A11CB" w:rsidRPr="007B3BD8" w:rsidRDefault="001A11CB" w:rsidP="001A11CB">
      <w:pPr>
        <w:pStyle w:val="LZ-"/>
        <w:ind w:firstLine="480"/>
      </w:pPr>
      <w:r w:rsidRPr="007B3BD8">
        <w:t>民用燃烧源污染物排放因子综合参照《清单编制技术手册》及郑君瑜教授团队的研究成果，其中煤炭分为烟煤和无烟煤计算，</w:t>
      </w:r>
      <w:r w:rsidRPr="007B3BD8">
        <w:rPr>
          <w:rFonts w:hint="eastAsia"/>
        </w:rPr>
        <w:t>详见下表</w:t>
      </w:r>
      <w:r w:rsidRPr="007B3BD8">
        <w:t>。</w:t>
      </w:r>
    </w:p>
    <w:p w14:paraId="61E1CB32" w14:textId="27736F2F" w:rsidR="001A11CB" w:rsidRPr="007B3BD8" w:rsidRDefault="001A11CB" w:rsidP="001A11CB">
      <w:pPr>
        <w:pStyle w:val="LZ-0"/>
      </w:pPr>
      <w:r w:rsidRPr="007B3BD8">
        <w:rPr>
          <w:rFonts w:hint="eastAsia"/>
        </w:rPr>
        <w:t>表</w:t>
      </w:r>
      <w:r w:rsidR="001F1DA6">
        <w:t>3</w:t>
      </w:r>
      <w:r w:rsidRPr="007B3BD8">
        <w:rPr>
          <w:rFonts w:hint="eastAsia"/>
        </w:rPr>
        <w:t>-</w:t>
      </w:r>
      <w:del w:id="518" w:author="彭 mq" w:date="2023-03-09T09:30:00Z">
        <w:r w:rsidRPr="007B3BD8" w:rsidDel="00C069E6">
          <w:rPr>
            <w:rFonts w:hint="eastAsia"/>
          </w:rPr>
          <w:delText xml:space="preserve"> </w:delText>
        </w:r>
      </w:del>
      <w:r w:rsidRPr="007B3BD8">
        <w:fldChar w:fldCharType="begin"/>
      </w:r>
      <w:r w:rsidRPr="007B3BD8">
        <w:instrText xml:space="preserve"> </w:instrText>
      </w:r>
      <w:r w:rsidRPr="007B3BD8">
        <w:rPr>
          <w:rFonts w:hint="eastAsia"/>
        </w:rPr>
        <w:instrText xml:space="preserve">SEQ </w:instrText>
      </w:r>
      <w:r w:rsidRPr="007B3BD8">
        <w:rPr>
          <w:rFonts w:hint="eastAsia"/>
        </w:rPr>
        <w:instrText>表</w:instrText>
      </w:r>
      <w:r w:rsidRPr="007B3BD8">
        <w:rPr>
          <w:rFonts w:hint="eastAsia"/>
        </w:rPr>
        <w:instrText>5- \* ARABIC</w:instrText>
      </w:r>
      <w:r w:rsidRPr="007B3BD8">
        <w:instrText xml:space="preserve"> </w:instrText>
      </w:r>
      <w:r w:rsidRPr="007B3BD8">
        <w:fldChar w:fldCharType="separate"/>
      </w:r>
      <w:r w:rsidR="000E3AA8">
        <w:rPr>
          <w:noProof/>
        </w:rPr>
        <w:t>23</w:t>
      </w:r>
      <w:r w:rsidRPr="007B3BD8">
        <w:fldChar w:fldCharType="end"/>
      </w:r>
      <w:ins w:id="519" w:author="彭 mq" w:date="2023-03-09T09:30:00Z">
        <w:r w:rsidR="00C069E6">
          <w:t xml:space="preserve"> </w:t>
        </w:r>
      </w:ins>
      <w:r w:rsidRPr="007B3BD8">
        <w:t>民用燃烧源污染物排放因子（单位：</w:t>
      </w:r>
      <w:r w:rsidRPr="007B3BD8">
        <w:t>g/kg</w:t>
      </w:r>
      <w:r w:rsidRPr="007B3BD8">
        <w:t>）</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758"/>
        <w:gridCol w:w="672"/>
        <w:gridCol w:w="672"/>
        <w:gridCol w:w="829"/>
        <w:gridCol w:w="770"/>
        <w:gridCol w:w="695"/>
        <w:gridCol w:w="694"/>
        <w:gridCol w:w="920"/>
        <w:gridCol w:w="709"/>
        <w:gridCol w:w="1077"/>
      </w:tblGrid>
      <w:tr w:rsidR="001A11CB" w:rsidRPr="007B3BD8" w14:paraId="11C4BB63" w14:textId="77777777" w:rsidTr="00E43DD9">
        <w:trPr>
          <w:trHeight w:val="392"/>
          <w:jc w:val="center"/>
        </w:trPr>
        <w:tc>
          <w:tcPr>
            <w:tcW w:w="1276" w:type="dxa"/>
            <w:vAlign w:val="center"/>
          </w:tcPr>
          <w:p w14:paraId="2E3D19ED" w14:textId="77777777" w:rsidR="001A11CB" w:rsidRPr="007B3BD8" w:rsidRDefault="001A11CB" w:rsidP="00E43DD9">
            <w:pPr>
              <w:pStyle w:val="LZ-4"/>
              <w:rPr>
                <w:b/>
              </w:rPr>
            </w:pPr>
            <w:r w:rsidRPr="007B3BD8">
              <w:rPr>
                <w:b/>
              </w:rPr>
              <w:t>燃料类型</w:t>
            </w:r>
          </w:p>
        </w:tc>
        <w:tc>
          <w:tcPr>
            <w:tcW w:w="758" w:type="dxa"/>
            <w:vAlign w:val="center"/>
          </w:tcPr>
          <w:p w14:paraId="79186DFD" w14:textId="77777777" w:rsidR="001A11CB" w:rsidRPr="007B3BD8" w:rsidRDefault="001A11CB" w:rsidP="00E43DD9">
            <w:pPr>
              <w:pStyle w:val="LZ-4"/>
              <w:rPr>
                <w:b/>
              </w:rPr>
            </w:pPr>
            <w:r w:rsidRPr="007B3BD8">
              <w:rPr>
                <w:b/>
              </w:rPr>
              <w:t>SO</w:t>
            </w:r>
            <w:r w:rsidRPr="007B3BD8">
              <w:rPr>
                <w:b/>
                <w:vertAlign w:val="subscript"/>
              </w:rPr>
              <w:t>2</w:t>
            </w:r>
          </w:p>
        </w:tc>
        <w:tc>
          <w:tcPr>
            <w:tcW w:w="672" w:type="dxa"/>
            <w:vAlign w:val="center"/>
          </w:tcPr>
          <w:p w14:paraId="39407B65" w14:textId="77777777" w:rsidR="001A11CB" w:rsidRPr="007B3BD8" w:rsidRDefault="001A11CB" w:rsidP="00E43DD9">
            <w:pPr>
              <w:pStyle w:val="LZ-4"/>
              <w:rPr>
                <w:b/>
              </w:rPr>
            </w:pPr>
            <w:r w:rsidRPr="007B3BD8">
              <w:rPr>
                <w:b/>
              </w:rPr>
              <w:t>NOx</w:t>
            </w:r>
          </w:p>
        </w:tc>
        <w:tc>
          <w:tcPr>
            <w:tcW w:w="672" w:type="dxa"/>
            <w:vAlign w:val="center"/>
          </w:tcPr>
          <w:p w14:paraId="79CAAE86" w14:textId="77777777" w:rsidR="001A11CB" w:rsidRPr="007B3BD8" w:rsidRDefault="001A11CB" w:rsidP="00E43DD9">
            <w:pPr>
              <w:pStyle w:val="LZ-4"/>
              <w:rPr>
                <w:b/>
              </w:rPr>
            </w:pPr>
            <w:r w:rsidRPr="007B3BD8">
              <w:rPr>
                <w:b/>
              </w:rPr>
              <w:t>CO</w:t>
            </w:r>
          </w:p>
        </w:tc>
        <w:tc>
          <w:tcPr>
            <w:tcW w:w="829" w:type="dxa"/>
            <w:vAlign w:val="center"/>
          </w:tcPr>
          <w:p w14:paraId="6F964CE7" w14:textId="77777777" w:rsidR="001A11CB" w:rsidRPr="007B3BD8" w:rsidRDefault="001A11CB" w:rsidP="00E43DD9">
            <w:pPr>
              <w:pStyle w:val="LZ-4"/>
              <w:rPr>
                <w:b/>
              </w:rPr>
            </w:pPr>
            <w:r w:rsidRPr="007B3BD8">
              <w:rPr>
                <w:b/>
              </w:rPr>
              <w:t>PM</w:t>
            </w:r>
            <w:r w:rsidRPr="007B3BD8">
              <w:rPr>
                <w:b/>
                <w:vertAlign w:val="subscript"/>
              </w:rPr>
              <w:t>10</w:t>
            </w:r>
          </w:p>
        </w:tc>
        <w:tc>
          <w:tcPr>
            <w:tcW w:w="770" w:type="dxa"/>
            <w:vAlign w:val="center"/>
          </w:tcPr>
          <w:p w14:paraId="74112E6E" w14:textId="77777777" w:rsidR="001A11CB" w:rsidRPr="007B3BD8" w:rsidRDefault="001A11CB" w:rsidP="00E43DD9">
            <w:pPr>
              <w:pStyle w:val="LZ-4"/>
              <w:rPr>
                <w:b/>
              </w:rPr>
            </w:pPr>
            <w:r w:rsidRPr="007B3BD8">
              <w:rPr>
                <w:b/>
              </w:rPr>
              <w:t>PM</w:t>
            </w:r>
            <w:r w:rsidRPr="007B3BD8">
              <w:rPr>
                <w:b/>
                <w:vertAlign w:val="subscript"/>
              </w:rPr>
              <w:t>2.5</w:t>
            </w:r>
          </w:p>
        </w:tc>
        <w:tc>
          <w:tcPr>
            <w:tcW w:w="695" w:type="dxa"/>
            <w:vAlign w:val="center"/>
          </w:tcPr>
          <w:p w14:paraId="522F1D2F" w14:textId="77777777" w:rsidR="001A11CB" w:rsidRPr="007B3BD8" w:rsidRDefault="001A11CB" w:rsidP="00E43DD9">
            <w:pPr>
              <w:pStyle w:val="LZ-4"/>
              <w:rPr>
                <w:b/>
              </w:rPr>
            </w:pPr>
            <w:r w:rsidRPr="007B3BD8">
              <w:rPr>
                <w:b/>
              </w:rPr>
              <w:t>BC</w:t>
            </w:r>
          </w:p>
        </w:tc>
        <w:tc>
          <w:tcPr>
            <w:tcW w:w="694" w:type="dxa"/>
            <w:vAlign w:val="center"/>
          </w:tcPr>
          <w:p w14:paraId="747F6B37" w14:textId="77777777" w:rsidR="001A11CB" w:rsidRPr="007B3BD8" w:rsidRDefault="001A11CB" w:rsidP="00E43DD9">
            <w:pPr>
              <w:pStyle w:val="LZ-4"/>
              <w:rPr>
                <w:b/>
              </w:rPr>
            </w:pPr>
            <w:r w:rsidRPr="007B3BD8">
              <w:rPr>
                <w:b/>
              </w:rPr>
              <w:t>OC</w:t>
            </w:r>
          </w:p>
        </w:tc>
        <w:tc>
          <w:tcPr>
            <w:tcW w:w="920" w:type="dxa"/>
            <w:vAlign w:val="center"/>
          </w:tcPr>
          <w:p w14:paraId="57410056" w14:textId="77777777" w:rsidR="001A11CB" w:rsidRPr="007B3BD8" w:rsidRDefault="001A11CB" w:rsidP="00E43DD9">
            <w:pPr>
              <w:pStyle w:val="LZ-4"/>
              <w:rPr>
                <w:b/>
              </w:rPr>
            </w:pPr>
            <w:r w:rsidRPr="007B3BD8">
              <w:rPr>
                <w:b/>
              </w:rPr>
              <w:t>VOCs</w:t>
            </w:r>
          </w:p>
        </w:tc>
        <w:tc>
          <w:tcPr>
            <w:tcW w:w="709" w:type="dxa"/>
            <w:vAlign w:val="center"/>
          </w:tcPr>
          <w:p w14:paraId="73B6B7AF" w14:textId="77777777" w:rsidR="001A11CB" w:rsidRPr="007B3BD8" w:rsidRDefault="001A11CB" w:rsidP="00E43DD9">
            <w:pPr>
              <w:pStyle w:val="LZ-4"/>
              <w:rPr>
                <w:b/>
              </w:rPr>
            </w:pPr>
            <w:r w:rsidRPr="007B3BD8">
              <w:rPr>
                <w:b/>
              </w:rPr>
              <w:t>NH</w:t>
            </w:r>
            <w:r w:rsidRPr="004F13B6">
              <w:rPr>
                <w:b/>
                <w:vertAlign w:val="subscript"/>
              </w:rPr>
              <w:t>3</w:t>
            </w:r>
          </w:p>
        </w:tc>
        <w:tc>
          <w:tcPr>
            <w:tcW w:w="1077" w:type="dxa"/>
            <w:vAlign w:val="center"/>
          </w:tcPr>
          <w:p w14:paraId="43B1A99D" w14:textId="77777777" w:rsidR="001A11CB" w:rsidRPr="007B3BD8" w:rsidRDefault="001A11CB" w:rsidP="00E43DD9">
            <w:pPr>
              <w:pStyle w:val="LZ-4"/>
              <w:rPr>
                <w:b/>
              </w:rPr>
            </w:pPr>
            <w:r w:rsidRPr="007B3BD8">
              <w:rPr>
                <w:rFonts w:hint="eastAsia"/>
                <w:b/>
              </w:rPr>
              <w:t>单位</w:t>
            </w:r>
          </w:p>
        </w:tc>
      </w:tr>
      <w:tr w:rsidR="001A11CB" w:rsidRPr="007B3BD8" w14:paraId="62336FBE" w14:textId="77777777" w:rsidTr="00E43DD9">
        <w:trPr>
          <w:jc w:val="center"/>
        </w:trPr>
        <w:tc>
          <w:tcPr>
            <w:tcW w:w="1276" w:type="dxa"/>
            <w:vAlign w:val="center"/>
          </w:tcPr>
          <w:p w14:paraId="43558627" w14:textId="77777777" w:rsidR="001A11CB" w:rsidRPr="007B3BD8" w:rsidRDefault="001A11CB" w:rsidP="00E43DD9">
            <w:pPr>
              <w:pStyle w:val="LZ-4"/>
            </w:pPr>
            <w:r w:rsidRPr="007B3BD8">
              <w:t>液化气</w:t>
            </w:r>
          </w:p>
        </w:tc>
        <w:tc>
          <w:tcPr>
            <w:tcW w:w="758" w:type="dxa"/>
            <w:vAlign w:val="center"/>
          </w:tcPr>
          <w:p w14:paraId="4308610E" w14:textId="77777777" w:rsidR="001A11CB" w:rsidRPr="007B3BD8" w:rsidRDefault="001A11CB" w:rsidP="00E43DD9">
            <w:pPr>
              <w:pStyle w:val="LZ-4"/>
            </w:pPr>
            <w:r w:rsidRPr="007B3BD8">
              <w:t>0.01</w:t>
            </w:r>
          </w:p>
        </w:tc>
        <w:tc>
          <w:tcPr>
            <w:tcW w:w="672" w:type="dxa"/>
            <w:vAlign w:val="center"/>
          </w:tcPr>
          <w:p w14:paraId="33803C97" w14:textId="77777777" w:rsidR="001A11CB" w:rsidRPr="007B3BD8" w:rsidRDefault="001A11CB" w:rsidP="00E43DD9">
            <w:pPr>
              <w:pStyle w:val="LZ-4"/>
            </w:pPr>
            <w:r w:rsidRPr="007B3BD8">
              <w:t>0.88</w:t>
            </w:r>
          </w:p>
        </w:tc>
        <w:tc>
          <w:tcPr>
            <w:tcW w:w="672" w:type="dxa"/>
            <w:vAlign w:val="center"/>
          </w:tcPr>
          <w:p w14:paraId="59A132EA" w14:textId="77777777" w:rsidR="001A11CB" w:rsidRPr="007B3BD8" w:rsidRDefault="001A11CB" w:rsidP="00E43DD9">
            <w:pPr>
              <w:pStyle w:val="LZ-4"/>
            </w:pPr>
            <w:r w:rsidRPr="007B3BD8">
              <w:t>0.42</w:t>
            </w:r>
          </w:p>
        </w:tc>
        <w:tc>
          <w:tcPr>
            <w:tcW w:w="829" w:type="dxa"/>
            <w:vAlign w:val="center"/>
          </w:tcPr>
          <w:p w14:paraId="182B0E7B" w14:textId="77777777" w:rsidR="001A11CB" w:rsidRPr="007B3BD8" w:rsidRDefault="001A11CB" w:rsidP="00E43DD9">
            <w:pPr>
              <w:pStyle w:val="LZ-4"/>
            </w:pPr>
            <w:r w:rsidRPr="007B3BD8">
              <w:t>0.17</w:t>
            </w:r>
          </w:p>
        </w:tc>
        <w:tc>
          <w:tcPr>
            <w:tcW w:w="770" w:type="dxa"/>
            <w:vAlign w:val="center"/>
          </w:tcPr>
          <w:p w14:paraId="46D7457F" w14:textId="77777777" w:rsidR="001A11CB" w:rsidRPr="007B3BD8" w:rsidRDefault="001A11CB" w:rsidP="00E43DD9">
            <w:pPr>
              <w:pStyle w:val="LZ-4"/>
            </w:pPr>
            <w:r w:rsidRPr="007B3BD8">
              <w:t>0.17</w:t>
            </w:r>
          </w:p>
        </w:tc>
        <w:tc>
          <w:tcPr>
            <w:tcW w:w="695" w:type="dxa"/>
            <w:vAlign w:val="center"/>
          </w:tcPr>
          <w:p w14:paraId="4B91F78C" w14:textId="77777777" w:rsidR="001A11CB" w:rsidRPr="007B3BD8" w:rsidRDefault="001A11CB" w:rsidP="00E43DD9">
            <w:pPr>
              <w:pStyle w:val="LZ-4"/>
            </w:pPr>
            <w:r w:rsidRPr="007B3BD8">
              <w:t>0.02</w:t>
            </w:r>
          </w:p>
        </w:tc>
        <w:tc>
          <w:tcPr>
            <w:tcW w:w="694" w:type="dxa"/>
            <w:vAlign w:val="center"/>
          </w:tcPr>
          <w:p w14:paraId="39D28A9B" w14:textId="77777777" w:rsidR="001A11CB" w:rsidRPr="007B3BD8" w:rsidRDefault="001A11CB" w:rsidP="00E43DD9">
            <w:pPr>
              <w:pStyle w:val="LZ-4"/>
            </w:pPr>
            <w:r w:rsidRPr="007B3BD8">
              <w:t>0.05</w:t>
            </w:r>
          </w:p>
        </w:tc>
        <w:tc>
          <w:tcPr>
            <w:tcW w:w="920" w:type="dxa"/>
            <w:vAlign w:val="center"/>
          </w:tcPr>
          <w:p w14:paraId="5D1C207E" w14:textId="77777777" w:rsidR="001A11CB" w:rsidRPr="007B3BD8" w:rsidRDefault="001A11CB" w:rsidP="00E43DD9">
            <w:pPr>
              <w:pStyle w:val="LZ-4"/>
            </w:pPr>
            <w:r w:rsidRPr="007B3BD8">
              <w:t>0.19</w:t>
            </w:r>
          </w:p>
        </w:tc>
        <w:tc>
          <w:tcPr>
            <w:tcW w:w="709" w:type="dxa"/>
            <w:vAlign w:val="center"/>
          </w:tcPr>
          <w:p w14:paraId="1B1766DB" w14:textId="77777777" w:rsidR="001A11CB" w:rsidRPr="007B3BD8" w:rsidRDefault="001A11CB" w:rsidP="00E43DD9">
            <w:pPr>
              <w:pStyle w:val="LZ-4"/>
            </w:pPr>
            <w:r w:rsidRPr="007B3BD8">
              <w:t>--</w:t>
            </w:r>
          </w:p>
        </w:tc>
        <w:tc>
          <w:tcPr>
            <w:tcW w:w="1077" w:type="dxa"/>
          </w:tcPr>
          <w:p w14:paraId="6BD1944E" w14:textId="77777777" w:rsidR="001A11CB" w:rsidRPr="007B3BD8" w:rsidRDefault="001A11CB" w:rsidP="00E43DD9">
            <w:pPr>
              <w:pStyle w:val="LZ-4"/>
            </w:pPr>
            <w:r w:rsidRPr="007B3BD8">
              <w:t>kg/t</w:t>
            </w:r>
          </w:p>
        </w:tc>
      </w:tr>
      <w:tr w:rsidR="001A11CB" w:rsidRPr="007B3BD8" w14:paraId="50BB7063" w14:textId="77777777" w:rsidTr="00E43DD9">
        <w:trPr>
          <w:jc w:val="center"/>
        </w:trPr>
        <w:tc>
          <w:tcPr>
            <w:tcW w:w="1276" w:type="dxa"/>
            <w:vAlign w:val="center"/>
          </w:tcPr>
          <w:p w14:paraId="6A52AC27" w14:textId="77777777" w:rsidR="001A11CB" w:rsidRPr="007B3BD8" w:rsidRDefault="001A11CB" w:rsidP="00E43DD9">
            <w:pPr>
              <w:pStyle w:val="LZ-4"/>
            </w:pPr>
            <w:r w:rsidRPr="007B3BD8">
              <w:t>天然气</w:t>
            </w:r>
          </w:p>
        </w:tc>
        <w:tc>
          <w:tcPr>
            <w:tcW w:w="758" w:type="dxa"/>
            <w:vAlign w:val="center"/>
          </w:tcPr>
          <w:p w14:paraId="00A35619" w14:textId="77777777" w:rsidR="001A11CB" w:rsidRPr="007B3BD8" w:rsidRDefault="001A11CB" w:rsidP="00E43DD9">
            <w:pPr>
              <w:pStyle w:val="LZ-4"/>
            </w:pPr>
            <w:r w:rsidRPr="007B3BD8">
              <w:t>0.92</w:t>
            </w:r>
          </w:p>
        </w:tc>
        <w:tc>
          <w:tcPr>
            <w:tcW w:w="672" w:type="dxa"/>
            <w:vAlign w:val="center"/>
          </w:tcPr>
          <w:p w14:paraId="152AAF36" w14:textId="77777777" w:rsidR="001A11CB" w:rsidRPr="007B3BD8" w:rsidRDefault="001A11CB" w:rsidP="00E43DD9">
            <w:pPr>
              <w:pStyle w:val="LZ-4"/>
            </w:pPr>
            <w:r w:rsidRPr="007B3BD8">
              <w:t>1.46</w:t>
            </w:r>
          </w:p>
        </w:tc>
        <w:tc>
          <w:tcPr>
            <w:tcW w:w="672" w:type="dxa"/>
            <w:vAlign w:val="center"/>
          </w:tcPr>
          <w:p w14:paraId="219071F4" w14:textId="77777777" w:rsidR="001A11CB" w:rsidRPr="007B3BD8" w:rsidRDefault="001A11CB" w:rsidP="00E43DD9">
            <w:pPr>
              <w:pStyle w:val="LZ-4"/>
            </w:pPr>
            <w:r w:rsidRPr="007B3BD8">
              <w:t>1.3</w:t>
            </w:r>
          </w:p>
        </w:tc>
        <w:tc>
          <w:tcPr>
            <w:tcW w:w="829" w:type="dxa"/>
            <w:vAlign w:val="center"/>
          </w:tcPr>
          <w:p w14:paraId="3D70599F" w14:textId="77777777" w:rsidR="001A11CB" w:rsidRPr="007B3BD8" w:rsidRDefault="001A11CB" w:rsidP="00E43DD9">
            <w:pPr>
              <w:pStyle w:val="LZ-4"/>
            </w:pPr>
            <w:r w:rsidRPr="007B3BD8">
              <w:t>0.12</w:t>
            </w:r>
          </w:p>
        </w:tc>
        <w:tc>
          <w:tcPr>
            <w:tcW w:w="770" w:type="dxa"/>
            <w:vAlign w:val="center"/>
          </w:tcPr>
          <w:p w14:paraId="1A2AFEE5" w14:textId="77777777" w:rsidR="001A11CB" w:rsidRPr="007B3BD8" w:rsidRDefault="001A11CB" w:rsidP="00E43DD9">
            <w:pPr>
              <w:pStyle w:val="LZ-4"/>
            </w:pPr>
            <w:r w:rsidRPr="007B3BD8">
              <w:t>0.12</w:t>
            </w:r>
          </w:p>
        </w:tc>
        <w:tc>
          <w:tcPr>
            <w:tcW w:w="695" w:type="dxa"/>
            <w:vAlign w:val="center"/>
          </w:tcPr>
          <w:p w14:paraId="7E8155FA" w14:textId="77777777" w:rsidR="001A11CB" w:rsidRPr="007B3BD8" w:rsidRDefault="001A11CB" w:rsidP="00E43DD9">
            <w:pPr>
              <w:pStyle w:val="LZ-4"/>
            </w:pPr>
            <w:r w:rsidRPr="007B3BD8">
              <w:t>--</w:t>
            </w:r>
          </w:p>
        </w:tc>
        <w:tc>
          <w:tcPr>
            <w:tcW w:w="694" w:type="dxa"/>
            <w:vAlign w:val="center"/>
          </w:tcPr>
          <w:p w14:paraId="42CC6044" w14:textId="77777777" w:rsidR="001A11CB" w:rsidRPr="007B3BD8" w:rsidRDefault="001A11CB" w:rsidP="00E43DD9">
            <w:pPr>
              <w:pStyle w:val="LZ-4"/>
            </w:pPr>
            <w:r w:rsidRPr="007B3BD8">
              <w:t>--</w:t>
            </w:r>
          </w:p>
        </w:tc>
        <w:tc>
          <w:tcPr>
            <w:tcW w:w="920" w:type="dxa"/>
            <w:vAlign w:val="center"/>
          </w:tcPr>
          <w:p w14:paraId="3595E1B4" w14:textId="77777777" w:rsidR="001A11CB" w:rsidRPr="007B3BD8" w:rsidRDefault="001A11CB" w:rsidP="00E43DD9">
            <w:pPr>
              <w:pStyle w:val="LZ-4"/>
            </w:pPr>
            <w:r w:rsidRPr="007B3BD8">
              <w:t>0.18</w:t>
            </w:r>
          </w:p>
        </w:tc>
        <w:tc>
          <w:tcPr>
            <w:tcW w:w="709" w:type="dxa"/>
            <w:vAlign w:val="center"/>
          </w:tcPr>
          <w:p w14:paraId="5200776D" w14:textId="77777777" w:rsidR="001A11CB" w:rsidRPr="007B3BD8" w:rsidRDefault="001A11CB" w:rsidP="00E43DD9">
            <w:pPr>
              <w:pStyle w:val="LZ-4"/>
            </w:pPr>
            <w:r w:rsidRPr="007B3BD8">
              <w:t>0.05</w:t>
            </w:r>
          </w:p>
        </w:tc>
        <w:tc>
          <w:tcPr>
            <w:tcW w:w="1077" w:type="dxa"/>
          </w:tcPr>
          <w:p w14:paraId="76F283E9" w14:textId="77777777" w:rsidR="001A11CB" w:rsidRPr="007B3BD8" w:rsidRDefault="001A11CB" w:rsidP="00E43DD9">
            <w:pPr>
              <w:pStyle w:val="LZ-4"/>
            </w:pPr>
            <w:r w:rsidRPr="007B3BD8">
              <w:t>k</w:t>
            </w:r>
            <w:r w:rsidRPr="007B3BD8">
              <w:rPr>
                <w:rFonts w:hint="eastAsia"/>
              </w:rPr>
              <w:t>g/</w:t>
            </w:r>
            <w:r w:rsidRPr="007B3BD8">
              <w:rPr>
                <w:rFonts w:hint="eastAsia"/>
              </w:rPr>
              <w:t>千</w:t>
            </w:r>
            <w:r w:rsidRPr="007B3BD8">
              <w:rPr>
                <w:rFonts w:hint="eastAsia"/>
              </w:rPr>
              <w:t>m</w:t>
            </w:r>
            <w:r w:rsidRPr="007B3BD8">
              <w:rPr>
                <w:rFonts w:hint="eastAsia"/>
                <w:vertAlign w:val="superscript"/>
              </w:rPr>
              <w:t>3</w:t>
            </w:r>
          </w:p>
        </w:tc>
      </w:tr>
    </w:tbl>
    <w:p w14:paraId="41D371C9" w14:textId="77777777" w:rsidR="001A11CB" w:rsidRPr="007B3BD8" w:rsidRDefault="001A11CB" w:rsidP="001A11CB">
      <w:pPr>
        <w:pStyle w:val="LA-4NEW"/>
      </w:pPr>
      <w:r w:rsidRPr="007B3BD8">
        <w:rPr>
          <w:rFonts w:hint="eastAsia"/>
          <w:lang w:eastAsia="zh-CN"/>
        </w:rPr>
        <w:t>餐饮</w:t>
      </w:r>
      <w:r w:rsidRPr="007B3BD8">
        <w:rPr>
          <w:lang w:eastAsia="zh-CN"/>
        </w:rPr>
        <w:t>油烟</w:t>
      </w:r>
    </w:p>
    <w:p w14:paraId="67C11478" w14:textId="77777777" w:rsidR="001A11CB" w:rsidRPr="007B3BD8" w:rsidRDefault="001A11CB" w:rsidP="001A11CB">
      <w:pPr>
        <w:pStyle w:val="LZ-"/>
        <w:ind w:firstLine="480"/>
      </w:pPr>
      <w:r w:rsidRPr="007B3BD8">
        <w:rPr>
          <w:rFonts w:hint="eastAsia"/>
        </w:rPr>
        <w:t>餐饮源</w:t>
      </w:r>
      <w:r w:rsidRPr="007B3BD8">
        <w:t>排放系数主要参照《清单编制技术手册》</w:t>
      </w:r>
      <w:r w:rsidRPr="007B3BD8">
        <w:rPr>
          <w:rFonts w:hint="eastAsia"/>
        </w:rPr>
        <w:t>，详见下表。</w:t>
      </w:r>
    </w:p>
    <w:p w14:paraId="753B215F" w14:textId="48C9B6E4" w:rsidR="001A11CB" w:rsidRPr="007B3BD8" w:rsidRDefault="001A11CB" w:rsidP="001A11CB">
      <w:pPr>
        <w:pStyle w:val="LZ-0"/>
      </w:pPr>
      <w:r w:rsidRPr="007B3BD8">
        <w:rPr>
          <w:rFonts w:hint="eastAsia"/>
        </w:rPr>
        <w:t>表</w:t>
      </w:r>
      <w:r w:rsidR="001F1DA6">
        <w:t>3</w:t>
      </w:r>
      <w:r w:rsidRPr="007B3BD8">
        <w:rPr>
          <w:rFonts w:hint="eastAsia"/>
        </w:rPr>
        <w:t>-</w:t>
      </w:r>
      <w:del w:id="520" w:author="彭 mq" w:date="2023-03-09T09:30:00Z">
        <w:r w:rsidRPr="007B3BD8" w:rsidDel="00C069E6">
          <w:rPr>
            <w:rFonts w:hint="eastAsia"/>
          </w:rPr>
          <w:delText xml:space="preserve"> </w:delText>
        </w:r>
      </w:del>
      <w:r w:rsidRPr="007B3BD8">
        <w:fldChar w:fldCharType="begin"/>
      </w:r>
      <w:r w:rsidRPr="007B3BD8">
        <w:instrText xml:space="preserve"> </w:instrText>
      </w:r>
      <w:r w:rsidRPr="007B3BD8">
        <w:rPr>
          <w:rFonts w:hint="eastAsia"/>
        </w:rPr>
        <w:instrText xml:space="preserve">SEQ </w:instrText>
      </w:r>
      <w:r w:rsidRPr="007B3BD8">
        <w:rPr>
          <w:rFonts w:hint="eastAsia"/>
        </w:rPr>
        <w:instrText>表</w:instrText>
      </w:r>
      <w:r w:rsidRPr="007B3BD8">
        <w:rPr>
          <w:rFonts w:hint="eastAsia"/>
        </w:rPr>
        <w:instrText>5- \* ARABIC</w:instrText>
      </w:r>
      <w:r w:rsidRPr="007B3BD8">
        <w:instrText xml:space="preserve"> </w:instrText>
      </w:r>
      <w:r w:rsidRPr="007B3BD8">
        <w:fldChar w:fldCharType="separate"/>
      </w:r>
      <w:r w:rsidR="000E3AA8">
        <w:rPr>
          <w:noProof/>
        </w:rPr>
        <w:t>24</w:t>
      </w:r>
      <w:r w:rsidRPr="007B3BD8">
        <w:fldChar w:fldCharType="end"/>
      </w:r>
      <w:ins w:id="521" w:author="彭 mq" w:date="2023-03-09T09:30:00Z">
        <w:r w:rsidR="00C069E6">
          <w:t xml:space="preserve"> </w:t>
        </w:r>
      </w:ins>
      <w:r w:rsidRPr="007B3BD8">
        <w:rPr>
          <w:rStyle w:val="Char1"/>
          <w:rFonts w:ascii="Times New Roman" w:eastAsia="黑体" w:hAnsi="Times New Roman"/>
          <w:b w:val="0"/>
          <w:szCs w:val="24"/>
        </w:rPr>
        <w:t>餐饮源排放系数（单位：</w:t>
      </w:r>
      <w:r w:rsidRPr="007B3BD8">
        <w:rPr>
          <w:rStyle w:val="Char1"/>
          <w:rFonts w:ascii="Times New Roman" w:eastAsia="黑体" w:hAnsi="Times New Roman"/>
          <w:b w:val="0"/>
          <w:szCs w:val="24"/>
        </w:rPr>
        <w:t>g/</w:t>
      </w:r>
      <w:r w:rsidRPr="007B3BD8">
        <w:rPr>
          <w:rStyle w:val="Char1"/>
          <w:rFonts w:ascii="Times New Roman" w:eastAsia="黑体" w:hAnsi="Times New Roman" w:hint="eastAsia"/>
          <w:b w:val="0"/>
          <w:szCs w:val="24"/>
        </w:rPr>
        <w:t>人</w:t>
      </w:r>
      <w:r w:rsidRPr="007B3BD8">
        <w:rPr>
          <w:rStyle w:val="Char1"/>
          <w:rFonts w:ascii="Times New Roman" w:eastAsia="黑体" w:hAnsi="Times New Roman"/>
          <w:b w:val="0"/>
          <w:szCs w:val="24"/>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8"/>
        <w:gridCol w:w="1172"/>
        <w:gridCol w:w="954"/>
        <w:gridCol w:w="1276"/>
        <w:gridCol w:w="992"/>
        <w:gridCol w:w="1134"/>
      </w:tblGrid>
      <w:tr w:rsidR="001A11CB" w:rsidRPr="007B3BD8" w14:paraId="4E40F5BB" w14:textId="77777777" w:rsidTr="00E43DD9">
        <w:trPr>
          <w:trHeight w:val="295"/>
          <w:jc w:val="center"/>
        </w:trPr>
        <w:tc>
          <w:tcPr>
            <w:tcW w:w="1418" w:type="dxa"/>
            <w:vAlign w:val="center"/>
          </w:tcPr>
          <w:p w14:paraId="787C3B49" w14:textId="77777777" w:rsidR="001A11CB" w:rsidRPr="007B3BD8" w:rsidRDefault="001A11CB" w:rsidP="00E43DD9">
            <w:pPr>
              <w:pStyle w:val="LZ-4"/>
              <w:rPr>
                <w:b/>
              </w:rPr>
            </w:pPr>
            <w:r w:rsidRPr="007B3BD8">
              <w:rPr>
                <w:b/>
              </w:rPr>
              <w:t>分类</w:t>
            </w:r>
          </w:p>
        </w:tc>
        <w:tc>
          <w:tcPr>
            <w:tcW w:w="1172" w:type="dxa"/>
            <w:vAlign w:val="center"/>
          </w:tcPr>
          <w:p w14:paraId="50FB5070" w14:textId="77777777" w:rsidR="001A11CB" w:rsidRPr="007B3BD8" w:rsidRDefault="001A11CB" w:rsidP="00E43DD9">
            <w:pPr>
              <w:pStyle w:val="LZ-4"/>
              <w:rPr>
                <w:b/>
              </w:rPr>
            </w:pPr>
            <w:r w:rsidRPr="007B3BD8">
              <w:rPr>
                <w:b/>
              </w:rPr>
              <w:t>VOCs</w:t>
            </w:r>
          </w:p>
        </w:tc>
        <w:tc>
          <w:tcPr>
            <w:tcW w:w="954" w:type="dxa"/>
            <w:vAlign w:val="center"/>
          </w:tcPr>
          <w:p w14:paraId="5449A856" w14:textId="77777777" w:rsidR="001A11CB" w:rsidRPr="007B3BD8" w:rsidRDefault="001A11CB" w:rsidP="00E43DD9">
            <w:pPr>
              <w:pStyle w:val="LZ-4"/>
              <w:rPr>
                <w:b/>
              </w:rPr>
            </w:pPr>
            <w:r w:rsidRPr="007B3BD8">
              <w:rPr>
                <w:b/>
              </w:rPr>
              <w:t>PM</w:t>
            </w:r>
            <w:r w:rsidRPr="007B3BD8">
              <w:rPr>
                <w:b/>
                <w:vertAlign w:val="subscript"/>
              </w:rPr>
              <w:t>10</w:t>
            </w:r>
          </w:p>
        </w:tc>
        <w:tc>
          <w:tcPr>
            <w:tcW w:w="1276" w:type="dxa"/>
            <w:vAlign w:val="center"/>
          </w:tcPr>
          <w:p w14:paraId="28CBC84E" w14:textId="77777777" w:rsidR="001A11CB" w:rsidRPr="007B3BD8" w:rsidRDefault="001A11CB" w:rsidP="00E43DD9">
            <w:pPr>
              <w:pStyle w:val="LZ-4"/>
              <w:rPr>
                <w:b/>
              </w:rPr>
            </w:pPr>
            <w:r w:rsidRPr="007B3BD8">
              <w:rPr>
                <w:b/>
              </w:rPr>
              <w:t>PM</w:t>
            </w:r>
            <w:r w:rsidRPr="007B3BD8">
              <w:rPr>
                <w:b/>
                <w:vertAlign w:val="subscript"/>
              </w:rPr>
              <w:t>2.5</w:t>
            </w:r>
          </w:p>
        </w:tc>
        <w:tc>
          <w:tcPr>
            <w:tcW w:w="992" w:type="dxa"/>
            <w:vAlign w:val="center"/>
          </w:tcPr>
          <w:p w14:paraId="2CD022BE" w14:textId="77777777" w:rsidR="001A11CB" w:rsidRPr="007B3BD8" w:rsidRDefault="001A11CB" w:rsidP="00E43DD9">
            <w:pPr>
              <w:pStyle w:val="LZ-4"/>
              <w:rPr>
                <w:b/>
              </w:rPr>
            </w:pPr>
            <w:r w:rsidRPr="007B3BD8">
              <w:rPr>
                <w:b/>
              </w:rPr>
              <w:t>BC</w:t>
            </w:r>
          </w:p>
        </w:tc>
        <w:tc>
          <w:tcPr>
            <w:tcW w:w="1134" w:type="dxa"/>
            <w:vAlign w:val="center"/>
          </w:tcPr>
          <w:p w14:paraId="47D194A9" w14:textId="77777777" w:rsidR="001A11CB" w:rsidRPr="007B3BD8" w:rsidRDefault="001A11CB" w:rsidP="00E43DD9">
            <w:pPr>
              <w:pStyle w:val="LZ-4"/>
              <w:rPr>
                <w:b/>
              </w:rPr>
            </w:pPr>
            <w:r w:rsidRPr="007B3BD8">
              <w:rPr>
                <w:b/>
              </w:rPr>
              <w:t>OC</w:t>
            </w:r>
          </w:p>
        </w:tc>
      </w:tr>
      <w:tr w:rsidR="001A11CB" w:rsidRPr="007B3BD8" w14:paraId="216202B7" w14:textId="77777777" w:rsidTr="00E43DD9">
        <w:trPr>
          <w:jc w:val="center"/>
        </w:trPr>
        <w:tc>
          <w:tcPr>
            <w:tcW w:w="1418" w:type="dxa"/>
            <w:vAlign w:val="center"/>
          </w:tcPr>
          <w:p w14:paraId="2D1FD4B6" w14:textId="77777777" w:rsidR="001A11CB" w:rsidRPr="007B3BD8" w:rsidRDefault="001A11CB" w:rsidP="00E43DD9">
            <w:pPr>
              <w:pStyle w:val="LZ-4"/>
            </w:pPr>
            <w:r w:rsidRPr="007B3BD8">
              <w:t>餐饮油烟</w:t>
            </w:r>
          </w:p>
        </w:tc>
        <w:tc>
          <w:tcPr>
            <w:tcW w:w="1172" w:type="dxa"/>
            <w:vAlign w:val="center"/>
          </w:tcPr>
          <w:p w14:paraId="3930126C" w14:textId="77777777" w:rsidR="001A11CB" w:rsidRPr="007B3BD8" w:rsidRDefault="001A11CB" w:rsidP="00E43DD9">
            <w:pPr>
              <w:pStyle w:val="LZ-4"/>
            </w:pPr>
            <w:r w:rsidRPr="007B3BD8">
              <w:t>112.7</w:t>
            </w:r>
          </w:p>
        </w:tc>
        <w:tc>
          <w:tcPr>
            <w:tcW w:w="954" w:type="dxa"/>
            <w:vAlign w:val="center"/>
          </w:tcPr>
          <w:p w14:paraId="043F9DF1" w14:textId="77777777" w:rsidR="001A11CB" w:rsidRPr="007B3BD8" w:rsidRDefault="001A11CB" w:rsidP="00E43DD9">
            <w:pPr>
              <w:pStyle w:val="LZ-4"/>
              <w:rPr>
                <w:color w:val="000000"/>
                <w:kern w:val="0"/>
                <w:sz w:val="20"/>
                <w:szCs w:val="20"/>
              </w:rPr>
            </w:pPr>
            <w:r w:rsidRPr="007B3BD8">
              <w:rPr>
                <w:color w:val="000000"/>
                <w:sz w:val="20"/>
                <w:szCs w:val="20"/>
              </w:rPr>
              <w:t xml:space="preserve">48.5 </w:t>
            </w:r>
          </w:p>
        </w:tc>
        <w:tc>
          <w:tcPr>
            <w:tcW w:w="1276" w:type="dxa"/>
            <w:vAlign w:val="center"/>
          </w:tcPr>
          <w:p w14:paraId="179ADED3" w14:textId="77777777" w:rsidR="001A11CB" w:rsidRPr="007B3BD8" w:rsidRDefault="001A11CB" w:rsidP="00E43DD9">
            <w:pPr>
              <w:pStyle w:val="LZ-4"/>
              <w:rPr>
                <w:color w:val="000000"/>
                <w:sz w:val="20"/>
                <w:szCs w:val="20"/>
              </w:rPr>
            </w:pPr>
            <w:r w:rsidRPr="007B3BD8">
              <w:rPr>
                <w:color w:val="000000"/>
                <w:sz w:val="20"/>
                <w:szCs w:val="20"/>
              </w:rPr>
              <w:t xml:space="preserve">38.8 </w:t>
            </w:r>
          </w:p>
        </w:tc>
        <w:tc>
          <w:tcPr>
            <w:tcW w:w="992" w:type="dxa"/>
            <w:vAlign w:val="center"/>
          </w:tcPr>
          <w:p w14:paraId="2B6307F1" w14:textId="77777777" w:rsidR="001A11CB" w:rsidRPr="007B3BD8" w:rsidRDefault="001A11CB" w:rsidP="00E43DD9">
            <w:pPr>
              <w:pStyle w:val="LZ-4"/>
              <w:rPr>
                <w:color w:val="000000"/>
                <w:sz w:val="20"/>
                <w:szCs w:val="20"/>
              </w:rPr>
            </w:pPr>
            <w:r w:rsidRPr="007B3BD8">
              <w:rPr>
                <w:color w:val="000000"/>
                <w:sz w:val="20"/>
                <w:szCs w:val="20"/>
              </w:rPr>
              <w:t xml:space="preserve">0.5 </w:t>
            </w:r>
          </w:p>
        </w:tc>
        <w:tc>
          <w:tcPr>
            <w:tcW w:w="1134" w:type="dxa"/>
            <w:vAlign w:val="center"/>
          </w:tcPr>
          <w:p w14:paraId="11346060" w14:textId="77777777" w:rsidR="001A11CB" w:rsidRPr="007B3BD8" w:rsidRDefault="001A11CB" w:rsidP="00E43DD9">
            <w:pPr>
              <w:pStyle w:val="LZ-4"/>
              <w:rPr>
                <w:color w:val="000000"/>
                <w:sz w:val="20"/>
                <w:szCs w:val="20"/>
              </w:rPr>
            </w:pPr>
            <w:r w:rsidRPr="007B3BD8">
              <w:rPr>
                <w:color w:val="000000"/>
                <w:sz w:val="20"/>
                <w:szCs w:val="20"/>
              </w:rPr>
              <w:t xml:space="preserve">17.4 </w:t>
            </w:r>
          </w:p>
        </w:tc>
      </w:tr>
    </w:tbl>
    <w:p w14:paraId="0FB78B4F" w14:textId="2E21B567" w:rsidR="009409B1" w:rsidRPr="007B3BD8" w:rsidRDefault="00D0110A" w:rsidP="009409B1">
      <w:pPr>
        <w:pStyle w:val="LZ-2"/>
        <w:rPr>
          <w:rStyle w:val="10"/>
          <w:b/>
          <w:bCs/>
          <w:kern w:val="2"/>
          <w:sz w:val="32"/>
          <w:szCs w:val="32"/>
        </w:rPr>
      </w:pPr>
      <w:bookmarkStart w:id="522" w:name="_Toc117179428"/>
      <w:r>
        <w:rPr>
          <w:rStyle w:val="10"/>
          <w:rFonts w:hint="eastAsia"/>
          <w:b/>
          <w:bCs/>
          <w:kern w:val="2"/>
          <w:sz w:val="32"/>
          <w:szCs w:val="32"/>
          <w:lang w:eastAsia="zh-CN"/>
        </w:rPr>
        <w:t>小结</w:t>
      </w:r>
      <w:bookmarkEnd w:id="522"/>
    </w:p>
    <w:p w14:paraId="271C8CD6" w14:textId="14487D9A" w:rsidR="008A42C8" w:rsidRPr="008A42C8" w:rsidRDefault="008A42C8" w:rsidP="008A42C8">
      <w:pPr>
        <w:pStyle w:val="LZ-"/>
        <w:ind w:firstLine="480"/>
        <w:rPr>
          <w:lang w:val="x-none"/>
        </w:rPr>
      </w:pPr>
      <w:r w:rsidRPr="007B3BD8">
        <w:rPr>
          <w:rFonts w:hint="eastAsia"/>
          <w:lang w:val="x-none"/>
        </w:rPr>
        <w:t>本章</w:t>
      </w:r>
      <w:r w:rsidRPr="007B3BD8">
        <w:rPr>
          <w:lang w:val="x-none"/>
        </w:rPr>
        <w:t>详细介绍了</w:t>
      </w:r>
      <w:proofErr w:type="gramStart"/>
      <w:r>
        <w:rPr>
          <w:lang w:val="x-none"/>
        </w:rPr>
        <w:t>萧山区</w:t>
      </w:r>
      <w:proofErr w:type="gramEnd"/>
      <w:r w:rsidRPr="007B3BD8">
        <w:rPr>
          <w:lang w:val="x-none"/>
        </w:rPr>
        <w:t>排放源清单估算过程中</w:t>
      </w:r>
      <w:r w:rsidRPr="007B3BD8">
        <w:rPr>
          <w:rFonts w:hint="eastAsia"/>
          <w:lang w:val="x-none"/>
        </w:rPr>
        <w:t>，</w:t>
      </w:r>
      <w:r>
        <w:rPr>
          <w:rFonts w:hint="eastAsia"/>
          <w:lang w:val="x-none"/>
        </w:rPr>
        <w:t>活动水平数据、</w:t>
      </w:r>
      <w:r w:rsidRPr="007B3BD8">
        <w:rPr>
          <w:lang w:val="x-none"/>
        </w:rPr>
        <w:t>排放系数</w:t>
      </w:r>
      <w:r>
        <w:rPr>
          <w:rFonts w:hint="eastAsia"/>
          <w:lang w:val="x-none"/>
        </w:rPr>
        <w:t>及</w:t>
      </w:r>
      <w:r w:rsidRPr="007B3BD8">
        <w:rPr>
          <w:lang w:val="x-none"/>
        </w:rPr>
        <w:t>估算参数</w:t>
      </w:r>
      <w:r w:rsidRPr="007B3BD8">
        <w:rPr>
          <w:rFonts w:hint="eastAsia"/>
          <w:lang w:val="x-none"/>
        </w:rPr>
        <w:t>的获取</w:t>
      </w:r>
      <w:r>
        <w:rPr>
          <w:rFonts w:hint="eastAsia"/>
          <w:lang w:val="x-none"/>
        </w:rPr>
        <w:t>和</w:t>
      </w:r>
      <w:r w:rsidRPr="007B3BD8">
        <w:rPr>
          <w:lang w:val="x-none"/>
        </w:rPr>
        <w:t>选用情况。</w:t>
      </w:r>
    </w:p>
    <w:p w14:paraId="0CE6DCF6" w14:textId="7F97A4C1" w:rsidR="009409B1" w:rsidRDefault="008A42C8" w:rsidP="008A42C8">
      <w:pPr>
        <w:pStyle w:val="LZ-"/>
        <w:ind w:firstLine="482"/>
        <w:rPr>
          <w:lang w:val="x-none"/>
        </w:rPr>
      </w:pPr>
      <w:r w:rsidRPr="007B3BD8">
        <w:rPr>
          <w:rFonts w:hint="eastAsia"/>
          <w:b/>
          <w:lang w:val="x-none"/>
        </w:rPr>
        <w:t>（</w:t>
      </w:r>
      <w:r>
        <w:rPr>
          <w:b/>
          <w:lang w:val="x-none"/>
        </w:rPr>
        <w:t>1</w:t>
      </w:r>
      <w:r w:rsidRPr="007B3BD8">
        <w:rPr>
          <w:rFonts w:hint="eastAsia"/>
          <w:b/>
          <w:lang w:val="x-none"/>
        </w:rPr>
        <w:t>）活动</w:t>
      </w:r>
      <w:r w:rsidRPr="007B3BD8">
        <w:rPr>
          <w:b/>
          <w:lang w:val="x-none"/>
        </w:rPr>
        <w:t>水平数据</w:t>
      </w:r>
      <w:r w:rsidRPr="007B3BD8">
        <w:rPr>
          <w:rFonts w:hint="eastAsia"/>
          <w:b/>
          <w:lang w:val="x-none"/>
        </w:rPr>
        <w:t>：</w:t>
      </w:r>
      <w:r w:rsidRPr="007B3BD8">
        <w:rPr>
          <w:rFonts w:hint="eastAsia"/>
          <w:lang w:val="x-none"/>
        </w:rPr>
        <w:t>本项目</w:t>
      </w:r>
      <w:r w:rsidRPr="007B3BD8">
        <w:rPr>
          <w:lang w:val="x-none"/>
        </w:rPr>
        <w:t>活动水平数据主要来自现场调查、部门调查以及统计资料查询等方式获取</w:t>
      </w:r>
      <w:proofErr w:type="gramStart"/>
      <w:r w:rsidR="00075F77">
        <w:rPr>
          <w:rFonts w:hint="eastAsia"/>
          <w:lang w:val="x-none"/>
        </w:rPr>
        <w:t>萧山区</w:t>
      </w:r>
      <w:proofErr w:type="gramEnd"/>
      <w:r w:rsidRPr="007B3BD8">
        <w:rPr>
          <w:rFonts w:hint="eastAsia"/>
          <w:lang w:val="x-none"/>
        </w:rPr>
        <w:t>20</w:t>
      </w:r>
      <w:r>
        <w:rPr>
          <w:lang w:val="x-none"/>
        </w:rPr>
        <w:t>20</w:t>
      </w:r>
      <w:r w:rsidRPr="007B3BD8">
        <w:rPr>
          <w:rFonts w:hint="eastAsia"/>
          <w:lang w:val="x-none"/>
        </w:rPr>
        <w:t>年</w:t>
      </w:r>
      <w:r w:rsidRPr="007B3BD8">
        <w:rPr>
          <w:lang w:val="x-none"/>
        </w:rPr>
        <w:t>的数据，若</w:t>
      </w:r>
      <w:r w:rsidRPr="007B3BD8">
        <w:rPr>
          <w:rFonts w:hint="eastAsia"/>
          <w:lang w:val="x-none"/>
        </w:rPr>
        <w:t>20</w:t>
      </w:r>
      <w:r>
        <w:rPr>
          <w:lang w:val="x-none"/>
        </w:rPr>
        <w:t>20</w:t>
      </w:r>
      <w:r w:rsidRPr="007B3BD8">
        <w:rPr>
          <w:rFonts w:hint="eastAsia"/>
          <w:lang w:val="x-none"/>
        </w:rPr>
        <w:t>年</w:t>
      </w:r>
      <w:r w:rsidRPr="007B3BD8">
        <w:rPr>
          <w:lang w:val="x-none"/>
        </w:rPr>
        <w:t>活动水平数据不可获取的情况下，</w:t>
      </w:r>
      <w:r w:rsidRPr="007B3BD8">
        <w:rPr>
          <w:rFonts w:hint="eastAsia"/>
          <w:lang w:val="x-none"/>
        </w:rPr>
        <w:t>在</w:t>
      </w:r>
      <w:r w:rsidRPr="007B3BD8">
        <w:rPr>
          <w:lang w:val="x-none"/>
        </w:rPr>
        <w:t>保证数据</w:t>
      </w:r>
      <w:r w:rsidRPr="007B3BD8">
        <w:rPr>
          <w:rFonts w:hint="eastAsia"/>
          <w:lang w:val="x-none"/>
        </w:rPr>
        <w:t>真实</w:t>
      </w:r>
      <w:r w:rsidRPr="007B3BD8">
        <w:rPr>
          <w:lang w:val="x-none"/>
        </w:rPr>
        <w:t>可靠</w:t>
      </w:r>
      <w:r w:rsidRPr="007B3BD8">
        <w:rPr>
          <w:rFonts w:hint="eastAsia"/>
          <w:lang w:val="x-none"/>
        </w:rPr>
        <w:t>且基本</w:t>
      </w:r>
      <w:r w:rsidRPr="007B3BD8">
        <w:rPr>
          <w:lang w:val="x-none"/>
        </w:rPr>
        <w:t>能够反映</w:t>
      </w:r>
      <w:r w:rsidRPr="007B3BD8">
        <w:rPr>
          <w:rFonts w:hint="eastAsia"/>
          <w:lang w:val="x-none"/>
        </w:rPr>
        <w:t>20</w:t>
      </w:r>
      <w:r>
        <w:rPr>
          <w:lang w:val="x-none"/>
        </w:rPr>
        <w:t>20</w:t>
      </w:r>
      <w:r w:rsidRPr="007B3BD8">
        <w:rPr>
          <w:rFonts w:hint="eastAsia"/>
          <w:lang w:val="x-none"/>
        </w:rPr>
        <w:t>年</w:t>
      </w:r>
      <w:r w:rsidRPr="007B3BD8">
        <w:rPr>
          <w:lang w:val="x-none"/>
        </w:rPr>
        <w:t>的情况</w:t>
      </w:r>
      <w:r w:rsidR="00075F77">
        <w:rPr>
          <w:rFonts w:hint="eastAsia"/>
          <w:lang w:val="x-none"/>
        </w:rPr>
        <w:t>下通过相关的</w:t>
      </w:r>
      <w:r w:rsidR="00B17A83">
        <w:rPr>
          <w:rFonts w:hint="eastAsia"/>
          <w:lang w:val="x-none"/>
        </w:rPr>
        <w:t>参数</w:t>
      </w:r>
      <w:r w:rsidR="00075F77">
        <w:rPr>
          <w:rFonts w:hint="eastAsia"/>
          <w:lang w:val="x-none"/>
        </w:rPr>
        <w:t>进行折算</w:t>
      </w:r>
      <w:r>
        <w:rPr>
          <w:rFonts w:hint="eastAsia"/>
          <w:lang w:val="x-none"/>
        </w:rPr>
        <w:t>。</w:t>
      </w:r>
    </w:p>
    <w:p w14:paraId="5EF79503" w14:textId="34BAB1BA" w:rsidR="008A42C8" w:rsidRPr="008A42C8" w:rsidRDefault="008A42C8" w:rsidP="008A42C8">
      <w:pPr>
        <w:pStyle w:val="LZ-"/>
        <w:ind w:firstLine="482"/>
        <w:rPr>
          <w:lang w:val="x-none"/>
        </w:rPr>
      </w:pPr>
      <w:r w:rsidRPr="007B3BD8">
        <w:rPr>
          <w:rFonts w:hint="eastAsia"/>
          <w:b/>
          <w:lang w:val="x-none"/>
        </w:rPr>
        <w:t>（</w:t>
      </w:r>
      <w:r>
        <w:rPr>
          <w:b/>
          <w:lang w:val="x-none"/>
        </w:rPr>
        <w:t>2</w:t>
      </w:r>
      <w:r w:rsidRPr="007B3BD8">
        <w:rPr>
          <w:rFonts w:hint="eastAsia"/>
          <w:b/>
          <w:lang w:val="x-none"/>
        </w:rPr>
        <w:t>）排放</w:t>
      </w:r>
      <w:r w:rsidRPr="007B3BD8">
        <w:rPr>
          <w:b/>
          <w:lang w:val="x-none"/>
        </w:rPr>
        <w:t>系数及估算参数：</w:t>
      </w:r>
      <w:r w:rsidRPr="007B3BD8">
        <w:rPr>
          <w:rFonts w:hint="eastAsia"/>
          <w:lang w:val="x-none"/>
        </w:rPr>
        <w:t>本</w:t>
      </w:r>
      <w:r w:rsidRPr="007B3BD8">
        <w:rPr>
          <w:lang w:val="x-none"/>
        </w:rPr>
        <w:t>项目排放系数</w:t>
      </w:r>
      <w:r w:rsidRPr="007B3BD8">
        <w:rPr>
          <w:rFonts w:hint="eastAsia"/>
          <w:lang w:val="x-none"/>
        </w:rPr>
        <w:t>优先</w:t>
      </w:r>
      <w:r w:rsidRPr="007B3BD8">
        <w:rPr>
          <w:lang w:val="x-none"/>
        </w:rPr>
        <w:t>选用清单编制技术</w:t>
      </w:r>
      <w:r w:rsidRPr="007B3BD8">
        <w:rPr>
          <w:rFonts w:hint="eastAsia"/>
          <w:lang w:val="x-none"/>
        </w:rPr>
        <w:t>手册</w:t>
      </w:r>
      <w:r w:rsidRPr="007B3BD8">
        <w:rPr>
          <w:lang w:val="x-none"/>
        </w:rPr>
        <w:t>及指南，其次是选用国内的相关研究成果及国外的相关研究成果；估算参数主要通过本地化调研获取的数据计算</w:t>
      </w:r>
      <w:r w:rsidRPr="007B3BD8">
        <w:rPr>
          <w:rFonts w:hint="eastAsia"/>
          <w:lang w:val="x-none"/>
        </w:rPr>
        <w:t>得到</w:t>
      </w:r>
      <w:r>
        <w:rPr>
          <w:rFonts w:hint="eastAsia"/>
          <w:lang w:val="x-none"/>
        </w:rPr>
        <w:t>。</w:t>
      </w:r>
    </w:p>
    <w:p w14:paraId="3245CCBE" w14:textId="27472DEF" w:rsidR="001A11CB" w:rsidDel="00C069E6" w:rsidRDefault="001A11CB" w:rsidP="00BC3698">
      <w:pPr>
        <w:pStyle w:val="LZ-"/>
        <w:ind w:firstLine="480"/>
        <w:rPr>
          <w:del w:id="523" w:author="彭 mq" w:date="2023-03-09T09:33:00Z"/>
          <w:lang w:val="x-none"/>
        </w:rPr>
      </w:pPr>
    </w:p>
    <w:p w14:paraId="4B691954" w14:textId="25F71DB3" w:rsidR="001A11CB" w:rsidDel="00C069E6" w:rsidRDefault="001A11CB" w:rsidP="00C069E6">
      <w:pPr>
        <w:pStyle w:val="LZ-"/>
        <w:ind w:firstLineChars="83" w:firstLine="199"/>
        <w:rPr>
          <w:del w:id="524" w:author="彭 mq" w:date="2023-03-09T09:33:00Z"/>
          <w:rFonts w:hint="eastAsia"/>
          <w:lang w:val="x-none"/>
        </w:rPr>
        <w:sectPr w:rsidR="001A11CB" w:rsidDel="00C069E6" w:rsidSect="005D18AD">
          <w:footerReference w:type="default" r:id="rId14"/>
          <w:pgSz w:w="11906" w:h="16838"/>
          <w:pgMar w:top="1440" w:right="1800" w:bottom="1440" w:left="1800" w:header="851" w:footer="992" w:gutter="0"/>
          <w:cols w:space="425"/>
          <w:docGrid w:type="lines" w:linePitch="312"/>
        </w:sectPr>
        <w:pPrChange w:id="525" w:author="彭 mq" w:date="2023-03-09T09:33:00Z">
          <w:pPr>
            <w:pStyle w:val="LZ-"/>
            <w:ind w:firstLine="480"/>
          </w:pPr>
        </w:pPrChange>
      </w:pPr>
    </w:p>
    <w:p w14:paraId="4B7EB73B" w14:textId="18228C04" w:rsidR="001A11CB" w:rsidRPr="00694C9B" w:rsidRDefault="00694C9B" w:rsidP="000D02AB">
      <w:pPr>
        <w:pStyle w:val="LZ-1"/>
        <w:rPr>
          <w:lang w:eastAsia="zh-CN"/>
        </w:rPr>
      </w:pPr>
      <w:r>
        <w:rPr>
          <w:rFonts w:hint="eastAsia"/>
          <w:lang w:eastAsia="zh-CN"/>
        </w:rPr>
        <w:t xml:space="preserve"> </w:t>
      </w:r>
      <w:bookmarkStart w:id="526" w:name="_Toc117179429"/>
      <w:proofErr w:type="gramStart"/>
      <w:r w:rsidR="001A11CB" w:rsidRPr="00694C9B">
        <w:rPr>
          <w:rFonts w:hint="eastAsia"/>
          <w:lang w:eastAsia="zh-CN"/>
        </w:rPr>
        <w:t>萧山区</w:t>
      </w:r>
      <w:proofErr w:type="spellStart"/>
      <w:proofErr w:type="gramEnd"/>
      <w:r w:rsidR="001A11CB" w:rsidRPr="00694C9B">
        <w:t>排放清单结果与</w:t>
      </w:r>
      <w:r w:rsidR="001A11CB" w:rsidRPr="00694C9B">
        <w:rPr>
          <w:rFonts w:hint="eastAsia"/>
          <w:lang w:eastAsia="zh-CN"/>
        </w:rPr>
        <w:t>特征</w:t>
      </w:r>
      <w:r w:rsidR="001A11CB" w:rsidRPr="00694C9B">
        <w:rPr>
          <w:lang w:eastAsia="zh-CN"/>
        </w:rPr>
        <w:t>分析</w:t>
      </w:r>
      <w:bookmarkEnd w:id="526"/>
      <w:proofErr w:type="spellEnd"/>
    </w:p>
    <w:p w14:paraId="4C2514B4" w14:textId="3ACC5251" w:rsidR="00BC3698" w:rsidRPr="00694C9B" w:rsidRDefault="00414E07" w:rsidP="00BC3698">
      <w:pPr>
        <w:pStyle w:val="LZ-"/>
        <w:ind w:firstLine="480"/>
        <w:rPr>
          <w:lang w:val="x-none"/>
        </w:rPr>
      </w:pPr>
      <w:r w:rsidRPr="00694C9B">
        <w:rPr>
          <w:rFonts w:hint="eastAsia"/>
          <w:lang w:val="x-none"/>
        </w:rPr>
        <w:t>根据</w:t>
      </w:r>
      <w:r w:rsidRPr="00694C9B">
        <w:rPr>
          <w:lang w:val="x-none"/>
        </w:rPr>
        <w:t>上述的估算方法</w:t>
      </w:r>
      <w:r w:rsidRPr="00694C9B">
        <w:rPr>
          <w:rFonts w:hint="eastAsia"/>
          <w:lang w:val="x-none"/>
        </w:rPr>
        <w:t>及收集</w:t>
      </w:r>
      <w:r w:rsidRPr="00694C9B">
        <w:rPr>
          <w:lang w:val="x-none"/>
        </w:rPr>
        <w:t>的</w:t>
      </w:r>
      <w:r w:rsidRPr="00694C9B">
        <w:rPr>
          <w:rFonts w:hint="eastAsia"/>
          <w:lang w:val="x-none"/>
        </w:rPr>
        <w:t>数据</w:t>
      </w:r>
      <w:r w:rsidRPr="00694C9B">
        <w:rPr>
          <w:lang w:val="x-none"/>
        </w:rPr>
        <w:t>，包括活动</w:t>
      </w:r>
      <w:r w:rsidRPr="00694C9B">
        <w:rPr>
          <w:rFonts w:hint="eastAsia"/>
          <w:lang w:val="x-none"/>
        </w:rPr>
        <w:t>水平</w:t>
      </w:r>
      <w:r w:rsidRPr="00694C9B">
        <w:rPr>
          <w:lang w:val="x-none"/>
        </w:rPr>
        <w:t>数据、估算参数及排放</w:t>
      </w:r>
      <w:r w:rsidRPr="00694C9B">
        <w:rPr>
          <w:rFonts w:hint="eastAsia"/>
          <w:lang w:val="x-none"/>
        </w:rPr>
        <w:t>系数及</w:t>
      </w:r>
      <w:r w:rsidRPr="00694C9B">
        <w:rPr>
          <w:lang w:val="x-none"/>
        </w:rPr>
        <w:t>其他相关资料，估算得到</w:t>
      </w:r>
      <w:proofErr w:type="gramStart"/>
      <w:r w:rsidR="00A93D9A" w:rsidRPr="00694C9B">
        <w:rPr>
          <w:rFonts w:hint="eastAsia"/>
          <w:lang w:val="x-none"/>
        </w:rPr>
        <w:t>萧山区</w:t>
      </w:r>
      <w:proofErr w:type="gramEnd"/>
      <w:r w:rsidRPr="00694C9B">
        <w:rPr>
          <w:rFonts w:hint="eastAsia"/>
          <w:lang w:val="x-none"/>
        </w:rPr>
        <w:t>20</w:t>
      </w:r>
      <w:r w:rsidR="00896AE4" w:rsidRPr="00694C9B">
        <w:rPr>
          <w:lang w:val="x-none"/>
        </w:rPr>
        <w:t>20</w:t>
      </w:r>
      <w:r w:rsidRPr="00694C9B">
        <w:rPr>
          <w:rFonts w:hint="eastAsia"/>
          <w:lang w:val="x-none"/>
        </w:rPr>
        <w:t>年</w:t>
      </w:r>
      <w:r w:rsidRPr="00694C9B">
        <w:rPr>
          <w:lang w:val="x-none"/>
        </w:rPr>
        <w:t>人为源大气污染物排放清单</w:t>
      </w:r>
      <w:r w:rsidRPr="00694C9B">
        <w:rPr>
          <w:rFonts w:hint="eastAsia"/>
          <w:lang w:val="x-none"/>
        </w:rPr>
        <w:t>，本章</w:t>
      </w:r>
      <w:r w:rsidRPr="00694C9B">
        <w:rPr>
          <w:lang w:val="x-none"/>
        </w:rPr>
        <w:t>将对</w:t>
      </w:r>
      <w:proofErr w:type="gramStart"/>
      <w:r w:rsidR="00A93D9A" w:rsidRPr="00694C9B">
        <w:rPr>
          <w:lang w:val="x-none"/>
        </w:rPr>
        <w:t>萧山区</w:t>
      </w:r>
      <w:proofErr w:type="gramEnd"/>
      <w:r w:rsidRPr="00694C9B">
        <w:rPr>
          <w:rFonts w:hint="eastAsia"/>
          <w:lang w:val="x-none"/>
        </w:rPr>
        <w:t>各类</w:t>
      </w:r>
      <w:r w:rsidRPr="00694C9B">
        <w:rPr>
          <w:lang w:val="x-none"/>
        </w:rPr>
        <w:t>大气污染物排放</w:t>
      </w:r>
      <w:r w:rsidRPr="00694C9B">
        <w:rPr>
          <w:rFonts w:hint="eastAsia"/>
          <w:lang w:val="x-none"/>
        </w:rPr>
        <w:t>量</w:t>
      </w:r>
      <w:r w:rsidRPr="00694C9B">
        <w:rPr>
          <w:lang w:val="x-none"/>
        </w:rPr>
        <w:t>、</w:t>
      </w:r>
      <w:r w:rsidRPr="00694C9B">
        <w:rPr>
          <w:rFonts w:hint="eastAsia"/>
          <w:lang w:val="x-none"/>
        </w:rPr>
        <w:t>排放</w:t>
      </w:r>
      <w:proofErr w:type="gramStart"/>
      <w:r w:rsidRPr="00694C9B">
        <w:rPr>
          <w:rFonts w:hint="eastAsia"/>
          <w:lang w:val="x-none"/>
        </w:rPr>
        <w:t>源</w:t>
      </w:r>
      <w:r w:rsidRPr="00694C9B">
        <w:rPr>
          <w:lang w:val="x-none"/>
        </w:rPr>
        <w:t>贡献</w:t>
      </w:r>
      <w:proofErr w:type="gramEnd"/>
      <w:r w:rsidRPr="00694C9B">
        <w:rPr>
          <w:lang w:val="x-none"/>
        </w:rPr>
        <w:t>及空间分布特征</w:t>
      </w:r>
      <w:r w:rsidRPr="00694C9B">
        <w:rPr>
          <w:rFonts w:hint="eastAsia"/>
          <w:lang w:val="x-none"/>
        </w:rPr>
        <w:t>（</w:t>
      </w:r>
      <w:r w:rsidRPr="00694C9B">
        <w:rPr>
          <w:rFonts w:hint="eastAsia"/>
          <w:lang w:val="x-none"/>
        </w:rPr>
        <w:t>1</w:t>
      </w:r>
      <w:r w:rsidRPr="00694C9B">
        <w:rPr>
          <w:lang w:val="x-none"/>
        </w:rPr>
        <w:t>km</w:t>
      </w:r>
      <w:r w:rsidRPr="00694C9B">
        <w:rPr>
          <w:rFonts w:hint="eastAsia"/>
          <w:lang w:val="x-none"/>
        </w:rPr>
        <w:sym w:font="Wingdings 2" w:char="F0CD"/>
      </w:r>
      <w:r w:rsidRPr="00694C9B">
        <w:rPr>
          <w:lang w:val="x-none"/>
        </w:rPr>
        <w:t>1km</w:t>
      </w:r>
      <w:r w:rsidRPr="00694C9B">
        <w:rPr>
          <w:rFonts w:hint="eastAsia"/>
          <w:lang w:val="x-none"/>
        </w:rPr>
        <w:t>网格化</w:t>
      </w:r>
      <w:r w:rsidRPr="00694C9B">
        <w:rPr>
          <w:lang w:val="x-none"/>
        </w:rPr>
        <w:t>清单</w:t>
      </w:r>
      <w:r w:rsidRPr="00694C9B">
        <w:rPr>
          <w:rFonts w:hint="eastAsia"/>
          <w:lang w:val="x-none"/>
        </w:rPr>
        <w:t>）进行分析</w:t>
      </w:r>
      <w:r w:rsidRPr="00694C9B">
        <w:rPr>
          <w:lang w:val="x-none"/>
        </w:rPr>
        <w:t>。</w:t>
      </w:r>
    </w:p>
    <w:p w14:paraId="45982A43" w14:textId="0B0D5697" w:rsidR="00A0491E" w:rsidRPr="00694C9B" w:rsidRDefault="0005453E" w:rsidP="00CF3DC9">
      <w:pPr>
        <w:pStyle w:val="LZ-2"/>
      </w:pPr>
      <w:bookmarkStart w:id="527" w:name="_Toc117179430"/>
      <w:r w:rsidRPr="00694C9B">
        <w:t>20</w:t>
      </w:r>
      <w:r w:rsidR="001535BD" w:rsidRPr="00694C9B">
        <w:t>20</w:t>
      </w:r>
      <w:r w:rsidRPr="00694C9B">
        <w:rPr>
          <w:rFonts w:hint="eastAsia"/>
          <w:lang w:eastAsia="zh-CN"/>
        </w:rPr>
        <w:t>年</w:t>
      </w:r>
      <w:proofErr w:type="gramStart"/>
      <w:r w:rsidR="00A93D9A" w:rsidRPr="00694C9B">
        <w:rPr>
          <w:lang w:eastAsia="zh-CN"/>
        </w:rPr>
        <w:t>萧山区</w:t>
      </w:r>
      <w:proofErr w:type="gramEnd"/>
      <w:r w:rsidR="0028544A">
        <w:fldChar w:fldCharType="begin"/>
      </w:r>
      <w:r w:rsidR="0028544A">
        <w:instrText xml:space="preserve"> HYPERLINK \l "_Toc438130034" </w:instrText>
      </w:r>
      <w:r w:rsidR="0028544A">
        <w:fldChar w:fldCharType="separate"/>
      </w:r>
      <w:r w:rsidR="00A0491E" w:rsidRPr="00694C9B">
        <w:rPr>
          <w:rStyle w:val="ad"/>
          <w:color w:val="auto"/>
        </w:rPr>
        <w:t>大气污染</w:t>
      </w:r>
      <w:r w:rsidRPr="00694C9B">
        <w:rPr>
          <w:rStyle w:val="ad"/>
          <w:rFonts w:hint="eastAsia"/>
          <w:color w:val="auto"/>
          <w:lang w:eastAsia="zh-CN"/>
        </w:rPr>
        <w:t>源</w:t>
      </w:r>
      <w:r w:rsidR="00A0491E" w:rsidRPr="00694C9B">
        <w:rPr>
          <w:rStyle w:val="ad"/>
          <w:color w:val="auto"/>
        </w:rPr>
        <w:t>排放清单</w:t>
      </w:r>
      <w:bookmarkEnd w:id="527"/>
      <w:r w:rsidR="00A0491E" w:rsidRPr="00694C9B">
        <w:tab/>
      </w:r>
      <w:r w:rsidR="0028544A">
        <w:fldChar w:fldCharType="end"/>
      </w:r>
    </w:p>
    <w:p w14:paraId="799A2341" w14:textId="1662FD6A" w:rsidR="003A7235" w:rsidRPr="007B3BD8" w:rsidRDefault="006E1F60" w:rsidP="003A7235">
      <w:pPr>
        <w:pStyle w:val="LZ-"/>
        <w:ind w:firstLine="480"/>
      </w:pPr>
      <w:r w:rsidRPr="007B3BD8">
        <w:t>根据上述</w:t>
      </w:r>
      <w:r w:rsidRPr="007B3BD8">
        <w:rPr>
          <w:rFonts w:hint="eastAsia"/>
        </w:rPr>
        <w:t>估算方法</w:t>
      </w:r>
      <w:r w:rsidR="00E9400E" w:rsidRPr="007B3BD8">
        <w:rPr>
          <w:rFonts w:hint="eastAsia"/>
        </w:rPr>
        <w:t>及获取的活动水平数据和估算参数</w:t>
      </w:r>
      <w:r w:rsidRPr="007B3BD8">
        <w:rPr>
          <w:rFonts w:hint="eastAsia"/>
        </w:rPr>
        <w:t>，估算获取</w:t>
      </w:r>
      <w:proofErr w:type="gramStart"/>
      <w:r w:rsidR="00A93D9A">
        <w:rPr>
          <w:rFonts w:hint="eastAsia"/>
        </w:rPr>
        <w:t>萧山区</w:t>
      </w:r>
      <w:proofErr w:type="gramEnd"/>
      <w:r w:rsidR="0033079D" w:rsidRPr="007B3BD8">
        <w:t>20</w:t>
      </w:r>
      <w:r w:rsidR="001535BD">
        <w:t>20</w:t>
      </w:r>
      <w:r w:rsidRPr="007B3BD8">
        <w:rPr>
          <w:rFonts w:hint="eastAsia"/>
        </w:rPr>
        <w:t>年人为源大气污染物排放清单。</w:t>
      </w:r>
      <w:proofErr w:type="gramStart"/>
      <w:r w:rsidR="00A93D9A">
        <w:rPr>
          <w:rFonts w:hint="eastAsia"/>
        </w:rPr>
        <w:t>萧山区</w:t>
      </w:r>
      <w:proofErr w:type="gramEnd"/>
      <w:r w:rsidR="0033079D" w:rsidRPr="007B3BD8">
        <w:t>20</w:t>
      </w:r>
      <w:r w:rsidR="001535BD">
        <w:t>20</w:t>
      </w:r>
      <w:r w:rsidRPr="007B3BD8">
        <w:rPr>
          <w:rFonts w:hint="eastAsia"/>
        </w:rPr>
        <w:t>年（</w:t>
      </w:r>
      <w:r w:rsidR="0033079D" w:rsidRPr="007B3BD8">
        <w:rPr>
          <w:rFonts w:hint="eastAsia"/>
        </w:rPr>
        <w:t>包括工业源、道路移动源、非道路移动源、扬尘源、非工业溶剂使用源、存储运输源、废弃物处理源、生物质燃烧源、农业源、其他排放源等</w:t>
      </w:r>
      <w:r w:rsidR="0033079D" w:rsidRPr="007B3BD8">
        <w:t>十类排放源</w:t>
      </w:r>
      <w:r w:rsidRPr="007B3BD8">
        <w:rPr>
          <w:rFonts w:hint="eastAsia"/>
        </w:rPr>
        <w:t>）</w:t>
      </w:r>
      <w:r w:rsidRPr="007B3BD8">
        <w:t>SO</w:t>
      </w:r>
      <w:r w:rsidRPr="007B3BD8">
        <w:rPr>
          <w:vertAlign w:val="subscript"/>
        </w:rPr>
        <w:t>2</w:t>
      </w:r>
      <w:r w:rsidRPr="007B3BD8">
        <w:t>、</w:t>
      </w:r>
      <w:r w:rsidRPr="007B3BD8">
        <w:t>NOx</w:t>
      </w:r>
      <w:r w:rsidRPr="007B3BD8">
        <w:rPr>
          <w:rFonts w:hint="eastAsia"/>
        </w:rPr>
        <w:t>、</w:t>
      </w:r>
      <w:r w:rsidRPr="007B3BD8">
        <w:t>CO</w:t>
      </w:r>
      <w:r w:rsidRPr="007B3BD8">
        <w:t>、</w:t>
      </w:r>
      <w:r w:rsidRPr="007B3BD8">
        <w:t>PM</w:t>
      </w:r>
      <w:r w:rsidRPr="007B3BD8">
        <w:rPr>
          <w:vertAlign w:val="subscript"/>
        </w:rPr>
        <w:t>10</w:t>
      </w:r>
      <w:r w:rsidRPr="007B3BD8">
        <w:t>、</w:t>
      </w:r>
      <w:r w:rsidRPr="007B3BD8">
        <w:t>PM</w:t>
      </w:r>
      <w:r w:rsidRPr="007B3BD8">
        <w:rPr>
          <w:vertAlign w:val="subscript"/>
        </w:rPr>
        <w:t>2.5</w:t>
      </w:r>
      <w:r w:rsidRPr="007B3BD8">
        <w:t>、</w:t>
      </w:r>
      <w:r w:rsidR="0033079D" w:rsidRPr="007B3BD8">
        <w:t>VOCs</w:t>
      </w:r>
      <w:r w:rsidR="0033079D" w:rsidRPr="007B3BD8">
        <w:t>、</w:t>
      </w:r>
      <w:r w:rsidR="0033079D" w:rsidRPr="007B3BD8">
        <w:t>NH</w:t>
      </w:r>
      <w:r w:rsidR="0033079D" w:rsidRPr="007B3BD8">
        <w:rPr>
          <w:vertAlign w:val="subscript"/>
        </w:rPr>
        <w:t>3</w:t>
      </w:r>
      <w:r w:rsidR="0033079D" w:rsidRPr="007B3BD8">
        <w:rPr>
          <w:rFonts w:hint="eastAsia"/>
        </w:rPr>
        <w:t>、</w:t>
      </w:r>
      <w:r w:rsidRPr="007B3BD8">
        <w:t>BC</w:t>
      </w:r>
      <w:r w:rsidRPr="007B3BD8">
        <w:t>、</w:t>
      </w:r>
      <w:r w:rsidRPr="007B3BD8">
        <w:t>OC</w:t>
      </w:r>
      <w:r w:rsidRPr="007B3BD8">
        <w:t>、的排放量分别为</w:t>
      </w:r>
      <w:bookmarkStart w:id="528" w:name="_Hlk116403923"/>
      <w:r w:rsidR="00ED2689" w:rsidRPr="007B3BD8">
        <w:t>0.</w:t>
      </w:r>
      <w:r w:rsidR="00E35AB6">
        <w:t>13</w:t>
      </w:r>
      <w:r w:rsidR="000E3354" w:rsidRPr="007B3BD8">
        <w:t>万吨、</w:t>
      </w:r>
      <w:r w:rsidR="00E35AB6">
        <w:t>1.96</w:t>
      </w:r>
      <w:r w:rsidR="000E3354" w:rsidRPr="007B3BD8">
        <w:t>万吨、</w:t>
      </w:r>
      <w:r w:rsidR="00CB1427">
        <w:t>2.</w:t>
      </w:r>
      <w:r w:rsidR="00E35AB6">
        <w:t>8</w:t>
      </w:r>
      <w:r w:rsidR="00CB1427">
        <w:t>9</w:t>
      </w:r>
      <w:r w:rsidR="000E3354" w:rsidRPr="007B3BD8">
        <w:t>万吨、</w:t>
      </w:r>
      <w:r w:rsidR="00E35AB6">
        <w:t>2.95</w:t>
      </w:r>
      <w:r w:rsidR="000E3354" w:rsidRPr="007B3BD8">
        <w:t>万吨、</w:t>
      </w:r>
      <w:r w:rsidR="00E35AB6">
        <w:t>0.89</w:t>
      </w:r>
      <w:r w:rsidR="000E3354" w:rsidRPr="007B3BD8">
        <w:t>万吨、</w:t>
      </w:r>
      <w:r w:rsidR="001437F9">
        <w:t>2.</w:t>
      </w:r>
      <w:r w:rsidR="00E35AB6">
        <w:t>82</w:t>
      </w:r>
      <w:r w:rsidR="000E3354" w:rsidRPr="007B3BD8">
        <w:t>吨、</w:t>
      </w:r>
      <w:r w:rsidR="001535BD">
        <w:t>0.</w:t>
      </w:r>
      <w:r w:rsidR="00E35AB6">
        <w:t>45</w:t>
      </w:r>
      <w:r w:rsidR="000E3354" w:rsidRPr="007B3BD8">
        <w:t>万吨、</w:t>
      </w:r>
      <w:r w:rsidR="003747C0" w:rsidRPr="007B3BD8">
        <w:t>0.</w:t>
      </w:r>
      <w:r w:rsidR="001535BD">
        <w:t>0</w:t>
      </w:r>
      <w:r w:rsidR="00CB1427">
        <w:t>3</w:t>
      </w:r>
      <w:r w:rsidR="000E3354" w:rsidRPr="007B3BD8">
        <w:t>万吨、</w:t>
      </w:r>
      <w:r w:rsidR="003747C0" w:rsidRPr="007B3BD8">
        <w:t>0.</w:t>
      </w:r>
      <w:r w:rsidR="001535BD">
        <w:t>0</w:t>
      </w:r>
      <w:r w:rsidR="00E35AB6">
        <w:t>1</w:t>
      </w:r>
      <w:r w:rsidR="00CB623B" w:rsidRPr="007B3BD8">
        <w:t>万吨</w:t>
      </w:r>
      <w:bookmarkEnd w:id="528"/>
      <w:r w:rsidR="00CB623B" w:rsidRPr="007B3BD8">
        <w:rPr>
          <w:rFonts w:hint="eastAsia"/>
        </w:rPr>
        <w:t>（各类排放源的污染物排放量</w:t>
      </w:r>
      <w:r w:rsidR="00CB623B" w:rsidRPr="007B3BD8">
        <w:t>详见</w:t>
      </w:r>
      <w:r w:rsidR="003747C0" w:rsidRPr="007B3BD8">
        <w:rPr>
          <w:rFonts w:hint="eastAsia"/>
        </w:rPr>
        <w:t>表</w:t>
      </w:r>
      <w:r w:rsidR="00FA5689">
        <w:t>4</w:t>
      </w:r>
      <w:r w:rsidR="00D57181" w:rsidRPr="007B3BD8">
        <w:rPr>
          <w:rFonts w:hint="eastAsia"/>
        </w:rPr>
        <w:t>-1</w:t>
      </w:r>
      <w:r w:rsidR="00CB623B" w:rsidRPr="007B3BD8">
        <w:rPr>
          <w:rFonts w:hint="eastAsia"/>
        </w:rPr>
        <w:t>）</w:t>
      </w:r>
      <w:r w:rsidR="000E3354" w:rsidRPr="007B3BD8">
        <w:t>。</w:t>
      </w:r>
      <w:bookmarkStart w:id="529" w:name="_Ref464136291"/>
    </w:p>
    <w:p w14:paraId="2947696E" w14:textId="53B10F7A" w:rsidR="00464EDB" w:rsidRPr="007B3BD8" w:rsidRDefault="00D57181" w:rsidP="003A7235">
      <w:pPr>
        <w:pStyle w:val="LZ-"/>
        <w:ind w:firstLine="480"/>
      </w:pPr>
      <w:r w:rsidRPr="007B3BD8">
        <w:rPr>
          <w:rFonts w:hint="eastAsia"/>
        </w:rPr>
        <w:t>总体</w:t>
      </w:r>
      <w:r w:rsidRPr="007B3BD8">
        <w:t>来说，</w:t>
      </w:r>
      <w:r w:rsidRPr="007B3BD8">
        <w:rPr>
          <w:rFonts w:hint="eastAsia"/>
          <w:szCs w:val="24"/>
        </w:rPr>
        <w:t>工业源是</w:t>
      </w:r>
      <w:proofErr w:type="gramStart"/>
      <w:r w:rsidR="0098666E">
        <w:rPr>
          <w:rFonts w:hint="eastAsia"/>
          <w:szCs w:val="24"/>
        </w:rPr>
        <w:t>萧山区</w:t>
      </w:r>
      <w:proofErr w:type="gramEnd"/>
      <w:r w:rsidR="003326DC">
        <w:rPr>
          <w:rFonts w:hint="eastAsia"/>
          <w:szCs w:val="24"/>
        </w:rPr>
        <w:t>SO</w:t>
      </w:r>
      <w:r w:rsidR="003326DC" w:rsidRPr="0038455B">
        <w:rPr>
          <w:rFonts w:hint="eastAsia"/>
          <w:szCs w:val="24"/>
          <w:vertAlign w:val="subscript"/>
        </w:rPr>
        <w:t>2</w:t>
      </w:r>
      <w:r w:rsidR="003326DC">
        <w:rPr>
          <w:rFonts w:hint="eastAsia"/>
          <w:szCs w:val="24"/>
        </w:rPr>
        <w:t>、</w:t>
      </w:r>
      <w:r w:rsidR="003326DC">
        <w:rPr>
          <w:rFonts w:hint="eastAsia"/>
          <w:szCs w:val="24"/>
        </w:rPr>
        <w:t>CO</w:t>
      </w:r>
      <w:r w:rsidR="00E35AB6">
        <w:rPr>
          <w:rFonts w:hint="eastAsia"/>
          <w:szCs w:val="24"/>
        </w:rPr>
        <w:t>和</w:t>
      </w:r>
      <w:r w:rsidR="003326DC">
        <w:rPr>
          <w:rFonts w:hint="eastAsia"/>
          <w:szCs w:val="24"/>
        </w:rPr>
        <w:t>VOCs</w:t>
      </w:r>
      <w:r w:rsidRPr="007B3BD8">
        <w:rPr>
          <w:rFonts w:hint="eastAsia"/>
          <w:szCs w:val="24"/>
        </w:rPr>
        <w:t>的主要排放源，道路移动源对</w:t>
      </w:r>
      <w:r w:rsidR="005A2BDB">
        <w:rPr>
          <w:rFonts w:hint="eastAsia"/>
          <w:szCs w:val="24"/>
        </w:rPr>
        <w:t>SO</w:t>
      </w:r>
      <w:r w:rsidR="005A2BDB" w:rsidRPr="0038455B">
        <w:rPr>
          <w:rFonts w:hint="eastAsia"/>
          <w:szCs w:val="24"/>
          <w:vertAlign w:val="subscript"/>
        </w:rPr>
        <w:t>2</w:t>
      </w:r>
      <w:r w:rsidR="005A2BDB">
        <w:rPr>
          <w:rFonts w:hint="eastAsia"/>
          <w:szCs w:val="24"/>
        </w:rPr>
        <w:t>、</w:t>
      </w:r>
      <w:r w:rsidRPr="007B3BD8">
        <w:rPr>
          <w:rFonts w:hint="eastAsia"/>
          <w:szCs w:val="24"/>
        </w:rPr>
        <w:t>NOx</w:t>
      </w:r>
      <w:r w:rsidR="00E35AB6">
        <w:rPr>
          <w:rFonts w:hint="eastAsia"/>
          <w:szCs w:val="24"/>
        </w:rPr>
        <w:t>和</w:t>
      </w:r>
      <w:r w:rsidRPr="007B3BD8">
        <w:rPr>
          <w:rFonts w:hint="eastAsia"/>
          <w:szCs w:val="24"/>
        </w:rPr>
        <w:t>CO</w:t>
      </w:r>
      <w:r w:rsidRPr="007B3BD8">
        <w:rPr>
          <w:rFonts w:hint="eastAsia"/>
          <w:szCs w:val="24"/>
        </w:rPr>
        <w:t>的排放贡献较高，</w:t>
      </w:r>
      <w:r w:rsidR="001437F9">
        <w:rPr>
          <w:rFonts w:hint="eastAsia"/>
          <w:szCs w:val="24"/>
        </w:rPr>
        <w:t>非道路移动源对</w:t>
      </w:r>
      <w:r w:rsidR="005A2BDB">
        <w:rPr>
          <w:rFonts w:hint="eastAsia"/>
          <w:szCs w:val="24"/>
        </w:rPr>
        <w:t>SO</w:t>
      </w:r>
      <w:r w:rsidR="005A2BDB" w:rsidRPr="0038455B">
        <w:rPr>
          <w:rFonts w:hint="eastAsia"/>
          <w:szCs w:val="24"/>
          <w:vertAlign w:val="subscript"/>
        </w:rPr>
        <w:t>2</w:t>
      </w:r>
      <w:r w:rsidR="005A2BDB">
        <w:rPr>
          <w:rFonts w:hint="eastAsia"/>
          <w:szCs w:val="24"/>
        </w:rPr>
        <w:t>、</w:t>
      </w:r>
      <w:r w:rsidR="00632DB8" w:rsidRPr="007B3BD8">
        <w:rPr>
          <w:rFonts w:hint="eastAsia"/>
          <w:szCs w:val="24"/>
        </w:rPr>
        <w:t>NOx</w:t>
      </w:r>
      <w:r w:rsidR="00632DB8" w:rsidRPr="007B3BD8">
        <w:rPr>
          <w:rFonts w:hint="eastAsia"/>
          <w:szCs w:val="24"/>
        </w:rPr>
        <w:t>、</w:t>
      </w:r>
      <w:r w:rsidR="00632DB8">
        <w:rPr>
          <w:szCs w:val="24"/>
        </w:rPr>
        <w:t>BC</w:t>
      </w:r>
      <w:r w:rsidR="00E35AB6">
        <w:rPr>
          <w:rFonts w:hint="eastAsia"/>
          <w:szCs w:val="24"/>
        </w:rPr>
        <w:t>和</w:t>
      </w:r>
      <w:r w:rsidR="00E35AB6">
        <w:rPr>
          <w:rFonts w:hint="eastAsia"/>
          <w:szCs w:val="24"/>
        </w:rPr>
        <w:t>O</w:t>
      </w:r>
      <w:r w:rsidR="00E35AB6">
        <w:rPr>
          <w:szCs w:val="24"/>
        </w:rPr>
        <w:t>C</w:t>
      </w:r>
      <w:r w:rsidR="00632DB8">
        <w:rPr>
          <w:rFonts w:hint="eastAsia"/>
          <w:szCs w:val="24"/>
        </w:rPr>
        <w:t>的排放贡献较大，</w:t>
      </w:r>
      <w:r w:rsidRPr="007B3BD8">
        <w:rPr>
          <w:rFonts w:hint="eastAsia"/>
          <w:szCs w:val="24"/>
        </w:rPr>
        <w:t>扬尘源对颗粒物的贡献较大，非工业溶剂使用和</w:t>
      </w:r>
      <w:r w:rsidR="005A2BDB">
        <w:rPr>
          <w:rFonts w:hint="eastAsia"/>
          <w:szCs w:val="24"/>
        </w:rPr>
        <w:t>存储运输源</w:t>
      </w:r>
      <w:r w:rsidRPr="007B3BD8">
        <w:rPr>
          <w:rFonts w:hint="eastAsia"/>
          <w:szCs w:val="24"/>
        </w:rPr>
        <w:t>对</w:t>
      </w:r>
      <w:r w:rsidRPr="007B3BD8">
        <w:rPr>
          <w:rFonts w:hint="eastAsia"/>
          <w:szCs w:val="24"/>
        </w:rPr>
        <w:t>V</w:t>
      </w:r>
      <w:r w:rsidRPr="007B3BD8">
        <w:rPr>
          <w:szCs w:val="24"/>
        </w:rPr>
        <w:t>OCs</w:t>
      </w:r>
      <w:r w:rsidRPr="007B3BD8">
        <w:rPr>
          <w:rFonts w:hint="eastAsia"/>
          <w:szCs w:val="24"/>
        </w:rPr>
        <w:t>排放具有一定的贡献，</w:t>
      </w:r>
      <w:r w:rsidRPr="007B3BD8">
        <w:rPr>
          <w:szCs w:val="24"/>
        </w:rPr>
        <w:t>农业源是</w:t>
      </w:r>
      <w:r w:rsidRPr="007B3BD8">
        <w:rPr>
          <w:rFonts w:hint="eastAsia"/>
          <w:szCs w:val="24"/>
        </w:rPr>
        <w:t>NH</w:t>
      </w:r>
      <w:r w:rsidRPr="007B3BD8">
        <w:rPr>
          <w:rFonts w:hint="eastAsia"/>
          <w:szCs w:val="24"/>
          <w:vertAlign w:val="subscript"/>
        </w:rPr>
        <w:t>3</w:t>
      </w:r>
      <w:r w:rsidRPr="007B3BD8">
        <w:rPr>
          <w:rFonts w:hint="eastAsia"/>
          <w:szCs w:val="24"/>
        </w:rPr>
        <w:t>的</w:t>
      </w:r>
      <w:r w:rsidRPr="007B3BD8">
        <w:rPr>
          <w:szCs w:val="24"/>
        </w:rPr>
        <w:t>主要来源</w:t>
      </w:r>
      <w:r w:rsidRPr="007B3BD8">
        <w:rPr>
          <w:rFonts w:hint="eastAsia"/>
          <w:szCs w:val="24"/>
        </w:rPr>
        <w:t>，见图</w:t>
      </w:r>
      <w:r w:rsidR="00FA5689">
        <w:rPr>
          <w:szCs w:val="24"/>
        </w:rPr>
        <w:t>4</w:t>
      </w:r>
      <w:r w:rsidRPr="007B3BD8">
        <w:rPr>
          <w:rFonts w:hint="eastAsia"/>
          <w:szCs w:val="24"/>
        </w:rPr>
        <w:t>-1</w:t>
      </w:r>
      <w:r w:rsidRPr="007B3BD8">
        <w:rPr>
          <w:rFonts w:hint="eastAsia"/>
          <w:szCs w:val="24"/>
        </w:rPr>
        <w:t>。下面将对各类污染物的排放特征进行逐一分析。</w:t>
      </w:r>
    </w:p>
    <w:bookmarkEnd w:id="529"/>
    <w:p w14:paraId="33A45B55" w14:textId="77777777" w:rsidR="006E1F60" w:rsidRPr="007B3BD8" w:rsidRDefault="006E1F60" w:rsidP="00D701E0">
      <w:pPr>
        <w:sectPr w:rsidR="006E1F60" w:rsidRPr="007B3BD8" w:rsidSect="005D18AD">
          <w:pgSz w:w="11906" w:h="16838"/>
          <w:pgMar w:top="1440" w:right="1800" w:bottom="1440" w:left="1800" w:header="851" w:footer="992" w:gutter="0"/>
          <w:cols w:space="425"/>
          <w:docGrid w:type="lines" w:linePitch="312"/>
        </w:sectPr>
      </w:pPr>
    </w:p>
    <w:p w14:paraId="46D7CBE8" w14:textId="18EA941D" w:rsidR="00052329" w:rsidRDefault="0005453E" w:rsidP="00632DB8">
      <w:pPr>
        <w:pStyle w:val="LZ-0"/>
        <w:rPr>
          <w:rStyle w:val="Char1"/>
          <w:rFonts w:ascii="Times New Roman" w:eastAsia="黑体" w:hAnsi="Times New Roman"/>
          <w:b w:val="0"/>
          <w:szCs w:val="24"/>
        </w:rPr>
      </w:pPr>
      <w:bookmarkStart w:id="530" w:name="_Ref464111817"/>
      <w:r w:rsidRPr="007B3BD8">
        <w:rPr>
          <w:rFonts w:hint="eastAsia"/>
        </w:rPr>
        <w:lastRenderedPageBreak/>
        <w:t>表</w:t>
      </w:r>
      <w:r w:rsidR="00FA5689">
        <w:t>4</w:t>
      </w:r>
      <w:r w:rsidRPr="007B3BD8">
        <w:rPr>
          <w:rFonts w:hint="eastAsia"/>
        </w:rPr>
        <w:t>-</w:t>
      </w:r>
      <w:del w:id="531" w:author="彭 mq" w:date="2023-03-09T09:35:00Z">
        <w:r w:rsidRPr="007B3BD8" w:rsidDel="00C069E6">
          <w:rPr>
            <w:rFonts w:hint="eastAsia"/>
          </w:rPr>
          <w:delText xml:space="preserve"> </w:delText>
        </w:r>
      </w:del>
      <w:r w:rsidRPr="007B3BD8">
        <w:fldChar w:fldCharType="begin"/>
      </w:r>
      <w:r w:rsidRPr="004F534D">
        <w:instrText xml:space="preserve"> </w:instrText>
      </w:r>
      <w:r w:rsidRPr="004F534D">
        <w:rPr>
          <w:rFonts w:hint="eastAsia"/>
        </w:rPr>
        <w:instrText xml:space="preserve">SEQ </w:instrText>
      </w:r>
      <w:r w:rsidRPr="004F534D">
        <w:rPr>
          <w:rFonts w:hint="eastAsia"/>
        </w:rPr>
        <w:instrText>表</w:instrText>
      </w:r>
      <w:r w:rsidRPr="004F534D">
        <w:rPr>
          <w:rFonts w:hint="eastAsia"/>
        </w:rPr>
        <w:instrText>6- \* ARABIC</w:instrText>
      </w:r>
      <w:r w:rsidRPr="004F534D">
        <w:instrText xml:space="preserve"> </w:instrText>
      </w:r>
      <w:r w:rsidRPr="007B3BD8">
        <w:fldChar w:fldCharType="separate"/>
      </w:r>
      <w:r w:rsidR="000E3AA8">
        <w:rPr>
          <w:noProof/>
        </w:rPr>
        <w:t>1</w:t>
      </w:r>
      <w:r w:rsidRPr="007B3BD8">
        <w:fldChar w:fldCharType="end"/>
      </w:r>
      <w:bookmarkEnd w:id="530"/>
      <w:r w:rsidR="00CF1176" w:rsidRPr="007B3BD8">
        <w:t xml:space="preserve"> </w:t>
      </w:r>
      <w:r w:rsidR="0002390B" w:rsidRPr="007B3BD8">
        <w:rPr>
          <w:rStyle w:val="Char1"/>
          <w:rFonts w:ascii="Times New Roman" w:eastAsia="黑体" w:hAnsi="Times New Roman"/>
          <w:b w:val="0"/>
          <w:szCs w:val="24"/>
        </w:rPr>
        <w:t>20</w:t>
      </w:r>
      <w:r w:rsidR="00530731">
        <w:rPr>
          <w:rStyle w:val="Char1"/>
          <w:rFonts w:ascii="Times New Roman" w:eastAsia="黑体" w:hAnsi="Times New Roman"/>
          <w:b w:val="0"/>
          <w:szCs w:val="24"/>
        </w:rPr>
        <w:t>20</w:t>
      </w:r>
      <w:r w:rsidR="006E1F60" w:rsidRPr="007B3BD8">
        <w:rPr>
          <w:rStyle w:val="Char1"/>
          <w:rFonts w:ascii="Times New Roman" w:eastAsia="黑体" w:hAnsi="Times New Roman"/>
          <w:b w:val="0"/>
          <w:szCs w:val="24"/>
        </w:rPr>
        <w:t>年</w:t>
      </w:r>
      <w:proofErr w:type="gramStart"/>
      <w:r w:rsidR="00A93D9A">
        <w:rPr>
          <w:rStyle w:val="Char1"/>
          <w:rFonts w:ascii="Times New Roman" w:eastAsia="黑体" w:hAnsi="Times New Roman"/>
          <w:b w:val="0"/>
          <w:szCs w:val="24"/>
        </w:rPr>
        <w:t>萧山区</w:t>
      </w:r>
      <w:proofErr w:type="gramEnd"/>
      <w:r w:rsidR="006E1F60" w:rsidRPr="007B3BD8">
        <w:rPr>
          <w:rStyle w:val="Char1"/>
          <w:rFonts w:ascii="Times New Roman" w:eastAsia="黑体" w:hAnsi="Times New Roman"/>
          <w:b w:val="0"/>
          <w:szCs w:val="24"/>
        </w:rPr>
        <w:t>大气污染</w:t>
      </w:r>
      <w:r w:rsidR="0002390B" w:rsidRPr="007B3BD8">
        <w:rPr>
          <w:rStyle w:val="Char1"/>
          <w:rFonts w:ascii="Times New Roman" w:eastAsia="黑体" w:hAnsi="Times New Roman" w:hint="eastAsia"/>
          <w:b w:val="0"/>
          <w:szCs w:val="24"/>
        </w:rPr>
        <w:t>源</w:t>
      </w:r>
      <w:r w:rsidR="006E1F60" w:rsidRPr="007B3BD8">
        <w:rPr>
          <w:rStyle w:val="Char1"/>
          <w:rFonts w:ascii="Times New Roman" w:eastAsia="黑体" w:hAnsi="Times New Roman"/>
          <w:b w:val="0"/>
          <w:szCs w:val="24"/>
        </w:rPr>
        <w:t>排放清单（单位：吨</w:t>
      </w:r>
      <w:r w:rsidR="0002390B" w:rsidRPr="007B3BD8">
        <w:rPr>
          <w:rStyle w:val="Char1"/>
          <w:rFonts w:ascii="Times New Roman" w:eastAsia="黑体" w:hAnsi="Times New Roman" w:hint="eastAsia"/>
          <w:b w:val="0"/>
          <w:szCs w:val="24"/>
        </w:rPr>
        <w:t>/</w:t>
      </w:r>
      <w:r w:rsidR="0002390B" w:rsidRPr="007B3BD8">
        <w:rPr>
          <w:rStyle w:val="Char1"/>
          <w:rFonts w:ascii="Times New Roman" w:eastAsia="黑体" w:hAnsi="Times New Roman" w:hint="eastAsia"/>
          <w:b w:val="0"/>
          <w:szCs w:val="24"/>
        </w:rPr>
        <w:t>年</w:t>
      </w:r>
      <w:r w:rsidR="006E1F60" w:rsidRPr="007B3BD8">
        <w:rPr>
          <w:rStyle w:val="Char1"/>
          <w:rFonts w:ascii="Times New Roman" w:eastAsia="黑体" w:hAnsi="Times New Roman"/>
          <w:b w:val="0"/>
          <w:szCs w:val="24"/>
        </w:rPr>
        <w:t>）</w:t>
      </w:r>
    </w:p>
    <w:tbl>
      <w:tblPr>
        <w:tblW w:w="12466" w:type="dxa"/>
        <w:jc w:val="center"/>
        <w:tblLayout w:type="fixed"/>
        <w:tblLook w:val="0000" w:firstRow="0" w:lastRow="0" w:firstColumn="0" w:lastColumn="0" w:noHBand="0" w:noVBand="0"/>
      </w:tblPr>
      <w:tblGrid>
        <w:gridCol w:w="843"/>
        <w:gridCol w:w="3237"/>
        <w:gridCol w:w="874"/>
        <w:gridCol w:w="992"/>
        <w:gridCol w:w="992"/>
        <w:gridCol w:w="992"/>
        <w:gridCol w:w="993"/>
        <w:gridCol w:w="992"/>
        <w:gridCol w:w="850"/>
        <w:gridCol w:w="851"/>
        <w:gridCol w:w="850"/>
      </w:tblGrid>
      <w:tr w:rsidR="00052329" w:rsidRPr="00381F47" w14:paraId="445FA73D" w14:textId="77777777" w:rsidTr="00F02C1A">
        <w:trPr>
          <w:trHeight w:val="266"/>
          <w:tblHeader/>
          <w:jc w:val="center"/>
        </w:trPr>
        <w:tc>
          <w:tcPr>
            <w:tcW w:w="843" w:type="dxa"/>
            <w:tcBorders>
              <w:top w:val="single" w:sz="6" w:space="0" w:color="auto"/>
              <w:left w:val="single" w:sz="6" w:space="0" w:color="auto"/>
              <w:bottom w:val="single" w:sz="6" w:space="0" w:color="auto"/>
              <w:right w:val="single" w:sz="6" w:space="0" w:color="auto"/>
            </w:tcBorders>
            <w:vAlign w:val="center"/>
          </w:tcPr>
          <w:p w14:paraId="4812C7EE" w14:textId="77777777" w:rsidR="00052329" w:rsidRDefault="00052329" w:rsidP="00817F86">
            <w:pPr>
              <w:widowControl w:val="0"/>
              <w:autoSpaceDE w:val="0"/>
              <w:autoSpaceDN w:val="0"/>
              <w:adjustRightInd w:val="0"/>
              <w:spacing w:line="240" w:lineRule="auto"/>
              <w:ind w:firstLine="0"/>
              <w:jc w:val="center"/>
              <w:rPr>
                <w:rFonts w:ascii="宋体" w:cs="宋体"/>
                <w:b/>
                <w:bCs/>
                <w:color w:val="000000"/>
                <w:kern w:val="0"/>
              </w:rPr>
            </w:pPr>
            <w:r>
              <w:rPr>
                <w:rFonts w:ascii="宋体" w:cs="宋体" w:hint="eastAsia"/>
                <w:b/>
                <w:bCs/>
                <w:color w:val="000000"/>
                <w:kern w:val="0"/>
              </w:rPr>
              <w:t>一级</w:t>
            </w:r>
          </w:p>
        </w:tc>
        <w:tc>
          <w:tcPr>
            <w:tcW w:w="3237" w:type="dxa"/>
            <w:tcBorders>
              <w:top w:val="single" w:sz="6" w:space="0" w:color="auto"/>
              <w:left w:val="single" w:sz="6" w:space="0" w:color="auto"/>
              <w:bottom w:val="single" w:sz="6" w:space="0" w:color="auto"/>
              <w:right w:val="single" w:sz="6" w:space="0" w:color="auto"/>
            </w:tcBorders>
            <w:vAlign w:val="center"/>
          </w:tcPr>
          <w:p w14:paraId="138CC0EB" w14:textId="77777777" w:rsidR="00052329" w:rsidRDefault="00052329" w:rsidP="00817F86">
            <w:pPr>
              <w:widowControl w:val="0"/>
              <w:autoSpaceDE w:val="0"/>
              <w:autoSpaceDN w:val="0"/>
              <w:adjustRightInd w:val="0"/>
              <w:spacing w:line="240" w:lineRule="auto"/>
              <w:ind w:firstLine="0"/>
              <w:jc w:val="center"/>
              <w:rPr>
                <w:rFonts w:ascii="宋体" w:cs="宋体"/>
                <w:b/>
                <w:bCs/>
                <w:color w:val="000000"/>
                <w:kern w:val="0"/>
              </w:rPr>
            </w:pPr>
            <w:r>
              <w:rPr>
                <w:rFonts w:ascii="宋体" w:cs="宋体" w:hint="eastAsia"/>
                <w:b/>
                <w:bCs/>
                <w:color w:val="000000"/>
                <w:kern w:val="0"/>
              </w:rPr>
              <w:t>二级</w:t>
            </w:r>
          </w:p>
        </w:tc>
        <w:tc>
          <w:tcPr>
            <w:tcW w:w="874" w:type="dxa"/>
            <w:tcBorders>
              <w:top w:val="single" w:sz="6" w:space="0" w:color="auto"/>
              <w:left w:val="single" w:sz="6" w:space="0" w:color="auto"/>
              <w:bottom w:val="single" w:sz="6" w:space="0" w:color="auto"/>
              <w:right w:val="single" w:sz="6" w:space="0" w:color="auto"/>
            </w:tcBorders>
            <w:shd w:val="clear" w:color="auto" w:fill="auto"/>
            <w:vAlign w:val="center"/>
          </w:tcPr>
          <w:p w14:paraId="19D1A77A" w14:textId="77777777" w:rsidR="00052329" w:rsidRPr="00381F47"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rPr>
            </w:pPr>
            <w:r w:rsidRPr="00381F47">
              <w:rPr>
                <w:rFonts w:ascii="Times New Roman" w:hAnsi="Times New Roman"/>
                <w:b/>
                <w:bCs/>
                <w:color w:val="000000"/>
                <w:kern w:val="0"/>
              </w:rPr>
              <w:t>SO</w:t>
            </w:r>
            <w:r w:rsidRPr="00381F47">
              <w:rPr>
                <w:rFonts w:ascii="Times New Roman" w:hAnsi="Times New Roman"/>
                <w:b/>
                <w:bCs/>
                <w:color w:val="000000"/>
                <w:kern w:val="0"/>
                <w:vertAlign w:val="subscript"/>
              </w:rPr>
              <w:t>2</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1B12BE53" w14:textId="77777777" w:rsidR="00052329" w:rsidRPr="00381F47"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rPr>
            </w:pPr>
            <w:r w:rsidRPr="00381F47">
              <w:rPr>
                <w:rFonts w:ascii="Times New Roman" w:hAnsi="Times New Roman"/>
                <w:b/>
                <w:bCs/>
                <w:color w:val="000000"/>
                <w:kern w:val="0"/>
              </w:rPr>
              <w:t>NOx</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391C492C" w14:textId="77777777" w:rsidR="00052329" w:rsidRPr="00381F47"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rPr>
            </w:pPr>
            <w:r w:rsidRPr="00381F47">
              <w:rPr>
                <w:rFonts w:ascii="Times New Roman" w:hAnsi="Times New Roman"/>
                <w:b/>
                <w:bCs/>
                <w:color w:val="000000"/>
                <w:kern w:val="0"/>
              </w:rPr>
              <w:t>CO</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0D3000B8" w14:textId="77777777" w:rsidR="00052329" w:rsidRPr="00381F47"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rPr>
            </w:pPr>
            <w:r w:rsidRPr="00381F47">
              <w:rPr>
                <w:rFonts w:ascii="Times New Roman" w:hAnsi="Times New Roman"/>
                <w:b/>
                <w:bCs/>
                <w:color w:val="000000"/>
                <w:kern w:val="0"/>
              </w:rPr>
              <w:t>PM</w:t>
            </w:r>
            <w:r w:rsidRPr="00381F47">
              <w:rPr>
                <w:rFonts w:ascii="Times New Roman" w:hAnsi="Times New Roman"/>
                <w:b/>
                <w:bCs/>
                <w:color w:val="000000"/>
                <w:kern w:val="0"/>
                <w:vertAlign w:val="subscript"/>
              </w:rPr>
              <w:t>10</w:t>
            </w:r>
          </w:p>
        </w:tc>
        <w:tc>
          <w:tcPr>
            <w:tcW w:w="993" w:type="dxa"/>
            <w:tcBorders>
              <w:top w:val="single" w:sz="6" w:space="0" w:color="auto"/>
              <w:left w:val="single" w:sz="6" w:space="0" w:color="auto"/>
              <w:bottom w:val="single" w:sz="6" w:space="0" w:color="auto"/>
              <w:right w:val="single" w:sz="6" w:space="0" w:color="auto"/>
            </w:tcBorders>
            <w:shd w:val="clear" w:color="auto" w:fill="auto"/>
            <w:vAlign w:val="center"/>
          </w:tcPr>
          <w:p w14:paraId="05983D42" w14:textId="77777777" w:rsidR="00052329" w:rsidRPr="00381F47"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rPr>
            </w:pPr>
            <w:r w:rsidRPr="00381F47">
              <w:rPr>
                <w:rFonts w:ascii="Times New Roman" w:hAnsi="Times New Roman"/>
                <w:b/>
                <w:bCs/>
                <w:color w:val="000000"/>
                <w:kern w:val="0"/>
              </w:rPr>
              <w:t>PM</w:t>
            </w:r>
            <w:r w:rsidRPr="00381F47">
              <w:rPr>
                <w:rFonts w:ascii="Times New Roman" w:hAnsi="Times New Roman"/>
                <w:b/>
                <w:bCs/>
                <w:color w:val="000000"/>
                <w:kern w:val="0"/>
                <w:vertAlign w:val="subscript"/>
              </w:rPr>
              <w:t>2.5</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3C72B91C" w14:textId="77777777" w:rsidR="00052329" w:rsidRPr="00381F47"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rPr>
            </w:pPr>
            <w:r w:rsidRPr="00381F47">
              <w:rPr>
                <w:rFonts w:ascii="Times New Roman" w:hAnsi="Times New Roman"/>
                <w:b/>
                <w:bCs/>
                <w:color w:val="000000"/>
                <w:kern w:val="0"/>
              </w:rPr>
              <w:t>VOCs</w:t>
            </w:r>
          </w:p>
        </w:tc>
        <w:tc>
          <w:tcPr>
            <w:tcW w:w="850" w:type="dxa"/>
            <w:tcBorders>
              <w:top w:val="single" w:sz="6" w:space="0" w:color="auto"/>
              <w:left w:val="single" w:sz="6" w:space="0" w:color="auto"/>
              <w:bottom w:val="single" w:sz="6" w:space="0" w:color="auto"/>
              <w:right w:val="single" w:sz="6" w:space="0" w:color="auto"/>
            </w:tcBorders>
            <w:shd w:val="clear" w:color="auto" w:fill="auto"/>
            <w:vAlign w:val="center"/>
          </w:tcPr>
          <w:p w14:paraId="1834407D" w14:textId="77777777" w:rsidR="00052329" w:rsidRPr="00381F47"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rPr>
            </w:pPr>
            <w:r w:rsidRPr="00381F47">
              <w:rPr>
                <w:rFonts w:ascii="Times New Roman" w:hAnsi="Times New Roman"/>
                <w:b/>
                <w:bCs/>
                <w:color w:val="000000"/>
                <w:kern w:val="0"/>
              </w:rPr>
              <w:t>NH</w:t>
            </w:r>
            <w:r w:rsidRPr="00381F47">
              <w:rPr>
                <w:rFonts w:ascii="Times New Roman" w:hAnsi="Times New Roman"/>
                <w:b/>
                <w:bCs/>
                <w:color w:val="000000"/>
                <w:kern w:val="0"/>
                <w:vertAlign w:val="subscript"/>
              </w:rPr>
              <w:t>3</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79AC2AB" w14:textId="77777777" w:rsidR="00052329" w:rsidRPr="00381F47"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rPr>
            </w:pPr>
            <w:r w:rsidRPr="00381F47">
              <w:rPr>
                <w:rFonts w:ascii="Times New Roman" w:hAnsi="Times New Roman"/>
                <w:b/>
                <w:bCs/>
                <w:color w:val="000000"/>
                <w:kern w:val="0"/>
              </w:rPr>
              <w:t>BC</w:t>
            </w:r>
          </w:p>
        </w:tc>
        <w:tc>
          <w:tcPr>
            <w:tcW w:w="850" w:type="dxa"/>
            <w:tcBorders>
              <w:top w:val="single" w:sz="6" w:space="0" w:color="auto"/>
              <w:left w:val="single" w:sz="6" w:space="0" w:color="auto"/>
              <w:bottom w:val="single" w:sz="6" w:space="0" w:color="auto"/>
              <w:right w:val="single" w:sz="6" w:space="0" w:color="auto"/>
            </w:tcBorders>
            <w:shd w:val="clear" w:color="auto" w:fill="auto"/>
            <w:vAlign w:val="center"/>
          </w:tcPr>
          <w:p w14:paraId="772AE9FE" w14:textId="77777777" w:rsidR="00052329" w:rsidRPr="00381F47"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rPr>
            </w:pPr>
            <w:r w:rsidRPr="00381F47">
              <w:rPr>
                <w:rFonts w:ascii="Times New Roman" w:hAnsi="Times New Roman"/>
                <w:b/>
                <w:bCs/>
                <w:color w:val="000000"/>
                <w:kern w:val="0"/>
              </w:rPr>
              <w:t>OC</w:t>
            </w:r>
          </w:p>
        </w:tc>
      </w:tr>
      <w:tr w:rsidR="00E35AB6" w14:paraId="2E6FDB67" w14:textId="77777777" w:rsidTr="00282E05">
        <w:trPr>
          <w:trHeight w:val="266"/>
          <w:jc w:val="center"/>
        </w:trPr>
        <w:tc>
          <w:tcPr>
            <w:tcW w:w="843" w:type="dxa"/>
            <w:vMerge w:val="restart"/>
            <w:tcBorders>
              <w:top w:val="single" w:sz="6" w:space="0" w:color="auto"/>
              <w:left w:val="single" w:sz="6" w:space="0" w:color="auto"/>
              <w:right w:val="single" w:sz="6" w:space="0" w:color="auto"/>
            </w:tcBorders>
            <w:vAlign w:val="center"/>
          </w:tcPr>
          <w:p w14:paraId="249FB3A4" w14:textId="77777777" w:rsidR="00E35AB6" w:rsidRDefault="00E35AB6" w:rsidP="00E35AB6">
            <w:pPr>
              <w:widowControl w:val="0"/>
              <w:autoSpaceDE w:val="0"/>
              <w:autoSpaceDN w:val="0"/>
              <w:adjustRightInd w:val="0"/>
              <w:spacing w:line="240" w:lineRule="auto"/>
              <w:ind w:firstLine="0"/>
              <w:jc w:val="center"/>
              <w:rPr>
                <w:rFonts w:ascii="宋体" w:hAnsi="Times New Roman" w:cs="宋体"/>
                <w:color w:val="000000"/>
                <w:kern w:val="0"/>
              </w:rPr>
            </w:pPr>
            <w:r>
              <w:rPr>
                <w:rFonts w:ascii="宋体" w:hAnsi="Times New Roman" w:cs="宋体" w:hint="eastAsia"/>
                <w:color w:val="000000"/>
                <w:kern w:val="0"/>
              </w:rPr>
              <w:t>工业源</w:t>
            </w:r>
          </w:p>
        </w:tc>
        <w:tc>
          <w:tcPr>
            <w:tcW w:w="3237" w:type="dxa"/>
            <w:tcBorders>
              <w:top w:val="single" w:sz="6" w:space="0" w:color="auto"/>
              <w:left w:val="single" w:sz="6" w:space="0" w:color="auto"/>
              <w:bottom w:val="single" w:sz="6" w:space="0" w:color="auto"/>
              <w:right w:val="single" w:sz="6" w:space="0" w:color="auto"/>
            </w:tcBorders>
            <w:vAlign w:val="center"/>
          </w:tcPr>
          <w:p w14:paraId="1DBB644F" w14:textId="77777777" w:rsidR="00E35AB6" w:rsidRDefault="00E35AB6" w:rsidP="00E35AB6">
            <w:pPr>
              <w:widowControl w:val="0"/>
              <w:autoSpaceDE w:val="0"/>
              <w:autoSpaceDN w:val="0"/>
              <w:adjustRightInd w:val="0"/>
              <w:spacing w:line="240" w:lineRule="auto"/>
              <w:ind w:firstLine="0"/>
              <w:jc w:val="center"/>
              <w:rPr>
                <w:rFonts w:ascii="宋体" w:hAnsi="Times New Roman" w:cs="宋体"/>
                <w:b/>
                <w:bCs/>
                <w:color w:val="000000"/>
                <w:kern w:val="0"/>
              </w:rPr>
            </w:pPr>
            <w:r>
              <w:rPr>
                <w:rFonts w:ascii="宋体" w:hAnsi="Times New Roman" w:cs="宋体" w:hint="eastAsia"/>
                <w:b/>
                <w:bCs/>
                <w:color w:val="000000"/>
                <w:kern w:val="0"/>
              </w:rPr>
              <w:t>小计</w:t>
            </w:r>
          </w:p>
        </w:tc>
        <w:tc>
          <w:tcPr>
            <w:tcW w:w="874" w:type="dxa"/>
            <w:tcBorders>
              <w:top w:val="single" w:sz="4" w:space="0" w:color="auto"/>
              <w:left w:val="single" w:sz="4" w:space="0" w:color="auto"/>
              <w:bottom w:val="single" w:sz="4" w:space="0" w:color="auto"/>
              <w:right w:val="single" w:sz="4" w:space="0" w:color="auto"/>
            </w:tcBorders>
            <w:shd w:val="clear" w:color="auto" w:fill="auto"/>
            <w:vAlign w:val="bottom"/>
          </w:tcPr>
          <w:p w14:paraId="3903FA59" w14:textId="35AC05B7" w:rsidR="00E35AB6" w:rsidRDefault="00E35AB6" w:rsidP="00E35AB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r>
              <w:rPr>
                <w:rFonts w:ascii="Times New Roman" w:eastAsia="等线" w:hAnsi="Times New Roman"/>
                <w:b/>
                <w:bCs/>
                <w:color w:val="000000"/>
                <w:sz w:val="22"/>
                <w:szCs w:val="22"/>
              </w:rPr>
              <w:t xml:space="preserve">628.7 </w:t>
            </w:r>
          </w:p>
        </w:tc>
        <w:tc>
          <w:tcPr>
            <w:tcW w:w="992" w:type="dxa"/>
            <w:tcBorders>
              <w:top w:val="single" w:sz="4" w:space="0" w:color="auto"/>
              <w:left w:val="nil"/>
              <w:bottom w:val="single" w:sz="4" w:space="0" w:color="auto"/>
              <w:right w:val="single" w:sz="4" w:space="0" w:color="auto"/>
            </w:tcBorders>
            <w:shd w:val="clear" w:color="auto" w:fill="auto"/>
            <w:vAlign w:val="bottom"/>
          </w:tcPr>
          <w:p w14:paraId="68A80564" w14:textId="52697041" w:rsidR="00E35AB6" w:rsidRDefault="00E35AB6" w:rsidP="00E35AB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r>
              <w:rPr>
                <w:rFonts w:ascii="Times New Roman" w:eastAsia="等线" w:hAnsi="Times New Roman"/>
                <w:b/>
                <w:bCs/>
                <w:color w:val="000000"/>
                <w:sz w:val="22"/>
                <w:szCs w:val="22"/>
              </w:rPr>
              <w:t xml:space="preserve">2123.8 </w:t>
            </w:r>
          </w:p>
        </w:tc>
        <w:tc>
          <w:tcPr>
            <w:tcW w:w="992" w:type="dxa"/>
            <w:tcBorders>
              <w:top w:val="single" w:sz="4" w:space="0" w:color="auto"/>
              <w:left w:val="nil"/>
              <w:bottom w:val="single" w:sz="4" w:space="0" w:color="auto"/>
              <w:right w:val="single" w:sz="4" w:space="0" w:color="auto"/>
            </w:tcBorders>
            <w:shd w:val="clear" w:color="auto" w:fill="auto"/>
            <w:vAlign w:val="bottom"/>
          </w:tcPr>
          <w:p w14:paraId="10E3BE19" w14:textId="683EC9EF" w:rsidR="00E35AB6" w:rsidRDefault="00E35AB6" w:rsidP="00E35AB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r>
              <w:rPr>
                <w:rFonts w:ascii="Times New Roman" w:eastAsia="等线" w:hAnsi="Times New Roman"/>
                <w:b/>
                <w:bCs/>
                <w:color w:val="000000"/>
                <w:sz w:val="22"/>
                <w:szCs w:val="22"/>
              </w:rPr>
              <w:t xml:space="preserve">11873.3 </w:t>
            </w:r>
          </w:p>
        </w:tc>
        <w:tc>
          <w:tcPr>
            <w:tcW w:w="992" w:type="dxa"/>
            <w:tcBorders>
              <w:top w:val="single" w:sz="4" w:space="0" w:color="auto"/>
              <w:left w:val="nil"/>
              <w:bottom w:val="single" w:sz="4" w:space="0" w:color="auto"/>
              <w:right w:val="single" w:sz="4" w:space="0" w:color="auto"/>
            </w:tcBorders>
            <w:shd w:val="clear" w:color="auto" w:fill="auto"/>
            <w:vAlign w:val="bottom"/>
          </w:tcPr>
          <w:p w14:paraId="0C0086B9" w14:textId="610E4F6D" w:rsidR="00E35AB6" w:rsidRDefault="00E35AB6" w:rsidP="00E35AB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r>
              <w:rPr>
                <w:rFonts w:ascii="Times New Roman" w:eastAsia="等线" w:hAnsi="Times New Roman"/>
                <w:b/>
                <w:bCs/>
                <w:color w:val="000000"/>
                <w:sz w:val="22"/>
                <w:szCs w:val="22"/>
              </w:rPr>
              <w:t xml:space="preserve">1502.8 </w:t>
            </w:r>
          </w:p>
        </w:tc>
        <w:tc>
          <w:tcPr>
            <w:tcW w:w="993" w:type="dxa"/>
            <w:tcBorders>
              <w:top w:val="single" w:sz="4" w:space="0" w:color="auto"/>
              <w:left w:val="nil"/>
              <w:bottom w:val="single" w:sz="4" w:space="0" w:color="auto"/>
              <w:right w:val="single" w:sz="4" w:space="0" w:color="auto"/>
            </w:tcBorders>
            <w:shd w:val="clear" w:color="auto" w:fill="auto"/>
            <w:vAlign w:val="bottom"/>
          </w:tcPr>
          <w:p w14:paraId="0B3D1F2F" w14:textId="0248D172" w:rsidR="00E35AB6" w:rsidRDefault="00E35AB6" w:rsidP="00E35AB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r>
              <w:rPr>
                <w:rFonts w:ascii="Times New Roman" w:eastAsia="等线" w:hAnsi="Times New Roman"/>
                <w:b/>
                <w:bCs/>
                <w:color w:val="000000"/>
                <w:sz w:val="22"/>
                <w:szCs w:val="22"/>
              </w:rPr>
              <w:t xml:space="preserve">851.5 </w:t>
            </w:r>
          </w:p>
        </w:tc>
        <w:tc>
          <w:tcPr>
            <w:tcW w:w="992" w:type="dxa"/>
            <w:tcBorders>
              <w:top w:val="single" w:sz="4" w:space="0" w:color="auto"/>
              <w:left w:val="nil"/>
              <w:bottom w:val="single" w:sz="4" w:space="0" w:color="auto"/>
              <w:right w:val="single" w:sz="4" w:space="0" w:color="auto"/>
            </w:tcBorders>
            <w:shd w:val="clear" w:color="auto" w:fill="auto"/>
            <w:vAlign w:val="bottom"/>
          </w:tcPr>
          <w:p w14:paraId="42E1F57D" w14:textId="5D12BE89" w:rsidR="00E35AB6" w:rsidRDefault="00E35AB6" w:rsidP="00E35AB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r>
              <w:rPr>
                <w:rFonts w:ascii="Times New Roman" w:eastAsia="等线" w:hAnsi="Times New Roman"/>
                <w:b/>
                <w:bCs/>
                <w:color w:val="000000"/>
                <w:sz w:val="22"/>
                <w:szCs w:val="22"/>
              </w:rPr>
              <w:t xml:space="preserve">17596.3 </w:t>
            </w:r>
          </w:p>
        </w:tc>
        <w:tc>
          <w:tcPr>
            <w:tcW w:w="850" w:type="dxa"/>
            <w:tcBorders>
              <w:top w:val="single" w:sz="4" w:space="0" w:color="auto"/>
              <w:left w:val="nil"/>
              <w:bottom w:val="single" w:sz="4" w:space="0" w:color="auto"/>
              <w:right w:val="single" w:sz="4" w:space="0" w:color="auto"/>
            </w:tcBorders>
            <w:shd w:val="clear" w:color="auto" w:fill="auto"/>
            <w:vAlign w:val="bottom"/>
          </w:tcPr>
          <w:p w14:paraId="719384B7" w14:textId="1939DFBB" w:rsidR="00E35AB6" w:rsidRDefault="00E35AB6" w:rsidP="00E35AB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r>
              <w:rPr>
                <w:rFonts w:ascii="Times New Roman" w:eastAsia="等线" w:hAnsi="Times New Roman"/>
                <w:b/>
                <w:bCs/>
                <w:color w:val="000000"/>
                <w:sz w:val="22"/>
                <w:szCs w:val="22"/>
              </w:rPr>
              <w:t xml:space="preserve">146.5 </w:t>
            </w:r>
          </w:p>
        </w:tc>
        <w:tc>
          <w:tcPr>
            <w:tcW w:w="851" w:type="dxa"/>
            <w:tcBorders>
              <w:top w:val="single" w:sz="4" w:space="0" w:color="auto"/>
              <w:left w:val="nil"/>
              <w:bottom w:val="single" w:sz="4" w:space="0" w:color="auto"/>
              <w:right w:val="single" w:sz="4" w:space="0" w:color="auto"/>
            </w:tcBorders>
            <w:shd w:val="clear" w:color="auto" w:fill="auto"/>
            <w:vAlign w:val="bottom"/>
          </w:tcPr>
          <w:p w14:paraId="4357452F" w14:textId="6FACE014" w:rsidR="00E35AB6" w:rsidRDefault="00E35AB6" w:rsidP="00E35AB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r>
              <w:rPr>
                <w:rFonts w:ascii="Times New Roman" w:eastAsia="等线" w:hAnsi="Times New Roman"/>
                <w:b/>
                <w:bCs/>
                <w:color w:val="000000"/>
                <w:sz w:val="22"/>
                <w:szCs w:val="22"/>
              </w:rPr>
              <w:t xml:space="preserve">1.0 </w:t>
            </w:r>
          </w:p>
        </w:tc>
        <w:tc>
          <w:tcPr>
            <w:tcW w:w="850" w:type="dxa"/>
            <w:tcBorders>
              <w:top w:val="single" w:sz="4" w:space="0" w:color="auto"/>
              <w:left w:val="nil"/>
              <w:bottom w:val="single" w:sz="4" w:space="0" w:color="auto"/>
              <w:right w:val="single" w:sz="4" w:space="0" w:color="auto"/>
            </w:tcBorders>
            <w:shd w:val="clear" w:color="auto" w:fill="auto"/>
            <w:vAlign w:val="bottom"/>
          </w:tcPr>
          <w:p w14:paraId="0605FAB6" w14:textId="3DA84A00" w:rsidR="00E35AB6" w:rsidRDefault="00E35AB6" w:rsidP="00E35AB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r>
              <w:rPr>
                <w:rFonts w:ascii="Times New Roman" w:eastAsia="等线" w:hAnsi="Times New Roman"/>
                <w:b/>
                <w:bCs/>
                <w:color w:val="000000"/>
                <w:sz w:val="22"/>
                <w:szCs w:val="22"/>
              </w:rPr>
              <w:t xml:space="preserve">2.0 </w:t>
            </w:r>
          </w:p>
        </w:tc>
      </w:tr>
      <w:tr w:rsidR="00E35AB6" w14:paraId="5E8E8772" w14:textId="77777777" w:rsidTr="00282E05">
        <w:trPr>
          <w:trHeight w:val="266"/>
          <w:jc w:val="center"/>
        </w:trPr>
        <w:tc>
          <w:tcPr>
            <w:tcW w:w="843" w:type="dxa"/>
            <w:vMerge/>
            <w:tcBorders>
              <w:left w:val="single" w:sz="6" w:space="0" w:color="auto"/>
              <w:right w:val="single" w:sz="6" w:space="0" w:color="auto"/>
            </w:tcBorders>
            <w:vAlign w:val="center"/>
          </w:tcPr>
          <w:p w14:paraId="1440DC9B" w14:textId="77777777"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175BE626" w14:textId="77777777" w:rsidR="00E35AB6" w:rsidRDefault="00E35AB6" w:rsidP="00E35AB6">
            <w:pPr>
              <w:widowControl w:val="0"/>
              <w:autoSpaceDE w:val="0"/>
              <w:autoSpaceDN w:val="0"/>
              <w:adjustRightInd w:val="0"/>
              <w:spacing w:line="240" w:lineRule="auto"/>
              <w:ind w:firstLine="0"/>
              <w:jc w:val="center"/>
              <w:rPr>
                <w:rFonts w:ascii="宋体" w:hAnsi="Times New Roman" w:cs="宋体"/>
                <w:color w:val="000000"/>
                <w:kern w:val="0"/>
              </w:rPr>
            </w:pPr>
            <w:r>
              <w:rPr>
                <w:rFonts w:ascii="宋体" w:hAnsi="Times New Roman" w:cs="宋体" w:hint="eastAsia"/>
                <w:color w:val="000000"/>
                <w:kern w:val="0"/>
              </w:rPr>
              <w:t>电力、热力生产和供应业</w:t>
            </w:r>
          </w:p>
        </w:tc>
        <w:tc>
          <w:tcPr>
            <w:tcW w:w="874" w:type="dxa"/>
            <w:tcBorders>
              <w:top w:val="nil"/>
              <w:left w:val="single" w:sz="4" w:space="0" w:color="auto"/>
              <w:bottom w:val="single" w:sz="4" w:space="0" w:color="auto"/>
              <w:right w:val="single" w:sz="4" w:space="0" w:color="auto"/>
            </w:tcBorders>
            <w:shd w:val="clear" w:color="auto" w:fill="auto"/>
            <w:vAlign w:val="bottom"/>
          </w:tcPr>
          <w:p w14:paraId="3B99105A" w14:textId="36EB8098"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184.6 </w:t>
            </w:r>
          </w:p>
        </w:tc>
        <w:tc>
          <w:tcPr>
            <w:tcW w:w="992" w:type="dxa"/>
            <w:tcBorders>
              <w:top w:val="nil"/>
              <w:left w:val="nil"/>
              <w:bottom w:val="single" w:sz="4" w:space="0" w:color="auto"/>
              <w:right w:val="single" w:sz="4" w:space="0" w:color="auto"/>
            </w:tcBorders>
            <w:shd w:val="clear" w:color="auto" w:fill="auto"/>
            <w:vAlign w:val="bottom"/>
          </w:tcPr>
          <w:p w14:paraId="7A1530A5" w14:textId="3CBE5496"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1029.3 </w:t>
            </w:r>
          </w:p>
        </w:tc>
        <w:tc>
          <w:tcPr>
            <w:tcW w:w="992" w:type="dxa"/>
            <w:tcBorders>
              <w:top w:val="nil"/>
              <w:left w:val="nil"/>
              <w:bottom w:val="single" w:sz="4" w:space="0" w:color="auto"/>
              <w:right w:val="single" w:sz="4" w:space="0" w:color="auto"/>
            </w:tcBorders>
            <w:shd w:val="clear" w:color="auto" w:fill="auto"/>
            <w:vAlign w:val="bottom"/>
          </w:tcPr>
          <w:p w14:paraId="19F835FC" w14:textId="18EBEEC2"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1678.1 </w:t>
            </w:r>
          </w:p>
        </w:tc>
        <w:tc>
          <w:tcPr>
            <w:tcW w:w="992" w:type="dxa"/>
            <w:tcBorders>
              <w:top w:val="nil"/>
              <w:left w:val="nil"/>
              <w:bottom w:val="single" w:sz="4" w:space="0" w:color="auto"/>
              <w:right w:val="single" w:sz="4" w:space="0" w:color="auto"/>
            </w:tcBorders>
            <w:shd w:val="clear" w:color="auto" w:fill="auto"/>
            <w:vAlign w:val="bottom"/>
          </w:tcPr>
          <w:p w14:paraId="623BCAC1" w14:textId="7FDD424F"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40.8 </w:t>
            </w:r>
          </w:p>
        </w:tc>
        <w:tc>
          <w:tcPr>
            <w:tcW w:w="993" w:type="dxa"/>
            <w:tcBorders>
              <w:top w:val="nil"/>
              <w:left w:val="nil"/>
              <w:bottom w:val="single" w:sz="4" w:space="0" w:color="auto"/>
              <w:right w:val="single" w:sz="4" w:space="0" w:color="auto"/>
            </w:tcBorders>
            <w:shd w:val="clear" w:color="auto" w:fill="auto"/>
            <w:vAlign w:val="bottom"/>
          </w:tcPr>
          <w:p w14:paraId="2ADE2F86" w14:textId="1CB45EF7"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27.6 </w:t>
            </w:r>
          </w:p>
        </w:tc>
        <w:tc>
          <w:tcPr>
            <w:tcW w:w="992" w:type="dxa"/>
            <w:tcBorders>
              <w:top w:val="nil"/>
              <w:left w:val="nil"/>
              <w:bottom w:val="single" w:sz="4" w:space="0" w:color="auto"/>
              <w:right w:val="single" w:sz="4" w:space="0" w:color="auto"/>
            </w:tcBorders>
            <w:shd w:val="clear" w:color="auto" w:fill="auto"/>
            <w:vAlign w:val="bottom"/>
          </w:tcPr>
          <w:p w14:paraId="28D1E041" w14:textId="334660EF"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65.2 </w:t>
            </w:r>
          </w:p>
        </w:tc>
        <w:tc>
          <w:tcPr>
            <w:tcW w:w="850" w:type="dxa"/>
            <w:tcBorders>
              <w:top w:val="nil"/>
              <w:left w:val="nil"/>
              <w:bottom w:val="single" w:sz="4" w:space="0" w:color="auto"/>
              <w:right w:val="single" w:sz="4" w:space="0" w:color="auto"/>
            </w:tcBorders>
            <w:shd w:val="clear" w:color="auto" w:fill="auto"/>
            <w:vAlign w:val="bottom"/>
          </w:tcPr>
          <w:p w14:paraId="1694D669" w14:textId="0B5F96E0"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42.9 </w:t>
            </w:r>
          </w:p>
        </w:tc>
        <w:tc>
          <w:tcPr>
            <w:tcW w:w="851" w:type="dxa"/>
            <w:tcBorders>
              <w:top w:val="nil"/>
              <w:left w:val="nil"/>
              <w:bottom w:val="single" w:sz="4" w:space="0" w:color="auto"/>
              <w:right w:val="single" w:sz="4" w:space="0" w:color="auto"/>
            </w:tcBorders>
            <w:shd w:val="clear" w:color="auto" w:fill="auto"/>
            <w:vAlign w:val="bottom"/>
          </w:tcPr>
          <w:p w14:paraId="66F247D8" w14:textId="41E4E21E"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850" w:type="dxa"/>
            <w:tcBorders>
              <w:top w:val="nil"/>
              <w:left w:val="nil"/>
              <w:bottom w:val="single" w:sz="4" w:space="0" w:color="auto"/>
              <w:right w:val="single" w:sz="4" w:space="0" w:color="auto"/>
            </w:tcBorders>
            <w:shd w:val="clear" w:color="auto" w:fill="auto"/>
            <w:vAlign w:val="bottom"/>
          </w:tcPr>
          <w:p w14:paraId="77BB112B" w14:textId="5B03F816"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1.0 </w:t>
            </w:r>
          </w:p>
        </w:tc>
      </w:tr>
      <w:tr w:rsidR="00E35AB6" w14:paraId="36E05698" w14:textId="77777777" w:rsidTr="000B365C">
        <w:trPr>
          <w:trHeight w:val="266"/>
          <w:jc w:val="center"/>
        </w:trPr>
        <w:tc>
          <w:tcPr>
            <w:tcW w:w="843" w:type="dxa"/>
            <w:vMerge/>
            <w:tcBorders>
              <w:left w:val="single" w:sz="6" w:space="0" w:color="auto"/>
              <w:right w:val="single" w:sz="6" w:space="0" w:color="auto"/>
            </w:tcBorders>
            <w:vAlign w:val="center"/>
          </w:tcPr>
          <w:p w14:paraId="1CEEFEC0" w14:textId="77777777"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17AFD987" w14:textId="77777777" w:rsidR="00E35AB6" w:rsidRDefault="00E35AB6" w:rsidP="00E35AB6">
            <w:pPr>
              <w:widowControl w:val="0"/>
              <w:autoSpaceDE w:val="0"/>
              <w:autoSpaceDN w:val="0"/>
              <w:adjustRightInd w:val="0"/>
              <w:spacing w:line="240" w:lineRule="auto"/>
              <w:ind w:firstLine="0"/>
              <w:jc w:val="center"/>
              <w:rPr>
                <w:rFonts w:ascii="宋体" w:hAnsi="Times New Roman" w:cs="宋体"/>
                <w:color w:val="000000"/>
                <w:kern w:val="0"/>
              </w:rPr>
            </w:pPr>
            <w:r>
              <w:rPr>
                <w:rFonts w:ascii="宋体" w:hAnsi="Times New Roman" w:cs="宋体" w:hint="eastAsia"/>
                <w:color w:val="000000"/>
                <w:kern w:val="0"/>
              </w:rPr>
              <w:t>化学原料和化学制品制造业</w:t>
            </w:r>
          </w:p>
        </w:tc>
        <w:tc>
          <w:tcPr>
            <w:tcW w:w="874" w:type="dxa"/>
            <w:tcBorders>
              <w:top w:val="nil"/>
              <w:left w:val="single" w:sz="4" w:space="0" w:color="auto"/>
              <w:bottom w:val="single" w:sz="4" w:space="0" w:color="auto"/>
              <w:right w:val="single" w:sz="4" w:space="0" w:color="auto"/>
            </w:tcBorders>
            <w:shd w:val="clear" w:color="auto" w:fill="auto"/>
            <w:vAlign w:val="bottom"/>
          </w:tcPr>
          <w:p w14:paraId="5038D859" w14:textId="44AF042B"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9.4 </w:t>
            </w:r>
          </w:p>
        </w:tc>
        <w:tc>
          <w:tcPr>
            <w:tcW w:w="992" w:type="dxa"/>
            <w:tcBorders>
              <w:top w:val="nil"/>
              <w:left w:val="nil"/>
              <w:bottom w:val="single" w:sz="4" w:space="0" w:color="auto"/>
              <w:right w:val="single" w:sz="4" w:space="0" w:color="auto"/>
            </w:tcBorders>
            <w:shd w:val="clear" w:color="auto" w:fill="auto"/>
            <w:vAlign w:val="bottom"/>
          </w:tcPr>
          <w:p w14:paraId="2FD0B309" w14:textId="6CBAEDE2"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5.9 </w:t>
            </w:r>
          </w:p>
        </w:tc>
        <w:tc>
          <w:tcPr>
            <w:tcW w:w="992" w:type="dxa"/>
            <w:tcBorders>
              <w:top w:val="nil"/>
              <w:left w:val="nil"/>
              <w:bottom w:val="single" w:sz="4" w:space="0" w:color="auto"/>
              <w:right w:val="single" w:sz="4" w:space="0" w:color="auto"/>
            </w:tcBorders>
            <w:shd w:val="clear" w:color="auto" w:fill="auto"/>
            <w:vAlign w:val="bottom"/>
          </w:tcPr>
          <w:p w14:paraId="74713EE7" w14:textId="206918C3"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5.1 </w:t>
            </w:r>
          </w:p>
        </w:tc>
        <w:tc>
          <w:tcPr>
            <w:tcW w:w="992" w:type="dxa"/>
            <w:tcBorders>
              <w:top w:val="nil"/>
              <w:left w:val="nil"/>
              <w:bottom w:val="single" w:sz="4" w:space="0" w:color="auto"/>
              <w:right w:val="single" w:sz="4" w:space="0" w:color="auto"/>
            </w:tcBorders>
            <w:shd w:val="clear" w:color="auto" w:fill="auto"/>
            <w:vAlign w:val="bottom"/>
          </w:tcPr>
          <w:p w14:paraId="37870D91" w14:textId="24805EA0"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8.0 </w:t>
            </w:r>
          </w:p>
        </w:tc>
        <w:tc>
          <w:tcPr>
            <w:tcW w:w="993" w:type="dxa"/>
            <w:tcBorders>
              <w:top w:val="nil"/>
              <w:left w:val="nil"/>
              <w:bottom w:val="single" w:sz="4" w:space="0" w:color="auto"/>
              <w:right w:val="single" w:sz="4" w:space="0" w:color="auto"/>
            </w:tcBorders>
            <w:shd w:val="clear" w:color="auto" w:fill="auto"/>
            <w:vAlign w:val="bottom"/>
          </w:tcPr>
          <w:p w14:paraId="53205202" w14:textId="7AFDF979"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7.0 </w:t>
            </w:r>
          </w:p>
        </w:tc>
        <w:tc>
          <w:tcPr>
            <w:tcW w:w="992" w:type="dxa"/>
            <w:tcBorders>
              <w:top w:val="nil"/>
              <w:left w:val="nil"/>
              <w:bottom w:val="single" w:sz="4" w:space="0" w:color="auto"/>
              <w:right w:val="single" w:sz="4" w:space="0" w:color="auto"/>
            </w:tcBorders>
            <w:shd w:val="clear" w:color="auto" w:fill="auto"/>
            <w:vAlign w:val="bottom"/>
          </w:tcPr>
          <w:p w14:paraId="19F70ADE" w14:textId="6E35CB6E"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3062.3 </w:t>
            </w:r>
          </w:p>
        </w:tc>
        <w:tc>
          <w:tcPr>
            <w:tcW w:w="850" w:type="dxa"/>
            <w:tcBorders>
              <w:top w:val="nil"/>
              <w:left w:val="nil"/>
              <w:bottom w:val="single" w:sz="4" w:space="0" w:color="auto"/>
              <w:right w:val="single" w:sz="4" w:space="0" w:color="auto"/>
            </w:tcBorders>
            <w:shd w:val="clear" w:color="auto" w:fill="auto"/>
            <w:vAlign w:val="bottom"/>
          </w:tcPr>
          <w:p w14:paraId="3568AEF5" w14:textId="09638AF9"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94.7 </w:t>
            </w:r>
          </w:p>
        </w:tc>
        <w:tc>
          <w:tcPr>
            <w:tcW w:w="851" w:type="dxa"/>
            <w:tcBorders>
              <w:top w:val="nil"/>
              <w:left w:val="nil"/>
              <w:bottom w:val="single" w:sz="4" w:space="0" w:color="auto"/>
              <w:right w:val="single" w:sz="4" w:space="0" w:color="auto"/>
            </w:tcBorders>
            <w:shd w:val="clear" w:color="auto" w:fill="auto"/>
            <w:vAlign w:val="bottom"/>
          </w:tcPr>
          <w:p w14:paraId="0C0CAB59" w14:textId="3CA01EEF"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850" w:type="dxa"/>
            <w:tcBorders>
              <w:top w:val="nil"/>
              <w:left w:val="nil"/>
              <w:bottom w:val="single" w:sz="4" w:space="0" w:color="auto"/>
              <w:right w:val="single" w:sz="4" w:space="0" w:color="auto"/>
            </w:tcBorders>
            <w:shd w:val="clear" w:color="auto" w:fill="auto"/>
            <w:vAlign w:val="bottom"/>
          </w:tcPr>
          <w:p w14:paraId="5D162D9A" w14:textId="66668182"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r>
      <w:tr w:rsidR="00E35AB6" w14:paraId="729729EB" w14:textId="77777777" w:rsidTr="000B365C">
        <w:trPr>
          <w:trHeight w:val="276"/>
          <w:jc w:val="center"/>
        </w:trPr>
        <w:tc>
          <w:tcPr>
            <w:tcW w:w="843" w:type="dxa"/>
            <w:vMerge/>
            <w:tcBorders>
              <w:left w:val="single" w:sz="6" w:space="0" w:color="auto"/>
              <w:right w:val="single" w:sz="6" w:space="0" w:color="auto"/>
            </w:tcBorders>
            <w:vAlign w:val="center"/>
          </w:tcPr>
          <w:p w14:paraId="5766E367" w14:textId="77777777"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212ECC9F" w14:textId="77777777" w:rsidR="00E35AB6" w:rsidRDefault="00E35AB6" w:rsidP="00E35AB6">
            <w:pPr>
              <w:widowControl w:val="0"/>
              <w:autoSpaceDE w:val="0"/>
              <w:autoSpaceDN w:val="0"/>
              <w:adjustRightInd w:val="0"/>
              <w:spacing w:line="240" w:lineRule="auto"/>
              <w:ind w:firstLine="0"/>
              <w:jc w:val="center"/>
              <w:rPr>
                <w:rFonts w:ascii="宋体" w:hAnsi="Times New Roman" w:cs="宋体"/>
                <w:color w:val="000000"/>
                <w:kern w:val="0"/>
              </w:rPr>
            </w:pPr>
            <w:r>
              <w:rPr>
                <w:rFonts w:ascii="宋体" w:hAnsi="Times New Roman" w:cs="宋体" w:hint="eastAsia"/>
                <w:color w:val="000000"/>
                <w:kern w:val="0"/>
              </w:rPr>
              <w:t>纺织服装业</w:t>
            </w:r>
          </w:p>
        </w:tc>
        <w:tc>
          <w:tcPr>
            <w:tcW w:w="874" w:type="dxa"/>
            <w:tcBorders>
              <w:top w:val="nil"/>
              <w:left w:val="single" w:sz="4" w:space="0" w:color="auto"/>
              <w:bottom w:val="single" w:sz="4" w:space="0" w:color="auto"/>
              <w:right w:val="single" w:sz="4" w:space="0" w:color="auto"/>
            </w:tcBorders>
            <w:shd w:val="clear" w:color="auto" w:fill="auto"/>
            <w:vAlign w:val="bottom"/>
          </w:tcPr>
          <w:p w14:paraId="1B6CC050" w14:textId="155B2565"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96.3 </w:t>
            </w:r>
          </w:p>
        </w:tc>
        <w:tc>
          <w:tcPr>
            <w:tcW w:w="992" w:type="dxa"/>
            <w:tcBorders>
              <w:top w:val="nil"/>
              <w:left w:val="nil"/>
              <w:bottom w:val="single" w:sz="4" w:space="0" w:color="auto"/>
              <w:right w:val="single" w:sz="4" w:space="0" w:color="auto"/>
            </w:tcBorders>
            <w:shd w:val="clear" w:color="auto" w:fill="auto"/>
            <w:vAlign w:val="bottom"/>
          </w:tcPr>
          <w:p w14:paraId="361A7AA8" w14:textId="3F8771C9"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280.0 </w:t>
            </w:r>
          </w:p>
        </w:tc>
        <w:tc>
          <w:tcPr>
            <w:tcW w:w="992" w:type="dxa"/>
            <w:tcBorders>
              <w:top w:val="nil"/>
              <w:left w:val="nil"/>
              <w:bottom w:val="single" w:sz="4" w:space="0" w:color="auto"/>
              <w:right w:val="single" w:sz="4" w:space="0" w:color="auto"/>
            </w:tcBorders>
            <w:shd w:val="clear" w:color="auto" w:fill="auto"/>
            <w:vAlign w:val="bottom"/>
          </w:tcPr>
          <w:p w14:paraId="30E03E59" w14:textId="08BAC1F8"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1368.1 </w:t>
            </w:r>
          </w:p>
        </w:tc>
        <w:tc>
          <w:tcPr>
            <w:tcW w:w="992" w:type="dxa"/>
            <w:tcBorders>
              <w:top w:val="nil"/>
              <w:left w:val="nil"/>
              <w:bottom w:val="single" w:sz="4" w:space="0" w:color="auto"/>
              <w:right w:val="single" w:sz="4" w:space="0" w:color="auto"/>
            </w:tcBorders>
            <w:shd w:val="clear" w:color="auto" w:fill="auto"/>
            <w:vAlign w:val="bottom"/>
          </w:tcPr>
          <w:p w14:paraId="25C4A278" w14:textId="1DD05D57"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76.3 </w:t>
            </w:r>
          </w:p>
        </w:tc>
        <w:tc>
          <w:tcPr>
            <w:tcW w:w="993" w:type="dxa"/>
            <w:tcBorders>
              <w:top w:val="nil"/>
              <w:left w:val="nil"/>
              <w:bottom w:val="single" w:sz="4" w:space="0" w:color="auto"/>
              <w:right w:val="single" w:sz="4" w:space="0" w:color="auto"/>
            </w:tcBorders>
            <w:shd w:val="clear" w:color="auto" w:fill="auto"/>
            <w:vAlign w:val="bottom"/>
          </w:tcPr>
          <w:p w14:paraId="039989AC" w14:textId="6AB5EBE1"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54.1 </w:t>
            </w:r>
          </w:p>
        </w:tc>
        <w:tc>
          <w:tcPr>
            <w:tcW w:w="992" w:type="dxa"/>
            <w:tcBorders>
              <w:top w:val="nil"/>
              <w:left w:val="nil"/>
              <w:bottom w:val="single" w:sz="4" w:space="0" w:color="auto"/>
              <w:right w:val="single" w:sz="4" w:space="0" w:color="auto"/>
            </w:tcBorders>
            <w:shd w:val="clear" w:color="auto" w:fill="auto"/>
            <w:vAlign w:val="bottom"/>
          </w:tcPr>
          <w:p w14:paraId="3443482D" w14:textId="52975C0A"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4934.0 </w:t>
            </w:r>
          </w:p>
        </w:tc>
        <w:tc>
          <w:tcPr>
            <w:tcW w:w="850" w:type="dxa"/>
            <w:tcBorders>
              <w:top w:val="nil"/>
              <w:left w:val="nil"/>
              <w:bottom w:val="single" w:sz="4" w:space="0" w:color="auto"/>
              <w:right w:val="single" w:sz="4" w:space="0" w:color="auto"/>
            </w:tcBorders>
            <w:shd w:val="clear" w:color="auto" w:fill="auto"/>
            <w:vAlign w:val="bottom"/>
          </w:tcPr>
          <w:p w14:paraId="1434C523" w14:textId="4B968CE8"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4.0 </w:t>
            </w:r>
          </w:p>
        </w:tc>
        <w:tc>
          <w:tcPr>
            <w:tcW w:w="851" w:type="dxa"/>
            <w:tcBorders>
              <w:top w:val="nil"/>
              <w:left w:val="nil"/>
              <w:bottom w:val="single" w:sz="4" w:space="0" w:color="auto"/>
              <w:right w:val="single" w:sz="4" w:space="0" w:color="auto"/>
            </w:tcBorders>
            <w:shd w:val="clear" w:color="auto" w:fill="auto"/>
            <w:vAlign w:val="bottom"/>
          </w:tcPr>
          <w:p w14:paraId="477B7A93" w14:textId="7E9891FC"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0.5 </w:t>
            </w:r>
          </w:p>
        </w:tc>
        <w:tc>
          <w:tcPr>
            <w:tcW w:w="850" w:type="dxa"/>
            <w:tcBorders>
              <w:top w:val="nil"/>
              <w:left w:val="nil"/>
              <w:bottom w:val="single" w:sz="4" w:space="0" w:color="auto"/>
              <w:right w:val="single" w:sz="4" w:space="0" w:color="auto"/>
            </w:tcBorders>
            <w:shd w:val="clear" w:color="auto" w:fill="auto"/>
            <w:vAlign w:val="bottom"/>
          </w:tcPr>
          <w:p w14:paraId="671A2F58" w14:textId="3A8EE816"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0.8 </w:t>
            </w:r>
          </w:p>
        </w:tc>
      </w:tr>
      <w:tr w:rsidR="00E35AB6" w14:paraId="7580476F" w14:textId="77777777" w:rsidTr="000B365C">
        <w:trPr>
          <w:trHeight w:val="283"/>
          <w:jc w:val="center"/>
        </w:trPr>
        <w:tc>
          <w:tcPr>
            <w:tcW w:w="843" w:type="dxa"/>
            <w:vMerge/>
            <w:tcBorders>
              <w:left w:val="single" w:sz="6" w:space="0" w:color="auto"/>
              <w:right w:val="single" w:sz="6" w:space="0" w:color="auto"/>
            </w:tcBorders>
            <w:vAlign w:val="center"/>
          </w:tcPr>
          <w:p w14:paraId="2C300C3E" w14:textId="77777777"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4A526158" w14:textId="77777777"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rPr>
            </w:pPr>
            <w:r>
              <w:rPr>
                <w:rFonts w:ascii="宋体" w:hAnsi="Times New Roman" w:cs="宋体" w:hint="eastAsia"/>
                <w:color w:val="000000"/>
                <w:kern w:val="0"/>
              </w:rPr>
              <w:t>医药制造业</w:t>
            </w:r>
          </w:p>
        </w:tc>
        <w:tc>
          <w:tcPr>
            <w:tcW w:w="874" w:type="dxa"/>
            <w:tcBorders>
              <w:top w:val="nil"/>
              <w:left w:val="single" w:sz="4" w:space="0" w:color="auto"/>
              <w:bottom w:val="single" w:sz="4" w:space="0" w:color="auto"/>
              <w:right w:val="single" w:sz="4" w:space="0" w:color="auto"/>
            </w:tcBorders>
            <w:shd w:val="clear" w:color="auto" w:fill="auto"/>
            <w:vAlign w:val="bottom"/>
          </w:tcPr>
          <w:p w14:paraId="556D36FF" w14:textId="6A65E624"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0.1 </w:t>
            </w:r>
          </w:p>
        </w:tc>
        <w:tc>
          <w:tcPr>
            <w:tcW w:w="992" w:type="dxa"/>
            <w:tcBorders>
              <w:top w:val="nil"/>
              <w:left w:val="nil"/>
              <w:bottom w:val="single" w:sz="4" w:space="0" w:color="auto"/>
              <w:right w:val="single" w:sz="4" w:space="0" w:color="auto"/>
            </w:tcBorders>
            <w:shd w:val="clear" w:color="auto" w:fill="auto"/>
            <w:vAlign w:val="bottom"/>
          </w:tcPr>
          <w:p w14:paraId="59E3C028" w14:textId="094951B4"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0.9 </w:t>
            </w:r>
          </w:p>
        </w:tc>
        <w:tc>
          <w:tcPr>
            <w:tcW w:w="992" w:type="dxa"/>
            <w:tcBorders>
              <w:top w:val="nil"/>
              <w:left w:val="nil"/>
              <w:bottom w:val="single" w:sz="4" w:space="0" w:color="auto"/>
              <w:right w:val="single" w:sz="4" w:space="0" w:color="auto"/>
            </w:tcBorders>
            <w:shd w:val="clear" w:color="auto" w:fill="auto"/>
            <w:vAlign w:val="bottom"/>
          </w:tcPr>
          <w:p w14:paraId="114FB179" w14:textId="387434B0"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0.9 </w:t>
            </w:r>
          </w:p>
        </w:tc>
        <w:tc>
          <w:tcPr>
            <w:tcW w:w="992" w:type="dxa"/>
            <w:tcBorders>
              <w:top w:val="nil"/>
              <w:left w:val="nil"/>
              <w:bottom w:val="single" w:sz="4" w:space="0" w:color="auto"/>
              <w:right w:val="single" w:sz="4" w:space="0" w:color="auto"/>
            </w:tcBorders>
            <w:shd w:val="clear" w:color="auto" w:fill="auto"/>
            <w:vAlign w:val="bottom"/>
          </w:tcPr>
          <w:p w14:paraId="39583ADC" w14:textId="3598006C"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993" w:type="dxa"/>
            <w:tcBorders>
              <w:top w:val="nil"/>
              <w:left w:val="nil"/>
              <w:bottom w:val="single" w:sz="4" w:space="0" w:color="auto"/>
              <w:right w:val="single" w:sz="4" w:space="0" w:color="auto"/>
            </w:tcBorders>
            <w:shd w:val="clear" w:color="auto" w:fill="auto"/>
            <w:vAlign w:val="bottom"/>
          </w:tcPr>
          <w:p w14:paraId="08D6E3D7" w14:textId="0DCEAC29"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992" w:type="dxa"/>
            <w:tcBorders>
              <w:top w:val="nil"/>
              <w:left w:val="nil"/>
              <w:bottom w:val="single" w:sz="4" w:space="0" w:color="auto"/>
              <w:right w:val="single" w:sz="4" w:space="0" w:color="auto"/>
            </w:tcBorders>
            <w:shd w:val="clear" w:color="auto" w:fill="auto"/>
            <w:vAlign w:val="bottom"/>
          </w:tcPr>
          <w:p w14:paraId="36EF6162" w14:textId="7BB50428"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1336.2 </w:t>
            </w:r>
          </w:p>
        </w:tc>
        <w:tc>
          <w:tcPr>
            <w:tcW w:w="850" w:type="dxa"/>
            <w:tcBorders>
              <w:top w:val="nil"/>
              <w:left w:val="nil"/>
              <w:bottom w:val="single" w:sz="4" w:space="0" w:color="auto"/>
              <w:right w:val="single" w:sz="4" w:space="0" w:color="auto"/>
            </w:tcBorders>
            <w:shd w:val="clear" w:color="auto" w:fill="auto"/>
            <w:vAlign w:val="bottom"/>
          </w:tcPr>
          <w:p w14:paraId="1877C1DF" w14:textId="03618D6D"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851" w:type="dxa"/>
            <w:tcBorders>
              <w:top w:val="nil"/>
              <w:left w:val="nil"/>
              <w:bottom w:val="single" w:sz="4" w:space="0" w:color="auto"/>
              <w:right w:val="single" w:sz="4" w:space="0" w:color="auto"/>
            </w:tcBorders>
            <w:shd w:val="clear" w:color="auto" w:fill="auto"/>
            <w:vAlign w:val="bottom"/>
          </w:tcPr>
          <w:p w14:paraId="4555569D" w14:textId="223B54BE"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850" w:type="dxa"/>
            <w:tcBorders>
              <w:top w:val="nil"/>
              <w:left w:val="nil"/>
              <w:bottom w:val="single" w:sz="4" w:space="0" w:color="auto"/>
              <w:right w:val="single" w:sz="4" w:space="0" w:color="auto"/>
            </w:tcBorders>
            <w:shd w:val="clear" w:color="auto" w:fill="auto"/>
            <w:vAlign w:val="bottom"/>
          </w:tcPr>
          <w:p w14:paraId="75E88D43" w14:textId="719A349F"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r>
      <w:tr w:rsidR="00E35AB6" w14:paraId="3725B417" w14:textId="77777777" w:rsidTr="000B365C">
        <w:trPr>
          <w:trHeight w:val="266"/>
          <w:jc w:val="center"/>
        </w:trPr>
        <w:tc>
          <w:tcPr>
            <w:tcW w:w="843" w:type="dxa"/>
            <w:vMerge/>
            <w:tcBorders>
              <w:left w:val="single" w:sz="6" w:space="0" w:color="auto"/>
              <w:right w:val="single" w:sz="6" w:space="0" w:color="auto"/>
            </w:tcBorders>
            <w:vAlign w:val="center"/>
          </w:tcPr>
          <w:p w14:paraId="55417684" w14:textId="77777777"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4B6C9645" w14:textId="77777777" w:rsidR="00E35AB6" w:rsidRDefault="00E35AB6" w:rsidP="00E35AB6">
            <w:pPr>
              <w:widowControl w:val="0"/>
              <w:autoSpaceDE w:val="0"/>
              <w:autoSpaceDN w:val="0"/>
              <w:adjustRightInd w:val="0"/>
              <w:spacing w:line="240" w:lineRule="auto"/>
              <w:ind w:firstLine="0"/>
              <w:jc w:val="center"/>
              <w:rPr>
                <w:rFonts w:ascii="宋体" w:hAnsi="Times New Roman" w:cs="宋体"/>
                <w:color w:val="000000"/>
                <w:kern w:val="0"/>
              </w:rPr>
            </w:pPr>
            <w:r>
              <w:rPr>
                <w:rFonts w:ascii="宋体" w:hAnsi="Times New Roman" w:cs="宋体" w:hint="eastAsia"/>
                <w:color w:val="000000"/>
                <w:kern w:val="0"/>
              </w:rPr>
              <w:t>化学纤维制造业</w:t>
            </w:r>
          </w:p>
        </w:tc>
        <w:tc>
          <w:tcPr>
            <w:tcW w:w="874" w:type="dxa"/>
            <w:tcBorders>
              <w:top w:val="nil"/>
              <w:left w:val="single" w:sz="4" w:space="0" w:color="auto"/>
              <w:bottom w:val="single" w:sz="4" w:space="0" w:color="auto"/>
              <w:right w:val="single" w:sz="4" w:space="0" w:color="auto"/>
            </w:tcBorders>
            <w:shd w:val="clear" w:color="auto" w:fill="auto"/>
            <w:vAlign w:val="bottom"/>
          </w:tcPr>
          <w:p w14:paraId="1FCDB99F" w14:textId="45F96970"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191.9 </w:t>
            </w:r>
          </w:p>
        </w:tc>
        <w:tc>
          <w:tcPr>
            <w:tcW w:w="992" w:type="dxa"/>
            <w:tcBorders>
              <w:top w:val="nil"/>
              <w:left w:val="nil"/>
              <w:bottom w:val="single" w:sz="4" w:space="0" w:color="auto"/>
              <w:right w:val="single" w:sz="4" w:space="0" w:color="auto"/>
            </w:tcBorders>
            <w:shd w:val="clear" w:color="auto" w:fill="auto"/>
            <w:vAlign w:val="bottom"/>
          </w:tcPr>
          <w:p w14:paraId="3256D976" w14:textId="47D5DA5C"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598.2 </w:t>
            </w:r>
          </w:p>
        </w:tc>
        <w:tc>
          <w:tcPr>
            <w:tcW w:w="992" w:type="dxa"/>
            <w:tcBorders>
              <w:top w:val="nil"/>
              <w:left w:val="nil"/>
              <w:bottom w:val="single" w:sz="4" w:space="0" w:color="auto"/>
              <w:right w:val="single" w:sz="4" w:space="0" w:color="auto"/>
            </w:tcBorders>
            <w:shd w:val="clear" w:color="auto" w:fill="auto"/>
            <w:vAlign w:val="bottom"/>
          </w:tcPr>
          <w:p w14:paraId="48E14F65" w14:textId="5488B744"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8395.2 </w:t>
            </w:r>
          </w:p>
        </w:tc>
        <w:tc>
          <w:tcPr>
            <w:tcW w:w="992" w:type="dxa"/>
            <w:tcBorders>
              <w:top w:val="nil"/>
              <w:left w:val="nil"/>
              <w:bottom w:val="single" w:sz="4" w:space="0" w:color="auto"/>
              <w:right w:val="single" w:sz="4" w:space="0" w:color="auto"/>
            </w:tcBorders>
            <w:shd w:val="clear" w:color="auto" w:fill="auto"/>
            <w:vAlign w:val="bottom"/>
          </w:tcPr>
          <w:p w14:paraId="06AFB321" w14:textId="3444049E"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65.4 </w:t>
            </w:r>
          </w:p>
        </w:tc>
        <w:tc>
          <w:tcPr>
            <w:tcW w:w="993" w:type="dxa"/>
            <w:tcBorders>
              <w:top w:val="nil"/>
              <w:left w:val="nil"/>
              <w:bottom w:val="single" w:sz="4" w:space="0" w:color="auto"/>
              <w:right w:val="single" w:sz="4" w:space="0" w:color="auto"/>
            </w:tcBorders>
            <w:shd w:val="clear" w:color="auto" w:fill="auto"/>
            <w:vAlign w:val="bottom"/>
          </w:tcPr>
          <w:p w14:paraId="1D77BFDF" w14:textId="20ABDA3B"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42.1 </w:t>
            </w:r>
          </w:p>
        </w:tc>
        <w:tc>
          <w:tcPr>
            <w:tcW w:w="992" w:type="dxa"/>
            <w:tcBorders>
              <w:top w:val="nil"/>
              <w:left w:val="nil"/>
              <w:bottom w:val="single" w:sz="4" w:space="0" w:color="auto"/>
              <w:right w:val="single" w:sz="4" w:space="0" w:color="auto"/>
            </w:tcBorders>
            <w:shd w:val="clear" w:color="auto" w:fill="auto"/>
            <w:vAlign w:val="bottom"/>
          </w:tcPr>
          <w:p w14:paraId="1608A169" w14:textId="52677C6B"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1593.6 </w:t>
            </w:r>
          </w:p>
        </w:tc>
        <w:tc>
          <w:tcPr>
            <w:tcW w:w="850" w:type="dxa"/>
            <w:tcBorders>
              <w:top w:val="nil"/>
              <w:left w:val="nil"/>
              <w:bottom w:val="single" w:sz="4" w:space="0" w:color="auto"/>
              <w:right w:val="single" w:sz="4" w:space="0" w:color="auto"/>
            </w:tcBorders>
            <w:shd w:val="clear" w:color="auto" w:fill="auto"/>
            <w:vAlign w:val="bottom"/>
          </w:tcPr>
          <w:p w14:paraId="6424F2FD" w14:textId="5C9F868C"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4.0 </w:t>
            </w:r>
          </w:p>
        </w:tc>
        <w:tc>
          <w:tcPr>
            <w:tcW w:w="851" w:type="dxa"/>
            <w:tcBorders>
              <w:top w:val="nil"/>
              <w:left w:val="nil"/>
              <w:bottom w:val="single" w:sz="4" w:space="0" w:color="auto"/>
              <w:right w:val="single" w:sz="4" w:space="0" w:color="auto"/>
            </w:tcBorders>
            <w:shd w:val="clear" w:color="auto" w:fill="auto"/>
            <w:vAlign w:val="bottom"/>
          </w:tcPr>
          <w:p w14:paraId="788AB670" w14:textId="74EFA082"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0.5 </w:t>
            </w:r>
          </w:p>
        </w:tc>
        <w:tc>
          <w:tcPr>
            <w:tcW w:w="850" w:type="dxa"/>
            <w:tcBorders>
              <w:top w:val="nil"/>
              <w:left w:val="nil"/>
              <w:bottom w:val="single" w:sz="4" w:space="0" w:color="auto"/>
              <w:right w:val="single" w:sz="4" w:space="0" w:color="auto"/>
            </w:tcBorders>
            <w:shd w:val="clear" w:color="auto" w:fill="auto"/>
            <w:vAlign w:val="bottom"/>
          </w:tcPr>
          <w:p w14:paraId="7C85E16B" w14:textId="5E853E55"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0.2 </w:t>
            </w:r>
          </w:p>
        </w:tc>
      </w:tr>
      <w:tr w:rsidR="00E35AB6" w14:paraId="6297A44D" w14:textId="77777777" w:rsidTr="000B365C">
        <w:trPr>
          <w:trHeight w:val="266"/>
          <w:jc w:val="center"/>
        </w:trPr>
        <w:tc>
          <w:tcPr>
            <w:tcW w:w="843" w:type="dxa"/>
            <w:vMerge/>
            <w:tcBorders>
              <w:left w:val="single" w:sz="6" w:space="0" w:color="auto"/>
              <w:right w:val="single" w:sz="6" w:space="0" w:color="auto"/>
            </w:tcBorders>
            <w:vAlign w:val="center"/>
          </w:tcPr>
          <w:p w14:paraId="3C7AB7B0" w14:textId="77777777"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4AE5B2E7" w14:textId="77777777" w:rsidR="00E35AB6" w:rsidRDefault="00E35AB6" w:rsidP="00E35AB6">
            <w:pPr>
              <w:widowControl w:val="0"/>
              <w:autoSpaceDE w:val="0"/>
              <w:autoSpaceDN w:val="0"/>
              <w:adjustRightInd w:val="0"/>
              <w:spacing w:line="240" w:lineRule="auto"/>
              <w:ind w:firstLine="0"/>
              <w:jc w:val="center"/>
              <w:rPr>
                <w:rFonts w:ascii="宋体" w:hAnsi="Times New Roman" w:cs="宋体"/>
                <w:color w:val="000000"/>
                <w:kern w:val="0"/>
              </w:rPr>
            </w:pPr>
            <w:r>
              <w:rPr>
                <w:rFonts w:ascii="宋体" w:hAnsi="Times New Roman" w:cs="宋体" w:hint="eastAsia"/>
                <w:color w:val="000000"/>
                <w:kern w:val="0"/>
              </w:rPr>
              <w:t>橡胶和塑料制品业</w:t>
            </w:r>
          </w:p>
        </w:tc>
        <w:tc>
          <w:tcPr>
            <w:tcW w:w="874" w:type="dxa"/>
            <w:tcBorders>
              <w:top w:val="nil"/>
              <w:left w:val="single" w:sz="4" w:space="0" w:color="auto"/>
              <w:bottom w:val="single" w:sz="4" w:space="0" w:color="auto"/>
              <w:right w:val="single" w:sz="4" w:space="0" w:color="auto"/>
            </w:tcBorders>
            <w:shd w:val="clear" w:color="auto" w:fill="auto"/>
            <w:vAlign w:val="bottom"/>
          </w:tcPr>
          <w:p w14:paraId="690D2B32" w14:textId="17AE29EC"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1.7 </w:t>
            </w:r>
          </w:p>
        </w:tc>
        <w:tc>
          <w:tcPr>
            <w:tcW w:w="992" w:type="dxa"/>
            <w:tcBorders>
              <w:top w:val="nil"/>
              <w:left w:val="nil"/>
              <w:bottom w:val="single" w:sz="4" w:space="0" w:color="auto"/>
              <w:right w:val="single" w:sz="4" w:space="0" w:color="auto"/>
            </w:tcBorders>
            <w:shd w:val="clear" w:color="auto" w:fill="auto"/>
            <w:vAlign w:val="bottom"/>
          </w:tcPr>
          <w:p w14:paraId="393F10DB" w14:textId="64028588"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5.8 </w:t>
            </w:r>
          </w:p>
        </w:tc>
        <w:tc>
          <w:tcPr>
            <w:tcW w:w="992" w:type="dxa"/>
            <w:tcBorders>
              <w:top w:val="nil"/>
              <w:left w:val="nil"/>
              <w:bottom w:val="single" w:sz="4" w:space="0" w:color="auto"/>
              <w:right w:val="single" w:sz="4" w:space="0" w:color="auto"/>
            </w:tcBorders>
            <w:shd w:val="clear" w:color="auto" w:fill="auto"/>
            <w:vAlign w:val="bottom"/>
          </w:tcPr>
          <w:p w14:paraId="4376666B" w14:textId="078DFF95"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5.2 </w:t>
            </w:r>
          </w:p>
        </w:tc>
        <w:tc>
          <w:tcPr>
            <w:tcW w:w="992" w:type="dxa"/>
            <w:tcBorders>
              <w:top w:val="nil"/>
              <w:left w:val="nil"/>
              <w:bottom w:val="single" w:sz="4" w:space="0" w:color="auto"/>
              <w:right w:val="single" w:sz="4" w:space="0" w:color="auto"/>
            </w:tcBorders>
            <w:shd w:val="clear" w:color="auto" w:fill="auto"/>
            <w:vAlign w:val="bottom"/>
          </w:tcPr>
          <w:p w14:paraId="3043EDF0" w14:textId="2CC7C394"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1.0 </w:t>
            </w:r>
          </w:p>
        </w:tc>
        <w:tc>
          <w:tcPr>
            <w:tcW w:w="993" w:type="dxa"/>
            <w:tcBorders>
              <w:top w:val="nil"/>
              <w:left w:val="nil"/>
              <w:bottom w:val="single" w:sz="4" w:space="0" w:color="auto"/>
              <w:right w:val="single" w:sz="4" w:space="0" w:color="auto"/>
            </w:tcBorders>
            <w:shd w:val="clear" w:color="auto" w:fill="auto"/>
            <w:vAlign w:val="bottom"/>
          </w:tcPr>
          <w:p w14:paraId="390BEC93" w14:textId="4A4F36A3"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0.5 </w:t>
            </w:r>
          </w:p>
        </w:tc>
        <w:tc>
          <w:tcPr>
            <w:tcW w:w="992" w:type="dxa"/>
            <w:tcBorders>
              <w:top w:val="nil"/>
              <w:left w:val="nil"/>
              <w:bottom w:val="single" w:sz="4" w:space="0" w:color="auto"/>
              <w:right w:val="single" w:sz="4" w:space="0" w:color="auto"/>
            </w:tcBorders>
            <w:shd w:val="clear" w:color="auto" w:fill="auto"/>
            <w:vAlign w:val="bottom"/>
          </w:tcPr>
          <w:p w14:paraId="197F9BD2" w14:textId="1C5E6555"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2337.6 </w:t>
            </w:r>
          </w:p>
        </w:tc>
        <w:tc>
          <w:tcPr>
            <w:tcW w:w="850" w:type="dxa"/>
            <w:tcBorders>
              <w:top w:val="nil"/>
              <w:left w:val="nil"/>
              <w:bottom w:val="single" w:sz="4" w:space="0" w:color="auto"/>
              <w:right w:val="single" w:sz="4" w:space="0" w:color="auto"/>
            </w:tcBorders>
            <w:shd w:val="clear" w:color="auto" w:fill="auto"/>
            <w:vAlign w:val="bottom"/>
          </w:tcPr>
          <w:p w14:paraId="4F8987A7" w14:textId="0B4A75DF"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851" w:type="dxa"/>
            <w:tcBorders>
              <w:top w:val="nil"/>
              <w:left w:val="nil"/>
              <w:bottom w:val="single" w:sz="4" w:space="0" w:color="auto"/>
              <w:right w:val="single" w:sz="4" w:space="0" w:color="auto"/>
            </w:tcBorders>
            <w:shd w:val="clear" w:color="auto" w:fill="auto"/>
            <w:vAlign w:val="bottom"/>
          </w:tcPr>
          <w:p w14:paraId="6A25ECA1" w14:textId="76A3B3A1"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850" w:type="dxa"/>
            <w:tcBorders>
              <w:top w:val="nil"/>
              <w:left w:val="nil"/>
              <w:bottom w:val="single" w:sz="4" w:space="0" w:color="auto"/>
              <w:right w:val="single" w:sz="4" w:space="0" w:color="auto"/>
            </w:tcBorders>
            <w:shd w:val="clear" w:color="auto" w:fill="auto"/>
            <w:vAlign w:val="bottom"/>
          </w:tcPr>
          <w:p w14:paraId="4BF3C9F5" w14:textId="055DEDBB"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r>
      <w:tr w:rsidR="00E35AB6" w14:paraId="26C27040" w14:textId="77777777" w:rsidTr="000B365C">
        <w:trPr>
          <w:trHeight w:val="283"/>
          <w:jc w:val="center"/>
        </w:trPr>
        <w:tc>
          <w:tcPr>
            <w:tcW w:w="843" w:type="dxa"/>
            <w:vMerge/>
            <w:tcBorders>
              <w:left w:val="single" w:sz="6" w:space="0" w:color="auto"/>
              <w:right w:val="single" w:sz="6" w:space="0" w:color="auto"/>
            </w:tcBorders>
            <w:vAlign w:val="center"/>
          </w:tcPr>
          <w:p w14:paraId="6E87182E" w14:textId="77777777"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4FB7805D" w14:textId="77777777"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rPr>
            </w:pPr>
            <w:r>
              <w:rPr>
                <w:rFonts w:ascii="宋体" w:hAnsi="Times New Roman" w:cs="宋体" w:hint="eastAsia"/>
                <w:color w:val="000000"/>
                <w:kern w:val="0"/>
              </w:rPr>
              <w:t>金属制品业</w:t>
            </w:r>
          </w:p>
        </w:tc>
        <w:tc>
          <w:tcPr>
            <w:tcW w:w="874" w:type="dxa"/>
            <w:tcBorders>
              <w:top w:val="nil"/>
              <w:left w:val="single" w:sz="4" w:space="0" w:color="auto"/>
              <w:bottom w:val="single" w:sz="4" w:space="0" w:color="auto"/>
              <w:right w:val="single" w:sz="4" w:space="0" w:color="auto"/>
            </w:tcBorders>
            <w:shd w:val="clear" w:color="auto" w:fill="auto"/>
            <w:vAlign w:val="bottom"/>
          </w:tcPr>
          <w:p w14:paraId="4DC4601A" w14:textId="63E55C88"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9.3 </w:t>
            </w:r>
          </w:p>
        </w:tc>
        <w:tc>
          <w:tcPr>
            <w:tcW w:w="992" w:type="dxa"/>
            <w:tcBorders>
              <w:top w:val="nil"/>
              <w:left w:val="nil"/>
              <w:bottom w:val="single" w:sz="4" w:space="0" w:color="auto"/>
              <w:right w:val="single" w:sz="4" w:space="0" w:color="auto"/>
            </w:tcBorders>
            <w:shd w:val="clear" w:color="auto" w:fill="auto"/>
            <w:vAlign w:val="bottom"/>
          </w:tcPr>
          <w:p w14:paraId="01A7AA01" w14:textId="4D9E258A"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27.7 </w:t>
            </w:r>
          </w:p>
        </w:tc>
        <w:tc>
          <w:tcPr>
            <w:tcW w:w="992" w:type="dxa"/>
            <w:tcBorders>
              <w:top w:val="nil"/>
              <w:left w:val="nil"/>
              <w:bottom w:val="single" w:sz="4" w:space="0" w:color="auto"/>
              <w:right w:val="single" w:sz="4" w:space="0" w:color="auto"/>
            </w:tcBorders>
            <w:shd w:val="clear" w:color="auto" w:fill="auto"/>
            <w:vAlign w:val="bottom"/>
          </w:tcPr>
          <w:p w14:paraId="183192B3" w14:textId="3FC92467"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84.4 </w:t>
            </w:r>
          </w:p>
        </w:tc>
        <w:tc>
          <w:tcPr>
            <w:tcW w:w="992" w:type="dxa"/>
            <w:tcBorders>
              <w:top w:val="nil"/>
              <w:left w:val="nil"/>
              <w:bottom w:val="single" w:sz="4" w:space="0" w:color="auto"/>
              <w:right w:val="single" w:sz="4" w:space="0" w:color="auto"/>
            </w:tcBorders>
            <w:shd w:val="clear" w:color="auto" w:fill="auto"/>
            <w:vAlign w:val="bottom"/>
          </w:tcPr>
          <w:p w14:paraId="40D5A88E" w14:textId="175E4288"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209.6 </w:t>
            </w:r>
          </w:p>
        </w:tc>
        <w:tc>
          <w:tcPr>
            <w:tcW w:w="993" w:type="dxa"/>
            <w:tcBorders>
              <w:top w:val="nil"/>
              <w:left w:val="nil"/>
              <w:bottom w:val="single" w:sz="4" w:space="0" w:color="auto"/>
              <w:right w:val="single" w:sz="4" w:space="0" w:color="auto"/>
            </w:tcBorders>
            <w:shd w:val="clear" w:color="auto" w:fill="auto"/>
            <w:vAlign w:val="bottom"/>
          </w:tcPr>
          <w:p w14:paraId="5FB03885" w14:textId="0E1D37CF"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121.0 </w:t>
            </w:r>
          </w:p>
        </w:tc>
        <w:tc>
          <w:tcPr>
            <w:tcW w:w="992" w:type="dxa"/>
            <w:tcBorders>
              <w:top w:val="nil"/>
              <w:left w:val="nil"/>
              <w:bottom w:val="single" w:sz="4" w:space="0" w:color="auto"/>
              <w:right w:val="single" w:sz="4" w:space="0" w:color="auto"/>
            </w:tcBorders>
            <w:shd w:val="clear" w:color="auto" w:fill="auto"/>
            <w:vAlign w:val="bottom"/>
          </w:tcPr>
          <w:p w14:paraId="06754240" w14:textId="291CEBEA"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386.2 </w:t>
            </w:r>
          </w:p>
        </w:tc>
        <w:tc>
          <w:tcPr>
            <w:tcW w:w="850" w:type="dxa"/>
            <w:tcBorders>
              <w:top w:val="nil"/>
              <w:left w:val="nil"/>
              <w:bottom w:val="single" w:sz="4" w:space="0" w:color="auto"/>
              <w:right w:val="single" w:sz="4" w:space="0" w:color="auto"/>
            </w:tcBorders>
            <w:shd w:val="clear" w:color="auto" w:fill="auto"/>
            <w:vAlign w:val="bottom"/>
          </w:tcPr>
          <w:p w14:paraId="5B7B555C" w14:textId="0CE6EE21"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0.1 </w:t>
            </w:r>
          </w:p>
        </w:tc>
        <w:tc>
          <w:tcPr>
            <w:tcW w:w="851" w:type="dxa"/>
            <w:tcBorders>
              <w:top w:val="nil"/>
              <w:left w:val="nil"/>
              <w:bottom w:val="single" w:sz="4" w:space="0" w:color="auto"/>
              <w:right w:val="single" w:sz="4" w:space="0" w:color="auto"/>
            </w:tcBorders>
            <w:shd w:val="clear" w:color="auto" w:fill="auto"/>
            <w:vAlign w:val="bottom"/>
          </w:tcPr>
          <w:p w14:paraId="25868889" w14:textId="42AD17A4"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850" w:type="dxa"/>
            <w:tcBorders>
              <w:top w:val="nil"/>
              <w:left w:val="nil"/>
              <w:bottom w:val="single" w:sz="4" w:space="0" w:color="auto"/>
              <w:right w:val="single" w:sz="4" w:space="0" w:color="auto"/>
            </w:tcBorders>
            <w:shd w:val="clear" w:color="auto" w:fill="auto"/>
            <w:vAlign w:val="bottom"/>
          </w:tcPr>
          <w:p w14:paraId="3530A8A4" w14:textId="51EB0C5F"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r>
      <w:tr w:rsidR="00E35AB6" w14:paraId="033E6354" w14:textId="77777777" w:rsidTr="000B365C">
        <w:trPr>
          <w:trHeight w:val="266"/>
          <w:jc w:val="center"/>
        </w:trPr>
        <w:tc>
          <w:tcPr>
            <w:tcW w:w="843" w:type="dxa"/>
            <w:vMerge/>
            <w:tcBorders>
              <w:left w:val="single" w:sz="6" w:space="0" w:color="auto"/>
              <w:right w:val="single" w:sz="6" w:space="0" w:color="auto"/>
            </w:tcBorders>
            <w:vAlign w:val="center"/>
          </w:tcPr>
          <w:p w14:paraId="0C590478" w14:textId="77777777"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4E0D326E" w14:textId="77777777" w:rsidR="00E35AB6" w:rsidRDefault="00E35AB6" w:rsidP="00E35AB6">
            <w:pPr>
              <w:widowControl w:val="0"/>
              <w:autoSpaceDE w:val="0"/>
              <w:autoSpaceDN w:val="0"/>
              <w:adjustRightInd w:val="0"/>
              <w:spacing w:line="240" w:lineRule="auto"/>
              <w:ind w:firstLine="0"/>
              <w:jc w:val="center"/>
              <w:rPr>
                <w:rFonts w:ascii="宋体" w:hAnsi="Times New Roman" w:cs="宋体"/>
                <w:color w:val="000000"/>
                <w:kern w:val="0"/>
              </w:rPr>
            </w:pPr>
            <w:r>
              <w:rPr>
                <w:rFonts w:ascii="宋体" w:hAnsi="Times New Roman" w:cs="宋体" w:hint="eastAsia"/>
                <w:color w:val="000000"/>
                <w:kern w:val="0"/>
              </w:rPr>
              <w:t>水泥、石灰和石膏制造</w:t>
            </w:r>
          </w:p>
        </w:tc>
        <w:tc>
          <w:tcPr>
            <w:tcW w:w="874" w:type="dxa"/>
            <w:tcBorders>
              <w:top w:val="nil"/>
              <w:left w:val="single" w:sz="4" w:space="0" w:color="auto"/>
              <w:bottom w:val="single" w:sz="4" w:space="0" w:color="auto"/>
              <w:right w:val="single" w:sz="4" w:space="0" w:color="auto"/>
            </w:tcBorders>
            <w:shd w:val="clear" w:color="auto" w:fill="auto"/>
            <w:vAlign w:val="bottom"/>
          </w:tcPr>
          <w:p w14:paraId="6B5480B2" w14:textId="477DEE48"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992" w:type="dxa"/>
            <w:tcBorders>
              <w:top w:val="nil"/>
              <w:left w:val="nil"/>
              <w:bottom w:val="single" w:sz="4" w:space="0" w:color="auto"/>
              <w:right w:val="single" w:sz="4" w:space="0" w:color="auto"/>
            </w:tcBorders>
            <w:shd w:val="clear" w:color="auto" w:fill="auto"/>
            <w:vAlign w:val="bottom"/>
          </w:tcPr>
          <w:p w14:paraId="23DA2B98" w14:textId="1F52372D"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992" w:type="dxa"/>
            <w:tcBorders>
              <w:top w:val="nil"/>
              <w:left w:val="nil"/>
              <w:bottom w:val="single" w:sz="4" w:space="0" w:color="auto"/>
              <w:right w:val="single" w:sz="4" w:space="0" w:color="auto"/>
            </w:tcBorders>
            <w:shd w:val="clear" w:color="auto" w:fill="auto"/>
            <w:vAlign w:val="bottom"/>
          </w:tcPr>
          <w:p w14:paraId="03C734AC" w14:textId="29E24D07"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992" w:type="dxa"/>
            <w:tcBorders>
              <w:top w:val="nil"/>
              <w:left w:val="nil"/>
              <w:bottom w:val="single" w:sz="4" w:space="0" w:color="auto"/>
              <w:right w:val="single" w:sz="4" w:space="0" w:color="auto"/>
            </w:tcBorders>
            <w:shd w:val="clear" w:color="auto" w:fill="auto"/>
            <w:vAlign w:val="bottom"/>
          </w:tcPr>
          <w:p w14:paraId="0C3C64C8" w14:textId="67C804CA"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3.1 </w:t>
            </w:r>
          </w:p>
        </w:tc>
        <w:tc>
          <w:tcPr>
            <w:tcW w:w="993" w:type="dxa"/>
            <w:tcBorders>
              <w:top w:val="nil"/>
              <w:left w:val="nil"/>
              <w:bottom w:val="single" w:sz="4" w:space="0" w:color="auto"/>
              <w:right w:val="single" w:sz="4" w:space="0" w:color="auto"/>
            </w:tcBorders>
            <w:shd w:val="clear" w:color="auto" w:fill="auto"/>
            <w:vAlign w:val="bottom"/>
          </w:tcPr>
          <w:p w14:paraId="03F30C46" w14:textId="05BFE7B5"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2.4 </w:t>
            </w:r>
          </w:p>
        </w:tc>
        <w:tc>
          <w:tcPr>
            <w:tcW w:w="992" w:type="dxa"/>
            <w:tcBorders>
              <w:top w:val="nil"/>
              <w:left w:val="nil"/>
              <w:bottom w:val="single" w:sz="4" w:space="0" w:color="auto"/>
              <w:right w:val="single" w:sz="4" w:space="0" w:color="auto"/>
            </w:tcBorders>
            <w:shd w:val="clear" w:color="auto" w:fill="auto"/>
            <w:vAlign w:val="bottom"/>
          </w:tcPr>
          <w:p w14:paraId="1E2A9513" w14:textId="6C16AF1A"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850" w:type="dxa"/>
            <w:tcBorders>
              <w:top w:val="nil"/>
              <w:left w:val="nil"/>
              <w:bottom w:val="single" w:sz="4" w:space="0" w:color="auto"/>
              <w:right w:val="single" w:sz="4" w:space="0" w:color="auto"/>
            </w:tcBorders>
            <w:shd w:val="clear" w:color="auto" w:fill="auto"/>
            <w:vAlign w:val="bottom"/>
          </w:tcPr>
          <w:p w14:paraId="62A5C3DB" w14:textId="20380AD4"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851" w:type="dxa"/>
            <w:tcBorders>
              <w:top w:val="nil"/>
              <w:left w:val="nil"/>
              <w:bottom w:val="single" w:sz="4" w:space="0" w:color="auto"/>
              <w:right w:val="single" w:sz="4" w:space="0" w:color="auto"/>
            </w:tcBorders>
            <w:shd w:val="clear" w:color="auto" w:fill="auto"/>
            <w:vAlign w:val="bottom"/>
          </w:tcPr>
          <w:p w14:paraId="0C578D1E" w14:textId="3A27CF84"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850" w:type="dxa"/>
            <w:tcBorders>
              <w:top w:val="nil"/>
              <w:left w:val="nil"/>
              <w:bottom w:val="single" w:sz="4" w:space="0" w:color="auto"/>
              <w:right w:val="single" w:sz="4" w:space="0" w:color="auto"/>
            </w:tcBorders>
            <w:shd w:val="clear" w:color="auto" w:fill="auto"/>
            <w:vAlign w:val="bottom"/>
          </w:tcPr>
          <w:p w14:paraId="15CD623C" w14:textId="4D1CD49D"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r>
      <w:tr w:rsidR="00E35AB6" w14:paraId="304E9460" w14:textId="77777777" w:rsidTr="000B365C">
        <w:trPr>
          <w:trHeight w:val="266"/>
          <w:jc w:val="center"/>
        </w:trPr>
        <w:tc>
          <w:tcPr>
            <w:tcW w:w="843" w:type="dxa"/>
            <w:vMerge/>
            <w:tcBorders>
              <w:left w:val="single" w:sz="6" w:space="0" w:color="auto"/>
              <w:right w:val="single" w:sz="6" w:space="0" w:color="auto"/>
            </w:tcBorders>
            <w:vAlign w:val="center"/>
          </w:tcPr>
          <w:p w14:paraId="0B754497" w14:textId="77777777"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2CD51BBE" w14:textId="77777777" w:rsidR="00E35AB6" w:rsidRDefault="00E35AB6" w:rsidP="00E35AB6">
            <w:pPr>
              <w:widowControl w:val="0"/>
              <w:autoSpaceDE w:val="0"/>
              <w:autoSpaceDN w:val="0"/>
              <w:adjustRightInd w:val="0"/>
              <w:spacing w:line="240" w:lineRule="auto"/>
              <w:ind w:firstLine="0"/>
              <w:jc w:val="center"/>
              <w:rPr>
                <w:rFonts w:ascii="宋体" w:hAnsi="Times New Roman" w:cs="宋体"/>
                <w:color w:val="000000"/>
                <w:kern w:val="0"/>
              </w:rPr>
            </w:pPr>
            <w:r>
              <w:rPr>
                <w:rFonts w:ascii="宋体" w:hAnsi="Times New Roman" w:cs="宋体" w:hint="eastAsia"/>
                <w:color w:val="000000"/>
                <w:kern w:val="0"/>
              </w:rPr>
              <w:t>砖瓦、石材等建筑材料制造</w:t>
            </w:r>
          </w:p>
        </w:tc>
        <w:tc>
          <w:tcPr>
            <w:tcW w:w="874" w:type="dxa"/>
            <w:tcBorders>
              <w:top w:val="nil"/>
              <w:left w:val="single" w:sz="4" w:space="0" w:color="auto"/>
              <w:bottom w:val="single" w:sz="4" w:space="0" w:color="auto"/>
              <w:right w:val="single" w:sz="4" w:space="0" w:color="auto"/>
            </w:tcBorders>
            <w:shd w:val="clear" w:color="auto" w:fill="auto"/>
            <w:vAlign w:val="bottom"/>
          </w:tcPr>
          <w:p w14:paraId="06960C0E" w14:textId="5FD3FFA3"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10.8 </w:t>
            </w:r>
          </w:p>
        </w:tc>
        <w:tc>
          <w:tcPr>
            <w:tcW w:w="992" w:type="dxa"/>
            <w:tcBorders>
              <w:top w:val="nil"/>
              <w:left w:val="nil"/>
              <w:bottom w:val="single" w:sz="4" w:space="0" w:color="auto"/>
              <w:right w:val="single" w:sz="4" w:space="0" w:color="auto"/>
            </w:tcBorders>
            <w:shd w:val="clear" w:color="auto" w:fill="auto"/>
            <w:vAlign w:val="bottom"/>
          </w:tcPr>
          <w:p w14:paraId="4559169E" w14:textId="04FBE8AE"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43.8 </w:t>
            </w:r>
          </w:p>
        </w:tc>
        <w:tc>
          <w:tcPr>
            <w:tcW w:w="992" w:type="dxa"/>
            <w:tcBorders>
              <w:top w:val="nil"/>
              <w:left w:val="nil"/>
              <w:bottom w:val="single" w:sz="4" w:space="0" w:color="auto"/>
              <w:right w:val="single" w:sz="4" w:space="0" w:color="auto"/>
            </w:tcBorders>
            <w:shd w:val="clear" w:color="auto" w:fill="auto"/>
            <w:vAlign w:val="bottom"/>
          </w:tcPr>
          <w:p w14:paraId="05C57CF6" w14:textId="35CC2672"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146.6 </w:t>
            </w:r>
          </w:p>
        </w:tc>
        <w:tc>
          <w:tcPr>
            <w:tcW w:w="992" w:type="dxa"/>
            <w:tcBorders>
              <w:top w:val="nil"/>
              <w:left w:val="nil"/>
              <w:bottom w:val="single" w:sz="4" w:space="0" w:color="auto"/>
              <w:right w:val="single" w:sz="4" w:space="0" w:color="auto"/>
            </w:tcBorders>
            <w:shd w:val="clear" w:color="auto" w:fill="auto"/>
            <w:vAlign w:val="bottom"/>
          </w:tcPr>
          <w:p w14:paraId="0457A52A" w14:textId="35E7D6DD"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155.3 </w:t>
            </w:r>
          </w:p>
        </w:tc>
        <w:tc>
          <w:tcPr>
            <w:tcW w:w="993" w:type="dxa"/>
            <w:tcBorders>
              <w:top w:val="nil"/>
              <w:left w:val="nil"/>
              <w:bottom w:val="single" w:sz="4" w:space="0" w:color="auto"/>
              <w:right w:val="single" w:sz="4" w:space="0" w:color="auto"/>
            </w:tcBorders>
            <w:shd w:val="clear" w:color="auto" w:fill="auto"/>
            <w:vAlign w:val="bottom"/>
          </w:tcPr>
          <w:p w14:paraId="3167EDC9" w14:textId="728007F8"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67.8 </w:t>
            </w:r>
          </w:p>
        </w:tc>
        <w:tc>
          <w:tcPr>
            <w:tcW w:w="992" w:type="dxa"/>
            <w:tcBorders>
              <w:top w:val="nil"/>
              <w:left w:val="nil"/>
              <w:bottom w:val="single" w:sz="4" w:space="0" w:color="auto"/>
              <w:right w:val="single" w:sz="4" w:space="0" w:color="auto"/>
            </w:tcBorders>
            <w:shd w:val="clear" w:color="auto" w:fill="auto"/>
            <w:vAlign w:val="bottom"/>
          </w:tcPr>
          <w:p w14:paraId="7B1A1454" w14:textId="1075166F"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80.0 </w:t>
            </w:r>
          </w:p>
        </w:tc>
        <w:tc>
          <w:tcPr>
            <w:tcW w:w="850" w:type="dxa"/>
            <w:tcBorders>
              <w:top w:val="nil"/>
              <w:left w:val="nil"/>
              <w:bottom w:val="single" w:sz="4" w:space="0" w:color="auto"/>
              <w:right w:val="single" w:sz="4" w:space="0" w:color="auto"/>
            </w:tcBorders>
            <w:shd w:val="clear" w:color="auto" w:fill="auto"/>
            <w:vAlign w:val="bottom"/>
          </w:tcPr>
          <w:p w14:paraId="328AD254" w14:textId="1586DDB1"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851" w:type="dxa"/>
            <w:tcBorders>
              <w:top w:val="nil"/>
              <w:left w:val="nil"/>
              <w:bottom w:val="single" w:sz="4" w:space="0" w:color="auto"/>
              <w:right w:val="single" w:sz="4" w:space="0" w:color="auto"/>
            </w:tcBorders>
            <w:shd w:val="clear" w:color="auto" w:fill="auto"/>
            <w:vAlign w:val="bottom"/>
          </w:tcPr>
          <w:p w14:paraId="12B3A514" w14:textId="284882CF"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850" w:type="dxa"/>
            <w:tcBorders>
              <w:top w:val="nil"/>
              <w:left w:val="nil"/>
              <w:bottom w:val="single" w:sz="4" w:space="0" w:color="auto"/>
              <w:right w:val="single" w:sz="4" w:space="0" w:color="auto"/>
            </w:tcBorders>
            <w:shd w:val="clear" w:color="auto" w:fill="auto"/>
            <w:vAlign w:val="bottom"/>
          </w:tcPr>
          <w:p w14:paraId="10D0AB76" w14:textId="20B90C12"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r>
      <w:tr w:rsidR="00E35AB6" w14:paraId="6BF4EF6D" w14:textId="77777777" w:rsidTr="000B365C">
        <w:trPr>
          <w:trHeight w:val="266"/>
          <w:jc w:val="center"/>
        </w:trPr>
        <w:tc>
          <w:tcPr>
            <w:tcW w:w="843" w:type="dxa"/>
            <w:vMerge/>
            <w:tcBorders>
              <w:left w:val="single" w:sz="6" w:space="0" w:color="auto"/>
              <w:right w:val="single" w:sz="6" w:space="0" w:color="auto"/>
            </w:tcBorders>
            <w:vAlign w:val="center"/>
          </w:tcPr>
          <w:p w14:paraId="519EFDCB" w14:textId="77777777"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5B7B2332" w14:textId="77777777" w:rsidR="00E35AB6" w:rsidRDefault="00E35AB6" w:rsidP="00E35AB6">
            <w:pPr>
              <w:widowControl w:val="0"/>
              <w:autoSpaceDE w:val="0"/>
              <w:autoSpaceDN w:val="0"/>
              <w:adjustRightInd w:val="0"/>
              <w:spacing w:line="240" w:lineRule="auto"/>
              <w:ind w:firstLine="0"/>
              <w:jc w:val="center"/>
              <w:rPr>
                <w:rFonts w:ascii="宋体" w:hAnsi="Times New Roman" w:cs="宋体"/>
                <w:color w:val="000000"/>
                <w:kern w:val="0"/>
              </w:rPr>
            </w:pPr>
            <w:r>
              <w:rPr>
                <w:rFonts w:ascii="宋体" w:hAnsi="Times New Roman" w:cs="宋体" w:hint="eastAsia"/>
                <w:color w:val="000000"/>
                <w:kern w:val="0"/>
              </w:rPr>
              <w:t>玻璃</w:t>
            </w:r>
          </w:p>
        </w:tc>
        <w:tc>
          <w:tcPr>
            <w:tcW w:w="874" w:type="dxa"/>
            <w:tcBorders>
              <w:top w:val="nil"/>
              <w:left w:val="single" w:sz="4" w:space="0" w:color="auto"/>
              <w:bottom w:val="single" w:sz="4" w:space="0" w:color="auto"/>
              <w:right w:val="single" w:sz="4" w:space="0" w:color="auto"/>
            </w:tcBorders>
            <w:shd w:val="clear" w:color="auto" w:fill="auto"/>
            <w:vAlign w:val="bottom"/>
          </w:tcPr>
          <w:p w14:paraId="1E0215D3" w14:textId="7DFB1916"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1.7 </w:t>
            </w:r>
          </w:p>
        </w:tc>
        <w:tc>
          <w:tcPr>
            <w:tcW w:w="992" w:type="dxa"/>
            <w:tcBorders>
              <w:top w:val="nil"/>
              <w:left w:val="nil"/>
              <w:bottom w:val="single" w:sz="4" w:space="0" w:color="auto"/>
              <w:right w:val="single" w:sz="4" w:space="0" w:color="auto"/>
            </w:tcBorders>
            <w:shd w:val="clear" w:color="auto" w:fill="auto"/>
            <w:vAlign w:val="bottom"/>
          </w:tcPr>
          <w:p w14:paraId="510BFF44" w14:textId="4CDB18CF"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4.5 </w:t>
            </w:r>
          </w:p>
        </w:tc>
        <w:tc>
          <w:tcPr>
            <w:tcW w:w="992" w:type="dxa"/>
            <w:tcBorders>
              <w:top w:val="nil"/>
              <w:left w:val="nil"/>
              <w:bottom w:val="single" w:sz="4" w:space="0" w:color="auto"/>
              <w:right w:val="single" w:sz="4" w:space="0" w:color="auto"/>
            </w:tcBorders>
            <w:shd w:val="clear" w:color="auto" w:fill="auto"/>
            <w:vAlign w:val="bottom"/>
          </w:tcPr>
          <w:p w14:paraId="544CB5B5" w14:textId="7E23C8CF"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1.0 </w:t>
            </w:r>
          </w:p>
        </w:tc>
        <w:tc>
          <w:tcPr>
            <w:tcW w:w="992" w:type="dxa"/>
            <w:tcBorders>
              <w:top w:val="nil"/>
              <w:left w:val="nil"/>
              <w:bottom w:val="single" w:sz="4" w:space="0" w:color="auto"/>
              <w:right w:val="single" w:sz="4" w:space="0" w:color="auto"/>
            </w:tcBorders>
            <w:shd w:val="clear" w:color="auto" w:fill="auto"/>
            <w:vAlign w:val="bottom"/>
          </w:tcPr>
          <w:p w14:paraId="1DE3D113" w14:textId="30197445"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0.8 </w:t>
            </w:r>
          </w:p>
        </w:tc>
        <w:tc>
          <w:tcPr>
            <w:tcW w:w="993" w:type="dxa"/>
            <w:tcBorders>
              <w:top w:val="nil"/>
              <w:left w:val="nil"/>
              <w:bottom w:val="single" w:sz="4" w:space="0" w:color="auto"/>
              <w:right w:val="single" w:sz="4" w:space="0" w:color="auto"/>
            </w:tcBorders>
            <w:shd w:val="clear" w:color="auto" w:fill="auto"/>
            <w:vAlign w:val="bottom"/>
          </w:tcPr>
          <w:p w14:paraId="47D88418" w14:textId="7F3F2FBC"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0.6 </w:t>
            </w:r>
          </w:p>
        </w:tc>
        <w:tc>
          <w:tcPr>
            <w:tcW w:w="992" w:type="dxa"/>
            <w:tcBorders>
              <w:top w:val="nil"/>
              <w:left w:val="nil"/>
              <w:bottom w:val="single" w:sz="4" w:space="0" w:color="auto"/>
              <w:right w:val="single" w:sz="4" w:space="0" w:color="auto"/>
            </w:tcBorders>
            <w:shd w:val="clear" w:color="auto" w:fill="auto"/>
            <w:vAlign w:val="bottom"/>
          </w:tcPr>
          <w:p w14:paraId="58505D6A" w14:textId="320EE427"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5.9 </w:t>
            </w:r>
          </w:p>
        </w:tc>
        <w:tc>
          <w:tcPr>
            <w:tcW w:w="850" w:type="dxa"/>
            <w:tcBorders>
              <w:top w:val="nil"/>
              <w:left w:val="nil"/>
              <w:bottom w:val="single" w:sz="4" w:space="0" w:color="auto"/>
              <w:right w:val="single" w:sz="4" w:space="0" w:color="auto"/>
            </w:tcBorders>
            <w:shd w:val="clear" w:color="auto" w:fill="auto"/>
            <w:vAlign w:val="bottom"/>
          </w:tcPr>
          <w:p w14:paraId="1E1C9D67" w14:textId="1BB99566"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851" w:type="dxa"/>
            <w:tcBorders>
              <w:top w:val="nil"/>
              <w:left w:val="nil"/>
              <w:bottom w:val="single" w:sz="4" w:space="0" w:color="auto"/>
              <w:right w:val="single" w:sz="4" w:space="0" w:color="auto"/>
            </w:tcBorders>
            <w:shd w:val="clear" w:color="auto" w:fill="auto"/>
            <w:vAlign w:val="bottom"/>
          </w:tcPr>
          <w:p w14:paraId="4ACF2F7D" w14:textId="0EA727C0"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850" w:type="dxa"/>
            <w:tcBorders>
              <w:top w:val="nil"/>
              <w:left w:val="nil"/>
              <w:bottom w:val="single" w:sz="4" w:space="0" w:color="auto"/>
              <w:right w:val="single" w:sz="4" w:space="0" w:color="auto"/>
            </w:tcBorders>
            <w:shd w:val="clear" w:color="auto" w:fill="auto"/>
            <w:vAlign w:val="bottom"/>
          </w:tcPr>
          <w:p w14:paraId="095DBBA9" w14:textId="26A30E86"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r>
      <w:tr w:rsidR="00E35AB6" w14:paraId="180DBD82" w14:textId="77777777" w:rsidTr="000B365C">
        <w:trPr>
          <w:trHeight w:val="276"/>
          <w:jc w:val="center"/>
        </w:trPr>
        <w:tc>
          <w:tcPr>
            <w:tcW w:w="843" w:type="dxa"/>
            <w:vMerge/>
            <w:tcBorders>
              <w:left w:val="single" w:sz="6" w:space="0" w:color="auto"/>
              <w:right w:val="single" w:sz="6" w:space="0" w:color="auto"/>
            </w:tcBorders>
            <w:vAlign w:val="center"/>
          </w:tcPr>
          <w:p w14:paraId="2E9208CF" w14:textId="77777777"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3368A95E" w14:textId="77777777" w:rsidR="00E35AB6" w:rsidRDefault="00E35AB6" w:rsidP="00E35AB6">
            <w:pPr>
              <w:widowControl w:val="0"/>
              <w:autoSpaceDE w:val="0"/>
              <w:autoSpaceDN w:val="0"/>
              <w:adjustRightInd w:val="0"/>
              <w:spacing w:line="240" w:lineRule="auto"/>
              <w:ind w:firstLine="0"/>
              <w:jc w:val="center"/>
              <w:rPr>
                <w:rFonts w:ascii="宋体" w:hAnsi="Times New Roman" w:cs="宋体"/>
                <w:color w:val="000000"/>
                <w:kern w:val="0"/>
              </w:rPr>
            </w:pPr>
            <w:r>
              <w:rPr>
                <w:rFonts w:ascii="宋体" w:hAnsi="Times New Roman" w:cs="宋体" w:hint="eastAsia"/>
                <w:color w:val="000000"/>
                <w:kern w:val="0"/>
              </w:rPr>
              <w:t>其他非金属矿物制品</w:t>
            </w:r>
          </w:p>
        </w:tc>
        <w:tc>
          <w:tcPr>
            <w:tcW w:w="874" w:type="dxa"/>
            <w:tcBorders>
              <w:top w:val="nil"/>
              <w:left w:val="single" w:sz="4" w:space="0" w:color="auto"/>
              <w:bottom w:val="single" w:sz="4" w:space="0" w:color="auto"/>
              <w:right w:val="single" w:sz="4" w:space="0" w:color="auto"/>
            </w:tcBorders>
            <w:shd w:val="clear" w:color="auto" w:fill="auto"/>
            <w:vAlign w:val="bottom"/>
          </w:tcPr>
          <w:p w14:paraId="51364F84" w14:textId="005D2FCC"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44.4 </w:t>
            </w:r>
          </w:p>
        </w:tc>
        <w:tc>
          <w:tcPr>
            <w:tcW w:w="992" w:type="dxa"/>
            <w:tcBorders>
              <w:top w:val="nil"/>
              <w:left w:val="nil"/>
              <w:bottom w:val="single" w:sz="4" w:space="0" w:color="auto"/>
              <w:right w:val="single" w:sz="4" w:space="0" w:color="auto"/>
            </w:tcBorders>
            <w:shd w:val="clear" w:color="auto" w:fill="auto"/>
            <w:vAlign w:val="bottom"/>
          </w:tcPr>
          <w:p w14:paraId="2B956906" w14:textId="0C71DE9C"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14.4 </w:t>
            </w:r>
          </w:p>
        </w:tc>
        <w:tc>
          <w:tcPr>
            <w:tcW w:w="992" w:type="dxa"/>
            <w:tcBorders>
              <w:top w:val="nil"/>
              <w:left w:val="nil"/>
              <w:bottom w:val="single" w:sz="4" w:space="0" w:color="auto"/>
              <w:right w:val="single" w:sz="4" w:space="0" w:color="auto"/>
            </w:tcBorders>
            <w:shd w:val="clear" w:color="auto" w:fill="auto"/>
            <w:vAlign w:val="bottom"/>
          </w:tcPr>
          <w:p w14:paraId="1DEADE81" w14:textId="48F9CE73"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6.2 </w:t>
            </w:r>
          </w:p>
        </w:tc>
        <w:tc>
          <w:tcPr>
            <w:tcW w:w="992" w:type="dxa"/>
            <w:tcBorders>
              <w:top w:val="nil"/>
              <w:left w:val="nil"/>
              <w:bottom w:val="single" w:sz="4" w:space="0" w:color="auto"/>
              <w:right w:val="single" w:sz="4" w:space="0" w:color="auto"/>
            </w:tcBorders>
            <w:shd w:val="clear" w:color="auto" w:fill="auto"/>
            <w:vAlign w:val="bottom"/>
          </w:tcPr>
          <w:p w14:paraId="5666ADBD" w14:textId="59596FBF"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484.2 </w:t>
            </w:r>
          </w:p>
        </w:tc>
        <w:tc>
          <w:tcPr>
            <w:tcW w:w="993" w:type="dxa"/>
            <w:tcBorders>
              <w:top w:val="nil"/>
              <w:left w:val="nil"/>
              <w:bottom w:val="single" w:sz="4" w:space="0" w:color="auto"/>
              <w:right w:val="single" w:sz="4" w:space="0" w:color="auto"/>
            </w:tcBorders>
            <w:shd w:val="clear" w:color="auto" w:fill="auto"/>
            <w:vAlign w:val="bottom"/>
          </w:tcPr>
          <w:p w14:paraId="3C241250" w14:textId="2304FF30"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284.9 </w:t>
            </w:r>
          </w:p>
        </w:tc>
        <w:tc>
          <w:tcPr>
            <w:tcW w:w="992" w:type="dxa"/>
            <w:tcBorders>
              <w:top w:val="nil"/>
              <w:left w:val="nil"/>
              <w:bottom w:val="single" w:sz="4" w:space="0" w:color="auto"/>
              <w:right w:val="single" w:sz="4" w:space="0" w:color="auto"/>
            </w:tcBorders>
            <w:shd w:val="clear" w:color="auto" w:fill="auto"/>
            <w:vAlign w:val="bottom"/>
          </w:tcPr>
          <w:p w14:paraId="4EDF5B0E" w14:textId="59E8FA35"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67.2 </w:t>
            </w:r>
          </w:p>
        </w:tc>
        <w:tc>
          <w:tcPr>
            <w:tcW w:w="850" w:type="dxa"/>
            <w:tcBorders>
              <w:top w:val="nil"/>
              <w:left w:val="nil"/>
              <w:bottom w:val="single" w:sz="4" w:space="0" w:color="auto"/>
              <w:right w:val="single" w:sz="4" w:space="0" w:color="auto"/>
            </w:tcBorders>
            <w:shd w:val="clear" w:color="auto" w:fill="auto"/>
            <w:vAlign w:val="bottom"/>
          </w:tcPr>
          <w:p w14:paraId="69B519AD" w14:textId="279763E0"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0.6 </w:t>
            </w:r>
          </w:p>
        </w:tc>
        <w:tc>
          <w:tcPr>
            <w:tcW w:w="851" w:type="dxa"/>
            <w:tcBorders>
              <w:top w:val="nil"/>
              <w:left w:val="nil"/>
              <w:bottom w:val="single" w:sz="4" w:space="0" w:color="auto"/>
              <w:right w:val="single" w:sz="4" w:space="0" w:color="auto"/>
            </w:tcBorders>
            <w:shd w:val="clear" w:color="auto" w:fill="auto"/>
            <w:vAlign w:val="bottom"/>
          </w:tcPr>
          <w:p w14:paraId="63A6E9C5" w14:textId="1097A567"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850" w:type="dxa"/>
            <w:tcBorders>
              <w:top w:val="nil"/>
              <w:left w:val="nil"/>
              <w:bottom w:val="single" w:sz="4" w:space="0" w:color="auto"/>
              <w:right w:val="single" w:sz="4" w:space="0" w:color="auto"/>
            </w:tcBorders>
            <w:shd w:val="clear" w:color="auto" w:fill="auto"/>
            <w:vAlign w:val="bottom"/>
          </w:tcPr>
          <w:p w14:paraId="1563284D" w14:textId="3BE160FF"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r>
      <w:tr w:rsidR="00E35AB6" w14:paraId="7C0CA296" w14:textId="77777777" w:rsidTr="000B365C">
        <w:trPr>
          <w:trHeight w:val="266"/>
          <w:jc w:val="center"/>
        </w:trPr>
        <w:tc>
          <w:tcPr>
            <w:tcW w:w="843" w:type="dxa"/>
            <w:vMerge/>
            <w:tcBorders>
              <w:left w:val="single" w:sz="6" w:space="0" w:color="auto"/>
              <w:bottom w:val="single" w:sz="6" w:space="0" w:color="auto"/>
              <w:right w:val="single" w:sz="6" w:space="0" w:color="auto"/>
            </w:tcBorders>
            <w:vAlign w:val="center"/>
          </w:tcPr>
          <w:p w14:paraId="622BEC28" w14:textId="77777777"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4A0FA2C2" w14:textId="77777777" w:rsidR="00E35AB6" w:rsidRDefault="00E35AB6" w:rsidP="00E35AB6">
            <w:pPr>
              <w:widowControl w:val="0"/>
              <w:autoSpaceDE w:val="0"/>
              <w:autoSpaceDN w:val="0"/>
              <w:adjustRightInd w:val="0"/>
              <w:spacing w:line="240" w:lineRule="auto"/>
              <w:ind w:firstLine="0"/>
              <w:jc w:val="center"/>
              <w:rPr>
                <w:rFonts w:ascii="宋体" w:hAnsi="Times New Roman" w:cs="宋体"/>
                <w:color w:val="000000"/>
                <w:kern w:val="0"/>
              </w:rPr>
            </w:pPr>
            <w:r>
              <w:rPr>
                <w:rFonts w:ascii="宋体" w:hAnsi="Times New Roman" w:cs="宋体" w:hint="eastAsia"/>
                <w:color w:val="000000"/>
                <w:kern w:val="0"/>
              </w:rPr>
              <w:t>其他行业</w:t>
            </w:r>
          </w:p>
        </w:tc>
        <w:tc>
          <w:tcPr>
            <w:tcW w:w="874" w:type="dxa"/>
            <w:tcBorders>
              <w:top w:val="nil"/>
              <w:left w:val="single" w:sz="4" w:space="0" w:color="auto"/>
              <w:bottom w:val="single" w:sz="4" w:space="0" w:color="auto"/>
              <w:right w:val="single" w:sz="4" w:space="0" w:color="auto"/>
            </w:tcBorders>
            <w:shd w:val="clear" w:color="auto" w:fill="auto"/>
            <w:vAlign w:val="bottom"/>
          </w:tcPr>
          <w:p w14:paraId="54E3B95A" w14:textId="191F8726"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78.4 </w:t>
            </w:r>
          </w:p>
        </w:tc>
        <w:tc>
          <w:tcPr>
            <w:tcW w:w="992" w:type="dxa"/>
            <w:tcBorders>
              <w:top w:val="nil"/>
              <w:left w:val="nil"/>
              <w:bottom w:val="single" w:sz="4" w:space="0" w:color="auto"/>
              <w:right w:val="single" w:sz="4" w:space="0" w:color="auto"/>
            </w:tcBorders>
            <w:shd w:val="clear" w:color="auto" w:fill="auto"/>
            <w:vAlign w:val="bottom"/>
          </w:tcPr>
          <w:p w14:paraId="3F4A9979" w14:textId="68C82271"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113.3 </w:t>
            </w:r>
          </w:p>
        </w:tc>
        <w:tc>
          <w:tcPr>
            <w:tcW w:w="992" w:type="dxa"/>
            <w:tcBorders>
              <w:top w:val="nil"/>
              <w:left w:val="nil"/>
              <w:bottom w:val="single" w:sz="4" w:space="0" w:color="auto"/>
              <w:right w:val="single" w:sz="4" w:space="0" w:color="auto"/>
            </w:tcBorders>
            <w:shd w:val="clear" w:color="auto" w:fill="auto"/>
            <w:vAlign w:val="bottom"/>
          </w:tcPr>
          <w:p w14:paraId="2BEE8063" w14:textId="4873EDE4"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182.6 </w:t>
            </w:r>
          </w:p>
        </w:tc>
        <w:tc>
          <w:tcPr>
            <w:tcW w:w="992" w:type="dxa"/>
            <w:tcBorders>
              <w:top w:val="nil"/>
              <w:left w:val="nil"/>
              <w:bottom w:val="single" w:sz="4" w:space="0" w:color="auto"/>
              <w:right w:val="single" w:sz="4" w:space="0" w:color="auto"/>
            </w:tcBorders>
            <w:shd w:val="clear" w:color="auto" w:fill="auto"/>
            <w:vAlign w:val="bottom"/>
          </w:tcPr>
          <w:p w14:paraId="77C0301A" w14:textId="434C69B9"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458.4 </w:t>
            </w:r>
          </w:p>
        </w:tc>
        <w:tc>
          <w:tcPr>
            <w:tcW w:w="993" w:type="dxa"/>
            <w:tcBorders>
              <w:top w:val="nil"/>
              <w:left w:val="nil"/>
              <w:bottom w:val="single" w:sz="4" w:space="0" w:color="auto"/>
              <w:right w:val="single" w:sz="4" w:space="0" w:color="auto"/>
            </w:tcBorders>
            <w:shd w:val="clear" w:color="auto" w:fill="auto"/>
            <w:vAlign w:val="bottom"/>
          </w:tcPr>
          <w:p w14:paraId="230242FE" w14:textId="1507C2B5"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243.6 </w:t>
            </w:r>
          </w:p>
        </w:tc>
        <w:tc>
          <w:tcPr>
            <w:tcW w:w="992" w:type="dxa"/>
            <w:tcBorders>
              <w:top w:val="nil"/>
              <w:left w:val="nil"/>
              <w:bottom w:val="single" w:sz="4" w:space="0" w:color="auto"/>
              <w:right w:val="single" w:sz="4" w:space="0" w:color="auto"/>
            </w:tcBorders>
            <w:shd w:val="clear" w:color="auto" w:fill="auto"/>
            <w:vAlign w:val="bottom"/>
          </w:tcPr>
          <w:p w14:paraId="28D0D355" w14:textId="60277FF6"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3728.0 </w:t>
            </w:r>
          </w:p>
        </w:tc>
        <w:tc>
          <w:tcPr>
            <w:tcW w:w="850" w:type="dxa"/>
            <w:tcBorders>
              <w:top w:val="nil"/>
              <w:left w:val="nil"/>
              <w:bottom w:val="single" w:sz="4" w:space="0" w:color="auto"/>
              <w:right w:val="single" w:sz="4" w:space="0" w:color="auto"/>
            </w:tcBorders>
            <w:shd w:val="clear" w:color="auto" w:fill="auto"/>
            <w:vAlign w:val="bottom"/>
          </w:tcPr>
          <w:p w14:paraId="6E481B2C" w14:textId="49B18B48"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0.3 </w:t>
            </w:r>
          </w:p>
        </w:tc>
        <w:tc>
          <w:tcPr>
            <w:tcW w:w="851" w:type="dxa"/>
            <w:tcBorders>
              <w:top w:val="nil"/>
              <w:left w:val="nil"/>
              <w:bottom w:val="single" w:sz="4" w:space="0" w:color="auto"/>
              <w:right w:val="single" w:sz="4" w:space="0" w:color="auto"/>
            </w:tcBorders>
            <w:shd w:val="clear" w:color="auto" w:fill="auto"/>
            <w:vAlign w:val="bottom"/>
          </w:tcPr>
          <w:p w14:paraId="5F476922" w14:textId="1C4AC7EE"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850" w:type="dxa"/>
            <w:tcBorders>
              <w:top w:val="nil"/>
              <w:left w:val="nil"/>
              <w:bottom w:val="single" w:sz="4" w:space="0" w:color="auto"/>
              <w:right w:val="single" w:sz="4" w:space="0" w:color="auto"/>
            </w:tcBorders>
            <w:shd w:val="clear" w:color="auto" w:fill="auto"/>
            <w:vAlign w:val="bottom"/>
          </w:tcPr>
          <w:p w14:paraId="51992AD2" w14:textId="0E9F0BF3"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r>
      <w:tr w:rsidR="00CD3117" w14:paraId="77DD16B3" w14:textId="77777777" w:rsidTr="00817F86">
        <w:trPr>
          <w:trHeight w:val="266"/>
          <w:jc w:val="center"/>
        </w:trPr>
        <w:tc>
          <w:tcPr>
            <w:tcW w:w="843" w:type="dxa"/>
            <w:vMerge w:val="restart"/>
            <w:tcBorders>
              <w:top w:val="single" w:sz="6" w:space="0" w:color="auto"/>
              <w:left w:val="single" w:sz="6" w:space="0" w:color="auto"/>
              <w:right w:val="single" w:sz="6" w:space="0" w:color="auto"/>
            </w:tcBorders>
            <w:vAlign w:val="center"/>
          </w:tcPr>
          <w:p w14:paraId="0BC64EB4" w14:textId="77777777" w:rsidR="00CD3117" w:rsidRDefault="00CD3117" w:rsidP="00CD3117">
            <w:pPr>
              <w:widowControl w:val="0"/>
              <w:autoSpaceDE w:val="0"/>
              <w:autoSpaceDN w:val="0"/>
              <w:adjustRightInd w:val="0"/>
              <w:spacing w:line="240" w:lineRule="auto"/>
              <w:ind w:firstLine="0"/>
              <w:jc w:val="center"/>
              <w:rPr>
                <w:rFonts w:ascii="宋体" w:hAnsi="Times New Roman" w:cs="宋体"/>
                <w:color w:val="000000"/>
                <w:kern w:val="0"/>
              </w:rPr>
            </w:pPr>
            <w:r>
              <w:rPr>
                <w:rFonts w:ascii="宋体" w:hAnsi="Times New Roman" w:cs="宋体" w:hint="eastAsia"/>
                <w:color w:val="000000"/>
                <w:kern w:val="0"/>
              </w:rPr>
              <w:t>道路移动源</w:t>
            </w:r>
          </w:p>
        </w:tc>
        <w:tc>
          <w:tcPr>
            <w:tcW w:w="3237" w:type="dxa"/>
            <w:tcBorders>
              <w:top w:val="single" w:sz="6" w:space="0" w:color="auto"/>
              <w:left w:val="single" w:sz="6" w:space="0" w:color="auto"/>
              <w:bottom w:val="single" w:sz="6" w:space="0" w:color="auto"/>
              <w:right w:val="single" w:sz="6" w:space="0" w:color="auto"/>
            </w:tcBorders>
            <w:vAlign w:val="center"/>
          </w:tcPr>
          <w:p w14:paraId="51C60CC2" w14:textId="77777777" w:rsidR="00CD3117" w:rsidRDefault="00CD3117" w:rsidP="00CD3117">
            <w:pPr>
              <w:widowControl w:val="0"/>
              <w:autoSpaceDE w:val="0"/>
              <w:autoSpaceDN w:val="0"/>
              <w:adjustRightInd w:val="0"/>
              <w:spacing w:line="240" w:lineRule="auto"/>
              <w:ind w:firstLine="0"/>
              <w:jc w:val="center"/>
              <w:rPr>
                <w:rFonts w:ascii="宋体" w:hAnsi="Times New Roman" w:cs="宋体"/>
                <w:b/>
                <w:bCs/>
                <w:color w:val="000000"/>
                <w:kern w:val="0"/>
              </w:rPr>
            </w:pPr>
            <w:r>
              <w:rPr>
                <w:rFonts w:ascii="宋体" w:hAnsi="Times New Roman" w:cs="宋体" w:hint="eastAsia"/>
                <w:b/>
                <w:bCs/>
                <w:color w:val="000000"/>
                <w:kern w:val="0"/>
              </w:rPr>
              <w:t>小计</w:t>
            </w:r>
          </w:p>
        </w:tc>
        <w:tc>
          <w:tcPr>
            <w:tcW w:w="874" w:type="dxa"/>
            <w:tcBorders>
              <w:top w:val="single" w:sz="4" w:space="0" w:color="auto"/>
              <w:left w:val="single" w:sz="4" w:space="0" w:color="auto"/>
              <w:bottom w:val="single" w:sz="4" w:space="0" w:color="auto"/>
              <w:right w:val="single" w:sz="4" w:space="0" w:color="auto"/>
            </w:tcBorders>
            <w:shd w:val="clear" w:color="auto" w:fill="auto"/>
            <w:vAlign w:val="bottom"/>
          </w:tcPr>
          <w:p w14:paraId="35E43F40" w14:textId="55625EF4" w:rsidR="00CD3117" w:rsidRDefault="00CD3117" w:rsidP="00CD3117">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r>
              <w:rPr>
                <w:rFonts w:ascii="Times New Roman" w:eastAsia="等线" w:hAnsi="Times New Roman"/>
                <w:b/>
                <w:bCs/>
                <w:color w:val="000000"/>
                <w:sz w:val="22"/>
                <w:szCs w:val="22"/>
              </w:rPr>
              <w:t xml:space="preserve">338.4 </w:t>
            </w:r>
          </w:p>
        </w:tc>
        <w:tc>
          <w:tcPr>
            <w:tcW w:w="992" w:type="dxa"/>
            <w:tcBorders>
              <w:top w:val="single" w:sz="4" w:space="0" w:color="auto"/>
              <w:left w:val="nil"/>
              <w:bottom w:val="single" w:sz="4" w:space="0" w:color="auto"/>
              <w:right w:val="single" w:sz="4" w:space="0" w:color="auto"/>
            </w:tcBorders>
            <w:shd w:val="clear" w:color="auto" w:fill="auto"/>
            <w:vAlign w:val="bottom"/>
          </w:tcPr>
          <w:p w14:paraId="105B4CC0" w14:textId="1F143D7A" w:rsidR="00CD3117" w:rsidRDefault="00CD3117" w:rsidP="00CD3117">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r>
              <w:rPr>
                <w:rFonts w:ascii="Times New Roman" w:eastAsia="等线" w:hAnsi="Times New Roman"/>
                <w:b/>
                <w:bCs/>
                <w:color w:val="000000"/>
                <w:sz w:val="22"/>
                <w:szCs w:val="22"/>
              </w:rPr>
              <w:t xml:space="preserve">10114.0 </w:t>
            </w:r>
          </w:p>
        </w:tc>
        <w:tc>
          <w:tcPr>
            <w:tcW w:w="992" w:type="dxa"/>
            <w:tcBorders>
              <w:top w:val="single" w:sz="4" w:space="0" w:color="auto"/>
              <w:left w:val="nil"/>
              <w:bottom w:val="single" w:sz="4" w:space="0" w:color="auto"/>
              <w:right w:val="single" w:sz="4" w:space="0" w:color="auto"/>
            </w:tcBorders>
            <w:shd w:val="clear" w:color="auto" w:fill="auto"/>
            <w:vAlign w:val="bottom"/>
          </w:tcPr>
          <w:p w14:paraId="199C14B4" w14:textId="6B5BE39B" w:rsidR="00CD3117" w:rsidRDefault="00CD3117" w:rsidP="00CD3117">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r>
              <w:rPr>
                <w:rFonts w:ascii="Times New Roman" w:eastAsia="等线" w:hAnsi="Times New Roman"/>
                <w:b/>
                <w:bCs/>
                <w:color w:val="000000"/>
                <w:sz w:val="22"/>
                <w:szCs w:val="22"/>
              </w:rPr>
              <w:t xml:space="preserve">12951.6 </w:t>
            </w:r>
          </w:p>
        </w:tc>
        <w:tc>
          <w:tcPr>
            <w:tcW w:w="992" w:type="dxa"/>
            <w:tcBorders>
              <w:top w:val="single" w:sz="4" w:space="0" w:color="auto"/>
              <w:left w:val="single" w:sz="4" w:space="0" w:color="auto"/>
              <w:bottom w:val="single" w:sz="4" w:space="0" w:color="auto"/>
              <w:right w:val="single" w:sz="4" w:space="0" w:color="auto"/>
            </w:tcBorders>
            <w:shd w:val="clear" w:color="auto" w:fill="auto"/>
            <w:vAlign w:val="bottom"/>
          </w:tcPr>
          <w:p w14:paraId="13D304A7" w14:textId="5A10991E" w:rsidR="00CD3117" w:rsidRDefault="00CD3117" w:rsidP="00CD3117">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r>
              <w:rPr>
                <w:rFonts w:ascii="Times New Roman" w:eastAsia="等线" w:hAnsi="Times New Roman"/>
                <w:b/>
                <w:bCs/>
                <w:color w:val="000000"/>
                <w:sz w:val="22"/>
                <w:szCs w:val="22"/>
              </w:rPr>
              <w:t xml:space="preserve">149.8 </w:t>
            </w:r>
          </w:p>
        </w:tc>
        <w:tc>
          <w:tcPr>
            <w:tcW w:w="993" w:type="dxa"/>
            <w:tcBorders>
              <w:top w:val="single" w:sz="4" w:space="0" w:color="auto"/>
              <w:left w:val="nil"/>
              <w:bottom w:val="single" w:sz="4" w:space="0" w:color="auto"/>
              <w:right w:val="single" w:sz="4" w:space="0" w:color="auto"/>
            </w:tcBorders>
            <w:shd w:val="clear" w:color="auto" w:fill="auto"/>
            <w:vAlign w:val="bottom"/>
          </w:tcPr>
          <w:p w14:paraId="2166242E" w14:textId="24E781CA" w:rsidR="00CD3117" w:rsidRDefault="00CD3117" w:rsidP="00CD3117">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r>
              <w:rPr>
                <w:rFonts w:ascii="Times New Roman" w:eastAsia="等线" w:hAnsi="Times New Roman"/>
                <w:b/>
                <w:bCs/>
                <w:color w:val="000000"/>
                <w:sz w:val="22"/>
                <w:szCs w:val="22"/>
              </w:rPr>
              <w:t xml:space="preserve">142.1 </w:t>
            </w:r>
          </w:p>
        </w:tc>
        <w:tc>
          <w:tcPr>
            <w:tcW w:w="992" w:type="dxa"/>
            <w:tcBorders>
              <w:top w:val="single" w:sz="4" w:space="0" w:color="auto"/>
              <w:left w:val="nil"/>
              <w:bottom w:val="single" w:sz="4" w:space="0" w:color="auto"/>
              <w:right w:val="single" w:sz="4" w:space="0" w:color="auto"/>
            </w:tcBorders>
            <w:shd w:val="clear" w:color="auto" w:fill="auto"/>
            <w:vAlign w:val="bottom"/>
          </w:tcPr>
          <w:p w14:paraId="6686C450" w14:textId="694105B8" w:rsidR="00CD3117" w:rsidRDefault="00CD3117" w:rsidP="00CD3117">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r>
              <w:rPr>
                <w:rFonts w:ascii="Times New Roman" w:eastAsia="等线" w:hAnsi="Times New Roman"/>
                <w:b/>
                <w:bCs/>
                <w:color w:val="000000"/>
                <w:sz w:val="22"/>
                <w:szCs w:val="22"/>
              </w:rPr>
              <w:t xml:space="preserve">2056.0 </w:t>
            </w:r>
          </w:p>
        </w:tc>
        <w:tc>
          <w:tcPr>
            <w:tcW w:w="850" w:type="dxa"/>
            <w:tcBorders>
              <w:top w:val="single" w:sz="4" w:space="0" w:color="auto"/>
              <w:left w:val="nil"/>
              <w:bottom w:val="single" w:sz="4" w:space="0" w:color="auto"/>
              <w:right w:val="single" w:sz="4" w:space="0" w:color="auto"/>
            </w:tcBorders>
            <w:shd w:val="clear" w:color="auto" w:fill="auto"/>
            <w:vAlign w:val="bottom"/>
          </w:tcPr>
          <w:p w14:paraId="5B261577" w14:textId="5A9BDD3A" w:rsidR="00CD3117" w:rsidRDefault="00CD3117" w:rsidP="00CD3117">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r>
              <w:rPr>
                <w:rFonts w:ascii="Times New Roman" w:eastAsia="等线" w:hAnsi="Times New Roman"/>
                <w:b/>
                <w:bCs/>
                <w:color w:val="000000"/>
                <w:sz w:val="22"/>
                <w:szCs w:val="22"/>
              </w:rPr>
              <w:t xml:space="preserve">283.8 </w:t>
            </w:r>
          </w:p>
        </w:tc>
        <w:tc>
          <w:tcPr>
            <w:tcW w:w="851" w:type="dxa"/>
            <w:tcBorders>
              <w:top w:val="single" w:sz="4" w:space="0" w:color="auto"/>
              <w:left w:val="nil"/>
              <w:bottom w:val="single" w:sz="4" w:space="0" w:color="auto"/>
              <w:right w:val="single" w:sz="4" w:space="0" w:color="auto"/>
            </w:tcBorders>
            <w:shd w:val="clear" w:color="auto" w:fill="auto"/>
            <w:vAlign w:val="bottom"/>
          </w:tcPr>
          <w:p w14:paraId="5F125F5A" w14:textId="3D44EC1C" w:rsidR="00CD3117" w:rsidRDefault="00CD3117" w:rsidP="00CD3117">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r>
              <w:rPr>
                <w:rFonts w:ascii="Times New Roman" w:eastAsia="等线" w:hAnsi="Times New Roman"/>
                <w:b/>
                <w:bCs/>
                <w:color w:val="000000"/>
                <w:sz w:val="22"/>
                <w:szCs w:val="22"/>
              </w:rPr>
              <w:t xml:space="preserve">79.4 </w:t>
            </w:r>
          </w:p>
        </w:tc>
        <w:tc>
          <w:tcPr>
            <w:tcW w:w="850" w:type="dxa"/>
            <w:tcBorders>
              <w:top w:val="single" w:sz="4" w:space="0" w:color="auto"/>
              <w:left w:val="nil"/>
              <w:bottom w:val="single" w:sz="4" w:space="0" w:color="auto"/>
              <w:right w:val="single" w:sz="4" w:space="0" w:color="auto"/>
            </w:tcBorders>
            <w:shd w:val="clear" w:color="auto" w:fill="auto"/>
            <w:vAlign w:val="bottom"/>
          </w:tcPr>
          <w:p w14:paraId="5EE0F9D4" w14:textId="0B0F195E" w:rsidR="00CD3117" w:rsidRDefault="00CD3117" w:rsidP="00CD3117">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r>
              <w:rPr>
                <w:rFonts w:ascii="Times New Roman" w:eastAsia="等线" w:hAnsi="Times New Roman"/>
                <w:b/>
                <w:bCs/>
                <w:color w:val="000000"/>
                <w:sz w:val="22"/>
                <w:szCs w:val="22"/>
              </w:rPr>
              <w:t xml:space="preserve">17.1 </w:t>
            </w:r>
          </w:p>
        </w:tc>
      </w:tr>
      <w:tr w:rsidR="00CB1427" w14:paraId="777D4CE8" w14:textId="77777777" w:rsidTr="00817F86">
        <w:trPr>
          <w:trHeight w:val="276"/>
          <w:jc w:val="center"/>
        </w:trPr>
        <w:tc>
          <w:tcPr>
            <w:tcW w:w="843" w:type="dxa"/>
            <w:vMerge/>
            <w:tcBorders>
              <w:left w:val="single" w:sz="6" w:space="0" w:color="auto"/>
              <w:right w:val="single" w:sz="6" w:space="0" w:color="auto"/>
            </w:tcBorders>
            <w:vAlign w:val="center"/>
          </w:tcPr>
          <w:p w14:paraId="77BCC550" w14:textId="77777777"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1FEA8AAC" w14:textId="77777777" w:rsidR="00CB1427" w:rsidRDefault="00CB1427" w:rsidP="00CB1427">
            <w:pPr>
              <w:widowControl w:val="0"/>
              <w:autoSpaceDE w:val="0"/>
              <w:autoSpaceDN w:val="0"/>
              <w:adjustRightInd w:val="0"/>
              <w:spacing w:line="240" w:lineRule="auto"/>
              <w:ind w:firstLine="0"/>
              <w:jc w:val="center"/>
              <w:rPr>
                <w:rFonts w:ascii="宋体" w:hAnsi="Times New Roman" w:cs="宋体"/>
                <w:color w:val="000000"/>
                <w:kern w:val="0"/>
              </w:rPr>
            </w:pPr>
            <w:r>
              <w:rPr>
                <w:rFonts w:ascii="宋体" w:hAnsi="Times New Roman" w:cs="宋体" w:hint="eastAsia"/>
                <w:color w:val="000000"/>
                <w:kern w:val="0"/>
              </w:rPr>
              <w:t>微型载客汽车</w:t>
            </w:r>
          </w:p>
        </w:tc>
        <w:tc>
          <w:tcPr>
            <w:tcW w:w="874" w:type="dxa"/>
            <w:tcBorders>
              <w:top w:val="nil"/>
              <w:left w:val="single" w:sz="4" w:space="0" w:color="auto"/>
              <w:bottom w:val="single" w:sz="4" w:space="0" w:color="auto"/>
              <w:right w:val="single" w:sz="4" w:space="0" w:color="auto"/>
            </w:tcBorders>
            <w:shd w:val="clear" w:color="auto" w:fill="auto"/>
            <w:vAlign w:val="center"/>
          </w:tcPr>
          <w:p w14:paraId="03D69EA9" w14:textId="5235334A"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rPr>
            </w:pPr>
            <w:r>
              <w:rPr>
                <w:rFonts w:ascii="Times New Roman" w:eastAsia="等线" w:hAnsi="Times New Roman"/>
                <w:color w:val="000000"/>
              </w:rPr>
              <w:t xml:space="preserve">0.2 </w:t>
            </w:r>
          </w:p>
        </w:tc>
        <w:tc>
          <w:tcPr>
            <w:tcW w:w="992" w:type="dxa"/>
            <w:tcBorders>
              <w:top w:val="nil"/>
              <w:left w:val="nil"/>
              <w:bottom w:val="single" w:sz="4" w:space="0" w:color="auto"/>
              <w:right w:val="single" w:sz="4" w:space="0" w:color="auto"/>
            </w:tcBorders>
            <w:shd w:val="clear" w:color="auto" w:fill="auto"/>
            <w:vAlign w:val="bottom"/>
          </w:tcPr>
          <w:p w14:paraId="5B917962" w14:textId="62BE0528"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1.2 </w:t>
            </w:r>
          </w:p>
        </w:tc>
        <w:tc>
          <w:tcPr>
            <w:tcW w:w="992" w:type="dxa"/>
            <w:tcBorders>
              <w:top w:val="nil"/>
              <w:left w:val="nil"/>
              <w:bottom w:val="single" w:sz="4" w:space="0" w:color="auto"/>
              <w:right w:val="single" w:sz="4" w:space="0" w:color="auto"/>
            </w:tcBorders>
            <w:shd w:val="clear" w:color="auto" w:fill="auto"/>
            <w:vAlign w:val="bottom"/>
          </w:tcPr>
          <w:p w14:paraId="76EA8315" w14:textId="4D8F5D83"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9.8 </w:t>
            </w:r>
          </w:p>
        </w:tc>
        <w:tc>
          <w:tcPr>
            <w:tcW w:w="992" w:type="dxa"/>
            <w:tcBorders>
              <w:top w:val="nil"/>
              <w:left w:val="single" w:sz="4" w:space="0" w:color="auto"/>
              <w:bottom w:val="single" w:sz="4" w:space="0" w:color="auto"/>
              <w:right w:val="single" w:sz="4" w:space="0" w:color="auto"/>
            </w:tcBorders>
            <w:shd w:val="clear" w:color="auto" w:fill="auto"/>
            <w:vAlign w:val="bottom"/>
          </w:tcPr>
          <w:p w14:paraId="1DB3BEB5" w14:textId="684D7A12"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993" w:type="dxa"/>
            <w:tcBorders>
              <w:top w:val="nil"/>
              <w:left w:val="nil"/>
              <w:bottom w:val="single" w:sz="4" w:space="0" w:color="auto"/>
              <w:right w:val="single" w:sz="4" w:space="0" w:color="auto"/>
            </w:tcBorders>
            <w:shd w:val="clear" w:color="auto" w:fill="auto"/>
            <w:vAlign w:val="bottom"/>
          </w:tcPr>
          <w:p w14:paraId="13A7E5D2" w14:textId="616687BF"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992" w:type="dxa"/>
            <w:tcBorders>
              <w:top w:val="nil"/>
              <w:left w:val="nil"/>
              <w:bottom w:val="single" w:sz="4" w:space="0" w:color="auto"/>
              <w:right w:val="single" w:sz="4" w:space="0" w:color="auto"/>
            </w:tcBorders>
            <w:shd w:val="clear" w:color="auto" w:fill="auto"/>
            <w:vAlign w:val="bottom"/>
          </w:tcPr>
          <w:p w14:paraId="2B286861" w14:textId="0832D51F"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1.9 </w:t>
            </w:r>
          </w:p>
        </w:tc>
        <w:tc>
          <w:tcPr>
            <w:tcW w:w="850" w:type="dxa"/>
            <w:tcBorders>
              <w:top w:val="nil"/>
              <w:left w:val="nil"/>
              <w:bottom w:val="single" w:sz="4" w:space="0" w:color="auto"/>
              <w:right w:val="single" w:sz="4" w:space="0" w:color="auto"/>
            </w:tcBorders>
            <w:shd w:val="clear" w:color="auto" w:fill="auto"/>
            <w:vAlign w:val="bottom"/>
          </w:tcPr>
          <w:p w14:paraId="483928D4" w14:textId="66069573"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0.5 </w:t>
            </w:r>
          </w:p>
        </w:tc>
        <w:tc>
          <w:tcPr>
            <w:tcW w:w="851" w:type="dxa"/>
            <w:tcBorders>
              <w:top w:val="nil"/>
              <w:left w:val="nil"/>
              <w:bottom w:val="single" w:sz="4" w:space="0" w:color="auto"/>
              <w:right w:val="single" w:sz="4" w:space="0" w:color="auto"/>
            </w:tcBorders>
            <w:shd w:val="clear" w:color="auto" w:fill="auto"/>
            <w:vAlign w:val="bottom"/>
          </w:tcPr>
          <w:p w14:paraId="53E033D1" w14:textId="12C2EA61"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850" w:type="dxa"/>
            <w:tcBorders>
              <w:top w:val="nil"/>
              <w:left w:val="nil"/>
              <w:bottom w:val="single" w:sz="4" w:space="0" w:color="auto"/>
              <w:right w:val="single" w:sz="4" w:space="0" w:color="auto"/>
            </w:tcBorders>
            <w:shd w:val="clear" w:color="auto" w:fill="auto"/>
            <w:vAlign w:val="bottom"/>
          </w:tcPr>
          <w:p w14:paraId="5B30BADB" w14:textId="360E8C2C"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r>
      <w:tr w:rsidR="00CD3117" w14:paraId="62BD54A8" w14:textId="77777777" w:rsidTr="00062A4C">
        <w:trPr>
          <w:trHeight w:val="276"/>
          <w:jc w:val="center"/>
        </w:trPr>
        <w:tc>
          <w:tcPr>
            <w:tcW w:w="843" w:type="dxa"/>
            <w:vMerge/>
            <w:tcBorders>
              <w:left w:val="single" w:sz="6" w:space="0" w:color="auto"/>
              <w:right w:val="single" w:sz="6" w:space="0" w:color="auto"/>
            </w:tcBorders>
            <w:vAlign w:val="center"/>
          </w:tcPr>
          <w:p w14:paraId="1CFC48F5" w14:textId="77777777" w:rsidR="00CD3117" w:rsidRDefault="00CD3117" w:rsidP="00CD3117">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1587AF68" w14:textId="77777777" w:rsidR="00CD3117" w:rsidRDefault="00CD3117" w:rsidP="00CD3117">
            <w:pPr>
              <w:widowControl w:val="0"/>
              <w:autoSpaceDE w:val="0"/>
              <w:autoSpaceDN w:val="0"/>
              <w:adjustRightInd w:val="0"/>
              <w:spacing w:line="240" w:lineRule="auto"/>
              <w:ind w:firstLine="0"/>
              <w:jc w:val="center"/>
              <w:rPr>
                <w:rFonts w:ascii="宋体" w:hAnsi="Times New Roman" w:cs="宋体"/>
                <w:color w:val="000000"/>
                <w:kern w:val="0"/>
              </w:rPr>
            </w:pPr>
            <w:r>
              <w:rPr>
                <w:rFonts w:ascii="宋体" w:hAnsi="Times New Roman" w:cs="宋体" w:hint="eastAsia"/>
                <w:color w:val="000000"/>
                <w:kern w:val="0"/>
              </w:rPr>
              <w:t>小型载客汽车</w:t>
            </w:r>
          </w:p>
        </w:tc>
        <w:tc>
          <w:tcPr>
            <w:tcW w:w="874" w:type="dxa"/>
            <w:tcBorders>
              <w:top w:val="nil"/>
              <w:left w:val="single" w:sz="4" w:space="0" w:color="auto"/>
              <w:bottom w:val="single" w:sz="4" w:space="0" w:color="auto"/>
              <w:right w:val="single" w:sz="4" w:space="0" w:color="auto"/>
            </w:tcBorders>
            <w:shd w:val="clear" w:color="auto" w:fill="auto"/>
            <w:vAlign w:val="center"/>
          </w:tcPr>
          <w:p w14:paraId="1160D870" w14:textId="6ABDC69A" w:rsidR="00CD3117" w:rsidRDefault="00CD3117" w:rsidP="00CD3117">
            <w:pPr>
              <w:widowControl w:val="0"/>
              <w:autoSpaceDE w:val="0"/>
              <w:autoSpaceDN w:val="0"/>
              <w:adjustRightInd w:val="0"/>
              <w:spacing w:line="240" w:lineRule="auto"/>
              <w:ind w:firstLine="0"/>
              <w:jc w:val="center"/>
              <w:rPr>
                <w:rFonts w:ascii="Times New Roman" w:hAnsi="Times New Roman"/>
                <w:color w:val="000000"/>
                <w:kern w:val="0"/>
              </w:rPr>
            </w:pPr>
            <w:r>
              <w:rPr>
                <w:rFonts w:ascii="Times New Roman" w:eastAsia="等线" w:hAnsi="Times New Roman"/>
                <w:color w:val="000000"/>
              </w:rPr>
              <w:t xml:space="preserve">89.1 </w:t>
            </w:r>
          </w:p>
        </w:tc>
        <w:tc>
          <w:tcPr>
            <w:tcW w:w="992" w:type="dxa"/>
            <w:tcBorders>
              <w:top w:val="nil"/>
              <w:left w:val="nil"/>
              <w:bottom w:val="single" w:sz="4" w:space="0" w:color="auto"/>
              <w:right w:val="single" w:sz="4" w:space="0" w:color="auto"/>
            </w:tcBorders>
            <w:shd w:val="clear" w:color="auto" w:fill="auto"/>
            <w:vAlign w:val="bottom"/>
          </w:tcPr>
          <w:p w14:paraId="4B5C083E" w14:textId="73AAFC20" w:rsidR="00CD3117" w:rsidRDefault="00CD3117" w:rsidP="00CD311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548.5 </w:t>
            </w:r>
          </w:p>
        </w:tc>
        <w:tc>
          <w:tcPr>
            <w:tcW w:w="992" w:type="dxa"/>
            <w:tcBorders>
              <w:top w:val="nil"/>
              <w:left w:val="nil"/>
              <w:bottom w:val="single" w:sz="4" w:space="0" w:color="auto"/>
              <w:right w:val="single" w:sz="4" w:space="0" w:color="auto"/>
            </w:tcBorders>
            <w:shd w:val="clear" w:color="auto" w:fill="auto"/>
            <w:vAlign w:val="bottom"/>
          </w:tcPr>
          <w:p w14:paraId="24B51E46" w14:textId="22E3B64A" w:rsidR="00CD3117" w:rsidRDefault="00CD3117" w:rsidP="00CD311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7196.0 </w:t>
            </w:r>
          </w:p>
        </w:tc>
        <w:tc>
          <w:tcPr>
            <w:tcW w:w="992" w:type="dxa"/>
            <w:tcBorders>
              <w:top w:val="single" w:sz="4" w:space="0" w:color="auto"/>
              <w:left w:val="single" w:sz="4" w:space="0" w:color="auto"/>
              <w:bottom w:val="single" w:sz="4" w:space="0" w:color="auto"/>
              <w:right w:val="single" w:sz="4" w:space="0" w:color="auto"/>
            </w:tcBorders>
            <w:shd w:val="clear" w:color="auto" w:fill="auto"/>
            <w:vAlign w:val="bottom"/>
          </w:tcPr>
          <w:p w14:paraId="53571E8C" w14:textId="7019CA86" w:rsidR="00CD3117" w:rsidRDefault="00CD3117" w:rsidP="00CD311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13.3 </w:t>
            </w:r>
          </w:p>
        </w:tc>
        <w:tc>
          <w:tcPr>
            <w:tcW w:w="993" w:type="dxa"/>
            <w:tcBorders>
              <w:top w:val="single" w:sz="4" w:space="0" w:color="auto"/>
              <w:left w:val="nil"/>
              <w:bottom w:val="single" w:sz="4" w:space="0" w:color="auto"/>
              <w:right w:val="single" w:sz="4" w:space="0" w:color="auto"/>
            </w:tcBorders>
            <w:shd w:val="clear" w:color="auto" w:fill="auto"/>
            <w:vAlign w:val="bottom"/>
          </w:tcPr>
          <w:p w14:paraId="503BC6C3" w14:textId="23DA2A6F" w:rsidR="00CD3117" w:rsidRDefault="00CD3117" w:rsidP="00CD311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12.8 </w:t>
            </w:r>
          </w:p>
        </w:tc>
        <w:tc>
          <w:tcPr>
            <w:tcW w:w="992" w:type="dxa"/>
            <w:tcBorders>
              <w:top w:val="nil"/>
              <w:left w:val="nil"/>
              <w:bottom w:val="single" w:sz="4" w:space="0" w:color="auto"/>
              <w:right w:val="single" w:sz="4" w:space="0" w:color="auto"/>
            </w:tcBorders>
            <w:shd w:val="clear" w:color="auto" w:fill="auto"/>
            <w:vAlign w:val="bottom"/>
          </w:tcPr>
          <w:p w14:paraId="204501E1" w14:textId="01E85414" w:rsidR="00CD3117" w:rsidRDefault="00CD3117" w:rsidP="00CD311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1318.7 </w:t>
            </w:r>
          </w:p>
        </w:tc>
        <w:tc>
          <w:tcPr>
            <w:tcW w:w="850" w:type="dxa"/>
            <w:tcBorders>
              <w:top w:val="nil"/>
              <w:left w:val="nil"/>
              <w:bottom w:val="single" w:sz="4" w:space="0" w:color="auto"/>
              <w:right w:val="single" w:sz="4" w:space="0" w:color="auto"/>
            </w:tcBorders>
            <w:shd w:val="clear" w:color="auto" w:fill="auto"/>
            <w:vAlign w:val="bottom"/>
          </w:tcPr>
          <w:p w14:paraId="1265E2D1" w14:textId="7809EDED" w:rsidR="00CD3117" w:rsidRDefault="00CD3117" w:rsidP="00CD311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238.9 </w:t>
            </w:r>
          </w:p>
        </w:tc>
        <w:tc>
          <w:tcPr>
            <w:tcW w:w="851" w:type="dxa"/>
            <w:tcBorders>
              <w:top w:val="nil"/>
              <w:left w:val="nil"/>
              <w:bottom w:val="single" w:sz="4" w:space="0" w:color="auto"/>
              <w:right w:val="single" w:sz="4" w:space="0" w:color="auto"/>
            </w:tcBorders>
            <w:shd w:val="clear" w:color="auto" w:fill="auto"/>
            <w:vAlign w:val="bottom"/>
          </w:tcPr>
          <w:p w14:paraId="69BB29BD" w14:textId="125A0FA9" w:rsidR="00CD3117" w:rsidRDefault="00CD3117" w:rsidP="00CD311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4.5 </w:t>
            </w:r>
          </w:p>
        </w:tc>
        <w:tc>
          <w:tcPr>
            <w:tcW w:w="850" w:type="dxa"/>
            <w:tcBorders>
              <w:top w:val="nil"/>
              <w:left w:val="nil"/>
              <w:bottom w:val="single" w:sz="4" w:space="0" w:color="auto"/>
              <w:right w:val="single" w:sz="4" w:space="0" w:color="auto"/>
            </w:tcBorders>
            <w:shd w:val="clear" w:color="auto" w:fill="auto"/>
            <w:vAlign w:val="bottom"/>
          </w:tcPr>
          <w:p w14:paraId="4C3D323E" w14:textId="32B6DCAD" w:rsidR="00CD3117" w:rsidRDefault="00CD3117" w:rsidP="00CD311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2.5 </w:t>
            </w:r>
          </w:p>
        </w:tc>
      </w:tr>
      <w:tr w:rsidR="00CB1427" w14:paraId="2C24D3DC" w14:textId="77777777" w:rsidTr="00817F86">
        <w:trPr>
          <w:trHeight w:val="276"/>
          <w:jc w:val="center"/>
        </w:trPr>
        <w:tc>
          <w:tcPr>
            <w:tcW w:w="843" w:type="dxa"/>
            <w:vMerge/>
            <w:tcBorders>
              <w:left w:val="single" w:sz="6" w:space="0" w:color="auto"/>
              <w:right w:val="single" w:sz="6" w:space="0" w:color="auto"/>
            </w:tcBorders>
            <w:vAlign w:val="center"/>
          </w:tcPr>
          <w:p w14:paraId="14658C99" w14:textId="77777777"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16CF7BB6" w14:textId="77777777" w:rsidR="00CB1427" w:rsidRDefault="00CB1427" w:rsidP="00CB1427">
            <w:pPr>
              <w:widowControl w:val="0"/>
              <w:autoSpaceDE w:val="0"/>
              <w:autoSpaceDN w:val="0"/>
              <w:adjustRightInd w:val="0"/>
              <w:spacing w:line="240" w:lineRule="auto"/>
              <w:ind w:firstLine="0"/>
              <w:jc w:val="center"/>
              <w:rPr>
                <w:rFonts w:ascii="宋体" w:hAnsi="Times New Roman" w:cs="宋体"/>
                <w:color w:val="000000"/>
                <w:kern w:val="0"/>
              </w:rPr>
            </w:pPr>
            <w:r>
              <w:rPr>
                <w:rFonts w:ascii="宋体" w:hAnsi="Times New Roman" w:cs="宋体" w:hint="eastAsia"/>
                <w:color w:val="000000"/>
                <w:kern w:val="0"/>
              </w:rPr>
              <w:t>出租车</w:t>
            </w:r>
          </w:p>
        </w:tc>
        <w:tc>
          <w:tcPr>
            <w:tcW w:w="874" w:type="dxa"/>
            <w:tcBorders>
              <w:top w:val="nil"/>
              <w:left w:val="single" w:sz="4" w:space="0" w:color="auto"/>
              <w:bottom w:val="single" w:sz="4" w:space="0" w:color="auto"/>
              <w:right w:val="single" w:sz="4" w:space="0" w:color="auto"/>
            </w:tcBorders>
            <w:shd w:val="clear" w:color="auto" w:fill="auto"/>
            <w:vAlign w:val="center"/>
          </w:tcPr>
          <w:p w14:paraId="30C9BC73" w14:textId="491EF4DC"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rPr>
            </w:pPr>
            <w:r>
              <w:rPr>
                <w:rFonts w:ascii="Times New Roman" w:eastAsia="等线" w:hAnsi="Times New Roman"/>
                <w:color w:val="000000"/>
              </w:rPr>
              <w:t xml:space="preserve">0.0 </w:t>
            </w:r>
          </w:p>
        </w:tc>
        <w:tc>
          <w:tcPr>
            <w:tcW w:w="992" w:type="dxa"/>
            <w:tcBorders>
              <w:top w:val="nil"/>
              <w:left w:val="nil"/>
              <w:bottom w:val="single" w:sz="4" w:space="0" w:color="auto"/>
              <w:right w:val="single" w:sz="4" w:space="0" w:color="auto"/>
            </w:tcBorders>
            <w:shd w:val="clear" w:color="auto" w:fill="auto"/>
            <w:vAlign w:val="bottom"/>
          </w:tcPr>
          <w:p w14:paraId="464F5E9F" w14:textId="173C7BEE"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992" w:type="dxa"/>
            <w:tcBorders>
              <w:top w:val="nil"/>
              <w:left w:val="nil"/>
              <w:bottom w:val="single" w:sz="4" w:space="0" w:color="auto"/>
              <w:right w:val="single" w:sz="4" w:space="0" w:color="auto"/>
            </w:tcBorders>
            <w:shd w:val="clear" w:color="auto" w:fill="auto"/>
            <w:vAlign w:val="bottom"/>
          </w:tcPr>
          <w:p w14:paraId="6DEDC13E" w14:textId="556E92C1"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992" w:type="dxa"/>
            <w:tcBorders>
              <w:top w:val="nil"/>
              <w:left w:val="single" w:sz="4" w:space="0" w:color="auto"/>
              <w:bottom w:val="single" w:sz="4" w:space="0" w:color="auto"/>
              <w:right w:val="single" w:sz="4" w:space="0" w:color="auto"/>
            </w:tcBorders>
            <w:shd w:val="clear" w:color="auto" w:fill="auto"/>
            <w:vAlign w:val="bottom"/>
          </w:tcPr>
          <w:p w14:paraId="551B4C4D" w14:textId="304F33B9"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993" w:type="dxa"/>
            <w:tcBorders>
              <w:top w:val="nil"/>
              <w:left w:val="nil"/>
              <w:bottom w:val="single" w:sz="4" w:space="0" w:color="auto"/>
              <w:right w:val="single" w:sz="4" w:space="0" w:color="auto"/>
            </w:tcBorders>
            <w:shd w:val="clear" w:color="auto" w:fill="auto"/>
            <w:vAlign w:val="bottom"/>
          </w:tcPr>
          <w:p w14:paraId="134B0BA7" w14:textId="6F355567"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992" w:type="dxa"/>
            <w:tcBorders>
              <w:top w:val="nil"/>
              <w:left w:val="nil"/>
              <w:bottom w:val="single" w:sz="4" w:space="0" w:color="auto"/>
              <w:right w:val="single" w:sz="4" w:space="0" w:color="auto"/>
            </w:tcBorders>
            <w:shd w:val="clear" w:color="auto" w:fill="auto"/>
            <w:vAlign w:val="bottom"/>
          </w:tcPr>
          <w:p w14:paraId="410ACBCD" w14:textId="48C4933C"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850" w:type="dxa"/>
            <w:tcBorders>
              <w:top w:val="nil"/>
              <w:left w:val="nil"/>
              <w:bottom w:val="single" w:sz="4" w:space="0" w:color="auto"/>
              <w:right w:val="single" w:sz="4" w:space="0" w:color="auto"/>
            </w:tcBorders>
            <w:shd w:val="clear" w:color="auto" w:fill="auto"/>
            <w:vAlign w:val="bottom"/>
          </w:tcPr>
          <w:p w14:paraId="563951E9" w14:textId="20CE3A07"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851" w:type="dxa"/>
            <w:tcBorders>
              <w:top w:val="nil"/>
              <w:left w:val="nil"/>
              <w:bottom w:val="single" w:sz="4" w:space="0" w:color="auto"/>
              <w:right w:val="single" w:sz="4" w:space="0" w:color="auto"/>
            </w:tcBorders>
            <w:shd w:val="clear" w:color="auto" w:fill="auto"/>
            <w:vAlign w:val="bottom"/>
          </w:tcPr>
          <w:p w14:paraId="70083AB2" w14:textId="42161DD1"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850" w:type="dxa"/>
            <w:tcBorders>
              <w:top w:val="nil"/>
              <w:left w:val="nil"/>
              <w:bottom w:val="single" w:sz="4" w:space="0" w:color="auto"/>
              <w:right w:val="single" w:sz="4" w:space="0" w:color="auto"/>
            </w:tcBorders>
            <w:shd w:val="clear" w:color="auto" w:fill="auto"/>
            <w:vAlign w:val="bottom"/>
          </w:tcPr>
          <w:p w14:paraId="06C0C3D1" w14:textId="61EA9A0C"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r>
      <w:tr w:rsidR="00CB1427" w14:paraId="3168D6B1" w14:textId="77777777" w:rsidTr="00817F86">
        <w:trPr>
          <w:trHeight w:val="276"/>
          <w:jc w:val="center"/>
        </w:trPr>
        <w:tc>
          <w:tcPr>
            <w:tcW w:w="843" w:type="dxa"/>
            <w:vMerge/>
            <w:tcBorders>
              <w:left w:val="single" w:sz="6" w:space="0" w:color="auto"/>
              <w:right w:val="single" w:sz="6" w:space="0" w:color="auto"/>
            </w:tcBorders>
            <w:vAlign w:val="center"/>
          </w:tcPr>
          <w:p w14:paraId="1BE07BD6" w14:textId="77777777"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0DFB7D36" w14:textId="77777777" w:rsidR="00CB1427" w:rsidRDefault="00CB1427" w:rsidP="00CB1427">
            <w:pPr>
              <w:widowControl w:val="0"/>
              <w:autoSpaceDE w:val="0"/>
              <w:autoSpaceDN w:val="0"/>
              <w:adjustRightInd w:val="0"/>
              <w:spacing w:line="240" w:lineRule="auto"/>
              <w:ind w:firstLine="0"/>
              <w:jc w:val="center"/>
              <w:rPr>
                <w:rFonts w:ascii="宋体" w:hAnsi="Times New Roman" w:cs="宋体"/>
                <w:color w:val="000000"/>
                <w:kern w:val="0"/>
              </w:rPr>
            </w:pPr>
            <w:r>
              <w:rPr>
                <w:rFonts w:ascii="宋体" w:hAnsi="Times New Roman" w:cs="宋体" w:hint="eastAsia"/>
                <w:color w:val="000000"/>
                <w:kern w:val="0"/>
              </w:rPr>
              <w:t>中型载客汽车</w:t>
            </w:r>
          </w:p>
        </w:tc>
        <w:tc>
          <w:tcPr>
            <w:tcW w:w="874" w:type="dxa"/>
            <w:tcBorders>
              <w:top w:val="nil"/>
              <w:left w:val="single" w:sz="4" w:space="0" w:color="auto"/>
              <w:bottom w:val="single" w:sz="4" w:space="0" w:color="auto"/>
              <w:right w:val="single" w:sz="4" w:space="0" w:color="auto"/>
            </w:tcBorders>
            <w:shd w:val="clear" w:color="auto" w:fill="auto"/>
            <w:vAlign w:val="center"/>
          </w:tcPr>
          <w:p w14:paraId="03FF4A80" w14:textId="4FEBD8AD"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rPr>
            </w:pPr>
            <w:r>
              <w:rPr>
                <w:rFonts w:ascii="Times New Roman" w:eastAsia="等线" w:hAnsi="Times New Roman"/>
                <w:color w:val="000000"/>
              </w:rPr>
              <w:t xml:space="preserve">4.1 </w:t>
            </w:r>
          </w:p>
        </w:tc>
        <w:tc>
          <w:tcPr>
            <w:tcW w:w="992" w:type="dxa"/>
            <w:tcBorders>
              <w:top w:val="nil"/>
              <w:left w:val="nil"/>
              <w:bottom w:val="single" w:sz="4" w:space="0" w:color="auto"/>
              <w:right w:val="single" w:sz="4" w:space="0" w:color="auto"/>
            </w:tcBorders>
            <w:shd w:val="clear" w:color="auto" w:fill="auto"/>
            <w:vAlign w:val="bottom"/>
          </w:tcPr>
          <w:p w14:paraId="73D9C7B8" w14:textId="3F03C618"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99.5 </w:t>
            </w:r>
          </w:p>
        </w:tc>
        <w:tc>
          <w:tcPr>
            <w:tcW w:w="992" w:type="dxa"/>
            <w:tcBorders>
              <w:top w:val="nil"/>
              <w:left w:val="nil"/>
              <w:bottom w:val="single" w:sz="4" w:space="0" w:color="auto"/>
              <w:right w:val="single" w:sz="4" w:space="0" w:color="auto"/>
            </w:tcBorders>
            <w:shd w:val="clear" w:color="auto" w:fill="auto"/>
            <w:vAlign w:val="bottom"/>
          </w:tcPr>
          <w:p w14:paraId="04CFD908" w14:textId="5E48DE54"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137.9 </w:t>
            </w:r>
          </w:p>
        </w:tc>
        <w:tc>
          <w:tcPr>
            <w:tcW w:w="992" w:type="dxa"/>
            <w:tcBorders>
              <w:top w:val="nil"/>
              <w:left w:val="single" w:sz="4" w:space="0" w:color="auto"/>
              <w:bottom w:val="single" w:sz="4" w:space="0" w:color="auto"/>
              <w:right w:val="single" w:sz="4" w:space="0" w:color="auto"/>
            </w:tcBorders>
            <w:shd w:val="clear" w:color="auto" w:fill="auto"/>
            <w:vAlign w:val="bottom"/>
          </w:tcPr>
          <w:p w14:paraId="34C5ACB2" w14:textId="18935B52"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3.2 </w:t>
            </w:r>
          </w:p>
        </w:tc>
        <w:tc>
          <w:tcPr>
            <w:tcW w:w="993" w:type="dxa"/>
            <w:tcBorders>
              <w:top w:val="nil"/>
              <w:left w:val="nil"/>
              <w:bottom w:val="single" w:sz="4" w:space="0" w:color="auto"/>
              <w:right w:val="single" w:sz="4" w:space="0" w:color="auto"/>
            </w:tcBorders>
            <w:shd w:val="clear" w:color="auto" w:fill="auto"/>
            <w:vAlign w:val="bottom"/>
          </w:tcPr>
          <w:p w14:paraId="1E7F09A0" w14:textId="255AD892"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2.9 </w:t>
            </w:r>
          </w:p>
        </w:tc>
        <w:tc>
          <w:tcPr>
            <w:tcW w:w="992" w:type="dxa"/>
            <w:tcBorders>
              <w:top w:val="nil"/>
              <w:left w:val="nil"/>
              <w:bottom w:val="single" w:sz="4" w:space="0" w:color="auto"/>
              <w:right w:val="single" w:sz="4" w:space="0" w:color="auto"/>
            </w:tcBorders>
            <w:shd w:val="clear" w:color="auto" w:fill="auto"/>
            <w:vAlign w:val="bottom"/>
          </w:tcPr>
          <w:p w14:paraId="0AA0F441" w14:textId="283D0110"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36.4 </w:t>
            </w:r>
          </w:p>
        </w:tc>
        <w:tc>
          <w:tcPr>
            <w:tcW w:w="850" w:type="dxa"/>
            <w:tcBorders>
              <w:top w:val="nil"/>
              <w:left w:val="nil"/>
              <w:bottom w:val="single" w:sz="4" w:space="0" w:color="auto"/>
              <w:right w:val="single" w:sz="4" w:space="0" w:color="auto"/>
            </w:tcBorders>
            <w:shd w:val="clear" w:color="auto" w:fill="auto"/>
            <w:vAlign w:val="bottom"/>
          </w:tcPr>
          <w:p w14:paraId="5BC70CC5" w14:textId="13256A6C"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0.8 </w:t>
            </w:r>
          </w:p>
        </w:tc>
        <w:tc>
          <w:tcPr>
            <w:tcW w:w="851" w:type="dxa"/>
            <w:tcBorders>
              <w:top w:val="nil"/>
              <w:left w:val="nil"/>
              <w:bottom w:val="single" w:sz="4" w:space="0" w:color="auto"/>
              <w:right w:val="single" w:sz="4" w:space="0" w:color="auto"/>
            </w:tcBorders>
            <w:shd w:val="clear" w:color="auto" w:fill="auto"/>
            <w:vAlign w:val="bottom"/>
          </w:tcPr>
          <w:p w14:paraId="7E41D361" w14:textId="7C0B0954"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1.5 </w:t>
            </w:r>
          </w:p>
        </w:tc>
        <w:tc>
          <w:tcPr>
            <w:tcW w:w="850" w:type="dxa"/>
            <w:tcBorders>
              <w:top w:val="nil"/>
              <w:left w:val="nil"/>
              <w:bottom w:val="single" w:sz="4" w:space="0" w:color="auto"/>
              <w:right w:val="single" w:sz="4" w:space="0" w:color="auto"/>
            </w:tcBorders>
            <w:shd w:val="clear" w:color="auto" w:fill="auto"/>
            <w:vAlign w:val="bottom"/>
          </w:tcPr>
          <w:p w14:paraId="3E572D12" w14:textId="00B95703"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0.5 </w:t>
            </w:r>
          </w:p>
        </w:tc>
      </w:tr>
      <w:tr w:rsidR="00CB1427" w14:paraId="1C3F87B2" w14:textId="77777777" w:rsidTr="00817F86">
        <w:trPr>
          <w:trHeight w:val="276"/>
          <w:jc w:val="center"/>
        </w:trPr>
        <w:tc>
          <w:tcPr>
            <w:tcW w:w="843" w:type="dxa"/>
            <w:vMerge/>
            <w:tcBorders>
              <w:left w:val="single" w:sz="6" w:space="0" w:color="auto"/>
              <w:right w:val="single" w:sz="6" w:space="0" w:color="auto"/>
            </w:tcBorders>
            <w:vAlign w:val="center"/>
          </w:tcPr>
          <w:p w14:paraId="1E012543" w14:textId="77777777"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2CFF3077" w14:textId="77777777" w:rsidR="00CB1427" w:rsidRDefault="00CB1427" w:rsidP="00CB1427">
            <w:pPr>
              <w:widowControl w:val="0"/>
              <w:autoSpaceDE w:val="0"/>
              <w:autoSpaceDN w:val="0"/>
              <w:adjustRightInd w:val="0"/>
              <w:spacing w:line="240" w:lineRule="auto"/>
              <w:ind w:firstLine="0"/>
              <w:jc w:val="center"/>
              <w:rPr>
                <w:rFonts w:ascii="宋体" w:hAnsi="Times New Roman" w:cs="宋体"/>
                <w:color w:val="000000"/>
                <w:kern w:val="0"/>
              </w:rPr>
            </w:pPr>
            <w:r>
              <w:rPr>
                <w:rFonts w:ascii="宋体" w:hAnsi="Times New Roman" w:cs="宋体" w:hint="eastAsia"/>
                <w:color w:val="000000"/>
                <w:kern w:val="0"/>
              </w:rPr>
              <w:t>大型载客汽车</w:t>
            </w:r>
          </w:p>
        </w:tc>
        <w:tc>
          <w:tcPr>
            <w:tcW w:w="874" w:type="dxa"/>
            <w:tcBorders>
              <w:top w:val="nil"/>
              <w:left w:val="single" w:sz="4" w:space="0" w:color="auto"/>
              <w:bottom w:val="single" w:sz="4" w:space="0" w:color="auto"/>
              <w:right w:val="single" w:sz="4" w:space="0" w:color="auto"/>
            </w:tcBorders>
            <w:shd w:val="clear" w:color="auto" w:fill="auto"/>
            <w:vAlign w:val="center"/>
          </w:tcPr>
          <w:p w14:paraId="54F316C0" w14:textId="2E95F86C"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rPr>
            </w:pPr>
            <w:r>
              <w:rPr>
                <w:rFonts w:ascii="Times New Roman" w:eastAsia="等线" w:hAnsi="Times New Roman"/>
                <w:color w:val="000000"/>
              </w:rPr>
              <w:t xml:space="preserve">10.4 </w:t>
            </w:r>
          </w:p>
        </w:tc>
        <w:tc>
          <w:tcPr>
            <w:tcW w:w="992" w:type="dxa"/>
            <w:tcBorders>
              <w:top w:val="nil"/>
              <w:left w:val="nil"/>
              <w:bottom w:val="single" w:sz="4" w:space="0" w:color="auto"/>
              <w:right w:val="single" w:sz="4" w:space="0" w:color="auto"/>
            </w:tcBorders>
            <w:shd w:val="clear" w:color="auto" w:fill="auto"/>
            <w:vAlign w:val="bottom"/>
          </w:tcPr>
          <w:p w14:paraId="0CBCB592" w14:textId="1625FA75"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517.1 </w:t>
            </w:r>
          </w:p>
        </w:tc>
        <w:tc>
          <w:tcPr>
            <w:tcW w:w="992" w:type="dxa"/>
            <w:tcBorders>
              <w:top w:val="nil"/>
              <w:left w:val="nil"/>
              <w:bottom w:val="single" w:sz="4" w:space="0" w:color="auto"/>
              <w:right w:val="single" w:sz="4" w:space="0" w:color="auto"/>
            </w:tcBorders>
            <w:shd w:val="clear" w:color="auto" w:fill="auto"/>
            <w:vAlign w:val="bottom"/>
          </w:tcPr>
          <w:p w14:paraId="3E8E5225" w14:textId="692FFB5D"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248.2 </w:t>
            </w:r>
          </w:p>
        </w:tc>
        <w:tc>
          <w:tcPr>
            <w:tcW w:w="992" w:type="dxa"/>
            <w:tcBorders>
              <w:top w:val="nil"/>
              <w:left w:val="single" w:sz="4" w:space="0" w:color="auto"/>
              <w:bottom w:val="single" w:sz="4" w:space="0" w:color="auto"/>
              <w:right w:val="single" w:sz="4" w:space="0" w:color="auto"/>
            </w:tcBorders>
            <w:shd w:val="clear" w:color="auto" w:fill="auto"/>
            <w:vAlign w:val="bottom"/>
          </w:tcPr>
          <w:p w14:paraId="74F22071" w14:textId="31A9D0B9"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20.4 </w:t>
            </w:r>
          </w:p>
        </w:tc>
        <w:tc>
          <w:tcPr>
            <w:tcW w:w="993" w:type="dxa"/>
            <w:tcBorders>
              <w:top w:val="nil"/>
              <w:left w:val="nil"/>
              <w:bottom w:val="single" w:sz="4" w:space="0" w:color="auto"/>
              <w:right w:val="single" w:sz="4" w:space="0" w:color="auto"/>
            </w:tcBorders>
            <w:shd w:val="clear" w:color="auto" w:fill="auto"/>
            <w:vAlign w:val="bottom"/>
          </w:tcPr>
          <w:p w14:paraId="07D38870" w14:textId="081E3C17"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18.4 </w:t>
            </w:r>
          </w:p>
        </w:tc>
        <w:tc>
          <w:tcPr>
            <w:tcW w:w="992" w:type="dxa"/>
            <w:tcBorders>
              <w:top w:val="nil"/>
              <w:left w:val="nil"/>
              <w:bottom w:val="single" w:sz="4" w:space="0" w:color="auto"/>
              <w:right w:val="single" w:sz="4" w:space="0" w:color="auto"/>
            </w:tcBorders>
            <w:shd w:val="clear" w:color="auto" w:fill="auto"/>
            <w:vAlign w:val="bottom"/>
          </w:tcPr>
          <w:p w14:paraId="5925EE0D" w14:textId="4E09AD99"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19.2 </w:t>
            </w:r>
          </w:p>
        </w:tc>
        <w:tc>
          <w:tcPr>
            <w:tcW w:w="850" w:type="dxa"/>
            <w:tcBorders>
              <w:top w:val="nil"/>
              <w:left w:val="nil"/>
              <w:bottom w:val="single" w:sz="4" w:space="0" w:color="auto"/>
              <w:right w:val="single" w:sz="4" w:space="0" w:color="auto"/>
            </w:tcBorders>
            <w:shd w:val="clear" w:color="auto" w:fill="auto"/>
            <w:vAlign w:val="bottom"/>
          </w:tcPr>
          <w:p w14:paraId="1F2A5FDC" w14:textId="4603495E"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1.7 </w:t>
            </w:r>
          </w:p>
        </w:tc>
        <w:tc>
          <w:tcPr>
            <w:tcW w:w="851" w:type="dxa"/>
            <w:tcBorders>
              <w:top w:val="nil"/>
              <w:left w:val="nil"/>
              <w:bottom w:val="single" w:sz="4" w:space="0" w:color="auto"/>
              <w:right w:val="single" w:sz="4" w:space="0" w:color="auto"/>
            </w:tcBorders>
            <w:shd w:val="clear" w:color="auto" w:fill="auto"/>
            <w:vAlign w:val="bottom"/>
          </w:tcPr>
          <w:p w14:paraId="37AC4D6B" w14:textId="5272C29D"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10.2 </w:t>
            </w:r>
          </w:p>
        </w:tc>
        <w:tc>
          <w:tcPr>
            <w:tcW w:w="850" w:type="dxa"/>
            <w:tcBorders>
              <w:top w:val="nil"/>
              <w:left w:val="nil"/>
              <w:bottom w:val="single" w:sz="4" w:space="0" w:color="auto"/>
              <w:right w:val="single" w:sz="4" w:space="0" w:color="auto"/>
            </w:tcBorders>
            <w:shd w:val="clear" w:color="auto" w:fill="auto"/>
            <w:vAlign w:val="bottom"/>
          </w:tcPr>
          <w:p w14:paraId="6822DB2F" w14:textId="108C59F7"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3.4 </w:t>
            </w:r>
          </w:p>
        </w:tc>
      </w:tr>
      <w:tr w:rsidR="00CB1427" w14:paraId="6762A203" w14:textId="77777777" w:rsidTr="00817F86">
        <w:trPr>
          <w:trHeight w:val="276"/>
          <w:jc w:val="center"/>
        </w:trPr>
        <w:tc>
          <w:tcPr>
            <w:tcW w:w="843" w:type="dxa"/>
            <w:vMerge/>
            <w:tcBorders>
              <w:left w:val="single" w:sz="6" w:space="0" w:color="auto"/>
              <w:right w:val="single" w:sz="6" w:space="0" w:color="auto"/>
            </w:tcBorders>
            <w:vAlign w:val="center"/>
          </w:tcPr>
          <w:p w14:paraId="4C45878A" w14:textId="77777777"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226D84BD" w14:textId="77777777" w:rsidR="00CB1427" w:rsidRDefault="00CB1427" w:rsidP="00CB1427">
            <w:pPr>
              <w:widowControl w:val="0"/>
              <w:autoSpaceDE w:val="0"/>
              <w:autoSpaceDN w:val="0"/>
              <w:adjustRightInd w:val="0"/>
              <w:spacing w:line="240" w:lineRule="auto"/>
              <w:ind w:firstLine="0"/>
              <w:jc w:val="center"/>
              <w:rPr>
                <w:rFonts w:ascii="宋体" w:hAnsi="Times New Roman" w:cs="宋体"/>
                <w:color w:val="000000"/>
                <w:kern w:val="0"/>
              </w:rPr>
            </w:pPr>
            <w:r>
              <w:rPr>
                <w:rFonts w:ascii="宋体" w:hAnsi="Times New Roman" w:cs="宋体" w:hint="eastAsia"/>
                <w:color w:val="000000"/>
                <w:kern w:val="0"/>
              </w:rPr>
              <w:t>公交车</w:t>
            </w:r>
          </w:p>
        </w:tc>
        <w:tc>
          <w:tcPr>
            <w:tcW w:w="874" w:type="dxa"/>
            <w:tcBorders>
              <w:top w:val="nil"/>
              <w:left w:val="single" w:sz="4" w:space="0" w:color="auto"/>
              <w:bottom w:val="single" w:sz="4" w:space="0" w:color="auto"/>
              <w:right w:val="single" w:sz="4" w:space="0" w:color="auto"/>
            </w:tcBorders>
            <w:shd w:val="clear" w:color="auto" w:fill="auto"/>
            <w:vAlign w:val="center"/>
          </w:tcPr>
          <w:p w14:paraId="5E8A04B3" w14:textId="3BA45F41"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rPr>
            </w:pPr>
            <w:r>
              <w:rPr>
                <w:rFonts w:ascii="Times New Roman" w:eastAsia="等线" w:hAnsi="Times New Roman"/>
                <w:color w:val="000000"/>
              </w:rPr>
              <w:t xml:space="preserve">0.0 </w:t>
            </w:r>
          </w:p>
        </w:tc>
        <w:tc>
          <w:tcPr>
            <w:tcW w:w="992" w:type="dxa"/>
            <w:tcBorders>
              <w:top w:val="nil"/>
              <w:left w:val="nil"/>
              <w:bottom w:val="single" w:sz="4" w:space="0" w:color="auto"/>
              <w:right w:val="single" w:sz="4" w:space="0" w:color="auto"/>
            </w:tcBorders>
            <w:shd w:val="clear" w:color="auto" w:fill="auto"/>
            <w:vAlign w:val="bottom"/>
          </w:tcPr>
          <w:p w14:paraId="6FE33026" w14:textId="5C3F2231"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992" w:type="dxa"/>
            <w:tcBorders>
              <w:top w:val="nil"/>
              <w:left w:val="nil"/>
              <w:bottom w:val="single" w:sz="4" w:space="0" w:color="auto"/>
              <w:right w:val="single" w:sz="4" w:space="0" w:color="auto"/>
            </w:tcBorders>
            <w:shd w:val="clear" w:color="auto" w:fill="auto"/>
            <w:vAlign w:val="bottom"/>
          </w:tcPr>
          <w:p w14:paraId="79BB1BEF" w14:textId="5850258B"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992" w:type="dxa"/>
            <w:tcBorders>
              <w:top w:val="nil"/>
              <w:left w:val="single" w:sz="4" w:space="0" w:color="auto"/>
              <w:bottom w:val="single" w:sz="4" w:space="0" w:color="auto"/>
              <w:right w:val="single" w:sz="4" w:space="0" w:color="auto"/>
            </w:tcBorders>
            <w:shd w:val="clear" w:color="auto" w:fill="auto"/>
            <w:vAlign w:val="bottom"/>
          </w:tcPr>
          <w:p w14:paraId="1A2BA307" w14:textId="609C9A45"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993" w:type="dxa"/>
            <w:tcBorders>
              <w:top w:val="nil"/>
              <w:left w:val="nil"/>
              <w:bottom w:val="single" w:sz="4" w:space="0" w:color="auto"/>
              <w:right w:val="single" w:sz="4" w:space="0" w:color="auto"/>
            </w:tcBorders>
            <w:shd w:val="clear" w:color="auto" w:fill="auto"/>
            <w:vAlign w:val="bottom"/>
          </w:tcPr>
          <w:p w14:paraId="1719F91F" w14:textId="431AE7AD"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992" w:type="dxa"/>
            <w:tcBorders>
              <w:top w:val="nil"/>
              <w:left w:val="nil"/>
              <w:bottom w:val="single" w:sz="4" w:space="0" w:color="auto"/>
              <w:right w:val="single" w:sz="4" w:space="0" w:color="auto"/>
            </w:tcBorders>
            <w:shd w:val="clear" w:color="auto" w:fill="auto"/>
            <w:vAlign w:val="bottom"/>
          </w:tcPr>
          <w:p w14:paraId="5A76C8DE" w14:textId="1FF7F6DA"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850" w:type="dxa"/>
            <w:tcBorders>
              <w:top w:val="nil"/>
              <w:left w:val="nil"/>
              <w:bottom w:val="single" w:sz="4" w:space="0" w:color="auto"/>
              <w:right w:val="single" w:sz="4" w:space="0" w:color="auto"/>
            </w:tcBorders>
            <w:shd w:val="clear" w:color="auto" w:fill="auto"/>
            <w:vAlign w:val="bottom"/>
          </w:tcPr>
          <w:p w14:paraId="1A04C5BE" w14:textId="6E08BFF1"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851" w:type="dxa"/>
            <w:tcBorders>
              <w:top w:val="nil"/>
              <w:left w:val="nil"/>
              <w:bottom w:val="single" w:sz="4" w:space="0" w:color="auto"/>
              <w:right w:val="single" w:sz="4" w:space="0" w:color="auto"/>
            </w:tcBorders>
            <w:shd w:val="clear" w:color="auto" w:fill="auto"/>
            <w:vAlign w:val="bottom"/>
          </w:tcPr>
          <w:p w14:paraId="4422BC60" w14:textId="20AC03D0"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850" w:type="dxa"/>
            <w:tcBorders>
              <w:top w:val="nil"/>
              <w:left w:val="nil"/>
              <w:bottom w:val="single" w:sz="4" w:space="0" w:color="auto"/>
              <w:right w:val="single" w:sz="4" w:space="0" w:color="auto"/>
            </w:tcBorders>
            <w:shd w:val="clear" w:color="auto" w:fill="auto"/>
            <w:vAlign w:val="bottom"/>
          </w:tcPr>
          <w:p w14:paraId="03A18B1E" w14:textId="600187EE"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r>
      <w:tr w:rsidR="00CB1427" w14:paraId="40A28D7B" w14:textId="77777777" w:rsidTr="00817F86">
        <w:trPr>
          <w:trHeight w:val="276"/>
          <w:jc w:val="center"/>
        </w:trPr>
        <w:tc>
          <w:tcPr>
            <w:tcW w:w="843" w:type="dxa"/>
            <w:vMerge/>
            <w:tcBorders>
              <w:left w:val="single" w:sz="6" w:space="0" w:color="auto"/>
              <w:right w:val="single" w:sz="6" w:space="0" w:color="auto"/>
            </w:tcBorders>
            <w:vAlign w:val="center"/>
          </w:tcPr>
          <w:p w14:paraId="4DEE3C0F" w14:textId="77777777"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4782E5AA" w14:textId="77777777" w:rsidR="00CB1427" w:rsidRDefault="00CB1427" w:rsidP="00CB1427">
            <w:pPr>
              <w:widowControl w:val="0"/>
              <w:autoSpaceDE w:val="0"/>
              <w:autoSpaceDN w:val="0"/>
              <w:adjustRightInd w:val="0"/>
              <w:spacing w:line="240" w:lineRule="auto"/>
              <w:ind w:firstLine="0"/>
              <w:jc w:val="center"/>
              <w:rPr>
                <w:rFonts w:ascii="宋体" w:hAnsi="Times New Roman" w:cs="宋体"/>
                <w:color w:val="000000"/>
                <w:kern w:val="0"/>
              </w:rPr>
            </w:pPr>
            <w:r>
              <w:rPr>
                <w:rFonts w:ascii="宋体" w:hAnsi="Times New Roman" w:cs="宋体" w:hint="eastAsia"/>
                <w:color w:val="000000"/>
                <w:kern w:val="0"/>
              </w:rPr>
              <w:t>微型载货汽车</w:t>
            </w:r>
          </w:p>
        </w:tc>
        <w:tc>
          <w:tcPr>
            <w:tcW w:w="874" w:type="dxa"/>
            <w:tcBorders>
              <w:top w:val="nil"/>
              <w:left w:val="single" w:sz="4" w:space="0" w:color="auto"/>
              <w:bottom w:val="single" w:sz="4" w:space="0" w:color="auto"/>
              <w:right w:val="single" w:sz="4" w:space="0" w:color="auto"/>
            </w:tcBorders>
            <w:shd w:val="clear" w:color="auto" w:fill="auto"/>
            <w:vAlign w:val="center"/>
          </w:tcPr>
          <w:p w14:paraId="03B178E9" w14:textId="13C3F3C7"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rPr>
            </w:pPr>
            <w:r>
              <w:rPr>
                <w:rFonts w:ascii="Times New Roman" w:eastAsia="等线" w:hAnsi="Times New Roman"/>
                <w:color w:val="000000"/>
              </w:rPr>
              <w:t xml:space="preserve">0.0 </w:t>
            </w:r>
          </w:p>
        </w:tc>
        <w:tc>
          <w:tcPr>
            <w:tcW w:w="992" w:type="dxa"/>
            <w:tcBorders>
              <w:top w:val="nil"/>
              <w:left w:val="nil"/>
              <w:bottom w:val="single" w:sz="4" w:space="0" w:color="auto"/>
              <w:right w:val="single" w:sz="4" w:space="0" w:color="auto"/>
            </w:tcBorders>
            <w:shd w:val="clear" w:color="auto" w:fill="auto"/>
            <w:vAlign w:val="bottom"/>
          </w:tcPr>
          <w:p w14:paraId="4A78476E" w14:textId="48C60EC5"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0.1 </w:t>
            </w:r>
          </w:p>
        </w:tc>
        <w:tc>
          <w:tcPr>
            <w:tcW w:w="992" w:type="dxa"/>
            <w:tcBorders>
              <w:top w:val="nil"/>
              <w:left w:val="nil"/>
              <w:bottom w:val="single" w:sz="4" w:space="0" w:color="auto"/>
              <w:right w:val="single" w:sz="4" w:space="0" w:color="auto"/>
            </w:tcBorders>
            <w:shd w:val="clear" w:color="auto" w:fill="auto"/>
            <w:vAlign w:val="bottom"/>
          </w:tcPr>
          <w:p w14:paraId="03591710" w14:textId="0FB17CA2"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0.6 </w:t>
            </w:r>
          </w:p>
        </w:tc>
        <w:tc>
          <w:tcPr>
            <w:tcW w:w="992" w:type="dxa"/>
            <w:tcBorders>
              <w:top w:val="nil"/>
              <w:left w:val="single" w:sz="4" w:space="0" w:color="auto"/>
              <w:bottom w:val="single" w:sz="4" w:space="0" w:color="auto"/>
              <w:right w:val="single" w:sz="4" w:space="0" w:color="auto"/>
            </w:tcBorders>
            <w:shd w:val="clear" w:color="auto" w:fill="auto"/>
            <w:vAlign w:val="bottom"/>
          </w:tcPr>
          <w:p w14:paraId="0BD67AF6" w14:textId="6F27CC5B"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993" w:type="dxa"/>
            <w:tcBorders>
              <w:top w:val="nil"/>
              <w:left w:val="nil"/>
              <w:bottom w:val="single" w:sz="4" w:space="0" w:color="auto"/>
              <w:right w:val="single" w:sz="4" w:space="0" w:color="auto"/>
            </w:tcBorders>
            <w:shd w:val="clear" w:color="auto" w:fill="auto"/>
            <w:vAlign w:val="bottom"/>
          </w:tcPr>
          <w:p w14:paraId="3E37E10C" w14:textId="3F02F670"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992" w:type="dxa"/>
            <w:tcBorders>
              <w:top w:val="nil"/>
              <w:left w:val="nil"/>
              <w:bottom w:val="single" w:sz="4" w:space="0" w:color="auto"/>
              <w:right w:val="single" w:sz="4" w:space="0" w:color="auto"/>
            </w:tcBorders>
            <w:shd w:val="clear" w:color="auto" w:fill="auto"/>
            <w:vAlign w:val="bottom"/>
          </w:tcPr>
          <w:p w14:paraId="00C14D40" w14:textId="0EB9A305"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0.1 </w:t>
            </w:r>
          </w:p>
        </w:tc>
        <w:tc>
          <w:tcPr>
            <w:tcW w:w="850" w:type="dxa"/>
            <w:tcBorders>
              <w:top w:val="nil"/>
              <w:left w:val="nil"/>
              <w:bottom w:val="single" w:sz="4" w:space="0" w:color="auto"/>
              <w:right w:val="single" w:sz="4" w:space="0" w:color="auto"/>
            </w:tcBorders>
            <w:shd w:val="clear" w:color="auto" w:fill="auto"/>
            <w:vAlign w:val="bottom"/>
          </w:tcPr>
          <w:p w14:paraId="12BD3318" w14:textId="27C31551"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851" w:type="dxa"/>
            <w:tcBorders>
              <w:top w:val="nil"/>
              <w:left w:val="nil"/>
              <w:bottom w:val="single" w:sz="4" w:space="0" w:color="auto"/>
              <w:right w:val="single" w:sz="4" w:space="0" w:color="auto"/>
            </w:tcBorders>
            <w:shd w:val="clear" w:color="auto" w:fill="auto"/>
            <w:vAlign w:val="bottom"/>
          </w:tcPr>
          <w:p w14:paraId="7F5DE4F3" w14:textId="1054972D"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850" w:type="dxa"/>
            <w:tcBorders>
              <w:top w:val="nil"/>
              <w:left w:val="nil"/>
              <w:bottom w:val="single" w:sz="4" w:space="0" w:color="auto"/>
              <w:right w:val="single" w:sz="4" w:space="0" w:color="auto"/>
            </w:tcBorders>
            <w:shd w:val="clear" w:color="auto" w:fill="auto"/>
            <w:vAlign w:val="bottom"/>
          </w:tcPr>
          <w:p w14:paraId="502543B0" w14:textId="45E1E10E"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r>
      <w:tr w:rsidR="00CB1427" w14:paraId="7EAC572F" w14:textId="77777777" w:rsidTr="00817F86">
        <w:trPr>
          <w:trHeight w:val="276"/>
          <w:jc w:val="center"/>
        </w:trPr>
        <w:tc>
          <w:tcPr>
            <w:tcW w:w="843" w:type="dxa"/>
            <w:vMerge/>
            <w:tcBorders>
              <w:left w:val="single" w:sz="6" w:space="0" w:color="auto"/>
              <w:right w:val="single" w:sz="6" w:space="0" w:color="auto"/>
            </w:tcBorders>
            <w:vAlign w:val="center"/>
          </w:tcPr>
          <w:p w14:paraId="371A79A8" w14:textId="77777777"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0DB9F0EF" w14:textId="77777777" w:rsidR="00CB1427" w:rsidRDefault="00CB1427" w:rsidP="00CB1427">
            <w:pPr>
              <w:widowControl w:val="0"/>
              <w:autoSpaceDE w:val="0"/>
              <w:autoSpaceDN w:val="0"/>
              <w:adjustRightInd w:val="0"/>
              <w:spacing w:line="240" w:lineRule="auto"/>
              <w:ind w:firstLine="0"/>
              <w:jc w:val="center"/>
              <w:rPr>
                <w:rFonts w:ascii="宋体" w:hAnsi="Times New Roman" w:cs="宋体"/>
                <w:color w:val="000000"/>
                <w:kern w:val="0"/>
              </w:rPr>
            </w:pPr>
            <w:r>
              <w:rPr>
                <w:rFonts w:ascii="宋体" w:hAnsi="Times New Roman" w:cs="宋体" w:hint="eastAsia"/>
                <w:color w:val="000000"/>
                <w:kern w:val="0"/>
              </w:rPr>
              <w:t>轻型载货汽车</w:t>
            </w:r>
          </w:p>
        </w:tc>
        <w:tc>
          <w:tcPr>
            <w:tcW w:w="874" w:type="dxa"/>
            <w:tcBorders>
              <w:top w:val="nil"/>
              <w:left w:val="single" w:sz="4" w:space="0" w:color="auto"/>
              <w:bottom w:val="single" w:sz="4" w:space="0" w:color="auto"/>
              <w:right w:val="single" w:sz="4" w:space="0" w:color="auto"/>
            </w:tcBorders>
            <w:shd w:val="clear" w:color="auto" w:fill="auto"/>
            <w:vAlign w:val="center"/>
          </w:tcPr>
          <w:p w14:paraId="315CBE91" w14:textId="521AA6BE"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rPr>
            </w:pPr>
            <w:r>
              <w:rPr>
                <w:rFonts w:ascii="Times New Roman" w:eastAsia="等线" w:hAnsi="Times New Roman"/>
                <w:color w:val="000000"/>
              </w:rPr>
              <w:t xml:space="preserve">37.7 </w:t>
            </w:r>
          </w:p>
        </w:tc>
        <w:tc>
          <w:tcPr>
            <w:tcW w:w="992" w:type="dxa"/>
            <w:tcBorders>
              <w:top w:val="nil"/>
              <w:left w:val="nil"/>
              <w:bottom w:val="single" w:sz="4" w:space="0" w:color="auto"/>
              <w:right w:val="single" w:sz="4" w:space="0" w:color="auto"/>
            </w:tcBorders>
            <w:shd w:val="clear" w:color="auto" w:fill="auto"/>
            <w:vAlign w:val="bottom"/>
          </w:tcPr>
          <w:p w14:paraId="4E078DED" w14:textId="1755E14A"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1908.1 </w:t>
            </w:r>
          </w:p>
        </w:tc>
        <w:tc>
          <w:tcPr>
            <w:tcW w:w="992" w:type="dxa"/>
            <w:tcBorders>
              <w:top w:val="nil"/>
              <w:left w:val="nil"/>
              <w:bottom w:val="single" w:sz="4" w:space="0" w:color="auto"/>
              <w:right w:val="single" w:sz="4" w:space="0" w:color="auto"/>
            </w:tcBorders>
            <w:shd w:val="clear" w:color="auto" w:fill="auto"/>
            <w:vAlign w:val="bottom"/>
          </w:tcPr>
          <w:p w14:paraId="12DCA15B" w14:textId="15790CC0"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1991.2 </w:t>
            </w:r>
          </w:p>
        </w:tc>
        <w:tc>
          <w:tcPr>
            <w:tcW w:w="992" w:type="dxa"/>
            <w:tcBorders>
              <w:top w:val="nil"/>
              <w:left w:val="single" w:sz="4" w:space="0" w:color="auto"/>
              <w:bottom w:val="single" w:sz="4" w:space="0" w:color="auto"/>
              <w:right w:val="single" w:sz="4" w:space="0" w:color="auto"/>
            </w:tcBorders>
            <w:shd w:val="clear" w:color="auto" w:fill="auto"/>
            <w:vAlign w:val="bottom"/>
          </w:tcPr>
          <w:p w14:paraId="3526D4E2" w14:textId="29A495E4"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23.1 </w:t>
            </w:r>
          </w:p>
        </w:tc>
        <w:tc>
          <w:tcPr>
            <w:tcW w:w="993" w:type="dxa"/>
            <w:tcBorders>
              <w:top w:val="nil"/>
              <w:left w:val="nil"/>
              <w:bottom w:val="single" w:sz="4" w:space="0" w:color="auto"/>
              <w:right w:val="single" w:sz="4" w:space="0" w:color="auto"/>
            </w:tcBorders>
            <w:shd w:val="clear" w:color="auto" w:fill="auto"/>
            <w:vAlign w:val="bottom"/>
          </w:tcPr>
          <w:p w14:paraId="2DC1BE1D" w14:textId="510D90D5"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22.7 </w:t>
            </w:r>
          </w:p>
        </w:tc>
        <w:tc>
          <w:tcPr>
            <w:tcW w:w="992" w:type="dxa"/>
            <w:tcBorders>
              <w:top w:val="nil"/>
              <w:left w:val="nil"/>
              <w:bottom w:val="single" w:sz="4" w:space="0" w:color="auto"/>
              <w:right w:val="single" w:sz="4" w:space="0" w:color="auto"/>
            </w:tcBorders>
            <w:shd w:val="clear" w:color="auto" w:fill="auto"/>
            <w:vAlign w:val="bottom"/>
          </w:tcPr>
          <w:p w14:paraId="7CA73A78" w14:textId="37E007C2"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255.9 </w:t>
            </w:r>
          </w:p>
        </w:tc>
        <w:tc>
          <w:tcPr>
            <w:tcW w:w="850" w:type="dxa"/>
            <w:tcBorders>
              <w:top w:val="nil"/>
              <w:left w:val="nil"/>
              <w:bottom w:val="single" w:sz="4" w:space="0" w:color="auto"/>
              <w:right w:val="single" w:sz="4" w:space="0" w:color="auto"/>
            </w:tcBorders>
            <w:shd w:val="clear" w:color="auto" w:fill="auto"/>
            <w:vAlign w:val="bottom"/>
          </w:tcPr>
          <w:p w14:paraId="367B08ED" w14:textId="2B785D9F"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16.5 </w:t>
            </w:r>
          </w:p>
        </w:tc>
        <w:tc>
          <w:tcPr>
            <w:tcW w:w="851" w:type="dxa"/>
            <w:tcBorders>
              <w:top w:val="nil"/>
              <w:left w:val="nil"/>
              <w:bottom w:val="single" w:sz="4" w:space="0" w:color="auto"/>
              <w:right w:val="single" w:sz="4" w:space="0" w:color="auto"/>
            </w:tcBorders>
            <w:shd w:val="clear" w:color="auto" w:fill="auto"/>
            <w:vAlign w:val="bottom"/>
          </w:tcPr>
          <w:p w14:paraId="29124557" w14:textId="492990CF"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11.5 </w:t>
            </w:r>
          </w:p>
        </w:tc>
        <w:tc>
          <w:tcPr>
            <w:tcW w:w="850" w:type="dxa"/>
            <w:tcBorders>
              <w:top w:val="nil"/>
              <w:left w:val="nil"/>
              <w:bottom w:val="single" w:sz="4" w:space="0" w:color="auto"/>
              <w:right w:val="single" w:sz="4" w:space="0" w:color="auto"/>
            </w:tcBorders>
            <w:shd w:val="clear" w:color="auto" w:fill="auto"/>
            <w:vAlign w:val="bottom"/>
          </w:tcPr>
          <w:p w14:paraId="3CFADAE5" w14:textId="0DB9E7EE"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2.7 </w:t>
            </w:r>
          </w:p>
        </w:tc>
      </w:tr>
      <w:tr w:rsidR="00CB1427" w14:paraId="59A142BA" w14:textId="77777777" w:rsidTr="00817F86">
        <w:trPr>
          <w:trHeight w:val="276"/>
          <w:jc w:val="center"/>
        </w:trPr>
        <w:tc>
          <w:tcPr>
            <w:tcW w:w="843" w:type="dxa"/>
            <w:vMerge/>
            <w:tcBorders>
              <w:left w:val="single" w:sz="6" w:space="0" w:color="auto"/>
              <w:right w:val="single" w:sz="6" w:space="0" w:color="auto"/>
            </w:tcBorders>
            <w:vAlign w:val="center"/>
          </w:tcPr>
          <w:p w14:paraId="349997AB" w14:textId="77777777"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035C3CB0" w14:textId="77777777" w:rsidR="00CB1427" w:rsidRDefault="00CB1427" w:rsidP="00CB1427">
            <w:pPr>
              <w:widowControl w:val="0"/>
              <w:autoSpaceDE w:val="0"/>
              <w:autoSpaceDN w:val="0"/>
              <w:adjustRightInd w:val="0"/>
              <w:spacing w:line="240" w:lineRule="auto"/>
              <w:ind w:firstLine="0"/>
              <w:jc w:val="center"/>
              <w:rPr>
                <w:rFonts w:ascii="宋体" w:hAnsi="Times New Roman" w:cs="宋体"/>
                <w:color w:val="000000"/>
                <w:kern w:val="0"/>
              </w:rPr>
            </w:pPr>
            <w:r>
              <w:rPr>
                <w:rFonts w:ascii="宋体" w:hAnsi="Times New Roman" w:cs="宋体" w:hint="eastAsia"/>
                <w:color w:val="000000"/>
                <w:kern w:val="0"/>
              </w:rPr>
              <w:t>中型载货汽车</w:t>
            </w:r>
          </w:p>
        </w:tc>
        <w:tc>
          <w:tcPr>
            <w:tcW w:w="874" w:type="dxa"/>
            <w:tcBorders>
              <w:top w:val="nil"/>
              <w:left w:val="single" w:sz="4" w:space="0" w:color="auto"/>
              <w:bottom w:val="single" w:sz="4" w:space="0" w:color="auto"/>
              <w:right w:val="single" w:sz="4" w:space="0" w:color="auto"/>
            </w:tcBorders>
            <w:shd w:val="clear" w:color="auto" w:fill="auto"/>
            <w:vAlign w:val="center"/>
          </w:tcPr>
          <w:p w14:paraId="0490DCF2" w14:textId="4EA12823"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rPr>
            </w:pPr>
            <w:r>
              <w:rPr>
                <w:rFonts w:ascii="Times New Roman" w:eastAsia="等线" w:hAnsi="Times New Roman"/>
                <w:color w:val="000000"/>
              </w:rPr>
              <w:t xml:space="preserve">6.0 </w:t>
            </w:r>
          </w:p>
        </w:tc>
        <w:tc>
          <w:tcPr>
            <w:tcW w:w="992" w:type="dxa"/>
            <w:tcBorders>
              <w:top w:val="nil"/>
              <w:left w:val="nil"/>
              <w:bottom w:val="single" w:sz="4" w:space="0" w:color="auto"/>
              <w:right w:val="single" w:sz="4" w:space="0" w:color="auto"/>
            </w:tcBorders>
            <w:shd w:val="clear" w:color="auto" w:fill="auto"/>
            <w:vAlign w:val="bottom"/>
          </w:tcPr>
          <w:p w14:paraId="4478DB73" w14:textId="33040ED7"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182.6 </w:t>
            </w:r>
          </w:p>
        </w:tc>
        <w:tc>
          <w:tcPr>
            <w:tcW w:w="992" w:type="dxa"/>
            <w:tcBorders>
              <w:top w:val="nil"/>
              <w:left w:val="nil"/>
              <w:bottom w:val="single" w:sz="4" w:space="0" w:color="auto"/>
              <w:right w:val="single" w:sz="4" w:space="0" w:color="auto"/>
            </w:tcBorders>
            <w:shd w:val="clear" w:color="auto" w:fill="auto"/>
            <w:vAlign w:val="bottom"/>
          </w:tcPr>
          <w:p w14:paraId="6B8792B5" w14:textId="283110E2"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80.8 </w:t>
            </w:r>
          </w:p>
        </w:tc>
        <w:tc>
          <w:tcPr>
            <w:tcW w:w="992" w:type="dxa"/>
            <w:tcBorders>
              <w:top w:val="nil"/>
              <w:left w:val="single" w:sz="4" w:space="0" w:color="auto"/>
              <w:bottom w:val="single" w:sz="4" w:space="0" w:color="auto"/>
              <w:right w:val="single" w:sz="4" w:space="0" w:color="auto"/>
            </w:tcBorders>
            <w:shd w:val="clear" w:color="auto" w:fill="auto"/>
            <w:vAlign w:val="bottom"/>
          </w:tcPr>
          <w:p w14:paraId="4B1411FB" w14:textId="090C311F"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3.3 </w:t>
            </w:r>
          </w:p>
        </w:tc>
        <w:tc>
          <w:tcPr>
            <w:tcW w:w="993" w:type="dxa"/>
            <w:tcBorders>
              <w:top w:val="nil"/>
              <w:left w:val="nil"/>
              <w:bottom w:val="single" w:sz="4" w:space="0" w:color="auto"/>
              <w:right w:val="single" w:sz="4" w:space="0" w:color="auto"/>
            </w:tcBorders>
            <w:shd w:val="clear" w:color="auto" w:fill="auto"/>
            <w:vAlign w:val="bottom"/>
          </w:tcPr>
          <w:p w14:paraId="5C029722" w14:textId="2E7087E2"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3.0 </w:t>
            </w:r>
          </w:p>
        </w:tc>
        <w:tc>
          <w:tcPr>
            <w:tcW w:w="992" w:type="dxa"/>
            <w:tcBorders>
              <w:top w:val="nil"/>
              <w:left w:val="nil"/>
              <w:bottom w:val="single" w:sz="4" w:space="0" w:color="auto"/>
              <w:right w:val="single" w:sz="4" w:space="0" w:color="auto"/>
            </w:tcBorders>
            <w:shd w:val="clear" w:color="auto" w:fill="auto"/>
            <w:vAlign w:val="bottom"/>
          </w:tcPr>
          <w:p w14:paraId="6A6CE218" w14:textId="2C4A3561"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8.2 </w:t>
            </w:r>
          </w:p>
        </w:tc>
        <w:tc>
          <w:tcPr>
            <w:tcW w:w="850" w:type="dxa"/>
            <w:tcBorders>
              <w:top w:val="nil"/>
              <w:left w:val="nil"/>
              <w:bottom w:val="single" w:sz="4" w:space="0" w:color="auto"/>
              <w:right w:val="single" w:sz="4" w:space="0" w:color="auto"/>
            </w:tcBorders>
            <w:shd w:val="clear" w:color="auto" w:fill="auto"/>
            <w:vAlign w:val="bottom"/>
          </w:tcPr>
          <w:p w14:paraId="6E2A9E63" w14:textId="1F97DF40"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0.8 </w:t>
            </w:r>
          </w:p>
        </w:tc>
        <w:tc>
          <w:tcPr>
            <w:tcW w:w="851" w:type="dxa"/>
            <w:tcBorders>
              <w:top w:val="nil"/>
              <w:left w:val="nil"/>
              <w:bottom w:val="single" w:sz="4" w:space="0" w:color="auto"/>
              <w:right w:val="single" w:sz="4" w:space="0" w:color="auto"/>
            </w:tcBorders>
            <w:shd w:val="clear" w:color="auto" w:fill="auto"/>
            <w:vAlign w:val="bottom"/>
          </w:tcPr>
          <w:p w14:paraId="740B3CD7" w14:textId="119FD8EA"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1.7 </w:t>
            </w:r>
          </w:p>
        </w:tc>
        <w:tc>
          <w:tcPr>
            <w:tcW w:w="850" w:type="dxa"/>
            <w:tcBorders>
              <w:top w:val="nil"/>
              <w:left w:val="nil"/>
              <w:bottom w:val="single" w:sz="4" w:space="0" w:color="auto"/>
              <w:right w:val="single" w:sz="4" w:space="0" w:color="auto"/>
            </w:tcBorders>
            <w:shd w:val="clear" w:color="auto" w:fill="auto"/>
            <w:vAlign w:val="bottom"/>
          </w:tcPr>
          <w:p w14:paraId="6E29EE20" w14:textId="16F40B68"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0.5 </w:t>
            </w:r>
          </w:p>
        </w:tc>
      </w:tr>
      <w:tr w:rsidR="00CB1427" w14:paraId="39A4E773" w14:textId="77777777" w:rsidTr="00817F86">
        <w:trPr>
          <w:trHeight w:val="276"/>
          <w:jc w:val="center"/>
        </w:trPr>
        <w:tc>
          <w:tcPr>
            <w:tcW w:w="843" w:type="dxa"/>
            <w:vMerge/>
            <w:tcBorders>
              <w:left w:val="single" w:sz="6" w:space="0" w:color="auto"/>
              <w:right w:val="single" w:sz="6" w:space="0" w:color="auto"/>
            </w:tcBorders>
            <w:vAlign w:val="center"/>
          </w:tcPr>
          <w:p w14:paraId="1A89B237" w14:textId="77777777"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2F8696E3" w14:textId="77777777" w:rsidR="00CB1427" w:rsidRDefault="00CB1427" w:rsidP="00CB1427">
            <w:pPr>
              <w:widowControl w:val="0"/>
              <w:autoSpaceDE w:val="0"/>
              <w:autoSpaceDN w:val="0"/>
              <w:adjustRightInd w:val="0"/>
              <w:spacing w:line="240" w:lineRule="auto"/>
              <w:ind w:firstLine="0"/>
              <w:jc w:val="center"/>
              <w:rPr>
                <w:rFonts w:ascii="宋体" w:hAnsi="Times New Roman" w:cs="宋体"/>
                <w:color w:val="000000"/>
                <w:kern w:val="0"/>
              </w:rPr>
            </w:pPr>
            <w:r>
              <w:rPr>
                <w:rFonts w:ascii="宋体" w:hAnsi="Times New Roman" w:cs="宋体" w:hint="eastAsia"/>
                <w:color w:val="000000"/>
                <w:kern w:val="0"/>
              </w:rPr>
              <w:t>重型载货汽车</w:t>
            </w:r>
          </w:p>
        </w:tc>
        <w:tc>
          <w:tcPr>
            <w:tcW w:w="874" w:type="dxa"/>
            <w:tcBorders>
              <w:top w:val="nil"/>
              <w:left w:val="single" w:sz="4" w:space="0" w:color="auto"/>
              <w:bottom w:val="single" w:sz="4" w:space="0" w:color="auto"/>
              <w:right w:val="single" w:sz="4" w:space="0" w:color="auto"/>
            </w:tcBorders>
            <w:shd w:val="clear" w:color="auto" w:fill="auto"/>
            <w:vAlign w:val="center"/>
          </w:tcPr>
          <w:p w14:paraId="59575110" w14:textId="1EEB99C8"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rPr>
            </w:pPr>
            <w:r>
              <w:rPr>
                <w:rFonts w:ascii="Times New Roman" w:eastAsia="等线" w:hAnsi="Times New Roman"/>
                <w:color w:val="000000"/>
              </w:rPr>
              <w:t xml:space="preserve">190.9 </w:t>
            </w:r>
          </w:p>
        </w:tc>
        <w:tc>
          <w:tcPr>
            <w:tcW w:w="992" w:type="dxa"/>
            <w:tcBorders>
              <w:top w:val="nil"/>
              <w:left w:val="nil"/>
              <w:bottom w:val="single" w:sz="4" w:space="0" w:color="auto"/>
              <w:right w:val="single" w:sz="4" w:space="0" w:color="auto"/>
            </w:tcBorders>
            <w:shd w:val="clear" w:color="auto" w:fill="auto"/>
            <w:vAlign w:val="bottom"/>
          </w:tcPr>
          <w:p w14:paraId="05CDC169" w14:textId="2E357993"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6839.0 </w:t>
            </w:r>
          </w:p>
        </w:tc>
        <w:tc>
          <w:tcPr>
            <w:tcW w:w="992" w:type="dxa"/>
            <w:tcBorders>
              <w:top w:val="nil"/>
              <w:left w:val="nil"/>
              <w:bottom w:val="single" w:sz="4" w:space="0" w:color="auto"/>
              <w:right w:val="single" w:sz="4" w:space="0" w:color="auto"/>
            </w:tcBorders>
            <w:shd w:val="clear" w:color="auto" w:fill="auto"/>
            <w:vAlign w:val="bottom"/>
          </w:tcPr>
          <w:p w14:paraId="41819084" w14:textId="2C6AA65A"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3071.2 </w:t>
            </w:r>
          </w:p>
        </w:tc>
        <w:tc>
          <w:tcPr>
            <w:tcW w:w="992" w:type="dxa"/>
            <w:tcBorders>
              <w:top w:val="nil"/>
              <w:left w:val="single" w:sz="4" w:space="0" w:color="auto"/>
              <w:bottom w:val="single" w:sz="4" w:space="0" w:color="auto"/>
              <w:right w:val="single" w:sz="4" w:space="0" w:color="auto"/>
            </w:tcBorders>
            <w:shd w:val="clear" w:color="auto" w:fill="auto"/>
            <w:vAlign w:val="bottom"/>
          </w:tcPr>
          <w:p w14:paraId="2291FAB6" w14:textId="0FD787AB"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86.4 </w:t>
            </w:r>
          </w:p>
        </w:tc>
        <w:tc>
          <w:tcPr>
            <w:tcW w:w="993" w:type="dxa"/>
            <w:tcBorders>
              <w:top w:val="nil"/>
              <w:left w:val="nil"/>
              <w:bottom w:val="single" w:sz="4" w:space="0" w:color="auto"/>
              <w:right w:val="single" w:sz="4" w:space="0" w:color="auto"/>
            </w:tcBorders>
            <w:shd w:val="clear" w:color="auto" w:fill="auto"/>
            <w:vAlign w:val="bottom"/>
          </w:tcPr>
          <w:p w14:paraId="554BDB07" w14:textId="6EB3775B"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82.1 </w:t>
            </w:r>
          </w:p>
        </w:tc>
        <w:tc>
          <w:tcPr>
            <w:tcW w:w="992" w:type="dxa"/>
            <w:tcBorders>
              <w:top w:val="nil"/>
              <w:left w:val="nil"/>
              <w:bottom w:val="single" w:sz="4" w:space="0" w:color="auto"/>
              <w:right w:val="single" w:sz="4" w:space="0" w:color="auto"/>
            </w:tcBorders>
            <w:shd w:val="clear" w:color="auto" w:fill="auto"/>
            <w:vAlign w:val="bottom"/>
          </w:tcPr>
          <w:p w14:paraId="5A1E7D40" w14:textId="1AE1C047"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286.6 </w:t>
            </w:r>
          </w:p>
        </w:tc>
        <w:tc>
          <w:tcPr>
            <w:tcW w:w="850" w:type="dxa"/>
            <w:tcBorders>
              <w:top w:val="nil"/>
              <w:left w:val="nil"/>
              <w:bottom w:val="single" w:sz="4" w:space="0" w:color="auto"/>
              <w:right w:val="single" w:sz="4" w:space="0" w:color="auto"/>
            </w:tcBorders>
            <w:shd w:val="clear" w:color="auto" w:fill="auto"/>
            <w:vAlign w:val="bottom"/>
          </w:tcPr>
          <w:p w14:paraId="5EB7D4B1" w14:textId="73529782"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23.5 </w:t>
            </w:r>
          </w:p>
        </w:tc>
        <w:tc>
          <w:tcPr>
            <w:tcW w:w="851" w:type="dxa"/>
            <w:tcBorders>
              <w:top w:val="nil"/>
              <w:left w:val="nil"/>
              <w:bottom w:val="single" w:sz="4" w:space="0" w:color="auto"/>
              <w:right w:val="single" w:sz="4" w:space="0" w:color="auto"/>
            </w:tcBorders>
            <w:shd w:val="clear" w:color="auto" w:fill="auto"/>
            <w:vAlign w:val="bottom"/>
          </w:tcPr>
          <w:p w14:paraId="4D677F57" w14:textId="722FBD5E"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49.9 </w:t>
            </w:r>
          </w:p>
        </w:tc>
        <w:tc>
          <w:tcPr>
            <w:tcW w:w="850" w:type="dxa"/>
            <w:tcBorders>
              <w:top w:val="nil"/>
              <w:left w:val="nil"/>
              <w:bottom w:val="single" w:sz="4" w:space="0" w:color="auto"/>
              <w:right w:val="single" w:sz="4" w:space="0" w:color="auto"/>
            </w:tcBorders>
            <w:shd w:val="clear" w:color="auto" w:fill="auto"/>
            <w:vAlign w:val="bottom"/>
          </w:tcPr>
          <w:p w14:paraId="168CFBCF" w14:textId="5EE3F7ED"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7.5 </w:t>
            </w:r>
          </w:p>
        </w:tc>
      </w:tr>
      <w:tr w:rsidR="00CB1427" w14:paraId="314FE7AF" w14:textId="77777777" w:rsidTr="00817F86">
        <w:trPr>
          <w:trHeight w:val="276"/>
          <w:jc w:val="center"/>
        </w:trPr>
        <w:tc>
          <w:tcPr>
            <w:tcW w:w="843" w:type="dxa"/>
            <w:vMerge/>
            <w:tcBorders>
              <w:left w:val="single" w:sz="6" w:space="0" w:color="auto"/>
              <w:right w:val="single" w:sz="6" w:space="0" w:color="auto"/>
            </w:tcBorders>
            <w:vAlign w:val="center"/>
          </w:tcPr>
          <w:p w14:paraId="065009E9" w14:textId="77777777"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4798EF09" w14:textId="77777777" w:rsidR="00CB1427" w:rsidRDefault="00CB1427" w:rsidP="00CB1427">
            <w:pPr>
              <w:widowControl w:val="0"/>
              <w:autoSpaceDE w:val="0"/>
              <w:autoSpaceDN w:val="0"/>
              <w:adjustRightInd w:val="0"/>
              <w:spacing w:line="240" w:lineRule="auto"/>
              <w:ind w:firstLine="0"/>
              <w:jc w:val="center"/>
              <w:rPr>
                <w:rFonts w:ascii="宋体" w:hAnsi="Times New Roman" w:cs="宋体"/>
                <w:color w:val="000000"/>
                <w:kern w:val="0"/>
              </w:rPr>
            </w:pPr>
            <w:r>
              <w:rPr>
                <w:rFonts w:ascii="宋体" w:hAnsi="Times New Roman" w:cs="宋体" w:hint="eastAsia"/>
                <w:color w:val="000000"/>
                <w:kern w:val="0"/>
              </w:rPr>
              <w:t>低速货车</w:t>
            </w:r>
          </w:p>
        </w:tc>
        <w:tc>
          <w:tcPr>
            <w:tcW w:w="874" w:type="dxa"/>
            <w:tcBorders>
              <w:top w:val="nil"/>
              <w:left w:val="single" w:sz="4" w:space="0" w:color="auto"/>
              <w:bottom w:val="single" w:sz="4" w:space="0" w:color="auto"/>
              <w:right w:val="single" w:sz="4" w:space="0" w:color="auto"/>
            </w:tcBorders>
            <w:shd w:val="clear" w:color="auto" w:fill="auto"/>
            <w:vAlign w:val="center"/>
          </w:tcPr>
          <w:p w14:paraId="5116F95F" w14:textId="533F67C0"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rPr>
            </w:pPr>
            <w:r>
              <w:rPr>
                <w:rFonts w:ascii="Times New Roman" w:eastAsia="等线" w:hAnsi="Times New Roman"/>
                <w:color w:val="000000"/>
              </w:rPr>
              <w:t xml:space="preserve">0.0 </w:t>
            </w:r>
          </w:p>
        </w:tc>
        <w:tc>
          <w:tcPr>
            <w:tcW w:w="992" w:type="dxa"/>
            <w:tcBorders>
              <w:top w:val="nil"/>
              <w:left w:val="nil"/>
              <w:bottom w:val="single" w:sz="4" w:space="0" w:color="auto"/>
              <w:right w:val="single" w:sz="4" w:space="0" w:color="auto"/>
            </w:tcBorders>
            <w:shd w:val="clear" w:color="auto" w:fill="auto"/>
            <w:vAlign w:val="bottom"/>
          </w:tcPr>
          <w:p w14:paraId="796987D3" w14:textId="2D304333"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992" w:type="dxa"/>
            <w:tcBorders>
              <w:top w:val="nil"/>
              <w:left w:val="nil"/>
              <w:bottom w:val="single" w:sz="4" w:space="0" w:color="auto"/>
              <w:right w:val="single" w:sz="4" w:space="0" w:color="auto"/>
            </w:tcBorders>
            <w:shd w:val="clear" w:color="auto" w:fill="auto"/>
            <w:vAlign w:val="bottom"/>
          </w:tcPr>
          <w:p w14:paraId="608CB372" w14:textId="134663B9"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992" w:type="dxa"/>
            <w:tcBorders>
              <w:top w:val="nil"/>
              <w:left w:val="single" w:sz="4" w:space="0" w:color="auto"/>
              <w:bottom w:val="single" w:sz="4" w:space="0" w:color="auto"/>
              <w:right w:val="single" w:sz="4" w:space="0" w:color="auto"/>
            </w:tcBorders>
            <w:shd w:val="clear" w:color="auto" w:fill="auto"/>
            <w:vAlign w:val="bottom"/>
          </w:tcPr>
          <w:p w14:paraId="10CCF7C1" w14:textId="42610FEB"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993" w:type="dxa"/>
            <w:tcBorders>
              <w:top w:val="nil"/>
              <w:left w:val="nil"/>
              <w:bottom w:val="single" w:sz="4" w:space="0" w:color="auto"/>
              <w:right w:val="single" w:sz="4" w:space="0" w:color="auto"/>
            </w:tcBorders>
            <w:shd w:val="clear" w:color="auto" w:fill="auto"/>
            <w:vAlign w:val="bottom"/>
          </w:tcPr>
          <w:p w14:paraId="22496AB3" w14:textId="14DD42DA"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992" w:type="dxa"/>
            <w:tcBorders>
              <w:top w:val="nil"/>
              <w:left w:val="nil"/>
              <w:bottom w:val="single" w:sz="4" w:space="0" w:color="auto"/>
              <w:right w:val="single" w:sz="4" w:space="0" w:color="auto"/>
            </w:tcBorders>
            <w:shd w:val="clear" w:color="auto" w:fill="auto"/>
            <w:vAlign w:val="bottom"/>
          </w:tcPr>
          <w:p w14:paraId="758F28B8" w14:textId="338687F0"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850" w:type="dxa"/>
            <w:tcBorders>
              <w:top w:val="nil"/>
              <w:left w:val="nil"/>
              <w:bottom w:val="single" w:sz="4" w:space="0" w:color="auto"/>
              <w:right w:val="single" w:sz="4" w:space="0" w:color="auto"/>
            </w:tcBorders>
            <w:shd w:val="clear" w:color="auto" w:fill="auto"/>
            <w:vAlign w:val="bottom"/>
          </w:tcPr>
          <w:p w14:paraId="101A16EE" w14:textId="37B0C605"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851" w:type="dxa"/>
            <w:tcBorders>
              <w:top w:val="nil"/>
              <w:left w:val="nil"/>
              <w:bottom w:val="single" w:sz="4" w:space="0" w:color="auto"/>
              <w:right w:val="single" w:sz="4" w:space="0" w:color="auto"/>
            </w:tcBorders>
            <w:shd w:val="clear" w:color="auto" w:fill="auto"/>
            <w:vAlign w:val="bottom"/>
          </w:tcPr>
          <w:p w14:paraId="53EE5425" w14:textId="6A41A424"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850" w:type="dxa"/>
            <w:tcBorders>
              <w:top w:val="nil"/>
              <w:left w:val="nil"/>
              <w:bottom w:val="single" w:sz="4" w:space="0" w:color="auto"/>
              <w:right w:val="single" w:sz="4" w:space="0" w:color="auto"/>
            </w:tcBorders>
            <w:shd w:val="clear" w:color="auto" w:fill="auto"/>
            <w:vAlign w:val="bottom"/>
          </w:tcPr>
          <w:p w14:paraId="791EE54E" w14:textId="67C19A99"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r>
      <w:tr w:rsidR="00CB1427" w14:paraId="61E481AD" w14:textId="77777777" w:rsidTr="00817F86">
        <w:trPr>
          <w:trHeight w:val="276"/>
          <w:jc w:val="center"/>
        </w:trPr>
        <w:tc>
          <w:tcPr>
            <w:tcW w:w="843" w:type="dxa"/>
            <w:vMerge/>
            <w:tcBorders>
              <w:left w:val="single" w:sz="6" w:space="0" w:color="auto"/>
              <w:right w:val="single" w:sz="6" w:space="0" w:color="auto"/>
            </w:tcBorders>
            <w:vAlign w:val="center"/>
          </w:tcPr>
          <w:p w14:paraId="6177F246" w14:textId="77777777"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51964F21" w14:textId="77777777" w:rsidR="00CB1427" w:rsidRDefault="00CB1427" w:rsidP="00CB1427">
            <w:pPr>
              <w:widowControl w:val="0"/>
              <w:autoSpaceDE w:val="0"/>
              <w:autoSpaceDN w:val="0"/>
              <w:adjustRightInd w:val="0"/>
              <w:spacing w:line="240" w:lineRule="auto"/>
              <w:ind w:firstLine="0"/>
              <w:jc w:val="center"/>
              <w:rPr>
                <w:rFonts w:ascii="宋体" w:hAnsi="Times New Roman" w:cs="宋体"/>
                <w:color w:val="000000"/>
                <w:kern w:val="0"/>
              </w:rPr>
            </w:pPr>
            <w:r>
              <w:rPr>
                <w:rFonts w:ascii="宋体" w:hAnsi="Times New Roman" w:cs="宋体" w:hint="eastAsia"/>
                <w:color w:val="000000"/>
                <w:kern w:val="0"/>
              </w:rPr>
              <w:t>三轮汽车</w:t>
            </w:r>
          </w:p>
        </w:tc>
        <w:tc>
          <w:tcPr>
            <w:tcW w:w="874" w:type="dxa"/>
            <w:tcBorders>
              <w:top w:val="nil"/>
              <w:left w:val="single" w:sz="4" w:space="0" w:color="auto"/>
              <w:bottom w:val="single" w:sz="4" w:space="0" w:color="auto"/>
              <w:right w:val="single" w:sz="4" w:space="0" w:color="auto"/>
            </w:tcBorders>
            <w:shd w:val="clear" w:color="auto" w:fill="auto"/>
            <w:vAlign w:val="center"/>
          </w:tcPr>
          <w:p w14:paraId="0E668DD1" w14:textId="7121AC42"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rPr>
            </w:pPr>
            <w:r>
              <w:rPr>
                <w:rFonts w:ascii="Times New Roman" w:eastAsia="等线" w:hAnsi="Times New Roman"/>
                <w:color w:val="000000"/>
              </w:rPr>
              <w:t xml:space="preserve">0.0 </w:t>
            </w:r>
          </w:p>
        </w:tc>
        <w:tc>
          <w:tcPr>
            <w:tcW w:w="992" w:type="dxa"/>
            <w:tcBorders>
              <w:top w:val="nil"/>
              <w:left w:val="nil"/>
              <w:bottom w:val="single" w:sz="4" w:space="0" w:color="auto"/>
              <w:right w:val="single" w:sz="4" w:space="0" w:color="auto"/>
            </w:tcBorders>
            <w:shd w:val="clear" w:color="auto" w:fill="auto"/>
            <w:vAlign w:val="bottom"/>
          </w:tcPr>
          <w:p w14:paraId="0F5B42D3" w14:textId="5A162890"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992" w:type="dxa"/>
            <w:tcBorders>
              <w:top w:val="nil"/>
              <w:left w:val="nil"/>
              <w:bottom w:val="single" w:sz="4" w:space="0" w:color="auto"/>
              <w:right w:val="single" w:sz="4" w:space="0" w:color="auto"/>
            </w:tcBorders>
            <w:shd w:val="clear" w:color="auto" w:fill="auto"/>
            <w:vAlign w:val="bottom"/>
          </w:tcPr>
          <w:p w14:paraId="3B1F5F76" w14:textId="03099A02"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992" w:type="dxa"/>
            <w:tcBorders>
              <w:top w:val="nil"/>
              <w:left w:val="single" w:sz="4" w:space="0" w:color="auto"/>
              <w:bottom w:val="single" w:sz="4" w:space="0" w:color="auto"/>
              <w:right w:val="single" w:sz="4" w:space="0" w:color="auto"/>
            </w:tcBorders>
            <w:shd w:val="clear" w:color="auto" w:fill="auto"/>
            <w:vAlign w:val="bottom"/>
          </w:tcPr>
          <w:p w14:paraId="3D9DFE4B" w14:textId="164E0863"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993" w:type="dxa"/>
            <w:tcBorders>
              <w:top w:val="nil"/>
              <w:left w:val="nil"/>
              <w:bottom w:val="single" w:sz="4" w:space="0" w:color="auto"/>
              <w:right w:val="single" w:sz="4" w:space="0" w:color="auto"/>
            </w:tcBorders>
            <w:shd w:val="clear" w:color="auto" w:fill="auto"/>
            <w:vAlign w:val="bottom"/>
          </w:tcPr>
          <w:p w14:paraId="71316793" w14:textId="22A38216"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992" w:type="dxa"/>
            <w:tcBorders>
              <w:top w:val="nil"/>
              <w:left w:val="nil"/>
              <w:bottom w:val="single" w:sz="4" w:space="0" w:color="auto"/>
              <w:right w:val="single" w:sz="4" w:space="0" w:color="auto"/>
            </w:tcBorders>
            <w:shd w:val="clear" w:color="auto" w:fill="auto"/>
            <w:vAlign w:val="bottom"/>
          </w:tcPr>
          <w:p w14:paraId="0F5F5490" w14:textId="38FAED0F"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850" w:type="dxa"/>
            <w:tcBorders>
              <w:top w:val="nil"/>
              <w:left w:val="nil"/>
              <w:bottom w:val="single" w:sz="4" w:space="0" w:color="auto"/>
              <w:right w:val="single" w:sz="4" w:space="0" w:color="auto"/>
            </w:tcBorders>
            <w:shd w:val="clear" w:color="auto" w:fill="auto"/>
            <w:vAlign w:val="bottom"/>
          </w:tcPr>
          <w:p w14:paraId="573BC9FD" w14:textId="7AAF3BF0"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851" w:type="dxa"/>
            <w:tcBorders>
              <w:top w:val="nil"/>
              <w:left w:val="nil"/>
              <w:bottom w:val="single" w:sz="4" w:space="0" w:color="auto"/>
              <w:right w:val="single" w:sz="4" w:space="0" w:color="auto"/>
            </w:tcBorders>
            <w:shd w:val="clear" w:color="auto" w:fill="auto"/>
            <w:vAlign w:val="bottom"/>
          </w:tcPr>
          <w:p w14:paraId="2BC0D929" w14:textId="740AC63B"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850" w:type="dxa"/>
            <w:tcBorders>
              <w:top w:val="nil"/>
              <w:left w:val="nil"/>
              <w:bottom w:val="single" w:sz="4" w:space="0" w:color="auto"/>
              <w:right w:val="single" w:sz="4" w:space="0" w:color="auto"/>
            </w:tcBorders>
            <w:shd w:val="clear" w:color="auto" w:fill="auto"/>
            <w:vAlign w:val="bottom"/>
          </w:tcPr>
          <w:p w14:paraId="2057C31A" w14:textId="7BB8A357"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r>
      <w:tr w:rsidR="00CB1427" w14:paraId="615856F2" w14:textId="77777777" w:rsidTr="00817F86">
        <w:trPr>
          <w:trHeight w:val="276"/>
          <w:jc w:val="center"/>
        </w:trPr>
        <w:tc>
          <w:tcPr>
            <w:tcW w:w="843" w:type="dxa"/>
            <w:vMerge/>
            <w:tcBorders>
              <w:left w:val="single" w:sz="6" w:space="0" w:color="auto"/>
              <w:right w:val="single" w:sz="6" w:space="0" w:color="auto"/>
            </w:tcBorders>
            <w:vAlign w:val="center"/>
          </w:tcPr>
          <w:p w14:paraId="164FC3C2" w14:textId="77777777"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0D15B143" w14:textId="77777777" w:rsidR="00CB1427" w:rsidRDefault="00CB1427" w:rsidP="00CB1427">
            <w:pPr>
              <w:widowControl w:val="0"/>
              <w:autoSpaceDE w:val="0"/>
              <w:autoSpaceDN w:val="0"/>
              <w:adjustRightInd w:val="0"/>
              <w:spacing w:line="240" w:lineRule="auto"/>
              <w:ind w:firstLine="0"/>
              <w:jc w:val="center"/>
              <w:rPr>
                <w:rFonts w:ascii="宋体" w:hAnsi="Times New Roman" w:cs="宋体"/>
                <w:color w:val="000000"/>
                <w:kern w:val="0"/>
              </w:rPr>
            </w:pPr>
            <w:r>
              <w:rPr>
                <w:rFonts w:ascii="宋体" w:hAnsi="Times New Roman" w:cs="宋体" w:hint="eastAsia"/>
                <w:color w:val="000000"/>
                <w:kern w:val="0"/>
              </w:rPr>
              <w:t>普通摩托车</w:t>
            </w:r>
          </w:p>
        </w:tc>
        <w:tc>
          <w:tcPr>
            <w:tcW w:w="874" w:type="dxa"/>
            <w:tcBorders>
              <w:top w:val="nil"/>
              <w:left w:val="single" w:sz="4" w:space="0" w:color="auto"/>
              <w:bottom w:val="single" w:sz="4" w:space="0" w:color="auto"/>
              <w:right w:val="single" w:sz="4" w:space="0" w:color="auto"/>
            </w:tcBorders>
            <w:shd w:val="clear" w:color="auto" w:fill="auto"/>
            <w:vAlign w:val="center"/>
          </w:tcPr>
          <w:p w14:paraId="143E0B45" w14:textId="39210810"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rPr>
            </w:pPr>
            <w:r>
              <w:rPr>
                <w:rFonts w:ascii="Times New Roman" w:eastAsia="等线" w:hAnsi="Times New Roman"/>
                <w:color w:val="000000"/>
              </w:rPr>
              <w:t xml:space="preserve">0.0 </w:t>
            </w:r>
          </w:p>
        </w:tc>
        <w:tc>
          <w:tcPr>
            <w:tcW w:w="992" w:type="dxa"/>
            <w:tcBorders>
              <w:top w:val="nil"/>
              <w:left w:val="nil"/>
              <w:bottom w:val="single" w:sz="4" w:space="0" w:color="auto"/>
              <w:right w:val="single" w:sz="4" w:space="0" w:color="auto"/>
            </w:tcBorders>
            <w:shd w:val="clear" w:color="auto" w:fill="auto"/>
            <w:vAlign w:val="bottom"/>
          </w:tcPr>
          <w:p w14:paraId="2B4304D3" w14:textId="657CEA65"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17.8 </w:t>
            </w:r>
          </w:p>
        </w:tc>
        <w:tc>
          <w:tcPr>
            <w:tcW w:w="992" w:type="dxa"/>
            <w:tcBorders>
              <w:top w:val="nil"/>
              <w:left w:val="nil"/>
              <w:bottom w:val="single" w:sz="4" w:space="0" w:color="auto"/>
              <w:right w:val="single" w:sz="4" w:space="0" w:color="auto"/>
            </w:tcBorders>
            <w:shd w:val="clear" w:color="auto" w:fill="auto"/>
            <w:vAlign w:val="bottom"/>
          </w:tcPr>
          <w:p w14:paraId="451CD351" w14:textId="1C01DCA1"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215.8 </w:t>
            </w:r>
          </w:p>
        </w:tc>
        <w:tc>
          <w:tcPr>
            <w:tcW w:w="992" w:type="dxa"/>
            <w:tcBorders>
              <w:top w:val="nil"/>
              <w:left w:val="single" w:sz="4" w:space="0" w:color="auto"/>
              <w:bottom w:val="single" w:sz="4" w:space="0" w:color="auto"/>
              <w:right w:val="single" w:sz="4" w:space="0" w:color="auto"/>
            </w:tcBorders>
            <w:shd w:val="clear" w:color="auto" w:fill="auto"/>
            <w:vAlign w:val="bottom"/>
          </w:tcPr>
          <w:p w14:paraId="7DE39AE5" w14:textId="5FCAD39A"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0.2 </w:t>
            </w:r>
          </w:p>
        </w:tc>
        <w:tc>
          <w:tcPr>
            <w:tcW w:w="993" w:type="dxa"/>
            <w:tcBorders>
              <w:top w:val="nil"/>
              <w:left w:val="nil"/>
              <w:bottom w:val="single" w:sz="4" w:space="0" w:color="auto"/>
              <w:right w:val="single" w:sz="4" w:space="0" w:color="auto"/>
            </w:tcBorders>
            <w:shd w:val="clear" w:color="auto" w:fill="auto"/>
            <w:vAlign w:val="bottom"/>
          </w:tcPr>
          <w:p w14:paraId="1FBA468B" w14:textId="2DF6AE7C"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0.2 </w:t>
            </w:r>
          </w:p>
        </w:tc>
        <w:tc>
          <w:tcPr>
            <w:tcW w:w="992" w:type="dxa"/>
            <w:tcBorders>
              <w:top w:val="nil"/>
              <w:left w:val="nil"/>
              <w:bottom w:val="single" w:sz="4" w:space="0" w:color="auto"/>
              <w:right w:val="single" w:sz="4" w:space="0" w:color="auto"/>
            </w:tcBorders>
            <w:shd w:val="clear" w:color="auto" w:fill="auto"/>
            <w:vAlign w:val="bottom"/>
          </w:tcPr>
          <w:p w14:paraId="48310602" w14:textId="261B4C43"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129.0 </w:t>
            </w:r>
          </w:p>
        </w:tc>
        <w:tc>
          <w:tcPr>
            <w:tcW w:w="850" w:type="dxa"/>
            <w:tcBorders>
              <w:top w:val="nil"/>
              <w:left w:val="nil"/>
              <w:bottom w:val="single" w:sz="4" w:space="0" w:color="auto"/>
              <w:right w:val="single" w:sz="4" w:space="0" w:color="auto"/>
            </w:tcBorders>
            <w:shd w:val="clear" w:color="auto" w:fill="auto"/>
            <w:vAlign w:val="bottom"/>
          </w:tcPr>
          <w:p w14:paraId="1BC04775" w14:textId="1EBBB6E7"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1.2 </w:t>
            </w:r>
          </w:p>
        </w:tc>
        <w:tc>
          <w:tcPr>
            <w:tcW w:w="851" w:type="dxa"/>
            <w:tcBorders>
              <w:top w:val="nil"/>
              <w:left w:val="nil"/>
              <w:bottom w:val="single" w:sz="4" w:space="0" w:color="auto"/>
              <w:right w:val="single" w:sz="4" w:space="0" w:color="auto"/>
            </w:tcBorders>
            <w:shd w:val="clear" w:color="auto" w:fill="auto"/>
            <w:vAlign w:val="bottom"/>
          </w:tcPr>
          <w:p w14:paraId="3A8206FB" w14:textId="04797A14"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850" w:type="dxa"/>
            <w:tcBorders>
              <w:top w:val="nil"/>
              <w:left w:val="nil"/>
              <w:bottom w:val="single" w:sz="4" w:space="0" w:color="auto"/>
              <w:right w:val="single" w:sz="4" w:space="0" w:color="auto"/>
            </w:tcBorders>
            <w:shd w:val="clear" w:color="auto" w:fill="auto"/>
            <w:vAlign w:val="bottom"/>
          </w:tcPr>
          <w:p w14:paraId="29529CDB" w14:textId="7C03C6F8"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r>
      <w:tr w:rsidR="00CB1427" w14:paraId="2D94AC6F" w14:textId="77777777" w:rsidTr="00817F86">
        <w:trPr>
          <w:trHeight w:val="276"/>
          <w:jc w:val="center"/>
        </w:trPr>
        <w:tc>
          <w:tcPr>
            <w:tcW w:w="843" w:type="dxa"/>
            <w:vMerge/>
            <w:tcBorders>
              <w:left w:val="single" w:sz="6" w:space="0" w:color="auto"/>
              <w:bottom w:val="single" w:sz="6" w:space="0" w:color="auto"/>
              <w:right w:val="single" w:sz="6" w:space="0" w:color="auto"/>
            </w:tcBorders>
            <w:vAlign w:val="center"/>
          </w:tcPr>
          <w:p w14:paraId="150C7681" w14:textId="77777777"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1A2AFE9E" w14:textId="77777777" w:rsidR="00CB1427" w:rsidRDefault="00CB1427" w:rsidP="00CB1427">
            <w:pPr>
              <w:widowControl w:val="0"/>
              <w:autoSpaceDE w:val="0"/>
              <w:autoSpaceDN w:val="0"/>
              <w:adjustRightInd w:val="0"/>
              <w:spacing w:line="240" w:lineRule="auto"/>
              <w:ind w:firstLine="0"/>
              <w:jc w:val="center"/>
              <w:rPr>
                <w:rFonts w:ascii="宋体" w:hAnsi="Times New Roman" w:cs="宋体"/>
                <w:color w:val="000000"/>
                <w:kern w:val="0"/>
              </w:rPr>
            </w:pPr>
            <w:r>
              <w:rPr>
                <w:rFonts w:ascii="宋体" w:hAnsi="Times New Roman" w:cs="宋体" w:hint="eastAsia"/>
                <w:color w:val="000000"/>
                <w:kern w:val="0"/>
              </w:rPr>
              <w:t>轻便摩托车</w:t>
            </w:r>
          </w:p>
        </w:tc>
        <w:tc>
          <w:tcPr>
            <w:tcW w:w="874" w:type="dxa"/>
            <w:tcBorders>
              <w:top w:val="nil"/>
              <w:left w:val="single" w:sz="4" w:space="0" w:color="auto"/>
              <w:bottom w:val="single" w:sz="4" w:space="0" w:color="auto"/>
              <w:right w:val="single" w:sz="4" w:space="0" w:color="auto"/>
            </w:tcBorders>
            <w:shd w:val="clear" w:color="auto" w:fill="auto"/>
            <w:vAlign w:val="center"/>
          </w:tcPr>
          <w:p w14:paraId="7E76BF5F" w14:textId="71D160DD"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rPr>
            </w:pPr>
            <w:r>
              <w:rPr>
                <w:rFonts w:ascii="Times New Roman" w:eastAsia="等线" w:hAnsi="Times New Roman"/>
                <w:color w:val="000000"/>
              </w:rPr>
              <w:t xml:space="preserve">0.0 </w:t>
            </w:r>
          </w:p>
        </w:tc>
        <w:tc>
          <w:tcPr>
            <w:tcW w:w="992" w:type="dxa"/>
            <w:tcBorders>
              <w:top w:val="nil"/>
              <w:left w:val="nil"/>
              <w:bottom w:val="single" w:sz="4" w:space="0" w:color="auto"/>
              <w:right w:val="single" w:sz="4" w:space="0" w:color="auto"/>
            </w:tcBorders>
            <w:shd w:val="clear" w:color="auto" w:fill="auto"/>
            <w:vAlign w:val="bottom"/>
          </w:tcPr>
          <w:p w14:paraId="2C98A6C2" w14:textId="615CF867"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992" w:type="dxa"/>
            <w:tcBorders>
              <w:top w:val="nil"/>
              <w:left w:val="nil"/>
              <w:bottom w:val="single" w:sz="4" w:space="0" w:color="auto"/>
              <w:right w:val="single" w:sz="4" w:space="0" w:color="auto"/>
            </w:tcBorders>
            <w:shd w:val="clear" w:color="auto" w:fill="auto"/>
            <w:vAlign w:val="bottom"/>
          </w:tcPr>
          <w:p w14:paraId="77423511" w14:textId="44E80B89"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992" w:type="dxa"/>
            <w:tcBorders>
              <w:top w:val="nil"/>
              <w:left w:val="single" w:sz="4" w:space="0" w:color="auto"/>
              <w:bottom w:val="single" w:sz="4" w:space="0" w:color="auto"/>
              <w:right w:val="single" w:sz="4" w:space="0" w:color="auto"/>
            </w:tcBorders>
            <w:shd w:val="clear" w:color="auto" w:fill="auto"/>
            <w:vAlign w:val="bottom"/>
          </w:tcPr>
          <w:p w14:paraId="41FAD027" w14:textId="4FE8B669"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993" w:type="dxa"/>
            <w:tcBorders>
              <w:top w:val="nil"/>
              <w:left w:val="nil"/>
              <w:bottom w:val="single" w:sz="4" w:space="0" w:color="auto"/>
              <w:right w:val="single" w:sz="4" w:space="0" w:color="auto"/>
            </w:tcBorders>
            <w:shd w:val="clear" w:color="auto" w:fill="auto"/>
            <w:vAlign w:val="bottom"/>
          </w:tcPr>
          <w:p w14:paraId="4E102F20" w14:textId="06FE90C9"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992" w:type="dxa"/>
            <w:tcBorders>
              <w:top w:val="nil"/>
              <w:left w:val="nil"/>
              <w:bottom w:val="single" w:sz="4" w:space="0" w:color="auto"/>
              <w:right w:val="single" w:sz="4" w:space="0" w:color="auto"/>
            </w:tcBorders>
            <w:shd w:val="clear" w:color="auto" w:fill="auto"/>
            <w:vAlign w:val="bottom"/>
          </w:tcPr>
          <w:p w14:paraId="5DECB8FD" w14:textId="336DCF49"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850" w:type="dxa"/>
            <w:tcBorders>
              <w:top w:val="nil"/>
              <w:left w:val="nil"/>
              <w:bottom w:val="single" w:sz="4" w:space="0" w:color="auto"/>
              <w:right w:val="single" w:sz="4" w:space="0" w:color="auto"/>
            </w:tcBorders>
            <w:shd w:val="clear" w:color="auto" w:fill="auto"/>
            <w:vAlign w:val="bottom"/>
          </w:tcPr>
          <w:p w14:paraId="5D819DFF" w14:textId="5A58F70C"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851" w:type="dxa"/>
            <w:tcBorders>
              <w:top w:val="nil"/>
              <w:left w:val="nil"/>
              <w:bottom w:val="single" w:sz="4" w:space="0" w:color="auto"/>
              <w:right w:val="single" w:sz="4" w:space="0" w:color="auto"/>
            </w:tcBorders>
            <w:shd w:val="clear" w:color="auto" w:fill="auto"/>
            <w:vAlign w:val="bottom"/>
          </w:tcPr>
          <w:p w14:paraId="5097228B" w14:textId="050B9E83"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850" w:type="dxa"/>
            <w:tcBorders>
              <w:top w:val="nil"/>
              <w:left w:val="nil"/>
              <w:bottom w:val="single" w:sz="4" w:space="0" w:color="auto"/>
              <w:right w:val="single" w:sz="4" w:space="0" w:color="auto"/>
            </w:tcBorders>
            <w:shd w:val="clear" w:color="auto" w:fill="auto"/>
            <w:vAlign w:val="bottom"/>
          </w:tcPr>
          <w:p w14:paraId="5114FF58" w14:textId="2D0C1A0A" w:rsidR="00CB1427" w:rsidRDefault="00CB1427" w:rsidP="00CB1427">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r>
      <w:tr w:rsidR="00E35AB6" w14:paraId="76B567F3" w14:textId="77777777" w:rsidTr="00E258EA">
        <w:trPr>
          <w:trHeight w:val="266"/>
          <w:jc w:val="center"/>
        </w:trPr>
        <w:tc>
          <w:tcPr>
            <w:tcW w:w="843" w:type="dxa"/>
            <w:vMerge w:val="restart"/>
            <w:tcBorders>
              <w:top w:val="single" w:sz="6" w:space="0" w:color="auto"/>
              <w:left w:val="single" w:sz="6" w:space="0" w:color="auto"/>
              <w:right w:val="single" w:sz="6" w:space="0" w:color="auto"/>
            </w:tcBorders>
            <w:vAlign w:val="center"/>
          </w:tcPr>
          <w:p w14:paraId="3BA7F385" w14:textId="77777777" w:rsidR="00E35AB6" w:rsidRDefault="00E35AB6" w:rsidP="00E35AB6">
            <w:pPr>
              <w:widowControl w:val="0"/>
              <w:autoSpaceDE w:val="0"/>
              <w:autoSpaceDN w:val="0"/>
              <w:adjustRightInd w:val="0"/>
              <w:spacing w:line="240" w:lineRule="auto"/>
              <w:ind w:firstLine="0"/>
              <w:jc w:val="center"/>
              <w:rPr>
                <w:rFonts w:ascii="宋体" w:hAnsi="Times New Roman" w:cs="宋体"/>
                <w:color w:val="000000"/>
                <w:kern w:val="0"/>
              </w:rPr>
            </w:pPr>
            <w:r>
              <w:rPr>
                <w:rFonts w:ascii="宋体" w:hAnsi="Times New Roman" w:cs="宋体" w:hint="eastAsia"/>
                <w:color w:val="000000"/>
                <w:kern w:val="0"/>
              </w:rPr>
              <w:t>非道路移动源</w:t>
            </w:r>
          </w:p>
        </w:tc>
        <w:tc>
          <w:tcPr>
            <w:tcW w:w="3237" w:type="dxa"/>
            <w:tcBorders>
              <w:top w:val="single" w:sz="6" w:space="0" w:color="auto"/>
              <w:left w:val="single" w:sz="6" w:space="0" w:color="auto"/>
              <w:bottom w:val="single" w:sz="6" w:space="0" w:color="auto"/>
              <w:right w:val="single" w:sz="6" w:space="0" w:color="auto"/>
            </w:tcBorders>
            <w:vAlign w:val="center"/>
          </w:tcPr>
          <w:p w14:paraId="3535FCF3" w14:textId="77777777" w:rsidR="00E35AB6" w:rsidRDefault="00E35AB6" w:rsidP="00E35AB6">
            <w:pPr>
              <w:widowControl w:val="0"/>
              <w:autoSpaceDE w:val="0"/>
              <w:autoSpaceDN w:val="0"/>
              <w:adjustRightInd w:val="0"/>
              <w:spacing w:line="240" w:lineRule="auto"/>
              <w:ind w:firstLine="0"/>
              <w:jc w:val="center"/>
              <w:rPr>
                <w:rFonts w:ascii="宋体" w:hAnsi="Times New Roman" w:cs="宋体"/>
                <w:b/>
                <w:bCs/>
                <w:color w:val="000000"/>
                <w:kern w:val="0"/>
              </w:rPr>
            </w:pPr>
            <w:r>
              <w:rPr>
                <w:rFonts w:ascii="宋体" w:hAnsi="Times New Roman" w:cs="宋体" w:hint="eastAsia"/>
                <w:b/>
                <w:bCs/>
                <w:color w:val="000000"/>
                <w:kern w:val="0"/>
              </w:rPr>
              <w:t>小计</w:t>
            </w:r>
          </w:p>
        </w:tc>
        <w:tc>
          <w:tcPr>
            <w:tcW w:w="874" w:type="dxa"/>
            <w:tcBorders>
              <w:top w:val="single" w:sz="4" w:space="0" w:color="auto"/>
              <w:left w:val="single" w:sz="4" w:space="0" w:color="auto"/>
              <w:bottom w:val="single" w:sz="4" w:space="0" w:color="auto"/>
              <w:right w:val="single" w:sz="4" w:space="0" w:color="auto"/>
            </w:tcBorders>
            <w:shd w:val="clear" w:color="auto" w:fill="auto"/>
            <w:vAlign w:val="bottom"/>
          </w:tcPr>
          <w:p w14:paraId="7335C2A0" w14:textId="6ECE5AF2" w:rsidR="00E35AB6" w:rsidRDefault="00E35AB6" w:rsidP="00E35AB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r>
              <w:rPr>
                <w:rFonts w:ascii="Times New Roman" w:eastAsia="等线" w:hAnsi="Times New Roman"/>
                <w:b/>
                <w:bCs/>
                <w:color w:val="000000"/>
                <w:sz w:val="22"/>
                <w:szCs w:val="22"/>
              </w:rPr>
              <w:t xml:space="preserve">250.9 </w:t>
            </w:r>
          </w:p>
        </w:tc>
        <w:tc>
          <w:tcPr>
            <w:tcW w:w="992" w:type="dxa"/>
            <w:tcBorders>
              <w:top w:val="single" w:sz="4" w:space="0" w:color="auto"/>
              <w:left w:val="nil"/>
              <w:bottom w:val="single" w:sz="4" w:space="0" w:color="auto"/>
              <w:right w:val="single" w:sz="4" w:space="0" w:color="auto"/>
            </w:tcBorders>
            <w:shd w:val="clear" w:color="auto" w:fill="auto"/>
            <w:vAlign w:val="bottom"/>
          </w:tcPr>
          <w:p w14:paraId="707877D9" w14:textId="4B43661C" w:rsidR="00E35AB6" w:rsidRDefault="00E35AB6" w:rsidP="00E35AB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r>
              <w:rPr>
                <w:rFonts w:ascii="Times New Roman" w:eastAsia="等线" w:hAnsi="Times New Roman"/>
                <w:b/>
                <w:bCs/>
                <w:color w:val="000000"/>
                <w:sz w:val="22"/>
                <w:szCs w:val="22"/>
              </w:rPr>
              <w:t xml:space="preserve">7221.7 </w:t>
            </w:r>
          </w:p>
        </w:tc>
        <w:tc>
          <w:tcPr>
            <w:tcW w:w="992" w:type="dxa"/>
            <w:tcBorders>
              <w:top w:val="single" w:sz="4" w:space="0" w:color="auto"/>
              <w:left w:val="nil"/>
              <w:bottom w:val="single" w:sz="4" w:space="0" w:color="auto"/>
              <w:right w:val="single" w:sz="4" w:space="0" w:color="auto"/>
            </w:tcBorders>
            <w:shd w:val="clear" w:color="auto" w:fill="auto"/>
            <w:vAlign w:val="bottom"/>
          </w:tcPr>
          <w:p w14:paraId="589AA642" w14:textId="6CB87154" w:rsidR="00E35AB6" w:rsidRDefault="00E35AB6" w:rsidP="00E35AB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r>
              <w:rPr>
                <w:rFonts w:ascii="Times New Roman" w:eastAsia="等线" w:hAnsi="Times New Roman"/>
                <w:b/>
                <w:bCs/>
                <w:color w:val="000000"/>
                <w:sz w:val="22"/>
                <w:szCs w:val="22"/>
              </w:rPr>
              <w:t xml:space="preserve">3784.4 </w:t>
            </w:r>
          </w:p>
        </w:tc>
        <w:tc>
          <w:tcPr>
            <w:tcW w:w="992" w:type="dxa"/>
            <w:tcBorders>
              <w:top w:val="single" w:sz="4" w:space="0" w:color="auto"/>
              <w:left w:val="nil"/>
              <w:bottom w:val="single" w:sz="4" w:space="0" w:color="auto"/>
              <w:right w:val="single" w:sz="4" w:space="0" w:color="auto"/>
            </w:tcBorders>
            <w:shd w:val="clear" w:color="auto" w:fill="auto"/>
            <w:vAlign w:val="bottom"/>
          </w:tcPr>
          <w:p w14:paraId="3FE91781" w14:textId="13F33E41" w:rsidR="00E35AB6" w:rsidRDefault="00E35AB6" w:rsidP="00E35AB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r>
              <w:rPr>
                <w:rFonts w:ascii="Times New Roman" w:eastAsia="等线" w:hAnsi="Times New Roman"/>
                <w:b/>
                <w:bCs/>
                <w:color w:val="000000"/>
                <w:sz w:val="22"/>
                <w:szCs w:val="22"/>
              </w:rPr>
              <w:t xml:space="preserve">446.6 </w:t>
            </w:r>
          </w:p>
        </w:tc>
        <w:tc>
          <w:tcPr>
            <w:tcW w:w="993" w:type="dxa"/>
            <w:tcBorders>
              <w:top w:val="single" w:sz="4" w:space="0" w:color="auto"/>
              <w:left w:val="nil"/>
              <w:bottom w:val="single" w:sz="4" w:space="0" w:color="auto"/>
              <w:right w:val="single" w:sz="4" w:space="0" w:color="auto"/>
            </w:tcBorders>
            <w:shd w:val="clear" w:color="auto" w:fill="auto"/>
            <w:vAlign w:val="bottom"/>
          </w:tcPr>
          <w:p w14:paraId="6C378E6C" w14:textId="4785819D" w:rsidR="00E35AB6" w:rsidRDefault="00E35AB6" w:rsidP="00E35AB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r>
              <w:rPr>
                <w:rFonts w:ascii="Times New Roman" w:eastAsia="等线" w:hAnsi="Times New Roman"/>
                <w:b/>
                <w:bCs/>
                <w:color w:val="000000"/>
                <w:sz w:val="22"/>
                <w:szCs w:val="22"/>
              </w:rPr>
              <w:t xml:space="preserve">435.8 </w:t>
            </w:r>
          </w:p>
        </w:tc>
        <w:tc>
          <w:tcPr>
            <w:tcW w:w="992" w:type="dxa"/>
            <w:tcBorders>
              <w:top w:val="single" w:sz="4" w:space="0" w:color="auto"/>
              <w:left w:val="nil"/>
              <w:bottom w:val="single" w:sz="4" w:space="0" w:color="auto"/>
              <w:right w:val="single" w:sz="4" w:space="0" w:color="auto"/>
            </w:tcBorders>
            <w:shd w:val="clear" w:color="auto" w:fill="auto"/>
            <w:vAlign w:val="bottom"/>
          </w:tcPr>
          <w:p w14:paraId="2A5FA7EB" w14:textId="558382BC" w:rsidR="00E35AB6" w:rsidRDefault="00E35AB6" w:rsidP="00E35AB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r>
              <w:rPr>
                <w:rFonts w:ascii="Times New Roman" w:eastAsia="等线" w:hAnsi="Times New Roman"/>
                <w:b/>
                <w:bCs/>
                <w:color w:val="000000"/>
                <w:sz w:val="22"/>
                <w:szCs w:val="22"/>
              </w:rPr>
              <w:t xml:space="preserve">1213.2 </w:t>
            </w:r>
          </w:p>
        </w:tc>
        <w:tc>
          <w:tcPr>
            <w:tcW w:w="850" w:type="dxa"/>
            <w:tcBorders>
              <w:top w:val="single" w:sz="4" w:space="0" w:color="auto"/>
              <w:left w:val="nil"/>
              <w:bottom w:val="single" w:sz="4" w:space="0" w:color="auto"/>
              <w:right w:val="single" w:sz="4" w:space="0" w:color="auto"/>
            </w:tcBorders>
            <w:shd w:val="clear" w:color="auto" w:fill="auto"/>
            <w:vAlign w:val="bottom"/>
          </w:tcPr>
          <w:p w14:paraId="32B99E64" w14:textId="4A8DFF93" w:rsidR="00E35AB6" w:rsidRDefault="00E35AB6" w:rsidP="00E35AB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r>
              <w:rPr>
                <w:rFonts w:ascii="Times New Roman" w:eastAsia="等线" w:hAnsi="Times New Roman"/>
                <w:b/>
                <w:bCs/>
                <w:color w:val="000000"/>
                <w:sz w:val="22"/>
                <w:szCs w:val="22"/>
              </w:rPr>
              <w:t xml:space="preserve">0.0 </w:t>
            </w:r>
          </w:p>
        </w:tc>
        <w:tc>
          <w:tcPr>
            <w:tcW w:w="851" w:type="dxa"/>
            <w:tcBorders>
              <w:top w:val="single" w:sz="4" w:space="0" w:color="auto"/>
              <w:left w:val="nil"/>
              <w:bottom w:val="single" w:sz="4" w:space="0" w:color="auto"/>
              <w:right w:val="single" w:sz="4" w:space="0" w:color="auto"/>
            </w:tcBorders>
            <w:shd w:val="clear" w:color="auto" w:fill="auto"/>
            <w:vAlign w:val="bottom"/>
          </w:tcPr>
          <w:p w14:paraId="15FE28C3" w14:textId="440A8EA5" w:rsidR="00E35AB6" w:rsidRDefault="00E35AB6" w:rsidP="00E35AB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r>
              <w:rPr>
                <w:rFonts w:ascii="Times New Roman" w:eastAsia="等线" w:hAnsi="Times New Roman"/>
                <w:b/>
                <w:bCs/>
                <w:color w:val="000000"/>
                <w:sz w:val="22"/>
                <w:szCs w:val="22"/>
              </w:rPr>
              <w:t xml:space="preserve">248.2 </w:t>
            </w:r>
          </w:p>
        </w:tc>
        <w:tc>
          <w:tcPr>
            <w:tcW w:w="850" w:type="dxa"/>
            <w:tcBorders>
              <w:top w:val="single" w:sz="4" w:space="0" w:color="auto"/>
              <w:left w:val="nil"/>
              <w:bottom w:val="single" w:sz="4" w:space="0" w:color="auto"/>
              <w:right w:val="single" w:sz="4" w:space="0" w:color="auto"/>
            </w:tcBorders>
            <w:shd w:val="clear" w:color="auto" w:fill="auto"/>
            <w:vAlign w:val="bottom"/>
          </w:tcPr>
          <w:p w14:paraId="526E90CA" w14:textId="3308033F" w:rsidR="00E35AB6" w:rsidRDefault="00E35AB6" w:rsidP="00E35AB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r>
              <w:rPr>
                <w:rFonts w:ascii="Times New Roman" w:eastAsia="等线" w:hAnsi="Times New Roman"/>
                <w:b/>
                <w:bCs/>
                <w:color w:val="000000"/>
                <w:sz w:val="22"/>
                <w:szCs w:val="22"/>
              </w:rPr>
              <w:t xml:space="preserve">79.0 </w:t>
            </w:r>
          </w:p>
        </w:tc>
      </w:tr>
      <w:tr w:rsidR="00E35AB6" w14:paraId="1311A26E" w14:textId="77777777" w:rsidTr="00E258EA">
        <w:trPr>
          <w:trHeight w:val="266"/>
          <w:jc w:val="center"/>
        </w:trPr>
        <w:tc>
          <w:tcPr>
            <w:tcW w:w="843" w:type="dxa"/>
            <w:vMerge/>
            <w:tcBorders>
              <w:left w:val="single" w:sz="6" w:space="0" w:color="auto"/>
              <w:right w:val="single" w:sz="6" w:space="0" w:color="auto"/>
            </w:tcBorders>
            <w:vAlign w:val="center"/>
          </w:tcPr>
          <w:p w14:paraId="2861DBED" w14:textId="77777777"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4D3ED64F" w14:textId="77777777" w:rsidR="00E35AB6" w:rsidRDefault="00E35AB6" w:rsidP="00E35AB6">
            <w:pPr>
              <w:widowControl w:val="0"/>
              <w:autoSpaceDE w:val="0"/>
              <w:autoSpaceDN w:val="0"/>
              <w:adjustRightInd w:val="0"/>
              <w:spacing w:line="240" w:lineRule="auto"/>
              <w:ind w:firstLine="0"/>
              <w:jc w:val="center"/>
              <w:rPr>
                <w:rFonts w:ascii="宋体" w:hAnsi="Times New Roman" w:cs="宋体"/>
                <w:color w:val="000000"/>
                <w:kern w:val="0"/>
              </w:rPr>
            </w:pPr>
            <w:r>
              <w:rPr>
                <w:rFonts w:ascii="宋体" w:hAnsi="Times New Roman" w:cs="宋体" w:hint="eastAsia"/>
                <w:color w:val="000000"/>
                <w:kern w:val="0"/>
              </w:rPr>
              <w:t>飞机</w:t>
            </w:r>
          </w:p>
        </w:tc>
        <w:tc>
          <w:tcPr>
            <w:tcW w:w="874" w:type="dxa"/>
            <w:tcBorders>
              <w:top w:val="nil"/>
              <w:left w:val="single" w:sz="4" w:space="0" w:color="auto"/>
              <w:bottom w:val="single" w:sz="4" w:space="0" w:color="auto"/>
              <w:right w:val="single" w:sz="4" w:space="0" w:color="auto"/>
            </w:tcBorders>
            <w:shd w:val="clear" w:color="auto" w:fill="auto"/>
            <w:vAlign w:val="bottom"/>
          </w:tcPr>
          <w:p w14:paraId="7EB06BEA" w14:textId="770D0D47"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198.8 </w:t>
            </w:r>
          </w:p>
        </w:tc>
        <w:tc>
          <w:tcPr>
            <w:tcW w:w="992" w:type="dxa"/>
            <w:tcBorders>
              <w:top w:val="nil"/>
              <w:left w:val="nil"/>
              <w:bottom w:val="single" w:sz="4" w:space="0" w:color="auto"/>
              <w:right w:val="single" w:sz="4" w:space="0" w:color="auto"/>
            </w:tcBorders>
            <w:shd w:val="clear" w:color="auto" w:fill="auto"/>
            <w:vAlign w:val="bottom"/>
          </w:tcPr>
          <w:p w14:paraId="5128DA55" w14:textId="428043A5"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1933.3 </w:t>
            </w:r>
          </w:p>
        </w:tc>
        <w:tc>
          <w:tcPr>
            <w:tcW w:w="992" w:type="dxa"/>
            <w:tcBorders>
              <w:top w:val="nil"/>
              <w:left w:val="nil"/>
              <w:bottom w:val="single" w:sz="4" w:space="0" w:color="auto"/>
              <w:right w:val="single" w:sz="4" w:space="0" w:color="auto"/>
            </w:tcBorders>
            <w:shd w:val="clear" w:color="auto" w:fill="auto"/>
            <w:vAlign w:val="bottom"/>
          </w:tcPr>
          <w:p w14:paraId="274CBF21" w14:textId="6FEBB68B"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1084.7 </w:t>
            </w:r>
          </w:p>
        </w:tc>
        <w:tc>
          <w:tcPr>
            <w:tcW w:w="992" w:type="dxa"/>
            <w:tcBorders>
              <w:top w:val="nil"/>
              <w:left w:val="nil"/>
              <w:bottom w:val="single" w:sz="4" w:space="0" w:color="auto"/>
              <w:right w:val="single" w:sz="4" w:space="0" w:color="auto"/>
            </w:tcBorders>
            <w:shd w:val="clear" w:color="auto" w:fill="auto"/>
            <w:vAlign w:val="bottom"/>
          </w:tcPr>
          <w:p w14:paraId="464D1D12" w14:textId="285451A4"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58.9 </w:t>
            </w:r>
          </w:p>
        </w:tc>
        <w:tc>
          <w:tcPr>
            <w:tcW w:w="993" w:type="dxa"/>
            <w:tcBorders>
              <w:top w:val="nil"/>
              <w:left w:val="nil"/>
              <w:bottom w:val="single" w:sz="4" w:space="0" w:color="auto"/>
              <w:right w:val="single" w:sz="4" w:space="0" w:color="auto"/>
            </w:tcBorders>
            <w:shd w:val="clear" w:color="auto" w:fill="auto"/>
            <w:vAlign w:val="bottom"/>
          </w:tcPr>
          <w:p w14:paraId="17610B57" w14:textId="5A915E55"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57.8 </w:t>
            </w:r>
          </w:p>
        </w:tc>
        <w:tc>
          <w:tcPr>
            <w:tcW w:w="992" w:type="dxa"/>
            <w:tcBorders>
              <w:top w:val="nil"/>
              <w:left w:val="nil"/>
              <w:bottom w:val="single" w:sz="4" w:space="0" w:color="auto"/>
              <w:right w:val="single" w:sz="4" w:space="0" w:color="auto"/>
            </w:tcBorders>
            <w:shd w:val="clear" w:color="auto" w:fill="auto"/>
            <w:vAlign w:val="bottom"/>
          </w:tcPr>
          <w:p w14:paraId="00FCCD3E" w14:textId="523D79A0"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318.1 </w:t>
            </w:r>
          </w:p>
        </w:tc>
        <w:tc>
          <w:tcPr>
            <w:tcW w:w="850" w:type="dxa"/>
            <w:tcBorders>
              <w:top w:val="nil"/>
              <w:left w:val="nil"/>
              <w:bottom w:val="single" w:sz="4" w:space="0" w:color="auto"/>
              <w:right w:val="single" w:sz="4" w:space="0" w:color="auto"/>
            </w:tcBorders>
            <w:shd w:val="clear" w:color="auto" w:fill="auto"/>
            <w:vAlign w:val="bottom"/>
          </w:tcPr>
          <w:p w14:paraId="7D5A85AF" w14:textId="2A581F16"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851" w:type="dxa"/>
            <w:tcBorders>
              <w:top w:val="nil"/>
              <w:left w:val="nil"/>
              <w:bottom w:val="single" w:sz="4" w:space="0" w:color="auto"/>
              <w:right w:val="single" w:sz="4" w:space="0" w:color="auto"/>
            </w:tcBorders>
            <w:shd w:val="clear" w:color="auto" w:fill="auto"/>
            <w:vAlign w:val="bottom"/>
          </w:tcPr>
          <w:p w14:paraId="14C77354" w14:textId="41120DCA"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32.7 </w:t>
            </w:r>
          </w:p>
        </w:tc>
        <w:tc>
          <w:tcPr>
            <w:tcW w:w="850" w:type="dxa"/>
            <w:tcBorders>
              <w:top w:val="nil"/>
              <w:left w:val="nil"/>
              <w:bottom w:val="single" w:sz="4" w:space="0" w:color="auto"/>
              <w:right w:val="single" w:sz="4" w:space="0" w:color="auto"/>
            </w:tcBorders>
            <w:shd w:val="clear" w:color="auto" w:fill="auto"/>
            <w:vAlign w:val="bottom"/>
          </w:tcPr>
          <w:p w14:paraId="42A019FC" w14:textId="7D1EFFE3"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10.9 </w:t>
            </w:r>
          </w:p>
        </w:tc>
      </w:tr>
      <w:tr w:rsidR="00E35AB6" w14:paraId="2ED33C40" w14:textId="77777777" w:rsidTr="00E258EA">
        <w:trPr>
          <w:trHeight w:val="266"/>
          <w:jc w:val="center"/>
        </w:trPr>
        <w:tc>
          <w:tcPr>
            <w:tcW w:w="843" w:type="dxa"/>
            <w:vMerge/>
            <w:tcBorders>
              <w:left w:val="single" w:sz="6" w:space="0" w:color="auto"/>
              <w:right w:val="single" w:sz="6" w:space="0" w:color="auto"/>
            </w:tcBorders>
            <w:vAlign w:val="center"/>
          </w:tcPr>
          <w:p w14:paraId="26910D2F" w14:textId="77777777"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25B398E5" w14:textId="77777777" w:rsidR="00E35AB6" w:rsidRDefault="00E35AB6" w:rsidP="00E35AB6">
            <w:pPr>
              <w:widowControl w:val="0"/>
              <w:autoSpaceDE w:val="0"/>
              <w:autoSpaceDN w:val="0"/>
              <w:adjustRightInd w:val="0"/>
              <w:spacing w:line="240" w:lineRule="auto"/>
              <w:ind w:firstLine="0"/>
              <w:jc w:val="center"/>
              <w:rPr>
                <w:rFonts w:ascii="宋体" w:hAnsi="Times New Roman" w:cs="宋体"/>
                <w:color w:val="000000"/>
                <w:kern w:val="0"/>
              </w:rPr>
            </w:pPr>
            <w:r>
              <w:rPr>
                <w:rFonts w:ascii="宋体" w:hAnsi="Times New Roman" w:cs="宋体" w:hint="eastAsia"/>
                <w:color w:val="000000"/>
                <w:kern w:val="0"/>
              </w:rPr>
              <w:t>船舶</w:t>
            </w:r>
          </w:p>
        </w:tc>
        <w:tc>
          <w:tcPr>
            <w:tcW w:w="874" w:type="dxa"/>
            <w:tcBorders>
              <w:top w:val="nil"/>
              <w:left w:val="single" w:sz="4" w:space="0" w:color="auto"/>
              <w:bottom w:val="single" w:sz="4" w:space="0" w:color="auto"/>
              <w:right w:val="single" w:sz="4" w:space="0" w:color="auto"/>
            </w:tcBorders>
            <w:shd w:val="clear" w:color="auto" w:fill="auto"/>
            <w:vAlign w:val="bottom"/>
          </w:tcPr>
          <w:p w14:paraId="75FD5457" w14:textId="53D6FA9D"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1.2 </w:t>
            </w:r>
          </w:p>
        </w:tc>
        <w:tc>
          <w:tcPr>
            <w:tcW w:w="992" w:type="dxa"/>
            <w:tcBorders>
              <w:top w:val="nil"/>
              <w:left w:val="nil"/>
              <w:bottom w:val="single" w:sz="4" w:space="0" w:color="auto"/>
              <w:right w:val="single" w:sz="4" w:space="0" w:color="auto"/>
            </w:tcBorders>
            <w:shd w:val="clear" w:color="auto" w:fill="auto"/>
            <w:vAlign w:val="bottom"/>
          </w:tcPr>
          <w:p w14:paraId="129994EE" w14:textId="6D4C7531"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2896.1 </w:t>
            </w:r>
          </w:p>
        </w:tc>
        <w:tc>
          <w:tcPr>
            <w:tcW w:w="992" w:type="dxa"/>
            <w:tcBorders>
              <w:top w:val="nil"/>
              <w:left w:val="nil"/>
              <w:bottom w:val="single" w:sz="4" w:space="0" w:color="auto"/>
              <w:right w:val="single" w:sz="4" w:space="0" w:color="auto"/>
            </w:tcBorders>
            <w:shd w:val="clear" w:color="auto" w:fill="auto"/>
            <w:vAlign w:val="bottom"/>
          </w:tcPr>
          <w:p w14:paraId="28F323BD" w14:textId="03855D27"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1448.1 </w:t>
            </w:r>
          </w:p>
        </w:tc>
        <w:tc>
          <w:tcPr>
            <w:tcW w:w="992" w:type="dxa"/>
            <w:tcBorders>
              <w:top w:val="nil"/>
              <w:left w:val="nil"/>
              <w:bottom w:val="single" w:sz="4" w:space="0" w:color="auto"/>
              <w:right w:val="single" w:sz="4" w:space="0" w:color="auto"/>
            </w:tcBorders>
            <w:shd w:val="clear" w:color="auto" w:fill="auto"/>
            <w:vAlign w:val="bottom"/>
          </w:tcPr>
          <w:p w14:paraId="12AEC2C2" w14:textId="4AF4D15E"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231.8 </w:t>
            </w:r>
          </w:p>
        </w:tc>
        <w:tc>
          <w:tcPr>
            <w:tcW w:w="993" w:type="dxa"/>
            <w:tcBorders>
              <w:top w:val="nil"/>
              <w:left w:val="nil"/>
              <w:bottom w:val="single" w:sz="4" w:space="0" w:color="auto"/>
              <w:right w:val="single" w:sz="4" w:space="0" w:color="auto"/>
            </w:tcBorders>
            <w:shd w:val="clear" w:color="auto" w:fill="auto"/>
            <w:vAlign w:val="bottom"/>
          </w:tcPr>
          <w:p w14:paraId="55724FB0" w14:textId="7B2005E6"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222.1 </w:t>
            </w:r>
          </w:p>
        </w:tc>
        <w:tc>
          <w:tcPr>
            <w:tcW w:w="992" w:type="dxa"/>
            <w:tcBorders>
              <w:top w:val="nil"/>
              <w:left w:val="nil"/>
              <w:bottom w:val="single" w:sz="4" w:space="0" w:color="auto"/>
              <w:right w:val="single" w:sz="4" w:space="0" w:color="auto"/>
            </w:tcBorders>
            <w:shd w:val="clear" w:color="auto" w:fill="auto"/>
            <w:vAlign w:val="bottom"/>
          </w:tcPr>
          <w:p w14:paraId="1D67EA28" w14:textId="0F8E4755"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376.6 </w:t>
            </w:r>
          </w:p>
        </w:tc>
        <w:tc>
          <w:tcPr>
            <w:tcW w:w="850" w:type="dxa"/>
            <w:tcBorders>
              <w:top w:val="nil"/>
              <w:left w:val="nil"/>
              <w:bottom w:val="single" w:sz="4" w:space="0" w:color="auto"/>
              <w:right w:val="single" w:sz="4" w:space="0" w:color="auto"/>
            </w:tcBorders>
            <w:shd w:val="clear" w:color="auto" w:fill="auto"/>
            <w:vAlign w:val="bottom"/>
          </w:tcPr>
          <w:p w14:paraId="368EC47E" w14:textId="72F690CA"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851" w:type="dxa"/>
            <w:tcBorders>
              <w:top w:val="nil"/>
              <w:left w:val="nil"/>
              <w:bottom w:val="single" w:sz="4" w:space="0" w:color="auto"/>
              <w:right w:val="single" w:sz="4" w:space="0" w:color="auto"/>
            </w:tcBorders>
            <w:shd w:val="clear" w:color="auto" w:fill="auto"/>
            <w:vAlign w:val="bottom"/>
          </w:tcPr>
          <w:p w14:paraId="1E14E5F3" w14:textId="2111D7E6"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126.6 </w:t>
            </w:r>
          </w:p>
        </w:tc>
        <w:tc>
          <w:tcPr>
            <w:tcW w:w="850" w:type="dxa"/>
            <w:tcBorders>
              <w:top w:val="nil"/>
              <w:left w:val="nil"/>
              <w:bottom w:val="single" w:sz="4" w:space="0" w:color="auto"/>
              <w:right w:val="single" w:sz="4" w:space="0" w:color="auto"/>
            </w:tcBorders>
            <w:shd w:val="clear" w:color="auto" w:fill="auto"/>
            <w:vAlign w:val="bottom"/>
          </w:tcPr>
          <w:p w14:paraId="22C65C64" w14:textId="0C853693"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40.2 </w:t>
            </w:r>
          </w:p>
        </w:tc>
      </w:tr>
      <w:tr w:rsidR="00E35AB6" w14:paraId="16B40A41" w14:textId="77777777" w:rsidTr="00E258EA">
        <w:trPr>
          <w:trHeight w:val="266"/>
          <w:jc w:val="center"/>
        </w:trPr>
        <w:tc>
          <w:tcPr>
            <w:tcW w:w="843" w:type="dxa"/>
            <w:vMerge/>
            <w:tcBorders>
              <w:left w:val="single" w:sz="6" w:space="0" w:color="auto"/>
              <w:right w:val="single" w:sz="6" w:space="0" w:color="auto"/>
            </w:tcBorders>
            <w:vAlign w:val="center"/>
          </w:tcPr>
          <w:p w14:paraId="78BB2782" w14:textId="77777777"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3EE79246" w14:textId="77777777" w:rsidR="00E35AB6" w:rsidRDefault="00E35AB6" w:rsidP="00E35AB6">
            <w:pPr>
              <w:widowControl w:val="0"/>
              <w:autoSpaceDE w:val="0"/>
              <w:autoSpaceDN w:val="0"/>
              <w:adjustRightInd w:val="0"/>
              <w:spacing w:line="240" w:lineRule="auto"/>
              <w:ind w:firstLine="0"/>
              <w:jc w:val="center"/>
              <w:rPr>
                <w:rFonts w:ascii="宋体" w:hAnsi="Times New Roman" w:cs="宋体"/>
                <w:color w:val="000000"/>
                <w:kern w:val="0"/>
              </w:rPr>
            </w:pPr>
            <w:r>
              <w:rPr>
                <w:rFonts w:ascii="宋体" w:hAnsi="Times New Roman" w:cs="宋体" w:hint="eastAsia"/>
                <w:color w:val="000000"/>
                <w:kern w:val="0"/>
              </w:rPr>
              <w:t>港口机械</w:t>
            </w:r>
          </w:p>
        </w:tc>
        <w:tc>
          <w:tcPr>
            <w:tcW w:w="874" w:type="dxa"/>
            <w:tcBorders>
              <w:top w:val="nil"/>
              <w:left w:val="single" w:sz="4" w:space="0" w:color="auto"/>
              <w:bottom w:val="single" w:sz="4" w:space="0" w:color="auto"/>
              <w:right w:val="single" w:sz="4" w:space="0" w:color="auto"/>
            </w:tcBorders>
            <w:shd w:val="clear" w:color="auto" w:fill="auto"/>
            <w:vAlign w:val="bottom"/>
          </w:tcPr>
          <w:p w14:paraId="54E35E92" w14:textId="16B237D8"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0.2 </w:t>
            </w:r>
          </w:p>
        </w:tc>
        <w:tc>
          <w:tcPr>
            <w:tcW w:w="992" w:type="dxa"/>
            <w:tcBorders>
              <w:top w:val="nil"/>
              <w:left w:val="nil"/>
              <w:bottom w:val="single" w:sz="4" w:space="0" w:color="auto"/>
              <w:right w:val="single" w:sz="4" w:space="0" w:color="auto"/>
            </w:tcBorders>
            <w:shd w:val="clear" w:color="auto" w:fill="auto"/>
            <w:vAlign w:val="bottom"/>
          </w:tcPr>
          <w:p w14:paraId="31AFEA65" w14:textId="18D7EF01"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10.7 </w:t>
            </w:r>
          </w:p>
        </w:tc>
        <w:tc>
          <w:tcPr>
            <w:tcW w:w="992" w:type="dxa"/>
            <w:tcBorders>
              <w:top w:val="nil"/>
              <w:left w:val="nil"/>
              <w:bottom w:val="single" w:sz="4" w:space="0" w:color="auto"/>
              <w:right w:val="single" w:sz="4" w:space="0" w:color="auto"/>
            </w:tcBorders>
            <w:shd w:val="clear" w:color="auto" w:fill="auto"/>
            <w:vAlign w:val="bottom"/>
          </w:tcPr>
          <w:p w14:paraId="44BFF8FC" w14:textId="141FD063"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3.5 </w:t>
            </w:r>
          </w:p>
        </w:tc>
        <w:tc>
          <w:tcPr>
            <w:tcW w:w="992" w:type="dxa"/>
            <w:tcBorders>
              <w:top w:val="nil"/>
              <w:left w:val="nil"/>
              <w:bottom w:val="single" w:sz="4" w:space="0" w:color="auto"/>
              <w:right w:val="single" w:sz="4" w:space="0" w:color="auto"/>
            </w:tcBorders>
            <w:shd w:val="clear" w:color="auto" w:fill="auto"/>
            <w:vAlign w:val="bottom"/>
          </w:tcPr>
          <w:p w14:paraId="13BFC2A7" w14:textId="02D3E32D"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0.7 </w:t>
            </w:r>
          </w:p>
        </w:tc>
        <w:tc>
          <w:tcPr>
            <w:tcW w:w="993" w:type="dxa"/>
            <w:tcBorders>
              <w:top w:val="nil"/>
              <w:left w:val="nil"/>
              <w:bottom w:val="single" w:sz="4" w:space="0" w:color="auto"/>
              <w:right w:val="single" w:sz="4" w:space="0" w:color="auto"/>
            </w:tcBorders>
            <w:shd w:val="clear" w:color="auto" w:fill="auto"/>
            <w:vAlign w:val="bottom"/>
          </w:tcPr>
          <w:p w14:paraId="3E9B31BF" w14:textId="58E26DB8"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0.7 </w:t>
            </w:r>
          </w:p>
        </w:tc>
        <w:tc>
          <w:tcPr>
            <w:tcW w:w="992" w:type="dxa"/>
            <w:tcBorders>
              <w:top w:val="nil"/>
              <w:left w:val="nil"/>
              <w:bottom w:val="single" w:sz="4" w:space="0" w:color="auto"/>
              <w:right w:val="single" w:sz="4" w:space="0" w:color="auto"/>
            </w:tcBorders>
            <w:shd w:val="clear" w:color="auto" w:fill="auto"/>
            <w:vAlign w:val="bottom"/>
          </w:tcPr>
          <w:p w14:paraId="62D04540" w14:textId="4499C8A5"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1.1 </w:t>
            </w:r>
          </w:p>
        </w:tc>
        <w:tc>
          <w:tcPr>
            <w:tcW w:w="850" w:type="dxa"/>
            <w:tcBorders>
              <w:top w:val="nil"/>
              <w:left w:val="nil"/>
              <w:bottom w:val="single" w:sz="4" w:space="0" w:color="auto"/>
              <w:right w:val="single" w:sz="4" w:space="0" w:color="auto"/>
            </w:tcBorders>
            <w:shd w:val="clear" w:color="auto" w:fill="auto"/>
            <w:vAlign w:val="bottom"/>
          </w:tcPr>
          <w:p w14:paraId="6AFD926C" w14:textId="29C41C63"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851" w:type="dxa"/>
            <w:tcBorders>
              <w:top w:val="nil"/>
              <w:left w:val="nil"/>
              <w:bottom w:val="single" w:sz="4" w:space="0" w:color="auto"/>
              <w:right w:val="single" w:sz="4" w:space="0" w:color="auto"/>
            </w:tcBorders>
            <w:shd w:val="clear" w:color="auto" w:fill="auto"/>
            <w:vAlign w:val="bottom"/>
          </w:tcPr>
          <w:p w14:paraId="1CE721D6" w14:textId="06AF4CF6"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0.4 </w:t>
            </w:r>
          </w:p>
        </w:tc>
        <w:tc>
          <w:tcPr>
            <w:tcW w:w="850" w:type="dxa"/>
            <w:tcBorders>
              <w:top w:val="nil"/>
              <w:left w:val="nil"/>
              <w:bottom w:val="single" w:sz="4" w:space="0" w:color="auto"/>
              <w:right w:val="single" w:sz="4" w:space="0" w:color="auto"/>
            </w:tcBorders>
            <w:shd w:val="clear" w:color="auto" w:fill="auto"/>
            <w:vAlign w:val="bottom"/>
          </w:tcPr>
          <w:p w14:paraId="6A09D818" w14:textId="3738E189"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0.1 </w:t>
            </w:r>
          </w:p>
        </w:tc>
      </w:tr>
      <w:tr w:rsidR="00E35AB6" w14:paraId="0DA9200D" w14:textId="77777777" w:rsidTr="00E258EA">
        <w:trPr>
          <w:trHeight w:val="266"/>
          <w:jc w:val="center"/>
        </w:trPr>
        <w:tc>
          <w:tcPr>
            <w:tcW w:w="843" w:type="dxa"/>
            <w:vMerge/>
            <w:tcBorders>
              <w:left w:val="single" w:sz="6" w:space="0" w:color="auto"/>
              <w:right w:val="single" w:sz="6" w:space="0" w:color="auto"/>
            </w:tcBorders>
            <w:vAlign w:val="center"/>
          </w:tcPr>
          <w:p w14:paraId="13FA2AEB" w14:textId="77777777"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7F4D41E6" w14:textId="77777777" w:rsidR="00E35AB6" w:rsidRDefault="00E35AB6" w:rsidP="00E35AB6">
            <w:pPr>
              <w:widowControl w:val="0"/>
              <w:autoSpaceDE w:val="0"/>
              <w:autoSpaceDN w:val="0"/>
              <w:adjustRightInd w:val="0"/>
              <w:spacing w:line="240" w:lineRule="auto"/>
              <w:ind w:firstLine="0"/>
              <w:jc w:val="center"/>
              <w:rPr>
                <w:rFonts w:ascii="宋体" w:hAnsi="Times New Roman" w:cs="宋体"/>
                <w:color w:val="000000"/>
                <w:kern w:val="0"/>
              </w:rPr>
            </w:pPr>
            <w:r>
              <w:rPr>
                <w:rFonts w:ascii="宋体" w:hAnsi="Times New Roman" w:cs="宋体" w:hint="eastAsia"/>
                <w:color w:val="000000"/>
                <w:kern w:val="0"/>
              </w:rPr>
              <w:t>工程机械</w:t>
            </w:r>
          </w:p>
        </w:tc>
        <w:tc>
          <w:tcPr>
            <w:tcW w:w="874" w:type="dxa"/>
            <w:tcBorders>
              <w:top w:val="nil"/>
              <w:left w:val="single" w:sz="4" w:space="0" w:color="auto"/>
              <w:bottom w:val="single" w:sz="4" w:space="0" w:color="auto"/>
              <w:right w:val="single" w:sz="4" w:space="0" w:color="auto"/>
            </w:tcBorders>
            <w:shd w:val="clear" w:color="auto" w:fill="auto"/>
            <w:vAlign w:val="bottom"/>
          </w:tcPr>
          <w:p w14:paraId="51E60E2A" w14:textId="24788C73"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47.7 </w:t>
            </w:r>
          </w:p>
        </w:tc>
        <w:tc>
          <w:tcPr>
            <w:tcW w:w="992" w:type="dxa"/>
            <w:tcBorders>
              <w:top w:val="nil"/>
              <w:left w:val="nil"/>
              <w:bottom w:val="single" w:sz="4" w:space="0" w:color="auto"/>
              <w:right w:val="single" w:sz="4" w:space="0" w:color="auto"/>
            </w:tcBorders>
            <w:shd w:val="clear" w:color="auto" w:fill="auto"/>
            <w:vAlign w:val="bottom"/>
          </w:tcPr>
          <w:p w14:paraId="01BA339C" w14:textId="7D0D874C"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2233.0 </w:t>
            </w:r>
          </w:p>
        </w:tc>
        <w:tc>
          <w:tcPr>
            <w:tcW w:w="992" w:type="dxa"/>
            <w:tcBorders>
              <w:top w:val="nil"/>
              <w:left w:val="nil"/>
              <w:bottom w:val="single" w:sz="4" w:space="0" w:color="auto"/>
              <w:right w:val="single" w:sz="4" w:space="0" w:color="auto"/>
            </w:tcBorders>
            <w:shd w:val="clear" w:color="auto" w:fill="auto"/>
            <w:vAlign w:val="bottom"/>
          </w:tcPr>
          <w:p w14:paraId="5F5A8CAF" w14:textId="7817E6E4"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1201.7 </w:t>
            </w:r>
          </w:p>
        </w:tc>
        <w:tc>
          <w:tcPr>
            <w:tcW w:w="992" w:type="dxa"/>
            <w:tcBorders>
              <w:top w:val="nil"/>
              <w:left w:val="nil"/>
              <w:bottom w:val="single" w:sz="4" w:space="0" w:color="auto"/>
              <w:right w:val="single" w:sz="4" w:space="0" w:color="auto"/>
            </w:tcBorders>
            <w:shd w:val="clear" w:color="auto" w:fill="auto"/>
            <w:vAlign w:val="bottom"/>
          </w:tcPr>
          <w:p w14:paraId="2FD40B71" w14:textId="0452632C"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147.9 </w:t>
            </w:r>
          </w:p>
        </w:tc>
        <w:tc>
          <w:tcPr>
            <w:tcW w:w="993" w:type="dxa"/>
            <w:tcBorders>
              <w:top w:val="nil"/>
              <w:left w:val="nil"/>
              <w:bottom w:val="single" w:sz="4" w:space="0" w:color="auto"/>
              <w:right w:val="single" w:sz="4" w:space="0" w:color="auto"/>
            </w:tcBorders>
            <w:shd w:val="clear" w:color="auto" w:fill="auto"/>
            <w:vAlign w:val="bottom"/>
          </w:tcPr>
          <w:p w14:paraId="74C7ADD0" w14:textId="64260DBC"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147.9 </w:t>
            </w:r>
          </w:p>
        </w:tc>
        <w:tc>
          <w:tcPr>
            <w:tcW w:w="992" w:type="dxa"/>
            <w:tcBorders>
              <w:top w:val="nil"/>
              <w:left w:val="nil"/>
              <w:bottom w:val="single" w:sz="4" w:space="0" w:color="auto"/>
              <w:right w:val="single" w:sz="4" w:space="0" w:color="auto"/>
            </w:tcBorders>
            <w:shd w:val="clear" w:color="auto" w:fill="auto"/>
            <w:vAlign w:val="bottom"/>
          </w:tcPr>
          <w:p w14:paraId="2B63F482" w14:textId="7E5EBBFA"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503.1 </w:t>
            </w:r>
          </w:p>
        </w:tc>
        <w:tc>
          <w:tcPr>
            <w:tcW w:w="850" w:type="dxa"/>
            <w:tcBorders>
              <w:top w:val="nil"/>
              <w:left w:val="nil"/>
              <w:bottom w:val="single" w:sz="4" w:space="0" w:color="auto"/>
              <w:right w:val="single" w:sz="4" w:space="0" w:color="auto"/>
            </w:tcBorders>
            <w:shd w:val="clear" w:color="auto" w:fill="auto"/>
            <w:vAlign w:val="bottom"/>
          </w:tcPr>
          <w:p w14:paraId="34A7E117" w14:textId="24DF0423"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851" w:type="dxa"/>
            <w:tcBorders>
              <w:top w:val="nil"/>
              <w:left w:val="nil"/>
              <w:bottom w:val="single" w:sz="4" w:space="0" w:color="auto"/>
              <w:right w:val="single" w:sz="4" w:space="0" w:color="auto"/>
            </w:tcBorders>
            <w:shd w:val="clear" w:color="auto" w:fill="auto"/>
            <w:vAlign w:val="bottom"/>
          </w:tcPr>
          <w:p w14:paraId="2772FC3C" w14:textId="31C3BE41"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84.4 </w:t>
            </w:r>
          </w:p>
        </w:tc>
        <w:tc>
          <w:tcPr>
            <w:tcW w:w="850" w:type="dxa"/>
            <w:tcBorders>
              <w:top w:val="nil"/>
              <w:left w:val="nil"/>
              <w:bottom w:val="single" w:sz="4" w:space="0" w:color="auto"/>
              <w:right w:val="single" w:sz="4" w:space="0" w:color="auto"/>
            </w:tcBorders>
            <w:shd w:val="clear" w:color="auto" w:fill="auto"/>
            <w:vAlign w:val="bottom"/>
          </w:tcPr>
          <w:p w14:paraId="01434B37" w14:textId="24EF9A19"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26.5 </w:t>
            </w:r>
          </w:p>
        </w:tc>
      </w:tr>
      <w:tr w:rsidR="00E35AB6" w14:paraId="2FADB2C1" w14:textId="77777777" w:rsidTr="00E258EA">
        <w:trPr>
          <w:trHeight w:val="266"/>
          <w:jc w:val="center"/>
        </w:trPr>
        <w:tc>
          <w:tcPr>
            <w:tcW w:w="843" w:type="dxa"/>
            <w:vMerge/>
            <w:tcBorders>
              <w:left w:val="single" w:sz="6" w:space="0" w:color="auto"/>
              <w:bottom w:val="single" w:sz="6" w:space="0" w:color="auto"/>
              <w:right w:val="single" w:sz="6" w:space="0" w:color="auto"/>
            </w:tcBorders>
            <w:vAlign w:val="center"/>
          </w:tcPr>
          <w:p w14:paraId="2C3F4680" w14:textId="77777777"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12806F30" w14:textId="77777777" w:rsidR="00E35AB6" w:rsidRDefault="00E35AB6" w:rsidP="00E35AB6">
            <w:pPr>
              <w:widowControl w:val="0"/>
              <w:autoSpaceDE w:val="0"/>
              <w:autoSpaceDN w:val="0"/>
              <w:adjustRightInd w:val="0"/>
              <w:spacing w:line="240" w:lineRule="auto"/>
              <w:ind w:firstLine="0"/>
              <w:jc w:val="center"/>
              <w:rPr>
                <w:rFonts w:ascii="宋体" w:hAnsi="Times New Roman" w:cs="宋体"/>
                <w:color w:val="000000"/>
                <w:kern w:val="0"/>
              </w:rPr>
            </w:pPr>
            <w:r>
              <w:rPr>
                <w:rFonts w:ascii="宋体" w:hAnsi="Times New Roman" w:cs="宋体" w:hint="eastAsia"/>
                <w:color w:val="000000"/>
                <w:kern w:val="0"/>
              </w:rPr>
              <w:t>农业机械</w:t>
            </w:r>
          </w:p>
        </w:tc>
        <w:tc>
          <w:tcPr>
            <w:tcW w:w="874" w:type="dxa"/>
            <w:tcBorders>
              <w:top w:val="nil"/>
              <w:left w:val="single" w:sz="4" w:space="0" w:color="auto"/>
              <w:bottom w:val="single" w:sz="4" w:space="0" w:color="auto"/>
              <w:right w:val="single" w:sz="4" w:space="0" w:color="auto"/>
            </w:tcBorders>
            <w:shd w:val="clear" w:color="auto" w:fill="auto"/>
            <w:vAlign w:val="bottom"/>
          </w:tcPr>
          <w:p w14:paraId="643635A0" w14:textId="300F8320"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3.0 </w:t>
            </w:r>
          </w:p>
        </w:tc>
        <w:tc>
          <w:tcPr>
            <w:tcW w:w="992" w:type="dxa"/>
            <w:tcBorders>
              <w:top w:val="nil"/>
              <w:left w:val="nil"/>
              <w:bottom w:val="single" w:sz="4" w:space="0" w:color="auto"/>
              <w:right w:val="single" w:sz="4" w:space="0" w:color="auto"/>
            </w:tcBorders>
            <w:shd w:val="clear" w:color="auto" w:fill="auto"/>
            <w:vAlign w:val="bottom"/>
          </w:tcPr>
          <w:p w14:paraId="0EB431A1" w14:textId="7A38666D"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148.6 </w:t>
            </w:r>
          </w:p>
        </w:tc>
        <w:tc>
          <w:tcPr>
            <w:tcW w:w="992" w:type="dxa"/>
            <w:tcBorders>
              <w:top w:val="nil"/>
              <w:left w:val="nil"/>
              <w:bottom w:val="single" w:sz="4" w:space="0" w:color="auto"/>
              <w:right w:val="single" w:sz="4" w:space="0" w:color="auto"/>
            </w:tcBorders>
            <w:shd w:val="clear" w:color="auto" w:fill="auto"/>
            <w:vAlign w:val="bottom"/>
          </w:tcPr>
          <w:p w14:paraId="31E097E6" w14:textId="043B1376"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46.4 </w:t>
            </w:r>
          </w:p>
        </w:tc>
        <w:tc>
          <w:tcPr>
            <w:tcW w:w="992" w:type="dxa"/>
            <w:tcBorders>
              <w:top w:val="nil"/>
              <w:left w:val="nil"/>
              <w:bottom w:val="single" w:sz="4" w:space="0" w:color="auto"/>
              <w:right w:val="single" w:sz="4" w:space="0" w:color="auto"/>
            </w:tcBorders>
            <w:shd w:val="clear" w:color="auto" w:fill="auto"/>
            <w:vAlign w:val="bottom"/>
          </w:tcPr>
          <w:p w14:paraId="1030250E" w14:textId="1346B016"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7.4 </w:t>
            </w:r>
          </w:p>
        </w:tc>
        <w:tc>
          <w:tcPr>
            <w:tcW w:w="993" w:type="dxa"/>
            <w:tcBorders>
              <w:top w:val="nil"/>
              <w:left w:val="nil"/>
              <w:bottom w:val="single" w:sz="4" w:space="0" w:color="auto"/>
              <w:right w:val="single" w:sz="4" w:space="0" w:color="auto"/>
            </w:tcBorders>
            <w:shd w:val="clear" w:color="auto" w:fill="auto"/>
            <w:vAlign w:val="bottom"/>
          </w:tcPr>
          <w:p w14:paraId="220A3D0A" w14:textId="713E8B84"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7.4 </w:t>
            </w:r>
          </w:p>
        </w:tc>
        <w:tc>
          <w:tcPr>
            <w:tcW w:w="992" w:type="dxa"/>
            <w:tcBorders>
              <w:top w:val="nil"/>
              <w:left w:val="nil"/>
              <w:bottom w:val="single" w:sz="4" w:space="0" w:color="auto"/>
              <w:right w:val="single" w:sz="4" w:space="0" w:color="auto"/>
            </w:tcBorders>
            <w:shd w:val="clear" w:color="auto" w:fill="auto"/>
            <w:vAlign w:val="bottom"/>
          </w:tcPr>
          <w:p w14:paraId="7DD46FE3" w14:textId="1B916775"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14.3 </w:t>
            </w:r>
          </w:p>
        </w:tc>
        <w:tc>
          <w:tcPr>
            <w:tcW w:w="850" w:type="dxa"/>
            <w:tcBorders>
              <w:top w:val="nil"/>
              <w:left w:val="nil"/>
              <w:bottom w:val="single" w:sz="4" w:space="0" w:color="auto"/>
              <w:right w:val="single" w:sz="4" w:space="0" w:color="auto"/>
            </w:tcBorders>
            <w:shd w:val="clear" w:color="auto" w:fill="auto"/>
            <w:vAlign w:val="bottom"/>
          </w:tcPr>
          <w:p w14:paraId="59D54DB3" w14:textId="490ADE05"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0.0 </w:t>
            </w:r>
          </w:p>
        </w:tc>
        <w:tc>
          <w:tcPr>
            <w:tcW w:w="851" w:type="dxa"/>
            <w:tcBorders>
              <w:top w:val="nil"/>
              <w:left w:val="nil"/>
              <w:bottom w:val="single" w:sz="4" w:space="0" w:color="auto"/>
              <w:right w:val="single" w:sz="4" w:space="0" w:color="auto"/>
            </w:tcBorders>
            <w:shd w:val="clear" w:color="auto" w:fill="auto"/>
            <w:vAlign w:val="bottom"/>
          </w:tcPr>
          <w:p w14:paraId="6712BE24" w14:textId="74F8C4AD"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4.2 </w:t>
            </w:r>
          </w:p>
        </w:tc>
        <w:tc>
          <w:tcPr>
            <w:tcW w:w="850" w:type="dxa"/>
            <w:tcBorders>
              <w:top w:val="nil"/>
              <w:left w:val="nil"/>
              <w:bottom w:val="single" w:sz="4" w:space="0" w:color="auto"/>
              <w:right w:val="single" w:sz="4" w:space="0" w:color="auto"/>
            </w:tcBorders>
            <w:shd w:val="clear" w:color="auto" w:fill="auto"/>
            <w:vAlign w:val="bottom"/>
          </w:tcPr>
          <w:p w14:paraId="55155D6B" w14:textId="784A855D" w:rsidR="00E35AB6" w:rsidRDefault="00E35AB6" w:rsidP="00E35AB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eastAsia="等线" w:hAnsi="Times New Roman"/>
                <w:color w:val="000000"/>
                <w:sz w:val="22"/>
                <w:szCs w:val="22"/>
              </w:rPr>
              <w:t xml:space="preserve">1.3 </w:t>
            </w:r>
          </w:p>
        </w:tc>
      </w:tr>
      <w:tr w:rsidR="00052329" w14:paraId="21A6E04C" w14:textId="77777777" w:rsidTr="00817F86">
        <w:trPr>
          <w:trHeight w:val="266"/>
          <w:jc w:val="center"/>
        </w:trPr>
        <w:tc>
          <w:tcPr>
            <w:tcW w:w="843" w:type="dxa"/>
            <w:vMerge w:val="restart"/>
            <w:tcBorders>
              <w:top w:val="single" w:sz="6" w:space="0" w:color="auto"/>
              <w:left w:val="single" w:sz="6" w:space="0" w:color="auto"/>
              <w:right w:val="single" w:sz="6" w:space="0" w:color="auto"/>
            </w:tcBorders>
            <w:vAlign w:val="center"/>
          </w:tcPr>
          <w:p w14:paraId="35AF6AA2" w14:textId="77777777" w:rsidR="00052329" w:rsidRDefault="00052329" w:rsidP="00817F86">
            <w:pPr>
              <w:widowControl w:val="0"/>
              <w:autoSpaceDE w:val="0"/>
              <w:autoSpaceDN w:val="0"/>
              <w:adjustRightInd w:val="0"/>
              <w:spacing w:line="240" w:lineRule="auto"/>
              <w:ind w:firstLine="0"/>
              <w:jc w:val="center"/>
              <w:rPr>
                <w:rFonts w:ascii="宋体" w:hAnsi="Times New Roman" w:cs="宋体"/>
                <w:color w:val="000000"/>
                <w:kern w:val="0"/>
              </w:rPr>
            </w:pPr>
            <w:r>
              <w:rPr>
                <w:rFonts w:ascii="宋体" w:hAnsi="Times New Roman" w:cs="宋体" w:hint="eastAsia"/>
                <w:color w:val="000000"/>
                <w:kern w:val="0"/>
              </w:rPr>
              <w:t>农业源</w:t>
            </w:r>
          </w:p>
        </w:tc>
        <w:tc>
          <w:tcPr>
            <w:tcW w:w="3237" w:type="dxa"/>
            <w:tcBorders>
              <w:top w:val="single" w:sz="6" w:space="0" w:color="auto"/>
              <w:left w:val="single" w:sz="6" w:space="0" w:color="auto"/>
              <w:bottom w:val="single" w:sz="6" w:space="0" w:color="auto"/>
              <w:right w:val="single" w:sz="6" w:space="0" w:color="auto"/>
            </w:tcBorders>
            <w:vAlign w:val="center"/>
          </w:tcPr>
          <w:p w14:paraId="259A9E7F" w14:textId="77777777" w:rsidR="00052329" w:rsidRDefault="00052329" w:rsidP="00817F86">
            <w:pPr>
              <w:widowControl w:val="0"/>
              <w:autoSpaceDE w:val="0"/>
              <w:autoSpaceDN w:val="0"/>
              <w:adjustRightInd w:val="0"/>
              <w:spacing w:line="240" w:lineRule="auto"/>
              <w:ind w:firstLine="0"/>
              <w:jc w:val="center"/>
              <w:rPr>
                <w:rFonts w:ascii="宋体" w:hAnsi="Times New Roman" w:cs="宋体"/>
                <w:b/>
                <w:bCs/>
                <w:color w:val="000000"/>
                <w:kern w:val="0"/>
              </w:rPr>
            </w:pPr>
            <w:r>
              <w:rPr>
                <w:rFonts w:ascii="宋体" w:hAnsi="Times New Roman" w:cs="宋体" w:hint="eastAsia"/>
                <w:b/>
                <w:bCs/>
                <w:color w:val="000000"/>
                <w:kern w:val="0"/>
              </w:rPr>
              <w:t>小计</w:t>
            </w:r>
          </w:p>
        </w:tc>
        <w:tc>
          <w:tcPr>
            <w:tcW w:w="874" w:type="dxa"/>
            <w:tcBorders>
              <w:top w:val="single" w:sz="6" w:space="0" w:color="auto"/>
              <w:left w:val="single" w:sz="6" w:space="0" w:color="auto"/>
              <w:bottom w:val="single" w:sz="6" w:space="0" w:color="auto"/>
              <w:right w:val="single" w:sz="6" w:space="0" w:color="auto"/>
            </w:tcBorders>
            <w:vAlign w:val="center"/>
          </w:tcPr>
          <w:p w14:paraId="37BF3937"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3E02CCF8"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0C7E25B5"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5E793B89"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993" w:type="dxa"/>
            <w:tcBorders>
              <w:top w:val="single" w:sz="6" w:space="0" w:color="auto"/>
              <w:left w:val="single" w:sz="6" w:space="0" w:color="auto"/>
              <w:bottom w:val="single" w:sz="6" w:space="0" w:color="auto"/>
              <w:right w:val="single" w:sz="6" w:space="0" w:color="auto"/>
            </w:tcBorders>
            <w:vAlign w:val="center"/>
          </w:tcPr>
          <w:p w14:paraId="6BEDEC1B"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2187B2E2"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6DE6514E"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r>
              <w:rPr>
                <w:rFonts w:ascii="Times New Roman" w:hAnsi="Times New Roman"/>
                <w:b/>
                <w:bCs/>
                <w:color w:val="000000"/>
                <w:kern w:val="0"/>
                <w:sz w:val="22"/>
                <w:szCs w:val="22"/>
              </w:rPr>
              <w:t>3266.4</w:t>
            </w:r>
          </w:p>
        </w:tc>
        <w:tc>
          <w:tcPr>
            <w:tcW w:w="851" w:type="dxa"/>
            <w:tcBorders>
              <w:top w:val="single" w:sz="6" w:space="0" w:color="auto"/>
              <w:left w:val="single" w:sz="6" w:space="0" w:color="auto"/>
              <w:bottom w:val="single" w:sz="6" w:space="0" w:color="auto"/>
              <w:right w:val="single" w:sz="6" w:space="0" w:color="auto"/>
            </w:tcBorders>
            <w:vAlign w:val="center"/>
          </w:tcPr>
          <w:p w14:paraId="37CA08EF"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5CC58C5E"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r>
      <w:tr w:rsidR="00052329" w14:paraId="60367396" w14:textId="77777777" w:rsidTr="00817F86">
        <w:trPr>
          <w:trHeight w:val="266"/>
          <w:jc w:val="center"/>
        </w:trPr>
        <w:tc>
          <w:tcPr>
            <w:tcW w:w="843" w:type="dxa"/>
            <w:vMerge/>
            <w:tcBorders>
              <w:left w:val="single" w:sz="6" w:space="0" w:color="auto"/>
              <w:right w:val="single" w:sz="6" w:space="0" w:color="auto"/>
            </w:tcBorders>
            <w:vAlign w:val="center"/>
          </w:tcPr>
          <w:p w14:paraId="19F7778A"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45B197E3" w14:textId="77777777" w:rsidR="00052329" w:rsidRDefault="00052329" w:rsidP="00817F86">
            <w:pPr>
              <w:widowControl w:val="0"/>
              <w:autoSpaceDE w:val="0"/>
              <w:autoSpaceDN w:val="0"/>
              <w:adjustRightInd w:val="0"/>
              <w:spacing w:line="240" w:lineRule="auto"/>
              <w:ind w:firstLine="0"/>
              <w:jc w:val="center"/>
              <w:rPr>
                <w:rFonts w:ascii="宋体" w:hAnsi="Times New Roman" w:cs="宋体"/>
                <w:color w:val="000000"/>
                <w:kern w:val="0"/>
              </w:rPr>
            </w:pPr>
            <w:r>
              <w:rPr>
                <w:rFonts w:ascii="宋体" w:hAnsi="Times New Roman" w:cs="宋体" w:hint="eastAsia"/>
                <w:color w:val="000000"/>
                <w:kern w:val="0"/>
              </w:rPr>
              <w:t>畜禽养殖</w:t>
            </w:r>
          </w:p>
        </w:tc>
        <w:tc>
          <w:tcPr>
            <w:tcW w:w="874" w:type="dxa"/>
            <w:tcBorders>
              <w:top w:val="single" w:sz="6" w:space="0" w:color="auto"/>
              <w:left w:val="single" w:sz="6" w:space="0" w:color="auto"/>
              <w:bottom w:val="single" w:sz="6" w:space="0" w:color="auto"/>
              <w:right w:val="single" w:sz="6" w:space="0" w:color="auto"/>
            </w:tcBorders>
            <w:vAlign w:val="center"/>
          </w:tcPr>
          <w:p w14:paraId="491CC67E"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6FF7A03E"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09CB6DE0"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5C42EDE2"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993" w:type="dxa"/>
            <w:tcBorders>
              <w:top w:val="single" w:sz="6" w:space="0" w:color="auto"/>
              <w:left w:val="single" w:sz="6" w:space="0" w:color="auto"/>
              <w:bottom w:val="single" w:sz="6" w:space="0" w:color="auto"/>
              <w:right w:val="single" w:sz="6" w:space="0" w:color="auto"/>
            </w:tcBorders>
            <w:vAlign w:val="center"/>
          </w:tcPr>
          <w:p w14:paraId="0EACEA32"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1AA133A4"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3546EC40"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hAnsi="Times New Roman"/>
                <w:color w:val="000000"/>
                <w:kern w:val="0"/>
                <w:sz w:val="22"/>
                <w:szCs w:val="22"/>
              </w:rPr>
              <w:t>1730.9</w:t>
            </w:r>
          </w:p>
        </w:tc>
        <w:tc>
          <w:tcPr>
            <w:tcW w:w="851" w:type="dxa"/>
            <w:tcBorders>
              <w:top w:val="single" w:sz="6" w:space="0" w:color="auto"/>
              <w:left w:val="single" w:sz="6" w:space="0" w:color="auto"/>
              <w:bottom w:val="single" w:sz="6" w:space="0" w:color="auto"/>
              <w:right w:val="single" w:sz="6" w:space="0" w:color="auto"/>
            </w:tcBorders>
            <w:vAlign w:val="center"/>
          </w:tcPr>
          <w:p w14:paraId="7CE22CA3"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0BD75DCF"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r>
      <w:tr w:rsidR="00052329" w14:paraId="6DA420CF" w14:textId="77777777" w:rsidTr="00817F86">
        <w:trPr>
          <w:trHeight w:val="266"/>
          <w:jc w:val="center"/>
        </w:trPr>
        <w:tc>
          <w:tcPr>
            <w:tcW w:w="843" w:type="dxa"/>
            <w:vMerge/>
            <w:tcBorders>
              <w:left w:val="single" w:sz="6" w:space="0" w:color="auto"/>
              <w:right w:val="single" w:sz="6" w:space="0" w:color="auto"/>
            </w:tcBorders>
            <w:vAlign w:val="center"/>
          </w:tcPr>
          <w:p w14:paraId="23FD33D6"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43BA5343" w14:textId="77777777" w:rsidR="00052329" w:rsidRDefault="00052329" w:rsidP="00817F86">
            <w:pPr>
              <w:widowControl w:val="0"/>
              <w:autoSpaceDE w:val="0"/>
              <w:autoSpaceDN w:val="0"/>
              <w:adjustRightInd w:val="0"/>
              <w:spacing w:line="240" w:lineRule="auto"/>
              <w:ind w:firstLine="0"/>
              <w:jc w:val="center"/>
              <w:rPr>
                <w:rFonts w:ascii="宋体" w:hAnsi="Times New Roman" w:cs="宋体"/>
                <w:color w:val="000000"/>
                <w:kern w:val="0"/>
              </w:rPr>
            </w:pPr>
            <w:r>
              <w:rPr>
                <w:rFonts w:ascii="宋体" w:hAnsi="Times New Roman" w:cs="宋体" w:hint="eastAsia"/>
                <w:color w:val="000000"/>
                <w:kern w:val="0"/>
              </w:rPr>
              <w:t>氮肥施用</w:t>
            </w:r>
          </w:p>
        </w:tc>
        <w:tc>
          <w:tcPr>
            <w:tcW w:w="874" w:type="dxa"/>
            <w:tcBorders>
              <w:top w:val="single" w:sz="6" w:space="0" w:color="auto"/>
              <w:left w:val="single" w:sz="6" w:space="0" w:color="auto"/>
              <w:bottom w:val="single" w:sz="6" w:space="0" w:color="auto"/>
              <w:right w:val="single" w:sz="6" w:space="0" w:color="auto"/>
            </w:tcBorders>
            <w:vAlign w:val="center"/>
          </w:tcPr>
          <w:p w14:paraId="5E1905DC"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01029E92"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5C89EBC1"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3226251B"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993" w:type="dxa"/>
            <w:tcBorders>
              <w:top w:val="single" w:sz="6" w:space="0" w:color="auto"/>
              <w:left w:val="single" w:sz="6" w:space="0" w:color="auto"/>
              <w:bottom w:val="single" w:sz="6" w:space="0" w:color="auto"/>
              <w:right w:val="single" w:sz="6" w:space="0" w:color="auto"/>
            </w:tcBorders>
            <w:vAlign w:val="center"/>
          </w:tcPr>
          <w:p w14:paraId="7C6A4184"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13605473"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71947E0A"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hAnsi="Times New Roman"/>
                <w:color w:val="000000"/>
                <w:kern w:val="0"/>
                <w:sz w:val="22"/>
                <w:szCs w:val="22"/>
              </w:rPr>
              <w:t>1108.8</w:t>
            </w:r>
          </w:p>
        </w:tc>
        <w:tc>
          <w:tcPr>
            <w:tcW w:w="851" w:type="dxa"/>
            <w:tcBorders>
              <w:top w:val="single" w:sz="6" w:space="0" w:color="auto"/>
              <w:left w:val="single" w:sz="6" w:space="0" w:color="auto"/>
              <w:bottom w:val="single" w:sz="6" w:space="0" w:color="auto"/>
              <w:right w:val="single" w:sz="6" w:space="0" w:color="auto"/>
            </w:tcBorders>
            <w:vAlign w:val="center"/>
          </w:tcPr>
          <w:p w14:paraId="68B443A9"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66949850"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r>
      <w:tr w:rsidR="00052329" w14:paraId="2A908D2A" w14:textId="77777777" w:rsidTr="00817F86">
        <w:trPr>
          <w:trHeight w:val="266"/>
          <w:jc w:val="center"/>
        </w:trPr>
        <w:tc>
          <w:tcPr>
            <w:tcW w:w="843" w:type="dxa"/>
            <w:vMerge/>
            <w:tcBorders>
              <w:left w:val="single" w:sz="6" w:space="0" w:color="auto"/>
              <w:right w:val="single" w:sz="6" w:space="0" w:color="auto"/>
            </w:tcBorders>
            <w:vAlign w:val="center"/>
          </w:tcPr>
          <w:p w14:paraId="4C8B86AE"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1FBAA731" w14:textId="77777777" w:rsidR="00052329" w:rsidRDefault="00052329" w:rsidP="00817F86">
            <w:pPr>
              <w:widowControl w:val="0"/>
              <w:autoSpaceDE w:val="0"/>
              <w:autoSpaceDN w:val="0"/>
              <w:adjustRightInd w:val="0"/>
              <w:spacing w:line="240" w:lineRule="auto"/>
              <w:ind w:firstLine="0"/>
              <w:jc w:val="center"/>
              <w:rPr>
                <w:rFonts w:ascii="宋体" w:hAnsi="Times New Roman" w:cs="宋体"/>
                <w:color w:val="000000"/>
                <w:kern w:val="0"/>
              </w:rPr>
            </w:pPr>
            <w:r>
              <w:rPr>
                <w:rFonts w:ascii="宋体" w:hAnsi="Times New Roman" w:cs="宋体" w:hint="eastAsia"/>
                <w:color w:val="000000"/>
                <w:kern w:val="0"/>
              </w:rPr>
              <w:t>秸秆堆肥</w:t>
            </w:r>
          </w:p>
        </w:tc>
        <w:tc>
          <w:tcPr>
            <w:tcW w:w="874" w:type="dxa"/>
            <w:tcBorders>
              <w:top w:val="single" w:sz="6" w:space="0" w:color="auto"/>
              <w:left w:val="single" w:sz="6" w:space="0" w:color="auto"/>
              <w:bottom w:val="single" w:sz="6" w:space="0" w:color="auto"/>
              <w:right w:val="single" w:sz="6" w:space="0" w:color="auto"/>
            </w:tcBorders>
            <w:vAlign w:val="center"/>
          </w:tcPr>
          <w:p w14:paraId="56ACBE71"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3C12E55E"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3BF62BB4"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6DF76916"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993" w:type="dxa"/>
            <w:tcBorders>
              <w:top w:val="single" w:sz="6" w:space="0" w:color="auto"/>
              <w:left w:val="single" w:sz="6" w:space="0" w:color="auto"/>
              <w:bottom w:val="single" w:sz="6" w:space="0" w:color="auto"/>
              <w:right w:val="single" w:sz="6" w:space="0" w:color="auto"/>
            </w:tcBorders>
            <w:vAlign w:val="center"/>
          </w:tcPr>
          <w:p w14:paraId="478762E2"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2FE9558A"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25835604"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hAnsi="Times New Roman"/>
                <w:color w:val="000000"/>
                <w:kern w:val="0"/>
                <w:sz w:val="22"/>
                <w:szCs w:val="22"/>
              </w:rPr>
              <w:t>19.5</w:t>
            </w:r>
          </w:p>
        </w:tc>
        <w:tc>
          <w:tcPr>
            <w:tcW w:w="851" w:type="dxa"/>
            <w:tcBorders>
              <w:top w:val="single" w:sz="6" w:space="0" w:color="auto"/>
              <w:left w:val="single" w:sz="6" w:space="0" w:color="auto"/>
              <w:bottom w:val="single" w:sz="6" w:space="0" w:color="auto"/>
              <w:right w:val="single" w:sz="6" w:space="0" w:color="auto"/>
            </w:tcBorders>
            <w:vAlign w:val="center"/>
          </w:tcPr>
          <w:p w14:paraId="3A87AAD9"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01B2270B"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r>
      <w:tr w:rsidR="00052329" w14:paraId="12DF3C85" w14:textId="77777777" w:rsidTr="00817F86">
        <w:trPr>
          <w:trHeight w:val="266"/>
          <w:jc w:val="center"/>
        </w:trPr>
        <w:tc>
          <w:tcPr>
            <w:tcW w:w="843" w:type="dxa"/>
            <w:vMerge/>
            <w:tcBorders>
              <w:left w:val="single" w:sz="6" w:space="0" w:color="auto"/>
              <w:right w:val="single" w:sz="6" w:space="0" w:color="auto"/>
            </w:tcBorders>
            <w:vAlign w:val="center"/>
          </w:tcPr>
          <w:p w14:paraId="068458A2"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1E48F733" w14:textId="77777777" w:rsidR="00052329" w:rsidRDefault="00052329" w:rsidP="00817F86">
            <w:pPr>
              <w:widowControl w:val="0"/>
              <w:autoSpaceDE w:val="0"/>
              <w:autoSpaceDN w:val="0"/>
              <w:adjustRightInd w:val="0"/>
              <w:spacing w:line="240" w:lineRule="auto"/>
              <w:ind w:firstLine="0"/>
              <w:jc w:val="center"/>
              <w:rPr>
                <w:rFonts w:ascii="宋体" w:hAnsi="Times New Roman" w:cs="宋体"/>
                <w:color w:val="000000"/>
                <w:kern w:val="0"/>
              </w:rPr>
            </w:pPr>
            <w:r>
              <w:rPr>
                <w:rFonts w:ascii="宋体" w:hAnsi="Times New Roman" w:cs="宋体" w:hint="eastAsia"/>
                <w:color w:val="000000"/>
                <w:kern w:val="0"/>
              </w:rPr>
              <w:t>固氮植物</w:t>
            </w:r>
          </w:p>
        </w:tc>
        <w:tc>
          <w:tcPr>
            <w:tcW w:w="874" w:type="dxa"/>
            <w:tcBorders>
              <w:top w:val="single" w:sz="6" w:space="0" w:color="auto"/>
              <w:left w:val="single" w:sz="6" w:space="0" w:color="auto"/>
              <w:bottom w:val="single" w:sz="6" w:space="0" w:color="auto"/>
              <w:right w:val="single" w:sz="6" w:space="0" w:color="auto"/>
            </w:tcBorders>
            <w:vAlign w:val="center"/>
          </w:tcPr>
          <w:p w14:paraId="704029C7"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688FB7B8"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6C87F491"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36BE6001"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993" w:type="dxa"/>
            <w:tcBorders>
              <w:top w:val="single" w:sz="6" w:space="0" w:color="auto"/>
              <w:left w:val="single" w:sz="6" w:space="0" w:color="auto"/>
              <w:bottom w:val="single" w:sz="6" w:space="0" w:color="auto"/>
              <w:right w:val="single" w:sz="6" w:space="0" w:color="auto"/>
            </w:tcBorders>
            <w:vAlign w:val="center"/>
          </w:tcPr>
          <w:p w14:paraId="4075CD9F"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025E1CA4"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6F7D64D1"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hAnsi="Times New Roman"/>
                <w:color w:val="000000"/>
                <w:kern w:val="0"/>
                <w:sz w:val="22"/>
                <w:szCs w:val="22"/>
              </w:rPr>
              <w:t>0.7</w:t>
            </w:r>
          </w:p>
        </w:tc>
        <w:tc>
          <w:tcPr>
            <w:tcW w:w="851" w:type="dxa"/>
            <w:tcBorders>
              <w:top w:val="single" w:sz="6" w:space="0" w:color="auto"/>
              <w:left w:val="single" w:sz="6" w:space="0" w:color="auto"/>
              <w:bottom w:val="single" w:sz="6" w:space="0" w:color="auto"/>
              <w:right w:val="single" w:sz="6" w:space="0" w:color="auto"/>
            </w:tcBorders>
            <w:vAlign w:val="center"/>
          </w:tcPr>
          <w:p w14:paraId="38918A55"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4274B8B8"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r>
      <w:tr w:rsidR="00052329" w14:paraId="118DAACA" w14:textId="77777777" w:rsidTr="00817F86">
        <w:trPr>
          <w:trHeight w:val="266"/>
          <w:jc w:val="center"/>
        </w:trPr>
        <w:tc>
          <w:tcPr>
            <w:tcW w:w="843" w:type="dxa"/>
            <w:vMerge/>
            <w:tcBorders>
              <w:left w:val="single" w:sz="6" w:space="0" w:color="auto"/>
              <w:right w:val="single" w:sz="6" w:space="0" w:color="auto"/>
            </w:tcBorders>
            <w:vAlign w:val="center"/>
          </w:tcPr>
          <w:p w14:paraId="19216D58"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326C9732" w14:textId="77777777" w:rsidR="00052329" w:rsidRDefault="00052329" w:rsidP="00817F86">
            <w:pPr>
              <w:widowControl w:val="0"/>
              <w:autoSpaceDE w:val="0"/>
              <w:autoSpaceDN w:val="0"/>
              <w:adjustRightInd w:val="0"/>
              <w:spacing w:line="240" w:lineRule="auto"/>
              <w:ind w:firstLine="0"/>
              <w:jc w:val="center"/>
              <w:rPr>
                <w:rFonts w:ascii="宋体" w:hAnsi="Times New Roman" w:cs="宋体"/>
                <w:color w:val="000000"/>
                <w:kern w:val="0"/>
              </w:rPr>
            </w:pPr>
            <w:r>
              <w:rPr>
                <w:rFonts w:ascii="宋体" w:hAnsi="Times New Roman" w:cs="宋体" w:hint="eastAsia"/>
                <w:color w:val="000000"/>
                <w:kern w:val="0"/>
              </w:rPr>
              <w:t>土壤本底</w:t>
            </w:r>
          </w:p>
        </w:tc>
        <w:tc>
          <w:tcPr>
            <w:tcW w:w="874" w:type="dxa"/>
            <w:tcBorders>
              <w:top w:val="single" w:sz="6" w:space="0" w:color="auto"/>
              <w:left w:val="single" w:sz="6" w:space="0" w:color="auto"/>
              <w:bottom w:val="single" w:sz="6" w:space="0" w:color="auto"/>
              <w:right w:val="single" w:sz="6" w:space="0" w:color="auto"/>
            </w:tcBorders>
            <w:vAlign w:val="center"/>
          </w:tcPr>
          <w:p w14:paraId="0AF124EC"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60221759"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16E69238"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26841C80"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993" w:type="dxa"/>
            <w:tcBorders>
              <w:top w:val="single" w:sz="6" w:space="0" w:color="auto"/>
              <w:left w:val="single" w:sz="6" w:space="0" w:color="auto"/>
              <w:bottom w:val="single" w:sz="6" w:space="0" w:color="auto"/>
              <w:right w:val="single" w:sz="6" w:space="0" w:color="auto"/>
            </w:tcBorders>
            <w:vAlign w:val="center"/>
          </w:tcPr>
          <w:p w14:paraId="35463025"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60B1C685"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1F19B64F"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hAnsi="Times New Roman"/>
                <w:color w:val="000000"/>
                <w:kern w:val="0"/>
                <w:sz w:val="22"/>
                <w:szCs w:val="22"/>
              </w:rPr>
              <w:t>100.5</w:t>
            </w:r>
          </w:p>
        </w:tc>
        <w:tc>
          <w:tcPr>
            <w:tcW w:w="851" w:type="dxa"/>
            <w:tcBorders>
              <w:top w:val="single" w:sz="6" w:space="0" w:color="auto"/>
              <w:left w:val="single" w:sz="6" w:space="0" w:color="auto"/>
              <w:bottom w:val="single" w:sz="6" w:space="0" w:color="auto"/>
              <w:right w:val="single" w:sz="6" w:space="0" w:color="auto"/>
            </w:tcBorders>
            <w:vAlign w:val="center"/>
          </w:tcPr>
          <w:p w14:paraId="3873ADF2"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48E4EE10"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r>
      <w:tr w:rsidR="00052329" w14:paraId="700AFD79" w14:textId="77777777" w:rsidTr="00817F86">
        <w:trPr>
          <w:trHeight w:val="266"/>
          <w:jc w:val="center"/>
        </w:trPr>
        <w:tc>
          <w:tcPr>
            <w:tcW w:w="843" w:type="dxa"/>
            <w:vMerge/>
            <w:tcBorders>
              <w:left w:val="single" w:sz="6" w:space="0" w:color="auto"/>
              <w:bottom w:val="single" w:sz="6" w:space="0" w:color="auto"/>
              <w:right w:val="single" w:sz="6" w:space="0" w:color="auto"/>
            </w:tcBorders>
            <w:vAlign w:val="center"/>
          </w:tcPr>
          <w:p w14:paraId="02DDCC19"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11EB7DDA" w14:textId="77777777" w:rsidR="00052329" w:rsidRDefault="00052329" w:rsidP="00817F86">
            <w:pPr>
              <w:widowControl w:val="0"/>
              <w:autoSpaceDE w:val="0"/>
              <w:autoSpaceDN w:val="0"/>
              <w:adjustRightInd w:val="0"/>
              <w:spacing w:line="240" w:lineRule="auto"/>
              <w:ind w:firstLine="0"/>
              <w:jc w:val="center"/>
              <w:rPr>
                <w:rFonts w:ascii="宋体" w:hAnsi="Times New Roman" w:cs="宋体"/>
                <w:color w:val="000000"/>
                <w:kern w:val="0"/>
              </w:rPr>
            </w:pPr>
            <w:r>
              <w:rPr>
                <w:rFonts w:ascii="宋体" w:hAnsi="Times New Roman" w:cs="宋体" w:hint="eastAsia"/>
                <w:color w:val="000000"/>
                <w:kern w:val="0"/>
              </w:rPr>
              <w:t>人体粪便</w:t>
            </w:r>
          </w:p>
        </w:tc>
        <w:tc>
          <w:tcPr>
            <w:tcW w:w="874" w:type="dxa"/>
            <w:tcBorders>
              <w:top w:val="single" w:sz="6" w:space="0" w:color="auto"/>
              <w:left w:val="single" w:sz="6" w:space="0" w:color="auto"/>
              <w:bottom w:val="single" w:sz="6" w:space="0" w:color="auto"/>
              <w:right w:val="single" w:sz="6" w:space="0" w:color="auto"/>
            </w:tcBorders>
            <w:vAlign w:val="center"/>
          </w:tcPr>
          <w:p w14:paraId="1247D277"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6861E789"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0EFC577A"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01B49B98"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993" w:type="dxa"/>
            <w:tcBorders>
              <w:top w:val="single" w:sz="6" w:space="0" w:color="auto"/>
              <w:left w:val="single" w:sz="6" w:space="0" w:color="auto"/>
              <w:bottom w:val="single" w:sz="6" w:space="0" w:color="auto"/>
              <w:right w:val="single" w:sz="6" w:space="0" w:color="auto"/>
            </w:tcBorders>
            <w:vAlign w:val="center"/>
          </w:tcPr>
          <w:p w14:paraId="08C1D982"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0FC2080E"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21BBB18F"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hAnsi="Times New Roman"/>
                <w:color w:val="000000"/>
                <w:kern w:val="0"/>
                <w:sz w:val="22"/>
                <w:szCs w:val="22"/>
              </w:rPr>
              <w:t>305.9</w:t>
            </w:r>
          </w:p>
        </w:tc>
        <w:tc>
          <w:tcPr>
            <w:tcW w:w="851" w:type="dxa"/>
            <w:tcBorders>
              <w:top w:val="single" w:sz="6" w:space="0" w:color="auto"/>
              <w:left w:val="single" w:sz="6" w:space="0" w:color="auto"/>
              <w:bottom w:val="single" w:sz="6" w:space="0" w:color="auto"/>
              <w:right w:val="single" w:sz="6" w:space="0" w:color="auto"/>
            </w:tcBorders>
            <w:vAlign w:val="center"/>
          </w:tcPr>
          <w:p w14:paraId="3897732F"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252AA50F"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r>
      <w:tr w:rsidR="00052329" w14:paraId="7C177E23" w14:textId="77777777" w:rsidTr="00817F86">
        <w:trPr>
          <w:trHeight w:val="266"/>
          <w:jc w:val="center"/>
        </w:trPr>
        <w:tc>
          <w:tcPr>
            <w:tcW w:w="843" w:type="dxa"/>
            <w:vMerge w:val="restart"/>
            <w:tcBorders>
              <w:top w:val="single" w:sz="6" w:space="0" w:color="auto"/>
              <w:left w:val="single" w:sz="6" w:space="0" w:color="auto"/>
              <w:right w:val="single" w:sz="6" w:space="0" w:color="auto"/>
            </w:tcBorders>
            <w:vAlign w:val="center"/>
          </w:tcPr>
          <w:p w14:paraId="70AB00AB" w14:textId="77777777" w:rsidR="00052329" w:rsidRDefault="00052329" w:rsidP="00817F86">
            <w:pPr>
              <w:widowControl w:val="0"/>
              <w:autoSpaceDE w:val="0"/>
              <w:autoSpaceDN w:val="0"/>
              <w:adjustRightInd w:val="0"/>
              <w:spacing w:line="240" w:lineRule="auto"/>
              <w:ind w:firstLine="0"/>
              <w:jc w:val="center"/>
              <w:rPr>
                <w:rFonts w:ascii="宋体" w:hAnsi="Times New Roman" w:cs="宋体"/>
                <w:color w:val="000000"/>
                <w:kern w:val="0"/>
              </w:rPr>
            </w:pPr>
            <w:r>
              <w:rPr>
                <w:rFonts w:ascii="宋体" w:hAnsi="Times New Roman" w:cs="宋体" w:hint="eastAsia"/>
                <w:color w:val="000000"/>
                <w:kern w:val="0"/>
              </w:rPr>
              <w:t>扬尘源</w:t>
            </w:r>
          </w:p>
        </w:tc>
        <w:tc>
          <w:tcPr>
            <w:tcW w:w="3237" w:type="dxa"/>
            <w:tcBorders>
              <w:top w:val="single" w:sz="6" w:space="0" w:color="auto"/>
              <w:left w:val="single" w:sz="6" w:space="0" w:color="auto"/>
              <w:bottom w:val="single" w:sz="6" w:space="0" w:color="auto"/>
              <w:right w:val="single" w:sz="6" w:space="0" w:color="auto"/>
            </w:tcBorders>
            <w:vAlign w:val="center"/>
          </w:tcPr>
          <w:p w14:paraId="6B4587BF" w14:textId="77777777" w:rsidR="00052329" w:rsidRDefault="00052329" w:rsidP="00817F86">
            <w:pPr>
              <w:widowControl w:val="0"/>
              <w:autoSpaceDE w:val="0"/>
              <w:autoSpaceDN w:val="0"/>
              <w:adjustRightInd w:val="0"/>
              <w:spacing w:line="240" w:lineRule="auto"/>
              <w:ind w:firstLine="0"/>
              <w:jc w:val="center"/>
              <w:rPr>
                <w:rFonts w:ascii="宋体" w:hAnsi="Times New Roman" w:cs="宋体"/>
                <w:b/>
                <w:bCs/>
                <w:color w:val="000000"/>
                <w:kern w:val="0"/>
              </w:rPr>
            </w:pPr>
            <w:r>
              <w:rPr>
                <w:rFonts w:ascii="宋体" w:hAnsi="Times New Roman" w:cs="宋体" w:hint="eastAsia"/>
                <w:b/>
                <w:bCs/>
                <w:color w:val="000000"/>
                <w:kern w:val="0"/>
              </w:rPr>
              <w:t>小计</w:t>
            </w:r>
          </w:p>
        </w:tc>
        <w:tc>
          <w:tcPr>
            <w:tcW w:w="874" w:type="dxa"/>
            <w:tcBorders>
              <w:top w:val="single" w:sz="6" w:space="0" w:color="auto"/>
              <w:left w:val="single" w:sz="6" w:space="0" w:color="auto"/>
              <w:bottom w:val="single" w:sz="6" w:space="0" w:color="auto"/>
              <w:right w:val="single" w:sz="6" w:space="0" w:color="auto"/>
            </w:tcBorders>
            <w:vAlign w:val="center"/>
          </w:tcPr>
          <w:p w14:paraId="65758C51" w14:textId="750B2354"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6994E8D9" w14:textId="66480C42"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10B5BC7A" w14:textId="05E2BBB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270C6086"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r>
              <w:rPr>
                <w:rFonts w:ascii="Times New Roman" w:hAnsi="Times New Roman"/>
                <w:b/>
                <w:bCs/>
                <w:color w:val="000000"/>
                <w:kern w:val="0"/>
                <w:sz w:val="22"/>
                <w:szCs w:val="22"/>
              </w:rPr>
              <w:t>27251.5</w:t>
            </w:r>
          </w:p>
        </w:tc>
        <w:tc>
          <w:tcPr>
            <w:tcW w:w="993" w:type="dxa"/>
            <w:tcBorders>
              <w:top w:val="single" w:sz="6" w:space="0" w:color="auto"/>
              <w:left w:val="single" w:sz="6" w:space="0" w:color="auto"/>
              <w:bottom w:val="single" w:sz="6" w:space="0" w:color="auto"/>
              <w:right w:val="single" w:sz="6" w:space="0" w:color="auto"/>
            </w:tcBorders>
            <w:vAlign w:val="center"/>
          </w:tcPr>
          <w:p w14:paraId="20DFC41B"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r>
              <w:rPr>
                <w:rFonts w:ascii="Times New Roman" w:hAnsi="Times New Roman"/>
                <w:b/>
                <w:bCs/>
                <w:color w:val="000000"/>
                <w:kern w:val="0"/>
                <w:sz w:val="22"/>
                <w:szCs w:val="22"/>
              </w:rPr>
              <w:t>7334.4</w:t>
            </w:r>
          </w:p>
        </w:tc>
        <w:tc>
          <w:tcPr>
            <w:tcW w:w="992" w:type="dxa"/>
            <w:tcBorders>
              <w:top w:val="single" w:sz="6" w:space="0" w:color="auto"/>
              <w:left w:val="single" w:sz="6" w:space="0" w:color="auto"/>
              <w:bottom w:val="single" w:sz="6" w:space="0" w:color="auto"/>
              <w:right w:val="single" w:sz="6" w:space="0" w:color="auto"/>
            </w:tcBorders>
            <w:vAlign w:val="center"/>
          </w:tcPr>
          <w:p w14:paraId="437307F7" w14:textId="403FA409"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2F056580" w14:textId="31165174"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7D13A003" w14:textId="335A7A65"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74EE7BFD" w14:textId="40F2880F"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p>
        </w:tc>
      </w:tr>
      <w:tr w:rsidR="00052329" w14:paraId="74DF19A8" w14:textId="77777777" w:rsidTr="00817F86">
        <w:trPr>
          <w:trHeight w:val="276"/>
          <w:jc w:val="center"/>
        </w:trPr>
        <w:tc>
          <w:tcPr>
            <w:tcW w:w="843" w:type="dxa"/>
            <w:vMerge/>
            <w:tcBorders>
              <w:left w:val="single" w:sz="6" w:space="0" w:color="auto"/>
              <w:right w:val="single" w:sz="6" w:space="0" w:color="auto"/>
            </w:tcBorders>
            <w:vAlign w:val="center"/>
          </w:tcPr>
          <w:p w14:paraId="2C4EEDD7"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6B0724F3" w14:textId="77777777" w:rsidR="00052329" w:rsidRDefault="00052329" w:rsidP="00817F86">
            <w:pPr>
              <w:widowControl w:val="0"/>
              <w:autoSpaceDE w:val="0"/>
              <w:autoSpaceDN w:val="0"/>
              <w:adjustRightInd w:val="0"/>
              <w:spacing w:line="240" w:lineRule="auto"/>
              <w:ind w:firstLine="0"/>
              <w:jc w:val="center"/>
              <w:rPr>
                <w:rFonts w:ascii="宋体" w:hAnsi="Times New Roman" w:cs="宋体"/>
                <w:color w:val="000000"/>
                <w:kern w:val="0"/>
              </w:rPr>
            </w:pPr>
            <w:r>
              <w:rPr>
                <w:rFonts w:ascii="宋体" w:hAnsi="Times New Roman" w:cs="宋体" w:hint="eastAsia"/>
                <w:color w:val="000000"/>
                <w:kern w:val="0"/>
              </w:rPr>
              <w:t>道路扬尘</w:t>
            </w:r>
          </w:p>
        </w:tc>
        <w:tc>
          <w:tcPr>
            <w:tcW w:w="874" w:type="dxa"/>
            <w:tcBorders>
              <w:top w:val="single" w:sz="6" w:space="0" w:color="auto"/>
              <w:left w:val="single" w:sz="6" w:space="0" w:color="auto"/>
              <w:bottom w:val="single" w:sz="6" w:space="0" w:color="auto"/>
              <w:right w:val="single" w:sz="6" w:space="0" w:color="auto"/>
            </w:tcBorders>
            <w:vAlign w:val="center"/>
          </w:tcPr>
          <w:p w14:paraId="0C2161EF"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77B6D7C6"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3C80D1D9"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34FF42AE"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hAnsi="Times New Roman"/>
                <w:color w:val="000000"/>
                <w:kern w:val="0"/>
                <w:sz w:val="22"/>
                <w:szCs w:val="22"/>
              </w:rPr>
              <w:t>3953.6</w:t>
            </w:r>
          </w:p>
        </w:tc>
        <w:tc>
          <w:tcPr>
            <w:tcW w:w="993" w:type="dxa"/>
            <w:tcBorders>
              <w:top w:val="single" w:sz="6" w:space="0" w:color="auto"/>
              <w:left w:val="single" w:sz="6" w:space="0" w:color="auto"/>
              <w:bottom w:val="single" w:sz="6" w:space="0" w:color="auto"/>
              <w:right w:val="single" w:sz="6" w:space="0" w:color="auto"/>
            </w:tcBorders>
            <w:vAlign w:val="center"/>
          </w:tcPr>
          <w:p w14:paraId="3FADE6AD"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hAnsi="Times New Roman"/>
                <w:color w:val="000000"/>
                <w:kern w:val="0"/>
                <w:sz w:val="22"/>
                <w:szCs w:val="22"/>
              </w:rPr>
              <w:t>1008.2</w:t>
            </w:r>
          </w:p>
        </w:tc>
        <w:tc>
          <w:tcPr>
            <w:tcW w:w="992" w:type="dxa"/>
            <w:tcBorders>
              <w:top w:val="single" w:sz="6" w:space="0" w:color="auto"/>
              <w:left w:val="single" w:sz="6" w:space="0" w:color="auto"/>
              <w:bottom w:val="single" w:sz="6" w:space="0" w:color="auto"/>
              <w:right w:val="single" w:sz="6" w:space="0" w:color="auto"/>
            </w:tcBorders>
            <w:vAlign w:val="center"/>
          </w:tcPr>
          <w:p w14:paraId="0D77500B"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sz w:val="22"/>
                <w:szCs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35467DA1"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sz w:val="22"/>
                <w:szCs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6C4E55D6" w14:textId="43ED3640"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sz w:val="22"/>
                <w:szCs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143FF678" w14:textId="444FC960"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sz w:val="22"/>
                <w:szCs w:val="22"/>
              </w:rPr>
            </w:pPr>
          </w:p>
        </w:tc>
      </w:tr>
      <w:tr w:rsidR="00052329" w14:paraId="1DF625C6" w14:textId="77777777" w:rsidTr="00817F86">
        <w:trPr>
          <w:trHeight w:val="276"/>
          <w:jc w:val="center"/>
        </w:trPr>
        <w:tc>
          <w:tcPr>
            <w:tcW w:w="843" w:type="dxa"/>
            <w:vMerge/>
            <w:tcBorders>
              <w:left w:val="single" w:sz="6" w:space="0" w:color="auto"/>
              <w:right w:val="single" w:sz="6" w:space="0" w:color="auto"/>
            </w:tcBorders>
            <w:vAlign w:val="center"/>
          </w:tcPr>
          <w:p w14:paraId="2DE8277C"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3E3F97CA" w14:textId="77777777" w:rsidR="00052329" w:rsidRDefault="00052329" w:rsidP="00817F86">
            <w:pPr>
              <w:widowControl w:val="0"/>
              <w:autoSpaceDE w:val="0"/>
              <w:autoSpaceDN w:val="0"/>
              <w:adjustRightInd w:val="0"/>
              <w:spacing w:line="240" w:lineRule="auto"/>
              <w:ind w:firstLine="0"/>
              <w:jc w:val="center"/>
              <w:rPr>
                <w:rFonts w:ascii="宋体" w:hAnsi="Times New Roman" w:cs="宋体"/>
                <w:color w:val="000000"/>
                <w:kern w:val="0"/>
              </w:rPr>
            </w:pPr>
            <w:r>
              <w:rPr>
                <w:rFonts w:ascii="宋体" w:hAnsi="Times New Roman" w:cs="宋体" w:hint="eastAsia"/>
                <w:color w:val="000000"/>
                <w:kern w:val="0"/>
              </w:rPr>
              <w:t>施工扬尘</w:t>
            </w:r>
          </w:p>
        </w:tc>
        <w:tc>
          <w:tcPr>
            <w:tcW w:w="874" w:type="dxa"/>
            <w:tcBorders>
              <w:top w:val="single" w:sz="6" w:space="0" w:color="auto"/>
              <w:left w:val="single" w:sz="6" w:space="0" w:color="auto"/>
              <w:bottom w:val="single" w:sz="6" w:space="0" w:color="auto"/>
              <w:right w:val="single" w:sz="6" w:space="0" w:color="auto"/>
            </w:tcBorders>
            <w:vAlign w:val="center"/>
          </w:tcPr>
          <w:p w14:paraId="28AEEEC2"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5A0A622A"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5B64CF5B"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4573B7B1"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hAnsi="Times New Roman"/>
                <w:color w:val="000000"/>
                <w:kern w:val="0"/>
                <w:sz w:val="22"/>
                <w:szCs w:val="22"/>
              </w:rPr>
              <w:t>21947.6</w:t>
            </w:r>
          </w:p>
        </w:tc>
        <w:tc>
          <w:tcPr>
            <w:tcW w:w="993" w:type="dxa"/>
            <w:tcBorders>
              <w:top w:val="single" w:sz="6" w:space="0" w:color="auto"/>
              <w:left w:val="single" w:sz="6" w:space="0" w:color="auto"/>
              <w:bottom w:val="single" w:sz="6" w:space="0" w:color="auto"/>
              <w:right w:val="single" w:sz="6" w:space="0" w:color="auto"/>
            </w:tcBorders>
            <w:vAlign w:val="center"/>
          </w:tcPr>
          <w:p w14:paraId="035ACEC8"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hAnsi="Times New Roman"/>
                <w:color w:val="000000"/>
                <w:kern w:val="0"/>
                <w:sz w:val="22"/>
                <w:szCs w:val="22"/>
              </w:rPr>
              <w:t>6200.0</w:t>
            </w:r>
          </w:p>
        </w:tc>
        <w:tc>
          <w:tcPr>
            <w:tcW w:w="992" w:type="dxa"/>
            <w:tcBorders>
              <w:top w:val="single" w:sz="6" w:space="0" w:color="auto"/>
              <w:left w:val="single" w:sz="6" w:space="0" w:color="auto"/>
              <w:bottom w:val="single" w:sz="6" w:space="0" w:color="auto"/>
              <w:right w:val="single" w:sz="6" w:space="0" w:color="auto"/>
            </w:tcBorders>
            <w:vAlign w:val="center"/>
          </w:tcPr>
          <w:p w14:paraId="4DBB7B17"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sz w:val="22"/>
                <w:szCs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2C6DF02E"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sz w:val="22"/>
                <w:szCs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10A3F1DA" w14:textId="0714F74A"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sz w:val="22"/>
                <w:szCs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7C81E333" w14:textId="7E470EF0"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sz w:val="22"/>
                <w:szCs w:val="22"/>
              </w:rPr>
            </w:pPr>
          </w:p>
        </w:tc>
      </w:tr>
      <w:tr w:rsidR="00052329" w14:paraId="1B6F9B32" w14:textId="77777777" w:rsidTr="00817F86">
        <w:trPr>
          <w:trHeight w:val="276"/>
          <w:jc w:val="center"/>
        </w:trPr>
        <w:tc>
          <w:tcPr>
            <w:tcW w:w="843" w:type="dxa"/>
            <w:vMerge/>
            <w:tcBorders>
              <w:left w:val="single" w:sz="6" w:space="0" w:color="auto"/>
              <w:right w:val="single" w:sz="6" w:space="0" w:color="auto"/>
            </w:tcBorders>
            <w:vAlign w:val="center"/>
          </w:tcPr>
          <w:p w14:paraId="0713D55B"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1EECAEEC" w14:textId="77777777" w:rsidR="00052329" w:rsidRDefault="00052329" w:rsidP="00817F86">
            <w:pPr>
              <w:widowControl w:val="0"/>
              <w:autoSpaceDE w:val="0"/>
              <w:autoSpaceDN w:val="0"/>
              <w:adjustRightInd w:val="0"/>
              <w:spacing w:line="240" w:lineRule="auto"/>
              <w:ind w:firstLine="0"/>
              <w:jc w:val="center"/>
              <w:rPr>
                <w:rFonts w:ascii="宋体" w:hAnsi="Times New Roman" w:cs="宋体"/>
                <w:color w:val="000000"/>
                <w:kern w:val="0"/>
              </w:rPr>
            </w:pPr>
            <w:r>
              <w:rPr>
                <w:rFonts w:ascii="宋体" w:hAnsi="Times New Roman" w:cs="宋体" w:hint="eastAsia"/>
                <w:color w:val="000000"/>
                <w:kern w:val="0"/>
              </w:rPr>
              <w:t>堆场扬尘</w:t>
            </w:r>
          </w:p>
        </w:tc>
        <w:tc>
          <w:tcPr>
            <w:tcW w:w="874" w:type="dxa"/>
            <w:tcBorders>
              <w:top w:val="single" w:sz="6" w:space="0" w:color="auto"/>
              <w:left w:val="single" w:sz="6" w:space="0" w:color="auto"/>
              <w:bottom w:val="single" w:sz="6" w:space="0" w:color="auto"/>
              <w:right w:val="single" w:sz="6" w:space="0" w:color="auto"/>
            </w:tcBorders>
            <w:vAlign w:val="center"/>
          </w:tcPr>
          <w:p w14:paraId="78FF4350"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73C63B03"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16D2D21C"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30D344EE"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hAnsi="Times New Roman"/>
                <w:color w:val="000000"/>
                <w:kern w:val="0"/>
                <w:sz w:val="22"/>
                <w:szCs w:val="22"/>
              </w:rPr>
              <w:t>328.3</w:t>
            </w:r>
          </w:p>
        </w:tc>
        <w:tc>
          <w:tcPr>
            <w:tcW w:w="993" w:type="dxa"/>
            <w:tcBorders>
              <w:top w:val="single" w:sz="6" w:space="0" w:color="auto"/>
              <w:left w:val="single" w:sz="6" w:space="0" w:color="auto"/>
              <w:bottom w:val="single" w:sz="6" w:space="0" w:color="auto"/>
              <w:right w:val="single" w:sz="6" w:space="0" w:color="auto"/>
            </w:tcBorders>
            <w:vAlign w:val="center"/>
          </w:tcPr>
          <w:p w14:paraId="34082040"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hAnsi="Times New Roman"/>
                <w:color w:val="000000"/>
                <w:kern w:val="0"/>
                <w:sz w:val="22"/>
                <w:szCs w:val="22"/>
              </w:rPr>
              <w:t>97.5</w:t>
            </w:r>
          </w:p>
        </w:tc>
        <w:tc>
          <w:tcPr>
            <w:tcW w:w="992" w:type="dxa"/>
            <w:tcBorders>
              <w:top w:val="single" w:sz="6" w:space="0" w:color="auto"/>
              <w:left w:val="single" w:sz="6" w:space="0" w:color="auto"/>
              <w:bottom w:val="single" w:sz="6" w:space="0" w:color="auto"/>
              <w:right w:val="single" w:sz="6" w:space="0" w:color="auto"/>
            </w:tcBorders>
            <w:vAlign w:val="center"/>
          </w:tcPr>
          <w:p w14:paraId="36C9FD29"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sz w:val="22"/>
                <w:szCs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7E01D36D"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sz w:val="22"/>
                <w:szCs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2718EC05"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sz w:val="22"/>
                <w:szCs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02233331"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sz w:val="22"/>
                <w:szCs w:val="22"/>
              </w:rPr>
            </w:pPr>
          </w:p>
        </w:tc>
      </w:tr>
      <w:tr w:rsidR="00052329" w14:paraId="5C4AB038" w14:textId="77777777" w:rsidTr="00817F86">
        <w:trPr>
          <w:trHeight w:val="276"/>
          <w:jc w:val="center"/>
        </w:trPr>
        <w:tc>
          <w:tcPr>
            <w:tcW w:w="843" w:type="dxa"/>
            <w:vMerge/>
            <w:tcBorders>
              <w:left w:val="single" w:sz="6" w:space="0" w:color="auto"/>
              <w:bottom w:val="single" w:sz="6" w:space="0" w:color="auto"/>
              <w:right w:val="single" w:sz="6" w:space="0" w:color="auto"/>
            </w:tcBorders>
            <w:vAlign w:val="center"/>
          </w:tcPr>
          <w:p w14:paraId="23A19014"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0821219E" w14:textId="77777777" w:rsidR="00052329" w:rsidRDefault="00052329" w:rsidP="00817F86">
            <w:pPr>
              <w:widowControl w:val="0"/>
              <w:autoSpaceDE w:val="0"/>
              <w:autoSpaceDN w:val="0"/>
              <w:adjustRightInd w:val="0"/>
              <w:spacing w:line="240" w:lineRule="auto"/>
              <w:ind w:firstLine="0"/>
              <w:jc w:val="center"/>
              <w:rPr>
                <w:rFonts w:ascii="宋体" w:hAnsi="Times New Roman" w:cs="宋体"/>
                <w:color w:val="000000"/>
                <w:kern w:val="0"/>
              </w:rPr>
            </w:pPr>
            <w:r>
              <w:rPr>
                <w:rFonts w:ascii="宋体" w:hAnsi="Times New Roman" w:cs="宋体" w:hint="eastAsia"/>
                <w:color w:val="000000"/>
                <w:kern w:val="0"/>
              </w:rPr>
              <w:t>土壤扬尘</w:t>
            </w:r>
          </w:p>
        </w:tc>
        <w:tc>
          <w:tcPr>
            <w:tcW w:w="874" w:type="dxa"/>
            <w:tcBorders>
              <w:top w:val="single" w:sz="6" w:space="0" w:color="auto"/>
              <w:left w:val="single" w:sz="6" w:space="0" w:color="auto"/>
              <w:bottom w:val="single" w:sz="6" w:space="0" w:color="auto"/>
              <w:right w:val="single" w:sz="6" w:space="0" w:color="auto"/>
            </w:tcBorders>
            <w:vAlign w:val="center"/>
          </w:tcPr>
          <w:p w14:paraId="7A134F69"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51DA6502"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4261CCED"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3CFF79B6"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hAnsi="Times New Roman"/>
                <w:color w:val="000000"/>
                <w:kern w:val="0"/>
                <w:sz w:val="22"/>
                <w:szCs w:val="22"/>
              </w:rPr>
              <w:t>1022.0</w:t>
            </w:r>
          </w:p>
        </w:tc>
        <w:tc>
          <w:tcPr>
            <w:tcW w:w="993" w:type="dxa"/>
            <w:tcBorders>
              <w:top w:val="single" w:sz="6" w:space="0" w:color="auto"/>
              <w:left w:val="single" w:sz="6" w:space="0" w:color="auto"/>
              <w:bottom w:val="single" w:sz="6" w:space="0" w:color="auto"/>
              <w:right w:val="single" w:sz="6" w:space="0" w:color="auto"/>
            </w:tcBorders>
            <w:vAlign w:val="center"/>
          </w:tcPr>
          <w:p w14:paraId="2FED1E40"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sz w:val="22"/>
                <w:szCs w:val="22"/>
              </w:rPr>
            </w:pPr>
            <w:r>
              <w:rPr>
                <w:rFonts w:ascii="Times New Roman" w:hAnsi="Times New Roman"/>
                <w:color w:val="000000"/>
                <w:kern w:val="0"/>
                <w:sz w:val="22"/>
                <w:szCs w:val="22"/>
              </w:rPr>
              <w:t>28.7</w:t>
            </w:r>
          </w:p>
        </w:tc>
        <w:tc>
          <w:tcPr>
            <w:tcW w:w="992" w:type="dxa"/>
            <w:tcBorders>
              <w:top w:val="single" w:sz="6" w:space="0" w:color="auto"/>
              <w:left w:val="single" w:sz="6" w:space="0" w:color="auto"/>
              <w:bottom w:val="single" w:sz="6" w:space="0" w:color="auto"/>
              <w:right w:val="single" w:sz="6" w:space="0" w:color="auto"/>
            </w:tcBorders>
            <w:vAlign w:val="center"/>
          </w:tcPr>
          <w:p w14:paraId="36AE3CA4"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sz w:val="22"/>
                <w:szCs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55592CAE"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sz w:val="22"/>
                <w:szCs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5913E587" w14:textId="4EB6DEA5"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sz w:val="22"/>
                <w:szCs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6B594F78" w14:textId="4A5F8D2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sz w:val="22"/>
                <w:szCs w:val="22"/>
              </w:rPr>
            </w:pPr>
          </w:p>
        </w:tc>
      </w:tr>
      <w:tr w:rsidR="00052329" w14:paraId="024327BB" w14:textId="77777777" w:rsidTr="00817F86">
        <w:trPr>
          <w:trHeight w:val="266"/>
          <w:jc w:val="center"/>
        </w:trPr>
        <w:tc>
          <w:tcPr>
            <w:tcW w:w="843" w:type="dxa"/>
            <w:vMerge w:val="restart"/>
            <w:tcBorders>
              <w:top w:val="single" w:sz="6" w:space="0" w:color="auto"/>
              <w:left w:val="single" w:sz="6" w:space="0" w:color="auto"/>
              <w:right w:val="single" w:sz="6" w:space="0" w:color="auto"/>
            </w:tcBorders>
            <w:vAlign w:val="center"/>
          </w:tcPr>
          <w:p w14:paraId="3857377A" w14:textId="77777777" w:rsidR="00052329" w:rsidRDefault="00052329" w:rsidP="00817F86">
            <w:pPr>
              <w:widowControl w:val="0"/>
              <w:autoSpaceDE w:val="0"/>
              <w:autoSpaceDN w:val="0"/>
              <w:adjustRightInd w:val="0"/>
              <w:spacing w:line="240" w:lineRule="auto"/>
              <w:ind w:firstLine="0"/>
              <w:jc w:val="center"/>
              <w:rPr>
                <w:rFonts w:ascii="宋体" w:hAnsi="Times New Roman" w:cs="宋体"/>
                <w:color w:val="000000"/>
                <w:kern w:val="0"/>
              </w:rPr>
            </w:pPr>
            <w:r>
              <w:rPr>
                <w:rFonts w:ascii="宋体" w:hAnsi="Times New Roman" w:cs="宋体" w:hint="eastAsia"/>
                <w:color w:val="000000"/>
                <w:kern w:val="0"/>
              </w:rPr>
              <w:lastRenderedPageBreak/>
              <w:t>非工业溶剂使用</w:t>
            </w:r>
          </w:p>
        </w:tc>
        <w:tc>
          <w:tcPr>
            <w:tcW w:w="3237" w:type="dxa"/>
            <w:tcBorders>
              <w:top w:val="single" w:sz="6" w:space="0" w:color="auto"/>
              <w:left w:val="single" w:sz="6" w:space="0" w:color="auto"/>
              <w:bottom w:val="single" w:sz="6" w:space="0" w:color="auto"/>
              <w:right w:val="single" w:sz="6" w:space="0" w:color="auto"/>
            </w:tcBorders>
            <w:vAlign w:val="center"/>
          </w:tcPr>
          <w:p w14:paraId="04F802B7" w14:textId="77777777" w:rsidR="00052329" w:rsidRDefault="00052329" w:rsidP="00817F86">
            <w:pPr>
              <w:widowControl w:val="0"/>
              <w:autoSpaceDE w:val="0"/>
              <w:autoSpaceDN w:val="0"/>
              <w:adjustRightInd w:val="0"/>
              <w:spacing w:line="240" w:lineRule="auto"/>
              <w:ind w:firstLine="0"/>
              <w:jc w:val="center"/>
              <w:rPr>
                <w:rFonts w:ascii="宋体" w:hAnsi="Times New Roman" w:cs="宋体"/>
                <w:b/>
                <w:bCs/>
                <w:color w:val="000000"/>
                <w:kern w:val="0"/>
              </w:rPr>
            </w:pPr>
            <w:r>
              <w:rPr>
                <w:rFonts w:ascii="宋体" w:hAnsi="Times New Roman" w:cs="宋体" w:hint="eastAsia"/>
                <w:b/>
                <w:bCs/>
                <w:color w:val="000000"/>
                <w:kern w:val="0"/>
              </w:rPr>
              <w:t>小计</w:t>
            </w:r>
          </w:p>
        </w:tc>
        <w:tc>
          <w:tcPr>
            <w:tcW w:w="874" w:type="dxa"/>
            <w:tcBorders>
              <w:top w:val="single" w:sz="6" w:space="0" w:color="auto"/>
              <w:left w:val="single" w:sz="6" w:space="0" w:color="auto"/>
              <w:bottom w:val="single" w:sz="6" w:space="0" w:color="auto"/>
              <w:right w:val="single" w:sz="6" w:space="0" w:color="auto"/>
            </w:tcBorders>
            <w:vAlign w:val="center"/>
          </w:tcPr>
          <w:p w14:paraId="398CCD38"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69A9B3A9"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2E5E3DD3"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7076A2EA"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sz w:val="22"/>
                <w:szCs w:val="22"/>
              </w:rPr>
            </w:pPr>
          </w:p>
        </w:tc>
        <w:tc>
          <w:tcPr>
            <w:tcW w:w="993" w:type="dxa"/>
            <w:tcBorders>
              <w:top w:val="single" w:sz="6" w:space="0" w:color="auto"/>
              <w:left w:val="single" w:sz="6" w:space="0" w:color="auto"/>
              <w:bottom w:val="single" w:sz="6" w:space="0" w:color="auto"/>
              <w:right w:val="single" w:sz="6" w:space="0" w:color="auto"/>
            </w:tcBorders>
            <w:vAlign w:val="center"/>
          </w:tcPr>
          <w:p w14:paraId="1254CDFE"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5A6F3ACD" w14:textId="77777777" w:rsidR="00052329" w:rsidRDefault="00052329" w:rsidP="00817F86">
            <w:pPr>
              <w:widowControl w:val="0"/>
              <w:autoSpaceDE w:val="0"/>
              <w:autoSpaceDN w:val="0"/>
              <w:adjustRightInd w:val="0"/>
              <w:spacing w:line="240" w:lineRule="auto"/>
              <w:ind w:firstLine="0"/>
              <w:jc w:val="center"/>
              <w:rPr>
                <w:rFonts w:ascii="Times New Roman" w:hAnsi="Times New Roman"/>
                <w:b/>
                <w:bCs/>
                <w:color w:val="000000"/>
                <w:kern w:val="0"/>
                <w:sz w:val="22"/>
                <w:szCs w:val="22"/>
              </w:rPr>
            </w:pPr>
            <w:r>
              <w:rPr>
                <w:rFonts w:ascii="Times New Roman" w:hAnsi="Times New Roman"/>
                <w:b/>
                <w:bCs/>
                <w:color w:val="000000"/>
                <w:kern w:val="0"/>
                <w:sz w:val="22"/>
                <w:szCs w:val="22"/>
              </w:rPr>
              <w:t>4633.8</w:t>
            </w:r>
          </w:p>
        </w:tc>
        <w:tc>
          <w:tcPr>
            <w:tcW w:w="850" w:type="dxa"/>
            <w:tcBorders>
              <w:top w:val="single" w:sz="6" w:space="0" w:color="auto"/>
              <w:left w:val="single" w:sz="6" w:space="0" w:color="auto"/>
              <w:bottom w:val="single" w:sz="6" w:space="0" w:color="auto"/>
              <w:right w:val="single" w:sz="6" w:space="0" w:color="auto"/>
            </w:tcBorders>
            <w:vAlign w:val="center"/>
          </w:tcPr>
          <w:p w14:paraId="782FA6C8"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sz w:val="22"/>
                <w:szCs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571E3E77"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sz w:val="22"/>
                <w:szCs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3E4F4627"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sz w:val="22"/>
                <w:szCs w:val="22"/>
              </w:rPr>
            </w:pPr>
          </w:p>
        </w:tc>
      </w:tr>
      <w:tr w:rsidR="00052329" w14:paraId="6DE19F37" w14:textId="77777777" w:rsidTr="00817F86">
        <w:trPr>
          <w:trHeight w:val="276"/>
          <w:jc w:val="center"/>
        </w:trPr>
        <w:tc>
          <w:tcPr>
            <w:tcW w:w="843" w:type="dxa"/>
            <w:vMerge/>
            <w:tcBorders>
              <w:left w:val="single" w:sz="6" w:space="0" w:color="auto"/>
              <w:right w:val="single" w:sz="6" w:space="0" w:color="auto"/>
            </w:tcBorders>
            <w:vAlign w:val="center"/>
          </w:tcPr>
          <w:p w14:paraId="6557D113"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74FCC32F" w14:textId="77777777" w:rsidR="00052329" w:rsidRDefault="00052329" w:rsidP="00817F86">
            <w:pPr>
              <w:widowControl w:val="0"/>
              <w:autoSpaceDE w:val="0"/>
              <w:autoSpaceDN w:val="0"/>
              <w:adjustRightInd w:val="0"/>
              <w:spacing w:line="240" w:lineRule="auto"/>
              <w:ind w:firstLine="0"/>
              <w:jc w:val="left"/>
              <w:rPr>
                <w:rFonts w:ascii="宋体" w:hAnsi="Times New Roman" w:cs="宋体"/>
                <w:color w:val="000000"/>
                <w:kern w:val="0"/>
              </w:rPr>
            </w:pPr>
            <w:r>
              <w:rPr>
                <w:rFonts w:ascii="宋体" w:hAnsi="Times New Roman" w:cs="宋体" w:hint="eastAsia"/>
                <w:color w:val="000000"/>
                <w:kern w:val="0"/>
              </w:rPr>
              <w:t>建筑涂料使用</w:t>
            </w:r>
          </w:p>
        </w:tc>
        <w:tc>
          <w:tcPr>
            <w:tcW w:w="874" w:type="dxa"/>
            <w:tcBorders>
              <w:top w:val="single" w:sz="6" w:space="0" w:color="auto"/>
              <w:left w:val="single" w:sz="6" w:space="0" w:color="auto"/>
              <w:bottom w:val="single" w:sz="6" w:space="0" w:color="auto"/>
              <w:right w:val="single" w:sz="6" w:space="0" w:color="auto"/>
            </w:tcBorders>
            <w:vAlign w:val="center"/>
          </w:tcPr>
          <w:p w14:paraId="1FD8C788"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5A6B5DC8"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63F9B665"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7DD71A61"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3" w:type="dxa"/>
            <w:tcBorders>
              <w:top w:val="single" w:sz="6" w:space="0" w:color="auto"/>
              <w:left w:val="single" w:sz="6" w:space="0" w:color="auto"/>
              <w:bottom w:val="single" w:sz="6" w:space="0" w:color="auto"/>
              <w:right w:val="single" w:sz="6" w:space="0" w:color="auto"/>
            </w:tcBorders>
            <w:vAlign w:val="center"/>
          </w:tcPr>
          <w:p w14:paraId="401BE556"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0939F5E1"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r>
              <w:rPr>
                <w:rFonts w:ascii="Times New Roman" w:hAnsi="Times New Roman"/>
                <w:color w:val="000000"/>
                <w:kern w:val="0"/>
                <w:sz w:val="22"/>
                <w:szCs w:val="22"/>
              </w:rPr>
              <w:t xml:space="preserve">1074.3 </w:t>
            </w:r>
          </w:p>
        </w:tc>
        <w:tc>
          <w:tcPr>
            <w:tcW w:w="850" w:type="dxa"/>
            <w:tcBorders>
              <w:top w:val="single" w:sz="6" w:space="0" w:color="auto"/>
              <w:left w:val="single" w:sz="6" w:space="0" w:color="auto"/>
              <w:bottom w:val="single" w:sz="6" w:space="0" w:color="auto"/>
              <w:right w:val="single" w:sz="6" w:space="0" w:color="auto"/>
            </w:tcBorders>
            <w:vAlign w:val="center"/>
          </w:tcPr>
          <w:p w14:paraId="0F9A5FDB"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305C00FE"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549EDF19"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r>
      <w:tr w:rsidR="00052329" w14:paraId="6305C80A" w14:textId="77777777" w:rsidTr="00817F86">
        <w:trPr>
          <w:trHeight w:val="276"/>
          <w:jc w:val="center"/>
        </w:trPr>
        <w:tc>
          <w:tcPr>
            <w:tcW w:w="843" w:type="dxa"/>
            <w:vMerge/>
            <w:tcBorders>
              <w:left w:val="single" w:sz="6" w:space="0" w:color="auto"/>
              <w:right w:val="single" w:sz="6" w:space="0" w:color="auto"/>
            </w:tcBorders>
            <w:vAlign w:val="center"/>
          </w:tcPr>
          <w:p w14:paraId="03A5F8B8"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11436883" w14:textId="77777777" w:rsidR="00052329" w:rsidRDefault="00052329" w:rsidP="00817F86">
            <w:pPr>
              <w:widowControl w:val="0"/>
              <w:autoSpaceDE w:val="0"/>
              <w:autoSpaceDN w:val="0"/>
              <w:adjustRightInd w:val="0"/>
              <w:spacing w:line="240" w:lineRule="auto"/>
              <w:ind w:firstLine="0"/>
              <w:jc w:val="left"/>
              <w:rPr>
                <w:rFonts w:ascii="宋体" w:hAnsi="Times New Roman" w:cs="宋体"/>
                <w:color w:val="000000"/>
                <w:kern w:val="0"/>
              </w:rPr>
            </w:pPr>
            <w:r>
              <w:rPr>
                <w:rFonts w:ascii="宋体" w:hAnsi="Times New Roman" w:cs="宋体" w:hint="eastAsia"/>
                <w:color w:val="000000"/>
                <w:kern w:val="0"/>
              </w:rPr>
              <w:t>家用溶剂使用</w:t>
            </w:r>
          </w:p>
        </w:tc>
        <w:tc>
          <w:tcPr>
            <w:tcW w:w="874" w:type="dxa"/>
            <w:tcBorders>
              <w:top w:val="single" w:sz="6" w:space="0" w:color="auto"/>
              <w:left w:val="single" w:sz="6" w:space="0" w:color="auto"/>
              <w:bottom w:val="single" w:sz="6" w:space="0" w:color="auto"/>
              <w:right w:val="single" w:sz="6" w:space="0" w:color="auto"/>
            </w:tcBorders>
            <w:vAlign w:val="center"/>
          </w:tcPr>
          <w:p w14:paraId="620D2FDF"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2EF26663"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244EBEC8"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7BF9B7D3"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3" w:type="dxa"/>
            <w:tcBorders>
              <w:top w:val="single" w:sz="6" w:space="0" w:color="auto"/>
              <w:left w:val="single" w:sz="6" w:space="0" w:color="auto"/>
              <w:bottom w:val="single" w:sz="6" w:space="0" w:color="auto"/>
              <w:right w:val="single" w:sz="6" w:space="0" w:color="auto"/>
            </w:tcBorders>
            <w:vAlign w:val="center"/>
          </w:tcPr>
          <w:p w14:paraId="360E0A32"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53A9F369"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r>
              <w:rPr>
                <w:rFonts w:ascii="Times New Roman" w:hAnsi="Times New Roman"/>
                <w:color w:val="000000"/>
                <w:kern w:val="0"/>
                <w:sz w:val="22"/>
                <w:szCs w:val="22"/>
              </w:rPr>
              <w:t xml:space="preserve">201.6 </w:t>
            </w:r>
          </w:p>
        </w:tc>
        <w:tc>
          <w:tcPr>
            <w:tcW w:w="850" w:type="dxa"/>
            <w:tcBorders>
              <w:top w:val="single" w:sz="6" w:space="0" w:color="auto"/>
              <w:left w:val="single" w:sz="6" w:space="0" w:color="auto"/>
              <w:bottom w:val="single" w:sz="6" w:space="0" w:color="auto"/>
              <w:right w:val="single" w:sz="6" w:space="0" w:color="auto"/>
            </w:tcBorders>
            <w:vAlign w:val="center"/>
          </w:tcPr>
          <w:p w14:paraId="39EBD56B"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27672E48"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3C6753C7"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r>
      <w:tr w:rsidR="00052329" w14:paraId="066F1337" w14:textId="77777777" w:rsidTr="00817F86">
        <w:trPr>
          <w:trHeight w:val="276"/>
          <w:jc w:val="center"/>
        </w:trPr>
        <w:tc>
          <w:tcPr>
            <w:tcW w:w="843" w:type="dxa"/>
            <w:vMerge/>
            <w:tcBorders>
              <w:left w:val="single" w:sz="6" w:space="0" w:color="auto"/>
              <w:right w:val="single" w:sz="6" w:space="0" w:color="auto"/>
            </w:tcBorders>
            <w:vAlign w:val="center"/>
          </w:tcPr>
          <w:p w14:paraId="6FD82429"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51F034C0" w14:textId="77777777" w:rsidR="00052329" w:rsidRDefault="00052329" w:rsidP="00817F86">
            <w:pPr>
              <w:widowControl w:val="0"/>
              <w:autoSpaceDE w:val="0"/>
              <w:autoSpaceDN w:val="0"/>
              <w:adjustRightInd w:val="0"/>
              <w:spacing w:line="240" w:lineRule="auto"/>
              <w:ind w:firstLine="0"/>
              <w:jc w:val="left"/>
              <w:rPr>
                <w:rFonts w:ascii="宋体" w:hAnsi="Times New Roman" w:cs="宋体"/>
                <w:color w:val="000000"/>
                <w:kern w:val="0"/>
              </w:rPr>
            </w:pPr>
            <w:r>
              <w:rPr>
                <w:rFonts w:ascii="宋体" w:hAnsi="Times New Roman" w:cs="宋体" w:hint="eastAsia"/>
                <w:color w:val="000000"/>
                <w:kern w:val="0"/>
              </w:rPr>
              <w:t>去污脱脂</w:t>
            </w:r>
          </w:p>
        </w:tc>
        <w:tc>
          <w:tcPr>
            <w:tcW w:w="874" w:type="dxa"/>
            <w:tcBorders>
              <w:top w:val="single" w:sz="6" w:space="0" w:color="auto"/>
              <w:left w:val="single" w:sz="6" w:space="0" w:color="auto"/>
              <w:bottom w:val="single" w:sz="6" w:space="0" w:color="auto"/>
              <w:right w:val="single" w:sz="6" w:space="0" w:color="auto"/>
            </w:tcBorders>
            <w:vAlign w:val="center"/>
          </w:tcPr>
          <w:p w14:paraId="07248D55"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204EB8B8"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07111F39"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36E77FE9"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3" w:type="dxa"/>
            <w:tcBorders>
              <w:top w:val="single" w:sz="6" w:space="0" w:color="auto"/>
              <w:left w:val="single" w:sz="6" w:space="0" w:color="auto"/>
              <w:bottom w:val="single" w:sz="6" w:space="0" w:color="auto"/>
              <w:right w:val="single" w:sz="6" w:space="0" w:color="auto"/>
            </w:tcBorders>
            <w:vAlign w:val="center"/>
          </w:tcPr>
          <w:p w14:paraId="6A22DBF1"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565CA5A2"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r>
              <w:rPr>
                <w:rFonts w:ascii="Times New Roman" w:hAnsi="Times New Roman"/>
                <w:color w:val="000000"/>
                <w:kern w:val="0"/>
                <w:sz w:val="22"/>
                <w:szCs w:val="22"/>
              </w:rPr>
              <w:t xml:space="preserve">88.7 </w:t>
            </w:r>
          </w:p>
        </w:tc>
        <w:tc>
          <w:tcPr>
            <w:tcW w:w="850" w:type="dxa"/>
            <w:tcBorders>
              <w:top w:val="single" w:sz="6" w:space="0" w:color="auto"/>
              <w:left w:val="single" w:sz="6" w:space="0" w:color="auto"/>
              <w:bottom w:val="single" w:sz="6" w:space="0" w:color="auto"/>
              <w:right w:val="single" w:sz="6" w:space="0" w:color="auto"/>
            </w:tcBorders>
            <w:vAlign w:val="center"/>
          </w:tcPr>
          <w:p w14:paraId="3B4B2612"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4D0061CC"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22B4A01C"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r>
      <w:tr w:rsidR="00052329" w14:paraId="49B6CB7D" w14:textId="77777777" w:rsidTr="00817F86">
        <w:trPr>
          <w:trHeight w:val="276"/>
          <w:jc w:val="center"/>
        </w:trPr>
        <w:tc>
          <w:tcPr>
            <w:tcW w:w="843" w:type="dxa"/>
            <w:vMerge/>
            <w:tcBorders>
              <w:left w:val="single" w:sz="6" w:space="0" w:color="auto"/>
              <w:right w:val="single" w:sz="6" w:space="0" w:color="auto"/>
            </w:tcBorders>
            <w:vAlign w:val="center"/>
          </w:tcPr>
          <w:p w14:paraId="6E40CB91"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46CE686B" w14:textId="77777777" w:rsidR="00052329" w:rsidRDefault="00052329" w:rsidP="00817F86">
            <w:pPr>
              <w:widowControl w:val="0"/>
              <w:autoSpaceDE w:val="0"/>
              <w:autoSpaceDN w:val="0"/>
              <w:adjustRightInd w:val="0"/>
              <w:spacing w:line="240" w:lineRule="auto"/>
              <w:ind w:firstLine="0"/>
              <w:jc w:val="left"/>
              <w:rPr>
                <w:rFonts w:ascii="宋体" w:hAnsi="Times New Roman" w:cs="宋体"/>
                <w:color w:val="000000"/>
                <w:kern w:val="0"/>
              </w:rPr>
            </w:pPr>
            <w:r>
              <w:rPr>
                <w:rFonts w:ascii="宋体" w:hAnsi="Times New Roman" w:cs="宋体" w:hint="eastAsia"/>
                <w:color w:val="000000"/>
                <w:kern w:val="0"/>
              </w:rPr>
              <w:t>干洗</w:t>
            </w:r>
          </w:p>
        </w:tc>
        <w:tc>
          <w:tcPr>
            <w:tcW w:w="874" w:type="dxa"/>
            <w:tcBorders>
              <w:top w:val="single" w:sz="6" w:space="0" w:color="auto"/>
              <w:left w:val="single" w:sz="6" w:space="0" w:color="auto"/>
              <w:bottom w:val="single" w:sz="6" w:space="0" w:color="auto"/>
              <w:right w:val="single" w:sz="6" w:space="0" w:color="auto"/>
            </w:tcBorders>
            <w:vAlign w:val="center"/>
          </w:tcPr>
          <w:p w14:paraId="7788BCB1"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53BBBAC0"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63F839AE"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44C9B18F"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3" w:type="dxa"/>
            <w:tcBorders>
              <w:top w:val="single" w:sz="6" w:space="0" w:color="auto"/>
              <w:left w:val="single" w:sz="6" w:space="0" w:color="auto"/>
              <w:bottom w:val="single" w:sz="6" w:space="0" w:color="auto"/>
              <w:right w:val="single" w:sz="6" w:space="0" w:color="auto"/>
            </w:tcBorders>
            <w:vAlign w:val="center"/>
          </w:tcPr>
          <w:p w14:paraId="08ADA3A1"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086B0174"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r>
              <w:rPr>
                <w:rFonts w:ascii="Times New Roman" w:hAnsi="Times New Roman"/>
                <w:color w:val="000000"/>
                <w:kern w:val="0"/>
                <w:sz w:val="22"/>
                <w:szCs w:val="22"/>
              </w:rPr>
              <w:t xml:space="preserve">40.3 </w:t>
            </w:r>
          </w:p>
        </w:tc>
        <w:tc>
          <w:tcPr>
            <w:tcW w:w="850" w:type="dxa"/>
            <w:tcBorders>
              <w:top w:val="single" w:sz="6" w:space="0" w:color="auto"/>
              <w:left w:val="single" w:sz="6" w:space="0" w:color="auto"/>
              <w:bottom w:val="single" w:sz="6" w:space="0" w:color="auto"/>
              <w:right w:val="single" w:sz="6" w:space="0" w:color="auto"/>
            </w:tcBorders>
            <w:vAlign w:val="center"/>
          </w:tcPr>
          <w:p w14:paraId="0C2367D5"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4552FBB1"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1B8EA0AD"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r>
      <w:tr w:rsidR="00052329" w14:paraId="5394813A" w14:textId="77777777" w:rsidTr="00817F86">
        <w:trPr>
          <w:trHeight w:val="276"/>
          <w:jc w:val="center"/>
        </w:trPr>
        <w:tc>
          <w:tcPr>
            <w:tcW w:w="843" w:type="dxa"/>
            <w:vMerge/>
            <w:tcBorders>
              <w:left w:val="single" w:sz="6" w:space="0" w:color="auto"/>
              <w:right w:val="single" w:sz="6" w:space="0" w:color="auto"/>
            </w:tcBorders>
            <w:vAlign w:val="center"/>
          </w:tcPr>
          <w:p w14:paraId="04A94E8F"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6E3776C0" w14:textId="77777777" w:rsidR="00052329" w:rsidRDefault="00052329" w:rsidP="00817F86">
            <w:pPr>
              <w:widowControl w:val="0"/>
              <w:autoSpaceDE w:val="0"/>
              <w:autoSpaceDN w:val="0"/>
              <w:adjustRightInd w:val="0"/>
              <w:spacing w:line="240" w:lineRule="auto"/>
              <w:ind w:firstLine="0"/>
              <w:jc w:val="left"/>
              <w:rPr>
                <w:rFonts w:ascii="宋体" w:hAnsi="Times New Roman" w:cs="宋体"/>
                <w:color w:val="000000"/>
                <w:kern w:val="0"/>
              </w:rPr>
            </w:pPr>
            <w:r>
              <w:rPr>
                <w:rFonts w:ascii="宋体" w:hAnsi="Times New Roman" w:cs="宋体" w:hint="eastAsia"/>
                <w:color w:val="000000"/>
                <w:kern w:val="0"/>
              </w:rPr>
              <w:t>沥青铺路</w:t>
            </w:r>
          </w:p>
        </w:tc>
        <w:tc>
          <w:tcPr>
            <w:tcW w:w="874" w:type="dxa"/>
            <w:tcBorders>
              <w:top w:val="single" w:sz="6" w:space="0" w:color="auto"/>
              <w:left w:val="single" w:sz="6" w:space="0" w:color="auto"/>
              <w:bottom w:val="single" w:sz="6" w:space="0" w:color="auto"/>
              <w:right w:val="single" w:sz="6" w:space="0" w:color="auto"/>
            </w:tcBorders>
            <w:vAlign w:val="center"/>
          </w:tcPr>
          <w:p w14:paraId="60D3836F"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2D661184"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3FBAC6C6"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7B688141"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3" w:type="dxa"/>
            <w:tcBorders>
              <w:top w:val="single" w:sz="6" w:space="0" w:color="auto"/>
              <w:left w:val="single" w:sz="6" w:space="0" w:color="auto"/>
              <w:bottom w:val="single" w:sz="6" w:space="0" w:color="auto"/>
              <w:right w:val="single" w:sz="6" w:space="0" w:color="auto"/>
            </w:tcBorders>
            <w:vAlign w:val="center"/>
          </w:tcPr>
          <w:p w14:paraId="733386F5"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1ACD5805"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r>
              <w:rPr>
                <w:rFonts w:ascii="Times New Roman" w:hAnsi="Times New Roman"/>
                <w:color w:val="000000"/>
                <w:kern w:val="0"/>
                <w:sz w:val="22"/>
                <w:szCs w:val="22"/>
              </w:rPr>
              <w:t xml:space="preserve">2707.9 </w:t>
            </w:r>
          </w:p>
        </w:tc>
        <w:tc>
          <w:tcPr>
            <w:tcW w:w="850" w:type="dxa"/>
            <w:tcBorders>
              <w:top w:val="single" w:sz="6" w:space="0" w:color="auto"/>
              <w:left w:val="single" w:sz="6" w:space="0" w:color="auto"/>
              <w:bottom w:val="single" w:sz="6" w:space="0" w:color="auto"/>
              <w:right w:val="single" w:sz="6" w:space="0" w:color="auto"/>
            </w:tcBorders>
            <w:vAlign w:val="center"/>
          </w:tcPr>
          <w:p w14:paraId="52B68AC3"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3FF6379A"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63BFE3D6"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r>
      <w:tr w:rsidR="00052329" w14:paraId="506FDBA6" w14:textId="77777777" w:rsidTr="00817F86">
        <w:trPr>
          <w:trHeight w:val="276"/>
          <w:jc w:val="center"/>
        </w:trPr>
        <w:tc>
          <w:tcPr>
            <w:tcW w:w="843" w:type="dxa"/>
            <w:vMerge/>
            <w:tcBorders>
              <w:left w:val="single" w:sz="6" w:space="0" w:color="auto"/>
              <w:right w:val="single" w:sz="6" w:space="0" w:color="auto"/>
            </w:tcBorders>
            <w:vAlign w:val="center"/>
          </w:tcPr>
          <w:p w14:paraId="032E6AE9"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26C82225" w14:textId="77777777" w:rsidR="00052329" w:rsidRDefault="00052329" w:rsidP="00817F86">
            <w:pPr>
              <w:widowControl w:val="0"/>
              <w:autoSpaceDE w:val="0"/>
              <w:autoSpaceDN w:val="0"/>
              <w:adjustRightInd w:val="0"/>
              <w:spacing w:line="240" w:lineRule="auto"/>
              <w:ind w:firstLine="0"/>
              <w:jc w:val="left"/>
              <w:rPr>
                <w:rFonts w:ascii="宋体" w:hAnsi="Times New Roman" w:cs="宋体"/>
                <w:color w:val="000000"/>
                <w:kern w:val="0"/>
              </w:rPr>
            </w:pPr>
            <w:r>
              <w:rPr>
                <w:rFonts w:ascii="宋体" w:hAnsi="Times New Roman" w:cs="宋体" w:hint="eastAsia"/>
                <w:color w:val="000000"/>
                <w:kern w:val="0"/>
              </w:rPr>
              <w:t>农药使用</w:t>
            </w:r>
          </w:p>
        </w:tc>
        <w:tc>
          <w:tcPr>
            <w:tcW w:w="874" w:type="dxa"/>
            <w:tcBorders>
              <w:top w:val="single" w:sz="6" w:space="0" w:color="auto"/>
              <w:left w:val="single" w:sz="6" w:space="0" w:color="auto"/>
              <w:bottom w:val="single" w:sz="6" w:space="0" w:color="auto"/>
              <w:right w:val="single" w:sz="6" w:space="0" w:color="auto"/>
            </w:tcBorders>
            <w:vAlign w:val="center"/>
          </w:tcPr>
          <w:p w14:paraId="66D2B371"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3C3AEA44"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3B3A01FA"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3B6AB467"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3" w:type="dxa"/>
            <w:tcBorders>
              <w:top w:val="single" w:sz="6" w:space="0" w:color="auto"/>
              <w:left w:val="single" w:sz="6" w:space="0" w:color="auto"/>
              <w:bottom w:val="single" w:sz="6" w:space="0" w:color="auto"/>
              <w:right w:val="single" w:sz="6" w:space="0" w:color="auto"/>
            </w:tcBorders>
            <w:vAlign w:val="center"/>
          </w:tcPr>
          <w:p w14:paraId="0797B26E"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61A4E5B9"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r>
              <w:rPr>
                <w:rFonts w:ascii="Times New Roman" w:hAnsi="Times New Roman"/>
                <w:color w:val="000000"/>
                <w:kern w:val="0"/>
                <w:sz w:val="22"/>
                <w:szCs w:val="22"/>
              </w:rPr>
              <w:t xml:space="preserve">406.6 </w:t>
            </w:r>
          </w:p>
        </w:tc>
        <w:tc>
          <w:tcPr>
            <w:tcW w:w="850" w:type="dxa"/>
            <w:tcBorders>
              <w:top w:val="single" w:sz="6" w:space="0" w:color="auto"/>
              <w:left w:val="single" w:sz="6" w:space="0" w:color="auto"/>
              <w:bottom w:val="single" w:sz="6" w:space="0" w:color="auto"/>
              <w:right w:val="single" w:sz="6" w:space="0" w:color="auto"/>
            </w:tcBorders>
            <w:vAlign w:val="center"/>
          </w:tcPr>
          <w:p w14:paraId="0E0DDA27"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4476CBE1"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1C785C0B"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r>
      <w:tr w:rsidR="00052329" w14:paraId="4664CBC6" w14:textId="77777777" w:rsidTr="00817F86">
        <w:trPr>
          <w:trHeight w:val="276"/>
          <w:jc w:val="center"/>
        </w:trPr>
        <w:tc>
          <w:tcPr>
            <w:tcW w:w="843" w:type="dxa"/>
            <w:vMerge/>
            <w:tcBorders>
              <w:left w:val="single" w:sz="6" w:space="0" w:color="auto"/>
              <w:bottom w:val="single" w:sz="6" w:space="0" w:color="auto"/>
              <w:right w:val="single" w:sz="6" w:space="0" w:color="auto"/>
            </w:tcBorders>
            <w:vAlign w:val="center"/>
          </w:tcPr>
          <w:p w14:paraId="6E4A5E59"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36125D84" w14:textId="77777777" w:rsidR="00052329" w:rsidRDefault="00052329" w:rsidP="00817F86">
            <w:pPr>
              <w:widowControl w:val="0"/>
              <w:autoSpaceDE w:val="0"/>
              <w:autoSpaceDN w:val="0"/>
              <w:adjustRightInd w:val="0"/>
              <w:spacing w:line="240" w:lineRule="auto"/>
              <w:ind w:firstLine="0"/>
              <w:jc w:val="left"/>
              <w:rPr>
                <w:rFonts w:ascii="宋体" w:hAnsi="Times New Roman" w:cs="宋体"/>
                <w:color w:val="000000"/>
                <w:kern w:val="0"/>
              </w:rPr>
            </w:pPr>
            <w:r>
              <w:rPr>
                <w:rFonts w:ascii="宋体" w:hAnsi="Times New Roman" w:cs="宋体" w:hint="eastAsia"/>
                <w:color w:val="000000"/>
                <w:kern w:val="0"/>
              </w:rPr>
              <w:t>汽车维修</w:t>
            </w:r>
          </w:p>
        </w:tc>
        <w:tc>
          <w:tcPr>
            <w:tcW w:w="874" w:type="dxa"/>
            <w:tcBorders>
              <w:top w:val="single" w:sz="6" w:space="0" w:color="auto"/>
              <w:left w:val="single" w:sz="6" w:space="0" w:color="auto"/>
              <w:bottom w:val="single" w:sz="6" w:space="0" w:color="auto"/>
              <w:right w:val="single" w:sz="6" w:space="0" w:color="auto"/>
            </w:tcBorders>
            <w:vAlign w:val="center"/>
          </w:tcPr>
          <w:p w14:paraId="799A5B0E"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31A41A94"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7F9C6838"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2E571EFC"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3" w:type="dxa"/>
            <w:tcBorders>
              <w:top w:val="single" w:sz="6" w:space="0" w:color="auto"/>
              <w:left w:val="single" w:sz="6" w:space="0" w:color="auto"/>
              <w:bottom w:val="single" w:sz="6" w:space="0" w:color="auto"/>
              <w:right w:val="single" w:sz="6" w:space="0" w:color="auto"/>
            </w:tcBorders>
            <w:vAlign w:val="center"/>
          </w:tcPr>
          <w:p w14:paraId="5F4C8016"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14DAC454"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r>
              <w:rPr>
                <w:rFonts w:ascii="Times New Roman" w:hAnsi="Times New Roman"/>
                <w:color w:val="000000"/>
                <w:kern w:val="0"/>
                <w:sz w:val="22"/>
                <w:szCs w:val="22"/>
              </w:rPr>
              <w:t xml:space="preserve">114.4 </w:t>
            </w:r>
          </w:p>
        </w:tc>
        <w:tc>
          <w:tcPr>
            <w:tcW w:w="850" w:type="dxa"/>
            <w:tcBorders>
              <w:top w:val="single" w:sz="6" w:space="0" w:color="auto"/>
              <w:left w:val="single" w:sz="6" w:space="0" w:color="auto"/>
              <w:bottom w:val="single" w:sz="6" w:space="0" w:color="auto"/>
              <w:right w:val="single" w:sz="6" w:space="0" w:color="auto"/>
            </w:tcBorders>
            <w:vAlign w:val="center"/>
          </w:tcPr>
          <w:p w14:paraId="27AA996B"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56CC5B9C"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78E36348"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r>
      <w:tr w:rsidR="00052329" w14:paraId="10674211" w14:textId="77777777" w:rsidTr="00817F86">
        <w:trPr>
          <w:trHeight w:val="266"/>
          <w:jc w:val="center"/>
        </w:trPr>
        <w:tc>
          <w:tcPr>
            <w:tcW w:w="843" w:type="dxa"/>
            <w:vMerge w:val="restart"/>
            <w:tcBorders>
              <w:top w:val="single" w:sz="6" w:space="0" w:color="auto"/>
              <w:left w:val="single" w:sz="6" w:space="0" w:color="auto"/>
              <w:right w:val="single" w:sz="6" w:space="0" w:color="auto"/>
            </w:tcBorders>
            <w:vAlign w:val="center"/>
          </w:tcPr>
          <w:p w14:paraId="23EA4645" w14:textId="77777777" w:rsidR="00052329" w:rsidRDefault="00052329" w:rsidP="00817F86">
            <w:pPr>
              <w:widowControl w:val="0"/>
              <w:autoSpaceDE w:val="0"/>
              <w:autoSpaceDN w:val="0"/>
              <w:adjustRightInd w:val="0"/>
              <w:spacing w:line="240" w:lineRule="auto"/>
              <w:ind w:firstLine="0"/>
              <w:jc w:val="center"/>
              <w:rPr>
                <w:rFonts w:ascii="宋体" w:hAnsi="Times New Roman" w:cs="宋体"/>
                <w:color w:val="000000"/>
                <w:kern w:val="0"/>
              </w:rPr>
            </w:pPr>
            <w:r>
              <w:rPr>
                <w:rFonts w:ascii="宋体" w:hAnsi="Times New Roman" w:cs="宋体" w:hint="eastAsia"/>
                <w:color w:val="000000"/>
                <w:kern w:val="0"/>
              </w:rPr>
              <w:t>存储运输源</w:t>
            </w:r>
          </w:p>
        </w:tc>
        <w:tc>
          <w:tcPr>
            <w:tcW w:w="3237" w:type="dxa"/>
            <w:tcBorders>
              <w:top w:val="single" w:sz="6" w:space="0" w:color="auto"/>
              <w:left w:val="single" w:sz="6" w:space="0" w:color="auto"/>
              <w:bottom w:val="single" w:sz="6" w:space="0" w:color="auto"/>
              <w:right w:val="single" w:sz="6" w:space="0" w:color="auto"/>
            </w:tcBorders>
            <w:vAlign w:val="center"/>
          </w:tcPr>
          <w:p w14:paraId="6D9688A6" w14:textId="77777777" w:rsidR="00052329" w:rsidRDefault="00052329" w:rsidP="00817F86">
            <w:pPr>
              <w:widowControl w:val="0"/>
              <w:autoSpaceDE w:val="0"/>
              <w:autoSpaceDN w:val="0"/>
              <w:adjustRightInd w:val="0"/>
              <w:spacing w:line="240" w:lineRule="auto"/>
              <w:ind w:firstLine="0"/>
              <w:jc w:val="center"/>
              <w:rPr>
                <w:rFonts w:ascii="宋体" w:hAnsi="Times New Roman" w:cs="宋体"/>
                <w:b/>
                <w:bCs/>
                <w:color w:val="000000"/>
                <w:kern w:val="0"/>
              </w:rPr>
            </w:pPr>
            <w:r>
              <w:rPr>
                <w:rFonts w:ascii="宋体" w:hAnsi="Times New Roman" w:cs="宋体" w:hint="eastAsia"/>
                <w:b/>
                <w:bCs/>
                <w:color w:val="000000"/>
                <w:kern w:val="0"/>
              </w:rPr>
              <w:t>小计</w:t>
            </w:r>
          </w:p>
        </w:tc>
        <w:tc>
          <w:tcPr>
            <w:tcW w:w="874" w:type="dxa"/>
            <w:tcBorders>
              <w:top w:val="single" w:sz="6" w:space="0" w:color="auto"/>
              <w:left w:val="single" w:sz="6" w:space="0" w:color="auto"/>
              <w:bottom w:val="single" w:sz="6" w:space="0" w:color="auto"/>
              <w:right w:val="single" w:sz="6" w:space="0" w:color="auto"/>
            </w:tcBorders>
            <w:vAlign w:val="center"/>
          </w:tcPr>
          <w:p w14:paraId="4305425D" w14:textId="5FCD62E7" w:rsidR="00052329" w:rsidRDefault="00052329" w:rsidP="00817F86">
            <w:pPr>
              <w:widowControl w:val="0"/>
              <w:autoSpaceDE w:val="0"/>
              <w:autoSpaceDN w:val="0"/>
              <w:adjustRightInd w:val="0"/>
              <w:spacing w:line="240" w:lineRule="auto"/>
              <w:ind w:firstLine="0"/>
              <w:jc w:val="right"/>
              <w:rPr>
                <w:rFonts w:ascii="Times New Roman" w:hAnsi="Times New Roman"/>
                <w:b/>
                <w:bCs/>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3BCFBF94" w14:textId="62F4AE3E" w:rsidR="00052329" w:rsidRDefault="00052329" w:rsidP="00817F86">
            <w:pPr>
              <w:widowControl w:val="0"/>
              <w:autoSpaceDE w:val="0"/>
              <w:autoSpaceDN w:val="0"/>
              <w:adjustRightInd w:val="0"/>
              <w:spacing w:line="240" w:lineRule="auto"/>
              <w:ind w:firstLine="0"/>
              <w:jc w:val="right"/>
              <w:rPr>
                <w:rFonts w:ascii="Times New Roman" w:hAnsi="Times New Roman"/>
                <w:b/>
                <w:bCs/>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2BF569C8" w14:textId="284B11C0" w:rsidR="00052329" w:rsidRDefault="00052329" w:rsidP="00817F86">
            <w:pPr>
              <w:widowControl w:val="0"/>
              <w:autoSpaceDE w:val="0"/>
              <w:autoSpaceDN w:val="0"/>
              <w:adjustRightInd w:val="0"/>
              <w:spacing w:line="240" w:lineRule="auto"/>
              <w:ind w:firstLine="0"/>
              <w:jc w:val="right"/>
              <w:rPr>
                <w:rFonts w:ascii="Times New Roman" w:hAnsi="Times New Roman"/>
                <w:b/>
                <w:bCs/>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00E7EF68" w14:textId="691A12AB" w:rsidR="00052329" w:rsidRDefault="00052329" w:rsidP="00817F86">
            <w:pPr>
              <w:widowControl w:val="0"/>
              <w:autoSpaceDE w:val="0"/>
              <w:autoSpaceDN w:val="0"/>
              <w:adjustRightInd w:val="0"/>
              <w:spacing w:line="240" w:lineRule="auto"/>
              <w:ind w:firstLine="0"/>
              <w:jc w:val="right"/>
              <w:rPr>
                <w:rFonts w:ascii="Times New Roman" w:hAnsi="Times New Roman"/>
                <w:b/>
                <w:bCs/>
                <w:color w:val="000000"/>
                <w:kern w:val="0"/>
                <w:sz w:val="22"/>
                <w:szCs w:val="22"/>
              </w:rPr>
            </w:pPr>
          </w:p>
        </w:tc>
        <w:tc>
          <w:tcPr>
            <w:tcW w:w="993" w:type="dxa"/>
            <w:tcBorders>
              <w:top w:val="single" w:sz="6" w:space="0" w:color="auto"/>
              <w:left w:val="single" w:sz="6" w:space="0" w:color="auto"/>
              <w:bottom w:val="single" w:sz="6" w:space="0" w:color="auto"/>
              <w:right w:val="single" w:sz="6" w:space="0" w:color="auto"/>
            </w:tcBorders>
            <w:vAlign w:val="center"/>
          </w:tcPr>
          <w:p w14:paraId="5CD822C6" w14:textId="0A0B286A" w:rsidR="00052329" w:rsidRDefault="00052329" w:rsidP="00817F86">
            <w:pPr>
              <w:widowControl w:val="0"/>
              <w:autoSpaceDE w:val="0"/>
              <w:autoSpaceDN w:val="0"/>
              <w:adjustRightInd w:val="0"/>
              <w:spacing w:line="240" w:lineRule="auto"/>
              <w:ind w:firstLine="0"/>
              <w:jc w:val="right"/>
              <w:rPr>
                <w:rFonts w:ascii="Times New Roman" w:hAnsi="Times New Roman"/>
                <w:b/>
                <w:bCs/>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6ABAF665" w14:textId="77777777" w:rsidR="00052329" w:rsidRDefault="00052329" w:rsidP="00817F86">
            <w:pPr>
              <w:widowControl w:val="0"/>
              <w:autoSpaceDE w:val="0"/>
              <w:autoSpaceDN w:val="0"/>
              <w:adjustRightInd w:val="0"/>
              <w:spacing w:line="240" w:lineRule="auto"/>
              <w:ind w:firstLine="0"/>
              <w:jc w:val="right"/>
              <w:rPr>
                <w:rFonts w:ascii="Times New Roman" w:hAnsi="Times New Roman"/>
                <w:b/>
                <w:bCs/>
                <w:color w:val="000000"/>
                <w:kern w:val="0"/>
                <w:sz w:val="22"/>
                <w:szCs w:val="22"/>
              </w:rPr>
            </w:pPr>
            <w:r>
              <w:rPr>
                <w:rFonts w:ascii="Times New Roman" w:hAnsi="Times New Roman"/>
                <w:b/>
                <w:bCs/>
                <w:color w:val="000000"/>
                <w:kern w:val="0"/>
                <w:sz w:val="22"/>
                <w:szCs w:val="22"/>
              </w:rPr>
              <w:t xml:space="preserve">1899.9 </w:t>
            </w:r>
          </w:p>
        </w:tc>
        <w:tc>
          <w:tcPr>
            <w:tcW w:w="850" w:type="dxa"/>
            <w:tcBorders>
              <w:top w:val="single" w:sz="6" w:space="0" w:color="auto"/>
              <w:left w:val="single" w:sz="6" w:space="0" w:color="auto"/>
              <w:bottom w:val="single" w:sz="6" w:space="0" w:color="auto"/>
              <w:right w:val="single" w:sz="6" w:space="0" w:color="auto"/>
            </w:tcBorders>
            <w:vAlign w:val="center"/>
          </w:tcPr>
          <w:p w14:paraId="218B7EA6" w14:textId="161A766D" w:rsidR="00052329" w:rsidRDefault="00052329" w:rsidP="00817F86">
            <w:pPr>
              <w:widowControl w:val="0"/>
              <w:autoSpaceDE w:val="0"/>
              <w:autoSpaceDN w:val="0"/>
              <w:adjustRightInd w:val="0"/>
              <w:spacing w:line="240" w:lineRule="auto"/>
              <w:ind w:firstLine="0"/>
              <w:jc w:val="right"/>
              <w:rPr>
                <w:rFonts w:ascii="Times New Roman" w:hAnsi="Times New Roman"/>
                <w:b/>
                <w:bCs/>
                <w:color w:val="000000"/>
                <w:kern w:val="0"/>
                <w:sz w:val="22"/>
                <w:szCs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7F8666BD" w14:textId="370A02CE" w:rsidR="00052329" w:rsidRDefault="00052329" w:rsidP="00817F86">
            <w:pPr>
              <w:widowControl w:val="0"/>
              <w:autoSpaceDE w:val="0"/>
              <w:autoSpaceDN w:val="0"/>
              <w:adjustRightInd w:val="0"/>
              <w:spacing w:line="240" w:lineRule="auto"/>
              <w:ind w:firstLine="0"/>
              <w:jc w:val="right"/>
              <w:rPr>
                <w:rFonts w:ascii="Times New Roman" w:hAnsi="Times New Roman"/>
                <w:b/>
                <w:bCs/>
                <w:color w:val="000000"/>
                <w:kern w:val="0"/>
                <w:sz w:val="22"/>
                <w:szCs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622068F4" w14:textId="42C913D1" w:rsidR="00052329" w:rsidRDefault="00052329" w:rsidP="00817F86">
            <w:pPr>
              <w:widowControl w:val="0"/>
              <w:autoSpaceDE w:val="0"/>
              <w:autoSpaceDN w:val="0"/>
              <w:adjustRightInd w:val="0"/>
              <w:spacing w:line="240" w:lineRule="auto"/>
              <w:ind w:firstLine="0"/>
              <w:jc w:val="right"/>
              <w:rPr>
                <w:rFonts w:ascii="Times New Roman" w:hAnsi="Times New Roman"/>
                <w:b/>
                <w:bCs/>
                <w:color w:val="000000"/>
                <w:kern w:val="0"/>
                <w:sz w:val="22"/>
                <w:szCs w:val="22"/>
              </w:rPr>
            </w:pPr>
          </w:p>
        </w:tc>
      </w:tr>
      <w:tr w:rsidR="00052329" w14:paraId="38599FAC" w14:textId="77777777" w:rsidTr="00817F86">
        <w:trPr>
          <w:trHeight w:val="276"/>
          <w:jc w:val="center"/>
        </w:trPr>
        <w:tc>
          <w:tcPr>
            <w:tcW w:w="843" w:type="dxa"/>
            <w:vMerge/>
            <w:tcBorders>
              <w:left w:val="single" w:sz="6" w:space="0" w:color="auto"/>
              <w:right w:val="single" w:sz="6" w:space="0" w:color="auto"/>
            </w:tcBorders>
            <w:vAlign w:val="center"/>
          </w:tcPr>
          <w:p w14:paraId="645E4F74"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111B07B6" w14:textId="77777777" w:rsidR="00052329" w:rsidRDefault="00052329" w:rsidP="00817F86">
            <w:pPr>
              <w:widowControl w:val="0"/>
              <w:autoSpaceDE w:val="0"/>
              <w:autoSpaceDN w:val="0"/>
              <w:adjustRightInd w:val="0"/>
              <w:spacing w:line="240" w:lineRule="auto"/>
              <w:ind w:firstLine="0"/>
              <w:jc w:val="left"/>
              <w:rPr>
                <w:rFonts w:ascii="宋体" w:hAnsi="Times New Roman" w:cs="宋体"/>
                <w:color w:val="000000"/>
                <w:kern w:val="0"/>
              </w:rPr>
            </w:pPr>
            <w:r>
              <w:rPr>
                <w:rFonts w:ascii="宋体" w:hAnsi="Times New Roman" w:cs="宋体" w:hint="eastAsia"/>
                <w:color w:val="000000"/>
                <w:kern w:val="0"/>
              </w:rPr>
              <w:t>加油站</w:t>
            </w:r>
          </w:p>
        </w:tc>
        <w:tc>
          <w:tcPr>
            <w:tcW w:w="874" w:type="dxa"/>
            <w:tcBorders>
              <w:top w:val="single" w:sz="6" w:space="0" w:color="auto"/>
              <w:left w:val="single" w:sz="6" w:space="0" w:color="auto"/>
              <w:bottom w:val="single" w:sz="6" w:space="0" w:color="auto"/>
              <w:right w:val="single" w:sz="6" w:space="0" w:color="auto"/>
            </w:tcBorders>
            <w:vAlign w:val="center"/>
          </w:tcPr>
          <w:p w14:paraId="55037A2D"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0172FEDF"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33A8616B"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5DAE0662"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3" w:type="dxa"/>
            <w:tcBorders>
              <w:top w:val="single" w:sz="6" w:space="0" w:color="auto"/>
              <w:left w:val="single" w:sz="6" w:space="0" w:color="auto"/>
              <w:bottom w:val="single" w:sz="6" w:space="0" w:color="auto"/>
              <w:right w:val="single" w:sz="6" w:space="0" w:color="auto"/>
            </w:tcBorders>
            <w:vAlign w:val="center"/>
          </w:tcPr>
          <w:p w14:paraId="7837D200"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10803DD8"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r>
              <w:rPr>
                <w:rFonts w:ascii="Times New Roman" w:hAnsi="Times New Roman"/>
                <w:color w:val="000000"/>
                <w:kern w:val="0"/>
                <w:sz w:val="22"/>
                <w:szCs w:val="22"/>
              </w:rPr>
              <w:t xml:space="preserve">1543.8 </w:t>
            </w:r>
          </w:p>
        </w:tc>
        <w:tc>
          <w:tcPr>
            <w:tcW w:w="850" w:type="dxa"/>
            <w:tcBorders>
              <w:top w:val="single" w:sz="6" w:space="0" w:color="auto"/>
              <w:left w:val="single" w:sz="6" w:space="0" w:color="auto"/>
              <w:bottom w:val="single" w:sz="6" w:space="0" w:color="auto"/>
              <w:right w:val="single" w:sz="6" w:space="0" w:color="auto"/>
            </w:tcBorders>
            <w:vAlign w:val="center"/>
          </w:tcPr>
          <w:p w14:paraId="22D1340E"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4EC6B37C"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37E070F1"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r>
      <w:tr w:rsidR="00052329" w14:paraId="2272EA6D" w14:textId="77777777" w:rsidTr="00817F86">
        <w:trPr>
          <w:trHeight w:val="276"/>
          <w:jc w:val="center"/>
        </w:trPr>
        <w:tc>
          <w:tcPr>
            <w:tcW w:w="843" w:type="dxa"/>
            <w:vMerge/>
            <w:tcBorders>
              <w:left w:val="single" w:sz="6" w:space="0" w:color="auto"/>
              <w:right w:val="single" w:sz="6" w:space="0" w:color="auto"/>
            </w:tcBorders>
            <w:vAlign w:val="center"/>
          </w:tcPr>
          <w:p w14:paraId="614F6652"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3E1533A7" w14:textId="77777777" w:rsidR="00052329" w:rsidRDefault="00052329" w:rsidP="00817F86">
            <w:pPr>
              <w:widowControl w:val="0"/>
              <w:autoSpaceDE w:val="0"/>
              <w:autoSpaceDN w:val="0"/>
              <w:adjustRightInd w:val="0"/>
              <w:spacing w:line="240" w:lineRule="auto"/>
              <w:ind w:firstLine="0"/>
              <w:jc w:val="left"/>
              <w:rPr>
                <w:rFonts w:ascii="宋体" w:hAnsi="Times New Roman" w:cs="宋体"/>
                <w:color w:val="000000"/>
                <w:kern w:val="0"/>
              </w:rPr>
            </w:pPr>
            <w:r>
              <w:rPr>
                <w:rFonts w:ascii="宋体" w:hAnsi="Times New Roman" w:cs="宋体" w:hint="eastAsia"/>
                <w:color w:val="000000"/>
                <w:kern w:val="0"/>
              </w:rPr>
              <w:t>油气运输</w:t>
            </w:r>
          </w:p>
        </w:tc>
        <w:tc>
          <w:tcPr>
            <w:tcW w:w="874" w:type="dxa"/>
            <w:tcBorders>
              <w:top w:val="single" w:sz="6" w:space="0" w:color="auto"/>
              <w:left w:val="single" w:sz="6" w:space="0" w:color="auto"/>
              <w:bottom w:val="single" w:sz="6" w:space="0" w:color="auto"/>
              <w:right w:val="single" w:sz="6" w:space="0" w:color="auto"/>
            </w:tcBorders>
            <w:vAlign w:val="center"/>
          </w:tcPr>
          <w:p w14:paraId="4E6B5BAB"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07A88C56"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681C7138"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2630511B"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3" w:type="dxa"/>
            <w:tcBorders>
              <w:top w:val="single" w:sz="6" w:space="0" w:color="auto"/>
              <w:left w:val="single" w:sz="6" w:space="0" w:color="auto"/>
              <w:bottom w:val="single" w:sz="6" w:space="0" w:color="auto"/>
              <w:right w:val="single" w:sz="6" w:space="0" w:color="auto"/>
            </w:tcBorders>
            <w:vAlign w:val="center"/>
          </w:tcPr>
          <w:p w14:paraId="26A43188"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040CF524"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r>
              <w:rPr>
                <w:rFonts w:ascii="Times New Roman" w:hAnsi="Times New Roman"/>
                <w:color w:val="000000"/>
                <w:kern w:val="0"/>
                <w:sz w:val="22"/>
                <w:szCs w:val="22"/>
              </w:rPr>
              <w:t xml:space="preserve">356.0 </w:t>
            </w:r>
          </w:p>
        </w:tc>
        <w:tc>
          <w:tcPr>
            <w:tcW w:w="850" w:type="dxa"/>
            <w:tcBorders>
              <w:top w:val="single" w:sz="6" w:space="0" w:color="auto"/>
              <w:left w:val="single" w:sz="6" w:space="0" w:color="auto"/>
              <w:bottom w:val="single" w:sz="6" w:space="0" w:color="auto"/>
              <w:right w:val="single" w:sz="6" w:space="0" w:color="auto"/>
            </w:tcBorders>
            <w:vAlign w:val="center"/>
          </w:tcPr>
          <w:p w14:paraId="00252B8A"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2D040F39"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0FC8B921"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r>
      <w:tr w:rsidR="00052329" w14:paraId="26FA2783" w14:textId="77777777" w:rsidTr="00817F86">
        <w:trPr>
          <w:trHeight w:val="276"/>
          <w:jc w:val="center"/>
        </w:trPr>
        <w:tc>
          <w:tcPr>
            <w:tcW w:w="843" w:type="dxa"/>
            <w:vMerge/>
            <w:tcBorders>
              <w:left w:val="single" w:sz="6" w:space="0" w:color="auto"/>
              <w:bottom w:val="single" w:sz="6" w:space="0" w:color="auto"/>
              <w:right w:val="single" w:sz="6" w:space="0" w:color="auto"/>
            </w:tcBorders>
            <w:vAlign w:val="center"/>
          </w:tcPr>
          <w:p w14:paraId="2D981D5B"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3FAB0A05" w14:textId="77777777" w:rsidR="00052329" w:rsidRDefault="00052329" w:rsidP="00817F86">
            <w:pPr>
              <w:widowControl w:val="0"/>
              <w:autoSpaceDE w:val="0"/>
              <w:autoSpaceDN w:val="0"/>
              <w:adjustRightInd w:val="0"/>
              <w:spacing w:line="240" w:lineRule="auto"/>
              <w:ind w:firstLine="0"/>
              <w:jc w:val="left"/>
              <w:rPr>
                <w:rFonts w:ascii="宋体" w:hAnsi="Times New Roman" w:cs="宋体"/>
                <w:color w:val="000000"/>
                <w:kern w:val="0"/>
              </w:rPr>
            </w:pPr>
            <w:r>
              <w:rPr>
                <w:rFonts w:ascii="宋体" w:hAnsi="Times New Roman" w:cs="宋体" w:hint="eastAsia"/>
                <w:color w:val="000000"/>
                <w:kern w:val="0"/>
              </w:rPr>
              <w:t>油气储存</w:t>
            </w:r>
          </w:p>
        </w:tc>
        <w:tc>
          <w:tcPr>
            <w:tcW w:w="874" w:type="dxa"/>
            <w:tcBorders>
              <w:top w:val="single" w:sz="6" w:space="0" w:color="auto"/>
              <w:left w:val="single" w:sz="6" w:space="0" w:color="auto"/>
              <w:bottom w:val="single" w:sz="6" w:space="0" w:color="auto"/>
              <w:right w:val="single" w:sz="6" w:space="0" w:color="auto"/>
            </w:tcBorders>
            <w:vAlign w:val="center"/>
          </w:tcPr>
          <w:p w14:paraId="1FAC331E"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2C31BC73"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0B17443F"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16A1EEC5"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3" w:type="dxa"/>
            <w:tcBorders>
              <w:top w:val="single" w:sz="6" w:space="0" w:color="auto"/>
              <w:left w:val="single" w:sz="6" w:space="0" w:color="auto"/>
              <w:bottom w:val="single" w:sz="6" w:space="0" w:color="auto"/>
              <w:right w:val="single" w:sz="6" w:space="0" w:color="auto"/>
            </w:tcBorders>
            <w:vAlign w:val="center"/>
          </w:tcPr>
          <w:p w14:paraId="5D51B2C9"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2244C434"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r>
              <w:rPr>
                <w:rFonts w:ascii="Times New Roman" w:hAnsi="Times New Roman"/>
                <w:color w:val="000000"/>
                <w:kern w:val="0"/>
                <w:sz w:val="22"/>
                <w:szCs w:val="22"/>
              </w:rPr>
              <w:t xml:space="preserve">0.0 </w:t>
            </w:r>
          </w:p>
        </w:tc>
        <w:tc>
          <w:tcPr>
            <w:tcW w:w="850" w:type="dxa"/>
            <w:tcBorders>
              <w:top w:val="single" w:sz="6" w:space="0" w:color="auto"/>
              <w:left w:val="single" w:sz="6" w:space="0" w:color="auto"/>
              <w:bottom w:val="single" w:sz="6" w:space="0" w:color="auto"/>
              <w:right w:val="single" w:sz="6" w:space="0" w:color="auto"/>
            </w:tcBorders>
            <w:vAlign w:val="center"/>
          </w:tcPr>
          <w:p w14:paraId="4327CA0B"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687EE8F3"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67BBB420"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r>
      <w:tr w:rsidR="00052329" w14:paraId="1C81412A" w14:textId="77777777" w:rsidTr="00817F86">
        <w:trPr>
          <w:trHeight w:val="266"/>
          <w:jc w:val="center"/>
        </w:trPr>
        <w:tc>
          <w:tcPr>
            <w:tcW w:w="843" w:type="dxa"/>
            <w:vMerge w:val="restart"/>
            <w:tcBorders>
              <w:top w:val="single" w:sz="6" w:space="0" w:color="auto"/>
              <w:left w:val="single" w:sz="6" w:space="0" w:color="auto"/>
              <w:right w:val="single" w:sz="6" w:space="0" w:color="auto"/>
            </w:tcBorders>
            <w:vAlign w:val="center"/>
          </w:tcPr>
          <w:p w14:paraId="65CA980A" w14:textId="77777777" w:rsidR="00052329" w:rsidRDefault="00052329" w:rsidP="00817F86">
            <w:pPr>
              <w:widowControl w:val="0"/>
              <w:autoSpaceDE w:val="0"/>
              <w:autoSpaceDN w:val="0"/>
              <w:adjustRightInd w:val="0"/>
              <w:spacing w:line="240" w:lineRule="auto"/>
              <w:ind w:firstLine="0"/>
              <w:jc w:val="center"/>
              <w:rPr>
                <w:rFonts w:ascii="宋体" w:hAnsi="Times New Roman" w:cs="宋体"/>
                <w:color w:val="000000"/>
                <w:kern w:val="0"/>
              </w:rPr>
            </w:pPr>
            <w:r>
              <w:rPr>
                <w:rFonts w:ascii="宋体" w:hAnsi="Times New Roman" w:cs="宋体" w:hint="eastAsia"/>
                <w:color w:val="000000"/>
                <w:kern w:val="0"/>
              </w:rPr>
              <w:t>废弃物处理源</w:t>
            </w:r>
          </w:p>
        </w:tc>
        <w:tc>
          <w:tcPr>
            <w:tcW w:w="3237" w:type="dxa"/>
            <w:tcBorders>
              <w:top w:val="single" w:sz="6" w:space="0" w:color="auto"/>
              <w:left w:val="single" w:sz="6" w:space="0" w:color="auto"/>
              <w:bottom w:val="single" w:sz="6" w:space="0" w:color="auto"/>
              <w:right w:val="single" w:sz="6" w:space="0" w:color="auto"/>
            </w:tcBorders>
            <w:vAlign w:val="center"/>
          </w:tcPr>
          <w:p w14:paraId="2837B477" w14:textId="77777777" w:rsidR="00052329" w:rsidRDefault="00052329" w:rsidP="00817F86">
            <w:pPr>
              <w:widowControl w:val="0"/>
              <w:autoSpaceDE w:val="0"/>
              <w:autoSpaceDN w:val="0"/>
              <w:adjustRightInd w:val="0"/>
              <w:spacing w:line="240" w:lineRule="auto"/>
              <w:ind w:firstLine="0"/>
              <w:jc w:val="center"/>
              <w:rPr>
                <w:rFonts w:ascii="宋体" w:hAnsi="Times New Roman" w:cs="宋体"/>
                <w:b/>
                <w:bCs/>
                <w:color w:val="000000"/>
                <w:kern w:val="0"/>
              </w:rPr>
            </w:pPr>
            <w:r>
              <w:rPr>
                <w:rFonts w:ascii="宋体" w:hAnsi="Times New Roman" w:cs="宋体" w:hint="eastAsia"/>
                <w:b/>
                <w:bCs/>
                <w:color w:val="000000"/>
                <w:kern w:val="0"/>
              </w:rPr>
              <w:t>小计</w:t>
            </w:r>
          </w:p>
        </w:tc>
        <w:tc>
          <w:tcPr>
            <w:tcW w:w="874" w:type="dxa"/>
            <w:tcBorders>
              <w:top w:val="single" w:sz="6" w:space="0" w:color="auto"/>
              <w:left w:val="single" w:sz="6" w:space="0" w:color="auto"/>
              <w:bottom w:val="single" w:sz="6" w:space="0" w:color="auto"/>
              <w:right w:val="single" w:sz="6" w:space="0" w:color="auto"/>
            </w:tcBorders>
            <w:vAlign w:val="center"/>
          </w:tcPr>
          <w:p w14:paraId="7C13043B" w14:textId="12A50DDE" w:rsidR="00052329" w:rsidRDefault="00052329" w:rsidP="00817F86">
            <w:pPr>
              <w:widowControl w:val="0"/>
              <w:autoSpaceDE w:val="0"/>
              <w:autoSpaceDN w:val="0"/>
              <w:adjustRightInd w:val="0"/>
              <w:spacing w:line="240" w:lineRule="auto"/>
              <w:ind w:firstLine="0"/>
              <w:jc w:val="right"/>
              <w:rPr>
                <w:rFonts w:ascii="Times New Roman" w:hAnsi="Times New Roman"/>
                <w:b/>
                <w:bCs/>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009644D2" w14:textId="3E104E9F" w:rsidR="00052329" w:rsidRDefault="00052329" w:rsidP="00817F86">
            <w:pPr>
              <w:widowControl w:val="0"/>
              <w:autoSpaceDE w:val="0"/>
              <w:autoSpaceDN w:val="0"/>
              <w:adjustRightInd w:val="0"/>
              <w:spacing w:line="240" w:lineRule="auto"/>
              <w:ind w:firstLine="0"/>
              <w:jc w:val="right"/>
              <w:rPr>
                <w:rFonts w:ascii="Times New Roman" w:hAnsi="Times New Roman"/>
                <w:b/>
                <w:bCs/>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1FDAE9A8" w14:textId="4434F10D" w:rsidR="00052329" w:rsidRDefault="00052329" w:rsidP="00817F86">
            <w:pPr>
              <w:widowControl w:val="0"/>
              <w:autoSpaceDE w:val="0"/>
              <w:autoSpaceDN w:val="0"/>
              <w:adjustRightInd w:val="0"/>
              <w:spacing w:line="240" w:lineRule="auto"/>
              <w:ind w:firstLine="0"/>
              <w:jc w:val="right"/>
              <w:rPr>
                <w:rFonts w:ascii="Times New Roman" w:hAnsi="Times New Roman"/>
                <w:b/>
                <w:bCs/>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2C42A2CF" w14:textId="52CE0224" w:rsidR="00052329" w:rsidRDefault="00052329" w:rsidP="00817F86">
            <w:pPr>
              <w:widowControl w:val="0"/>
              <w:autoSpaceDE w:val="0"/>
              <w:autoSpaceDN w:val="0"/>
              <w:adjustRightInd w:val="0"/>
              <w:spacing w:line="240" w:lineRule="auto"/>
              <w:ind w:firstLine="0"/>
              <w:jc w:val="right"/>
              <w:rPr>
                <w:rFonts w:ascii="Times New Roman" w:hAnsi="Times New Roman"/>
                <w:b/>
                <w:bCs/>
                <w:color w:val="000000"/>
                <w:kern w:val="0"/>
                <w:sz w:val="22"/>
                <w:szCs w:val="22"/>
              </w:rPr>
            </w:pPr>
          </w:p>
        </w:tc>
        <w:tc>
          <w:tcPr>
            <w:tcW w:w="993" w:type="dxa"/>
            <w:tcBorders>
              <w:top w:val="single" w:sz="6" w:space="0" w:color="auto"/>
              <w:left w:val="single" w:sz="6" w:space="0" w:color="auto"/>
              <w:bottom w:val="single" w:sz="6" w:space="0" w:color="auto"/>
              <w:right w:val="single" w:sz="6" w:space="0" w:color="auto"/>
            </w:tcBorders>
            <w:vAlign w:val="center"/>
          </w:tcPr>
          <w:p w14:paraId="136C96D6" w14:textId="0AFACE6E" w:rsidR="00052329" w:rsidRDefault="00052329" w:rsidP="00817F86">
            <w:pPr>
              <w:widowControl w:val="0"/>
              <w:autoSpaceDE w:val="0"/>
              <w:autoSpaceDN w:val="0"/>
              <w:adjustRightInd w:val="0"/>
              <w:spacing w:line="240" w:lineRule="auto"/>
              <w:ind w:firstLine="0"/>
              <w:jc w:val="right"/>
              <w:rPr>
                <w:rFonts w:ascii="Times New Roman" w:hAnsi="Times New Roman"/>
                <w:b/>
                <w:bCs/>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47E35157" w14:textId="77777777" w:rsidR="00052329" w:rsidRDefault="00052329" w:rsidP="00817F86">
            <w:pPr>
              <w:widowControl w:val="0"/>
              <w:autoSpaceDE w:val="0"/>
              <w:autoSpaceDN w:val="0"/>
              <w:adjustRightInd w:val="0"/>
              <w:spacing w:line="240" w:lineRule="auto"/>
              <w:ind w:firstLine="0"/>
              <w:jc w:val="right"/>
              <w:rPr>
                <w:rFonts w:ascii="Times New Roman" w:hAnsi="Times New Roman"/>
                <w:b/>
                <w:bCs/>
                <w:color w:val="000000"/>
                <w:kern w:val="0"/>
                <w:sz w:val="22"/>
                <w:szCs w:val="22"/>
              </w:rPr>
            </w:pPr>
            <w:r>
              <w:rPr>
                <w:rFonts w:ascii="Times New Roman" w:hAnsi="Times New Roman"/>
                <w:b/>
                <w:bCs/>
                <w:color w:val="000000"/>
                <w:kern w:val="0"/>
                <w:sz w:val="22"/>
                <w:szCs w:val="22"/>
              </w:rPr>
              <w:t xml:space="preserve">483.1 </w:t>
            </w:r>
          </w:p>
        </w:tc>
        <w:tc>
          <w:tcPr>
            <w:tcW w:w="850" w:type="dxa"/>
            <w:tcBorders>
              <w:top w:val="single" w:sz="6" w:space="0" w:color="auto"/>
              <w:left w:val="single" w:sz="6" w:space="0" w:color="auto"/>
              <w:bottom w:val="single" w:sz="6" w:space="0" w:color="auto"/>
              <w:right w:val="single" w:sz="6" w:space="0" w:color="auto"/>
            </w:tcBorders>
            <w:vAlign w:val="center"/>
          </w:tcPr>
          <w:p w14:paraId="76B464A2" w14:textId="77777777" w:rsidR="00052329" w:rsidRDefault="00052329" w:rsidP="00817F86">
            <w:pPr>
              <w:widowControl w:val="0"/>
              <w:autoSpaceDE w:val="0"/>
              <w:autoSpaceDN w:val="0"/>
              <w:adjustRightInd w:val="0"/>
              <w:spacing w:line="240" w:lineRule="auto"/>
              <w:ind w:firstLine="0"/>
              <w:jc w:val="right"/>
              <w:rPr>
                <w:rFonts w:ascii="Times New Roman" w:hAnsi="Times New Roman"/>
                <w:b/>
                <w:bCs/>
                <w:color w:val="000000"/>
                <w:kern w:val="0"/>
                <w:sz w:val="22"/>
                <w:szCs w:val="22"/>
              </w:rPr>
            </w:pPr>
            <w:r>
              <w:rPr>
                <w:rFonts w:ascii="Times New Roman" w:hAnsi="Times New Roman"/>
                <w:b/>
                <w:bCs/>
                <w:color w:val="000000"/>
                <w:kern w:val="0"/>
                <w:sz w:val="22"/>
                <w:szCs w:val="22"/>
              </w:rPr>
              <w:t xml:space="preserve">782.2 </w:t>
            </w:r>
          </w:p>
        </w:tc>
        <w:tc>
          <w:tcPr>
            <w:tcW w:w="851" w:type="dxa"/>
            <w:tcBorders>
              <w:top w:val="single" w:sz="6" w:space="0" w:color="auto"/>
              <w:left w:val="single" w:sz="6" w:space="0" w:color="auto"/>
              <w:bottom w:val="single" w:sz="6" w:space="0" w:color="auto"/>
              <w:right w:val="single" w:sz="6" w:space="0" w:color="auto"/>
            </w:tcBorders>
            <w:vAlign w:val="center"/>
          </w:tcPr>
          <w:p w14:paraId="0185A446" w14:textId="3240AC89" w:rsidR="00052329" w:rsidRDefault="00052329" w:rsidP="00817F86">
            <w:pPr>
              <w:widowControl w:val="0"/>
              <w:autoSpaceDE w:val="0"/>
              <w:autoSpaceDN w:val="0"/>
              <w:adjustRightInd w:val="0"/>
              <w:spacing w:line="240" w:lineRule="auto"/>
              <w:ind w:firstLine="0"/>
              <w:jc w:val="right"/>
              <w:rPr>
                <w:rFonts w:ascii="Times New Roman" w:hAnsi="Times New Roman"/>
                <w:b/>
                <w:bCs/>
                <w:color w:val="000000"/>
                <w:kern w:val="0"/>
                <w:sz w:val="22"/>
                <w:szCs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7EFBC9FF" w14:textId="3CCD7CFC" w:rsidR="00052329" w:rsidRDefault="00052329" w:rsidP="00817F86">
            <w:pPr>
              <w:widowControl w:val="0"/>
              <w:autoSpaceDE w:val="0"/>
              <w:autoSpaceDN w:val="0"/>
              <w:adjustRightInd w:val="0"/>
              <w:spacing w:line="240" w:lineRule="auto"/>
              <w:ind w:firstLine="0"/>
              <w:jc w:val="right"/>
              <w:rPr>
                <w:rFonts w:ascii="Times New Roman" w:hAnsi="Times New Roman"/>
                <w:b/>
                <w:bCs/>
                <w:color w:val="000000"/>
                <w:kern w:val="0"/>
                <w:sz w:val="22"/>
                <w:szCs w:val="22"/>
              </w:rPr>
            </w:pPr>
          </w:p>
        </w:tc>
      </w:tr>
      <w:tr w:rsidR="00052329" w14:paraId="2679B150" w14:textId="77777777" w:rsidTr="00817F86">
        <w:trPr>
          <w:trHeight w:val="276"/>
          <w:jc w:val="center"/>
        </w:trPr>
        <w:tc>
          <w:tcPr>
            <w:tcW w:w="843" w:type="dxa"/>
            <w:vMerge/>
            <w:tcBorders>
              <w:left w:val="single" w:sz="6" w:space="0" w:color="auto"/>
              <w:right w:val="single" w:sz="6" w:space="0" w:color="auto"/>
            </w:tcBorders>
            <w:vAlign w:val="center"/>
          </w:tcPr>
          <w:p w14:paraId="25AD9B23"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10254E02" w14:textId="77777777" w:rsidR="00052329" w:rsidRDefault="00052329" w:rsidP="00817F86">
            <w:pPr>
              <w:widowControl w:val="0"/>
              <w:autoSpaceDE w:val="0"/>
              <w:autoSpaceDN w:val="0"/>
              <w:adjustRightInd w:val="0"/>
              <w:spacing w:line="240" w:lineRule="auto"/>
              <w:ind w:firstLine="0"/>
              <w:jc w:val="left"/>
              <w:rPr>
                <w:rFonts w:ascii="宋体" w:hAnsi="Times New Roman" w:cs="宋体"/>
                <w:color w:val="000000"/>
                <w:kern w:val="0"/>
              </w:rPr>
            </w:pPr>
            <w:r>
              <w:rPr>
                <w:rFonts w:ascii="宋体" w:hAnsi="Times New Roman" w:cs="宋体" w:hint="eastAsia"/>
                <w:color w:val="000000"/>
                <w:kern w:val="0"/>
              </w:rPr>
              <w:t>废水处理</w:t>
            </w:r>
          </w:p>
        </w:tc>
        <w:tc>
          <w:tcPr>
            <w:tcW w:w="874" w:type="dxa"/>
            <w:tcBorders>
              <w:top w:val="single" w:sz="6" w:space="0" w:color="auto"/>
              <w:left w:val="single" w:sz="6" w:space="0" w:color="auto"/>
              <w:bottom w:val="single" w:sz="6" w:space="0" w:color="auto"/>
              <w:right w:val="single" w:sz="6" w:space="0" w:color="auto"/>
            </w:tcBorders>
            <w:vAlign w:val="center"/>
          </w:tcPr>
          <w:p w14:paraId="022E505D" w14:textId="1A2B47C3"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45CDA4A6" w14:textId="79D276FA"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7D325C3B" w14:textId="11FB8964"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100931CE" w14:textId="02A1BDD0"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3" w:type="dxa"/>
            <w:tcBorders>
              <w:top w:val="single" w:sz="6" w:space="0" w:color="auto"/>
              <w:left w:val="single" w:sz="6" w:space="0" w:color="auto"/>
              <w:bottom w:val="single" w:sz="6" w:space="0" w:color="auto"/>
              <w:right w:val="single" w:sz="6" w:space="0" w:color="auto"/>
            </w:tcBorders>
            <w:vAlign w:val="center"/>
          </w:tcPr>
          <w:p w14:paraId="4BC874BE" w14:textId="6111CAE6"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64336CBF"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r>
              <w:rPr>
                <w:rFonts w:ascii="Times New Roman" w:hAnsi="Times New Roman"/>
                <w:color w:val="000000"/>
                <w:kern w:val="0"/>
                <w:sz w:val="22"/>
                <w:szCs w:val="22"/>
              </w:rPr>
              <w:t xml:space="preserve">2.1 </w:t>
            </w:r>
          </w:p>
        </w:tc>
        <w:tc>
          <w:tcPr>
            <w:tcW w:w="850" w:type="dxa"/>
            <w:tcBorders>
              <w:top w:val="single" w:sz="6" w:space="0" w:color="auto"/>
              <w:left w:val="single" w:sz="6" w:space="0" w:color="auto"/>
              <w:bottom w:val="single" w:sz="6" w:space="0" w:color="auto"/>
              <w:right w:val="single" w:sz="6" w:space="0" w:color="auto"/>
            </w:tcBorders>
            <w:vAlign w:val="center"/>
          </w:tcPr>
          <w:p w14:paraId="23DFBF6B"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r>
              <w:rPr>
                <w:rFonts w:ascii="Times New Roman" w:hAnsi="Times New Roman"/>
                <w:color w:val="000000"/>
                <w:kern w:val="0"/>
                <w:sz w:val="22"/>
                <w:szCs w:val="22"/>
              </w:rPr>
              <w:t xml:space="preserve">453.7 </w:t>
            </w:r>
          </w:p>
        </w:tc>
        <w:tc>
          <w:tcPr>
            <w:tcW w:w="851" w:type="dxa"/>
            <w:tcBorders>
              <w:top w:val="single" w:sz="6" w:space="0" w:color="auto"/>
              <w:left w:val="single" w:sz="6" w:space="0" w:color="auto"/>
              <w:bottom w:val="single" w:sz="6" w:space="0" w:color="auto"/>
              <w:right w:val="single" w:sz="6" w:space="0" w:color="auto"/>
            </w:tcBorders>
            <w:vAlign w:val="center"/>
          </w:tcPr>
          <w:p w14:paraId="59BF3227" w14:textId="6F120202"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16F3EA8C" w14:textId="7627C734"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r>
      <w:tr w:rsidR="00052329" w14:paraId="01923A6A" w14:textId="77777777" w:rsidTr="00817F86">
        <w:trPr>
          <w:trHeight w:val="276"/>
          <w:jc w:val="center"/>
        </w:trPr>
        <w:tc>
          <w:tcPr>
            <w:tcW w:w="843" w:type="dxa"/>
            <w:vMerge/>
            <w:tcBorders>
              <w:left w:val="single" w:sz="6" w:space="0" w:color="auto"/>
              <w:bottom w:val="single" w:sz="6" w:space="0" w:color="auto"/>
              <w:right w:val="single" w:sz="6" w:space="0" w:color="auto"/>
            </w:tcBorders>
            <w:vAlign w:val="center"/>
          </w:tcPr>
          <w:p w14:paraId="2594033C"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3A4CDEFA" w14:textId="77777777" w:rsidR="00052329" w:rsidRDefault="00052329" w:rsidP="00817F86">
            <w:pPr>
              <w:widowControl w:val="0"/>
              <w:autoSpaceDE w:val="0"/>
              <w:autoSpaceDN w:val="0"/>
              <w:adjustRightInd w:val="0"/>
              <w:spacing w:line="240" w:lineRule="auto"/>
              <w:ind w:firstLine="0"/>
              <w:jc w:val="left"/>
              <w:rPr>
                <w:rFonts w:ascii="宋体" w:hAnsi="Times New Roman" w:cs="宋体"/>
                <w:color w:val="000000"/>
                <w:kern w:val="0"/>
              </w:rPr>
            </w:pPr>
            <w:r>
              <w:rPr>
                <w:rFonts w:ascii="宋体" w:hAnsi="Times New Roman" w:cs="宋体" w:hint="eastAsia"/>
                <w:color w:val="000000"/>
                <w:kern w:val="0"/>
              </w:rPr>
              <w:t>固</w:t>
            </w:r>
            <w:proofErr w:type="gramStart"/>
            <w:r>
              <w:rPr>
                <w:rFonts w:ascii="宋体" w:hAnsi="Times New Roman" w:cs="宋体" w:hint="eastAsia"/>
                <w:color w:val="000000"/>
                <w:kern w:val="0"/>
              </w:rPr>
              <w:t>废处理</w:t>
            </w:r>
            <w:proofErr w:type="gramEnd"/>
          </w:p>
        </w:tc>
        <w:tc>
          <w:tcPr>
            <w:tcW w:w="874" w:type="dxa"/>
            <w:tcBorders>
              <w:top w:val="single" w:sz="6" w:space="0" w:color="auto"/>
              <w:left w:val="single" w:sz="6" w:space="0" w:color="auto"/>
              <w:bottom w:val="single" w:sz="6" w:space="0" w:color="auto"/>
              <w:right w:val="single" w:sz="6" w:space="0" w:color="auto"/>
            </w:tcBorders>
            <w:vAlign w:val="center"/>
          </w:tcPr>
          <w:p w14:paraId="3212EFEB" w14:textId="388B7FDC"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1B8ACEB5" w14:textId="120DDAB1"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3728C268" w14:textId="242DF49C"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31B6E2A7" w14:textId="2E7045AE"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3" w:type="dxa"/>
            <w:tcBorders>
              <w:top w:val="single" w:sz="6" w:space="0" w:color="auto"/>
              <w:left w:val="single" w:sz="6" w:space="0" w:color="auto"/>
              <w:bottom w:val="single" w:sz="6" w:space="0" w:color="auto"/>
              <w:right w:val="single" w:sz="6" w:space="0" w:color="auto"/>
            </w:tcBorders>
            <w:vAlign w:val="center"/>
          </w:tcPr>
          <w:p w14:paraId="5021F676" w14:textId="096CCFE5"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992" w:type="dxa"/>
            <w:tcBorders>
              <w:top w:val="single" w:sz="6" w:space="0" w:color="auto"/>
              <w:left w:val="single" w:sz="6" w:space="0" w:color="auto"/>
              <w:bottom w:val="single" w:sz="6" w:space="0" w:color="auto"/>
              <w:right w:val="single" w:sz="6" w:space="0" w:color="auto"/>
            </w:tcBorders>
            <w:vAlign w:val="center"/>
          </w:tcPr>
          <w:p w14:paraId="41F8E5E2"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r>
              <w:rPr>
                <w:rFonts w:ascii="Times New Roman" w:hAnsi="Times New Roman"/>
                <w:color w:val="000000"/>
                <w:kern w:val="0"/>
                <w:sz w:val="22"/>
                <w:szCs w:val="22"/>
              </w:rPr>
              <w:t xml:space="preserve">481.0 </w:t>
            </w:r>
          </w:p>
        </w:tc>
        <w:tc>
          <w:tcPr>
            <w:tcW w:w="850" w:type="dxa"/>
            <w:tcBorders>
              <w:top w:val="single" w:sz="6" w:space="0" w:color="auto"/>
              <w:left w:val="single" w:sz="6" w:space="0" w:color="auto"/>
              <w:bottom w:val="single" w:sz="6" w:space="0" w:color="auto"/>
              <w:right w:val="single" w:sz="6" w:space="0" w:color="auto"/>
            </w:tcBorders>
            <w:vAlign w:val="center"/>
          </w:tcPr>
          <w:p w14:paraId="0497E0DA"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r>
              <w:rPr>
                <w:rFonts w:ascii="Times New Roman" w:hAnsi="Times New Roman"/>
                <w:color w:val="000000"/>
                <w:kern w:val="0"/>
                <w:sz w:val="22"/>
                <w:szCs w:val="22"/>
              </w:rPr>
              <w:t xml:space="preserve">328.5 </w:t>
            </w:r>
          </w:p>
        </w:tc>
        <w:tc>
          <w:tcPr>
            <w:tcW w:w="851" w:type="dxa"/>
            <w:tcBorders>
              <w:top w:val="single" w:sz="6" w:space="0" w:color="auto"/>
              <w:left w:val="single" w:sz="6" w:space="0" w:color="auto"/>
              <w:bottom w:val="single" w:sz="6" w:space="0" w:color="auto"/>
              <w:right w:val="single" w:sz="6" w:space="0" w:color="auto"/>
            </w:tcBorders>
            <w:vAlign w:val="center"/>
          </w:tcPr>
          <w:p w14:paraId="5199C530" w14:textId="678BA2F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132EB2E8" w14:textId="20E40B21"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p>
        </w:tc>
      </w:tr>
      <w:tr w:rsidR="00052329" w14:paraId="28B3E21C" w14:textId="77777777" w:rsidTr="00817F86">
        <w:trPr>
          <w:trHeight w:val="266"/>
          <w:jc w:val="center"/>
        </w:trPr>
        <w:tc>
          <w:tcPr>
            <w:tcW w:w="843" w:type="dxa"/>
            <w:vMerge w:val="restart"/>
            <w:tcBorders>
              <w:top w:val="single" w:sz="6" w:space="0" w:color="auto"/>
              <w:left w:val="single" w:sz="6" w:space="0" w:color="auto"/>
              <w:right w:val="single" w:sz="6" w:space="0" w:color="auto"/>
            </w:tcBorders>
            <w:vAlign w:val="center"/>
          </w:tcPr>
          <w:p w14:paraId="61D79699" w14:textId="77777777" w:rsidR="00052329" w:rsidRDefault="00052329" w:rsidP="00817F86">
            <w:pPr>
              <w:widowControl w:val="0"/>
              <w:autoSpaceDE w:val="0"/>
              <w:autoSpaceDN w:val="0"/>
              <w:adjustRightInd w:val="0"/>
              <w:spacing w:line="240" w:lineRule="auto"/>
              <w:ind w:firstLine="0"/>
              <w:jc w:val="center"/>
              <w:rPr>
                <w:rFonts w:ascii="宋体" w:hAnsi="Times New Roman" w:cs="宋体"/>
                <w:color w:val="000000"/>
                <w:kern w:val="0"/>
              </w:rPr>
            </w:pPr>
            <w:r>
              <w:rPr>
                <w:rFonts w:ascii="宋体" w:hAnsi="Times New Roman" w:cs="宋体" w:hint="eastAsia"/>
                <w:color w:val="000000"/>
                <w:kern w:val="0"/>
              </w:rPr>
              <w:t>生物质燃烧源</w:t>
            </w:r>
          </w:p>
        </w:tc>
        <w:tc>
          <w:tcPr>
            <w:tcW w:w="3237" w:type="dxa"/>
            <w:tcBorders>
              <w:top w:val="single" w:sz="6" w:space="0" w:color="auto"/>
              <w:left w:val="single" w:sz="6" w:space="0" w:color="auto"/>
              <w:bottom w:val="single" w:sz="6" w:space="0" w:color="auto"/>
              <w:right w:val="single" w:sz="6" w:space="0" w:color="auto"/>
            </w:tcBorders>
            <w:vAlign w:val="center"/>
          </w:tcPr>
          <w:p w14:paraId="26B95E3A" w14:textId="77777777" w:rsidR="00052329" w:rsidRDefault="00052329" w:rsidP="00817F86">
            <w:pPr>
              <w:widowControl w:val="0"/>
              <w:autoSpaceDE w:val="0"/>
              <w:autoSpaceDN w:val="0"/>
              <w:adjustRightInd w:val="0"/>
              <w:spacing w:line="240" w:lineRule="auto"/>
              <w:ind w:firstLine="0"/>
              <w:jc w:val="center"/>
              <w:rPr>
                <w:rFonts w:ascii="宋体" w:hAnsi="Times New Roman" w:cs="宋体"/>
                <w:b/>
                <w:bCs/>
                <w:color w:val="000000"/>
                <w:kern w:val="0"/>
              </w:rPr>
            </w:pPr>
            <w:r>
              <w:rPr>
                <w:rFonts w:ascii="宋体" w:hAnsi="Times New Roman" w:cs="宋体" w:hint="eastAsia"/>
                <w:b/>
                <w:bCs/>
                <w:color w:val="000000"/>
                <w:kern w:val="0"/>
              </w:rPr>
              <w:t>小计</w:t>
            </w:r>
          </w:p>
        </w:tc>
        <w:tc>
          <w:tcPr>
            <w:tcW w:w="874" w:type="dxa"/>
            <w:tcBorders>
              <w:top w:val="single" w:sz="6" w:space="0" w:color="auto"/>
              <w:left w:val="single" w:sz="6" w:space="0" w:color="auto"/>
              <w:bottom w:val="single" w:sz="6" w:space="0" w:color="auto"/>
              <w:right w:val="single" w:sz="6" w:space="0" w:color="auto"/>
            </w:tcBorders>
            <w:vAlign w:val="center"/>
          </w:tcPr>
          <w:p w14:paraId="30609291" w14:textId="77777777" w:rsidR="00052329" w:rsidRDefault="00052329" w:rsidP="00817F86">
            <w:pPr>
              <w:widowControl w:val="0"/>
              <w:autoSpaceDE w:val="0"/>
              <w:autoSpaceDN w:val="0"/>
              <w:adjustRightInd w:val="0"/>
              <w:spacing w:line="240" w:lineRule="auto"/>
              <w:ind w:firstLine="0"/>
              <w:jc w:val="right"/>
              <w:rPr>
                <w:rFonts w:ascii="Times New Roman" w:hAnsi="Times New Roman"/>
                <w:b/>
                <w:bCs/>
                <w:color w:val="000000"/>
                <w:kern w:val="0"/>
                <w:sz w:val="22"/>
                <w:szCs w:val="22"/>
              </w:rPr>
            </w:pPr>
            <w:r>
              <w:rPr>
                <w:rFonts w:ascii="Times New Roman" w:hAnsi="Times New Roman"/>
                <w:b/>
                <w:bCs/>
                <w:color w:val="000000"/>
                <w:kern w:val="0"/>
                <w:sz w:val="22"/>
                <w:szCs w:val="22"/>
              </w:rPr>
              <w:t xml:space="preserve">1.8 </w:t>
            </w:r>
          </w:p>
        </w:tc>
        <w:tc>
          <w:tcPr>
            <w:tcW w:w="992" w:type="dxa"/>
            <w:tcBorders>
              <w:top w:val="single" w:sz="6" w:space="0" w:color="auto"/>
              <w:left w:val="single" w:sz="6" w:space="0" w:color="auto"/>
              <w:bottom w:val="single" w:sz="6" w:space="0" w:color="auto"/>
              <w:right w:val="single" w:sz="6" w:space="0" w:color="auto"/>
            </w:tcBorders>
            <w:vAlign w:val="center"/>
          </w:tcPr>
          <w:p w14:paraId="03E380B3" w14:textId="77777777" w:rsidR="00052329" w:rsidRDefault="00052329" w:rsidP="00817F86">
            <w:pPr>
              <w:widowControl w:val="0"/>
              <w:autoSpaceDE w:val="0"/>
              <w:autoSpaceDN w:val="0"/>
              <w:adjustRightInd w:val="0"/>
              <w:spacing w:line="240" w:lineRule="auto"/>
              <w:ind w:firstLine="0"/>
              <w:jc w:val="right"/>
              <w:rPr>
                <w:rFonts w:ascii="Times New Roman" w:hAnsi="Times New Roman"/>
                <w:b/>
                <w:bCs/>
                <w:color w:val="000000"/>
                <w:kern w:val="0"/>
                <w:sz w:val="22"/>
                <w:szCs w:val="22"/>
              </w:rPr>
            </w:pPr>
            <w:r>
              <w:rPr>
                <w:rFonts w:ascii="Times New Roman" w:hAnsi="Times New Roman"/>
                <w:b/>
                <w:bCs/>
                <w:color w:val="000000"/>
                <w:kern w:val="0"/>
                <w:sz w:val="22"/>
                <w:szCs w:val="22"/>
              </w:rPr>
              <w:t xml:space="preserve">7.6 </w:t>
            </w:r>
          </w:p>
        </w:tc>
        <w:tc>
          <w:tcPr>
            <w:tcW w:w="992" w:type="dxa"/>
            <w:tcBorders>
              <w:top w:val="single" w:sz="6" w:space="0" w:color="auto"/>
              <w:left w:val="single" w:sz="6" w:space="0" w:color="auto"/>
              <w:bottom w:val="single" w:sz="6" w:space="0" w:color="auto"/>
              <w:right w:val="single" w:sz="6" w:space="0" w:color="auto"/>
            </w:tcBorders>
            <w:vAlign w:val="center"/>
          </w:tcPr>
          <w:p w14:paraId="49CCF319" w14:textId="77777777" w:rsidR="00052329" w:rsidRDefault="00052329" w:rsidP="00817F86">
            <w:pPr>
              <w:widowControl w:val="0"/>
              <w:autoSpaceDE w:val="0"/>
              <w:autoSpaceDN w:val="0"/>
              <w:adjustRightInd w:val="0"/>
              <w:spacing w:line="240" w:lineRule="auto"/>
              <w:ind w:firstLine="0"/>
              <w:jc w:val="right"/>
              <w:rPr>
                <w:rFonts w:ascii="Times New Roman" w:hAnsi="Times New Roman"/>
                <w:b/>
                <w:bCs/>
                <w:color w:val="000000"/>
                <w:kern w:val="0"/>
                <w:sz w:val="22"/>
                <w:szCs w:val="22"/>
              </w:rPr>
            </w:pPr>
            <w:r>
              <w:rPr>
                <w:rFonts w:ascii="Times New Roman" w:hAnsi="Times New Roman"/>
                <w:b/>
                <w:bCs/>
                <w:color w:val="000000"/>
                <w:kern w:val="0"/>
                <w:sz w:val="22"/>
                <w:szCs w:val="22"/>
              </w:rPr>
              <w:t xml:space="preserve">137.5 </w:t>
            </w:r>
          </w:p>
        </w:tc>
        <w:tc>
          <w:tcPr>
            <w:tcW w:w="992" w:type="dxa"/>
            <w:tcBorders>
              <w:top w:val="single" w:sz="6" w:space="0" w:color="auto"/>
              <w:left w:val="single" w:sz="6" w:space="0" w:color="auto"/>
              <w:bottom w:val="single" w:sz="6" w:space="0" w:color="auto"/>
              <w:right w:val="single" w:sz="6" w:space="0" w:color="auto"/>
            </w:tcBorders>
            <w:vAlign w:val="center"/>
          </w:tcPr>
          <w:p w14:paraId="5696D608" w14:textId="77777777" w:rsidR="00052329" w:rsidRDefault="00052329" w:rsidP="00817F86">
            <w:pPr>
              <w:widowControl w:val="0"/>
              <w:autoSpaceDE w:val="0"/>
              <w:autoSpaceDN w:val="0"/>
              <w:adjustRightInd w:val="0"/>
              <w:spacing w:line="240" w:lineRule="auto"/>
              <w:ind w:firstLine="0"/>
              <w:jc w:val="right"/>
              <w:rPr>
                <w:rFonts w:ascii="Times New Roman" w:hAnsi="Times New Roman"/>
                <w:b/>
                <w:bCs/>
                <w:color w:val="000000"/>
                <w:kern w:val="0"/>
                <w:sz w:val="22"/>
                <w:szCs w:val="22"/>
              </w:rPr>
            </w:pPr>
            <w:r>
              <w:rPr>
                <w:rFonts w:ascii="Times New Roman" w:hAnsi="Times New Roman"/>
                <w:b/>
                <w:bCs/>
                <w:color w:val="000000"/>
                <w:kern w:val="0"/>
                <w:sz w:val="22"/>
                <w:szCs w:val="22"/>
              </w:rPr>
              <w:t xml:space="preserve">22.0 </w:t>
            </w:r>
          </w:p>
        </w:tc>
        <w:tc>
          <w:tcPr>
            <w:tcW w:w="993" w:type="dxa"/>
            <w:tcBorders>
              <w:top w:val="single" w:sz="6" w:space="0" w:color="auto"/>
              <w:left w:val="single" w:sz="6" w:space="0" w:color="auto"/>
              <w:bottom w:val="single" w:sz="6" w:space="0" w:color="auto"/>
              <w:right w:val="single" w:sz="6" w:space="0" w:color="auto"/>
            </w:tcBorders>
            <w:vAlign w:val="center"/>
          </w:tcPr>
          <w:p w14:paraId="739DC379" w14:textId="77777777" w:rsidR="00052329" w:rsidRDefault="00052329" w:rsidP="00817F86">
            <w:pPr>
              <w:widowControl w:val="0"/>
              <w:autoSpaceDE w:val="0"/>
              <w:autoSpaceDN w:val="0"/>
              <w:adjustRightInd w:val="0"/>
              <w:spacing w:line="240" w:lineRule="auto"/>
              <w:ind w:firstLine="0"/>
              <w:jc w:val="right"/>
              <w:rPr>
                <w:rFonts w:ascii="Times New Roman" w:hAnsi="Times New Roman"/>
                <w:b/>
                <w:bCs/>
                <w:color w:val="000000"/>
                <w:kern w:val="0"/>
                <w:sz w:val="22"/>
                <w:szCs w:val="22"/>
              </w:rPr>
            </w:pPr>
            <w:r>
              <w:rPr>
                <w:rFonts w:ascii="Times New Roman" w:hAnsi="Times New Roman"/>
                <w:b/>
                <w:bCs/>
                <w:color w:val="000000"/>
                <w:kern w:val="0"/>
                <w:sz w:val="22"/>
                <w:szCs w:val="22"/>
              </w:rPr>
              <w:t xml:space="preserve">21.6 </w:t>
            </w:r>
          </w:p>
        </w:tc>
        <w:tc>
          <w:tcPr>
            <w:tcW w:w="992" w:type="dxa"/>
            <w:tcBorders>
              <w:top w:val="single" w:sz="6" w:space="0" w:color="auto"/>
              <w:left w:val="single" w:sz="6" w:space="0" w:color="auto"/>
              <w:bottom w:val="single" w:sz="6" w:space="0" w:color="auto"/>
              <w:right w:val="single" w:sz="6" w:space="0" w:color="auto"/>
            </w:tcBorders>
            <w:vAlign w:val="center"/>
          </w:tcPr>
          <w:p w14:paraId="0660FF9B" w14:textId="77777777" w:rsidR="00052329" w:rsidRDefault="00052329" w:rsidP="00817F86">
            <w:pPr>
              <w:widowControl w:val="0"/>
              <w:autoSpaceDE w:val="0"/>
              <w:autoSpaceDN w:val="0"/>
              <w:adjustRightInd w:val="0"/>
              <w:spacing w:line="240" w:lineRule="auto"/>
              <w:ind w:firstLine="0"/>
              <w:jc w:val="right"/>
              <w:rPr>
                <w:rFonts w:ascii="Times New Roman" w:hAnsi="Times New Roman"/>
                <w:b/>
                <w:bCs/>
                <w:color w:val="000000"/>
                <w:kern w:val="0"/>
                <w:sz w:val="22"/>
                <w:szCs w:val="22"/>
              </w:rPr>
            </w:pPr>
            <w:r>
              <w:rPr>
                <w:rFonts w:ascii="Times New Roman" w:hAnsi="Times New Roman"/>
                <w:b/>
                <w:bCs/>
                <w:color w:val="000000"/>
                <w:kern w:val="0"/>
                <w:sz w:val="22"/>
                <w:szCs w:val="22"/>
              </w:rPr>
              <w:t xml:space="preserve">29.2 </w:t>
            </w:r>
          </w:p>
        </w:tc>
        <w:tc>
          <w:tcPr>
            <w:tcW w:w="850" w:type="dxa"/>
            <w:tcBorders>
              <w:top w:val="single" w:sz="6" w:space="0" w:color="auto"/>
              <w:left w:val="single" w:sz="6" w:space="0" w:color="auto"/>
              <w:bottom w:val="single" w:sz="6" w:space="0" w:color="auto"/>
              <w:right w:val="single" w:sz="6" w:space="0" w:color="auto"/>
            </w:tcBorders>
            <w:vAlign w:val="center"/>
          </w:tcPr>
          <w:p w14:paraId="523AA085" w14:textId="77777777" w:rsidR="00052329" w:rsidRDefault="00052329" w:rsidP="00817F86">
            <w:pPr>
              <w:widowControl w:val="0"/>
              <w:autoSpaceDE w:val="0"/>
              <w:autoSpaceDN w:val="0"/>
              <w:adjustRightInd w:val="0"/>
              <w:spacing w:line="240" w:lineRule="auto"/>
              <w:ind w:firstLine="0"/>
              <w:jc w:val="right"/>
              <w:rPr>
                <w:rFonts w:ascii="Times New Roman" w:hAnsi="Times New Roman"/>
                <w:b/>
                <w:bCs/>
                <w:color w:val="000000"/>
                <w:kern w:val="0"/>
                <w:sz w:val="22"/>
                <w:szCs w:val="22"/>
              </w:rPr>
            </w:pPr>
            <w:r>
              <w:rPr>
                <w:rFonts w:ascii="Times New Roman" w:hAnsi="Times New Roman"/>
                <w:b/>
                <w:bCs/>
                <w:color w:val="000000"/>
                <w:kern w:val="0"/>
                <w:sz w:val="22"/>
                <w:szCs w:val="22"/>
              </w:rPr>
              <w:t xml:space="preserve">1.8 </w:t>
            </w:r>
          </w:p>
        </w:tc>
        <w:tc>
          <w:tcPr>
            <w:tcW w:w="851" w:type="dxa"/>
            <w:tcBorders>
              <w:top w:val="single" w:sz="6" w:space="0" w:color="auto"/>
              <w:left w:val="single" w:sz="6" w:space="0" w:color="auto"/>
              <w:bottom w:val="single" w:sz="6" w:space="0" w:color="auto"/>
              <w:right w:val="single" w:sz="6" w:space="0" w:color="auto"/>
            </w:tcBorders>
            <w:vAlign w:val="center"/>
          </w:tcPr>
          <w:p w14:paraId="2E2CE589" w14:textId="77777777" w:rsidR="00052329" w:rsidRDefault="00052329" w:rsidP="00817F86">
            <w:pPr>
              <w:widowControl w:val="0"/>
              <w:autoSpaceDE w:val="0"/>
              <w:autoSpaceDN w:val="0"/>
              <w:adjustRightInd w:val="0"/>
              <w:spacing w:line="240" w:lineRule="auto"/>
              <w:ind w:firstLine="0"/>
              <w:jc w:val="right"/>
              <w:rPr>
                <w:rFonts w:ascii="Times New Roman" w:hAnsi="Times New Roman"/>
                <w:b/>
                <w:bCs/>
                <w:color w:val="000000"/>
                <w:kern w:val="0"/>
                <w:sz w:val="22"/>
                <w:szCs w:val="22"/>
              </w:rPr>
            </w:pPr>
            <w:r>
              <w:rPr>
                <w:rFonts w:ascii="Times New Roman" w:hAnsi="Times New Roman"/>
                <w:b/>
                <w:bCs/>
                <w:color w:val="000000"/>
                <w:kern w:val="0"/>
                <w:sz w:val="22"/>
                <w:szCs w:val="22"/>
              </w:rPr>
              <w:t xml:space="preserve">2.4 </w:t>
            </w:r>
          </w:p>
        </w:tc>
        <w:tc>
          <w:tcPr>
            <w:tcW w:w="850" w:type="dxa"/>
            <w:tcBorders>
              <w:top w:val="single" w:sz="6" w:space="0" w:color="auto"/>
              <w:left w:val="single" w:sz="6" w:space="0" w:color="auto"/>
              <w:bottom w:val="single" w:sz="6" w:space="0" w:color="auto"/>
              <w:right w:val="single" w:sz="6" w:space="0" w:color="auto"/>
            </w:tcBorders>
            <w:vAlign w:val="center"/>
          </w:tcPr>
          <w:p w14:paraId="0B6E7CBC" w14:textId="77777777" w:rsidR="00052329" w:rsidRDefault="00052329" w:rsidP="00817F86">
            <w:pPr>
              <w:widowControl w:val="0"/>
              <w:autoSpaceDE w:val="0"/>
              <w:autoSpaceDN w:val="0"/>
              <w:adjustRightInd w:val="0"/>
              <w:spacing w:line="240" w:lineRule="auto"/>
              <w:ind w:firstLine="0"/>
              <w:jc w:val="right"/>
              <w:rPr>
                <w:rFonts w:ascii="Times New Roman" w:hAnsi="Times New Roman"/>
                <w:b/>
                <w:bCs/>
                <w:color w:val="000000"/>
                <w:kern w:val="0"/>
                <w:sz w:val="22"/>
                <w:szCs w:val="22"/>
              </w:rPr>
            </w:pPr>
            <w:r>
              <w:rPr>
                <w:rFonts w:ascii="Times New Roman" w:hAnsi="Times New Roman"/>
                <w:b/>
                <w:bCs/>
                <w:color w:val="000000"/>
                <w:kern w:val="0"/>
                <w:sz w:val="22"/>
                <w:szCs w:val="22"/>
              </w:rPr>
              <w:t xml:space="preserve">9.7 </w:t>
            </w:r>
          </w:p>
        </w:tc>
      </w:tr>
      <w:tr w:rsidR="00052329" w14:paraId="4B4974B4" w14:textId="77777777" w:rsidTr="00817F86">
        <w:trPr>
          <w:trHeight w:val="266"/>
          <w:jc w:val="center"/>
        </w:trPr>
        <w:tc>
          <w:tcPr>
            <w:tcW w:w="843" w:type="dxa"/>
            <w:vMerge/>
            <w:tcBorders>
              <w:left w:val="single" w:sz="6" w:space="0" w:color="auto"/>
              <w:right w:val="single" w:sz="6" w:space="0" w:color="auto"/>
            </w:tcBorders>
            <w:vAlign w:val="center"/>
          </w:tcPr>
          <w:p w14:paraId="17F60D4A"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55687D70" w14:textId="77777777" w:rsidR="00052329" w:rsidRDefault="00052329" w:rsidP="00817F86">
            <w:pPr>
              <w:widowControl w:val="0"/>
              <w:autoSpaceDE w:val="0"/>
              <w:autoSpaceDN w:val="0"/>
              <w:adjustRightInd w:val="0"/>
              <w:spacing w:line="240" w:lineRule="auto"/>
              <w:ind w:firstLine="0"/>
              <w:jc w:val="left"/>
              <w:rPr>
                <w:rFonts w:ascii="宋体" w:hAnsi="Times New Roman" w:cs="宋体"/>
                <w:color w:val="000000"/>
                <w:kern w:val="0"/>
              </w:rPr>
            </w:pPr>
            <w:r>
              <w:rPr>
                <w:rFonts w:ascii="宋体" w:hAnsi="Times New Roman" w:cs="宋体" w:hint="eastAsia"/>
                <w:color w:val="000000"/>
                <w:kern w:val="0"/>
              </w:rPr>
              <w:t>家用秸秆薪柴</w:t>
            </w:r>
          </w:p>
        </w:tc>
        <w:tc>
          <w:tcPr>
            <w:tcW w:w="874" w:type="dxa"/>
            <w:tcBorders>
              <w:top w:val="single" w:sz="6" w:space="0" w:color="auto"/>
              <w:left w:val="single" w:sz="6" w:space="0" w:color="auto"/>
              <w:bottom w:val="single" w:sz="6" w:space="0" w:color="auto"/>
              <w:right w:val="single" w:sz="6" w:space="0" w:color="auto"/>
            </w:tcBorders>
            <w:vAlign w:val="center"/>
          </w:tcPr>
          <w:p w14:paraId="24A11C50"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r>
              <w:rPr>
                <w:rFonts w:ascii="Times New Roman" w:hAnsi="Times New Roman"/>
                <w:color w:val="000000"/>
                <w:kern w:val="0"/>
                <w:sz w:val="22"/>
                <w:szCs w:val="22"/>
              </w:rPr>
              <w:t xml:space="preserve">0.0 </w:t>
            </w:r>
          </w:p>
        </w:tc>
        <w:tc>
          <w:tcPr>
            <w:tcW w:w="992" w:type="dxa"/>
            <w:tcBorders>
              <w:top w:val="single" w:sz="6" w:space="0" w:color="auto"/>
              <w:left w:val="single" w:sz="6" w:space="0" w:color="auto"/>
              <w:bottom w:val="single" w:sz="6" w:space="0" w:color="auto"/>
              <w:right w:val="single" w:sz="6" w:space="0" w:color="auto"/>
            </w:tcBorders>
            <w:vAlign w:val="center"/>
          </w:tcPr>
          <w:p w14:paraId="53C7EEBF"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r>
              <w:rPr>
                <w:rFonts w:ascii="Times New Roman" w:hAnsi="Times New Roman"/>
                <w:color w:val="000000"/>
                <w:kern w:val="0"/>
                <w:sz w:val="22"/>
                <w:szCs w:val="22"/>
              </w:rPr>
              <w:t xml:space="preserve">0.0 </w:t>
            </w:r>
          </w:p>
        </w:tc>
        <w:tc>
          <w:tcPr>
            <w:tcW w:w="992" w:type="dxa"/>
            <w:tcBorders>
              <w:top w:val="single" w:sz="6" w:space="0" w:color="auto"/>
              <w:left w:val="single" w:sz="6" w:space="0" w:color="auto"/>
              <w:bottom w:val="single" w:sz="6" w:space="0" w:color="auto"/>
              <w:right w:val="single" w:sz="6" w:space="0" w:color="auto"/>
            </w:tcBorders>
            <w:vAlign w:val="center"/>
          </w:tcPr>
          <w:p w14:paraId="381EEC61"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r>
              <w:rPr>
                <w:rFonts w:ascii="Times New Roman" w:hAnsi="Times New Roman"/>
                <w:color w:val="000000"/>
                <w:kern w:val="0"/>
                <w:sz w:val="22"/>
                <w:szCs w:val="22"/>
              </w:rPr>
              <w:t xml:space="preserve">2.0 </w:t>
            </w:r>
          </w:p>
        </w:tc>
        <w:tc>
          <w:tcPr>
            <w:tcW w:w="992" w:type="dxa"/>
            <w:tcBorders>
              <w:top w:val="single" w:sz="6" w:space="0" w:color="auto"/>
              <w:left w:val="single" w:sz="6" w:space="0" w:color="auto"/>
              <w:bottom w:val="single" w:sz="6" w:space="0" w:color="auto"/>
              <w:right w:val="single" w:sz="6" w:space="0" w:color="auto"/>
            </w:tcBorders>
            <w:vAlign w:val="center"/>
          </w:tcPr>
          <w:p w14:paraId="155F1AA9"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r>
              <w:rPr>
                <w:rFonts w:ascii="Times New Roman" w:hAnsi="Times New Roman"/>
                <w:color w:val="000000"/>
                <w:kern w:val="0"/>
                <w:sz w:val="22"/>
                <w:szCs w:val="22"/>
              </w:rPr>
              <w:t xml:space="preserve">0.2 </w:t>
            </w:r>
          </w:p>
        </w:tc>
        <w:tc>
          <w:tcPr>
            <w:tcW w:w="993" w:type="dxa"/>
            <w:tcBorders>
              <w:top w:val="single" w:sz="6" w:space="0" w:color="auto"/>
              <w:left w:val="single" w:sz="6" w:space="0" w:color="auto"/>
              <w:bottom w:val="single" w:sz="6" w:space="0" w:color="auto"/>
              <w:right w:val="single" w:sz="6" w:space="0" w:color="auto"/>
            </w:tcBorders>
            <w:vAlign w:val="center"/>
          </w:tcPr>
          <w:p w14:paraId="7C8E7B90"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r>
              <w:rPr>
                <w:rFonts w:ascii="Times New Roman" w:hAnsi="Times New Roman"/>
                <w:color w:val="000000"/>
                <w:kern w:val="0"/>
                <w:sz w:val="22"/>
                <w:szCs w:val="22"/>
              </w:rPr>
              <w:t xml:space="preserve">0.2 </w:t>
            </w:r>
          </w:p>
        </w:tc>
        <w:tc>
          <w:tcPr>
            <w:tcW w:w="992" w:type="dxa"/>
            <w:tcBorders>
              <w:top w:val="single" w:sz="6" w:space="0" w:color="auto"/>
              <w:left w:val="single" w:sz="6" w:space="0" w:color="auto"/>
              <w:bottom w:val="single" w:sz="6" w:space="0" w:color="auto"/>
              <w:right w:val="single" w:sz="6" w:space="0" w:color="auto"/>
            </w:tcBorders>
            <w:vAlign w:val="center"/>
          </w:tcPr>
          <w:p w14:paraId="01275008"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r>
              <w:rPr>
                <w:rFonts w:ascii="Times New Roman" w:hAnsi="Times New Roman"/>
                <w:color w:val="000000"/>
                <w:kern w:val="0"/>
                <w:sz w:val="22"/>
                <w:szCs w:val="22"/>
              </w:rPr>
              <w:t xml:space="preserve">0.3 </w:t>
            </w:r>
          </w:p>
        </w:tc>
        <w:tc>
          <w:tcPr>
            <w:tcW w:w="850" w:type="dxa"/>
            <w:tcBorders>
              <w:top w:val="single" w:sz="6" w:space="0" w:color="auto"/>
              <w:left w:val="single" w:sz="6" w:space="0" w:color="auto"/>
              <w:bottom w:val="single" w:sz="6" w:space="0" w:color="auto"/>
              <w:right w:val="single" w:sz="6" w:space="0" w:color="auto"/>
            </w:tcBorders>
            <w:vAlign w:val="center"/>
          </w:tcPr>
          <w:p w14:paraId="5C35FB2D"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r>
              <w:rPr>
                <w:rFonts w:ascii="Times New Roman" w:hAnsi="Times New Roman"/>
                <w:color w:val="000000"/>
                <w:kern w:val="0"/>
                <w:sz w:val="22"/>
                <w:szCs w:val="22"/>
              </w:rPr>
              <w:t xml:space="preserve">0.0 </w:t>
            </w:r>
          </w:p>
        </w:tc>
        <w:tc>
          <w:tcPr>
            <w:tcW w:w="851" w:type="dxa"/>
            <w:tcBorders>
              <w:top w:val="single" w:sz="6" w:space="0" w:color="auto"/>
              <w:left w:val="single" w:sz="6" w:space="0" w:color="auto"/>
              <w:bottom w:val="single" w:sz="6" w:space="0" w:color="auto"/>
              <w:right w:val="single" w:sz="6" w:space="0" w:color="auto"/>
            </w:tcBorders>
            <w:vAlign w:val="center"/>
          </w:tcPr>
          <w:p w14:paraId="1DF1D700"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r>
              <w:rPr>
                <w:rFonts w:ascii="Times New Roman" w:hAnsi="Times New Roman"/>
                <w:color w:val="000000"/>
                <w:kern w:val="0"/>
                <w:sz w:val="22"/>
                <w:szCs w:val="22"/>
              </w:rPr>
              <w:t xml:space="preserve">0.1 </w:t>
            </w:r>
          </w:p>
        </w:tc>
        <w:tc>
          <w:tcPr>
            <w:tcW w:w="850" w:type="dxa"/>
            <w:tcBorders>
              <w:top w:val="single" w:sz="6" w:space="0" w:color="auto"/>
              <w:left w:val="single" w:sz="6" w:space="0" w:color="auto"/>
              <w:bottom w:val="single" w:sz="6" w:space="0" w:color="auto"/>
              <w:right w:val="single" w:sz="6" w:space="0" w:color="auto"/>
            </w:tcBorders>
            <w:vAlign w:val="center"/>
          </w:tcPr>
          <w:p w14:paraId="61D1DE49"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r>
              <w:rPr>
                <w:rFonts w:ascii="Times New Roman" w:hAnsi="Times New Roman"/>
                <w:color w:val="000000"/>
                <w:kern w:val="0"/>
                <w:sz w:val="22"/>
                <w:szCs w:val="22"/>
              </w:rPr>
              <w:t xml:space="preserve">0.1 </w:t>
            </w:r>
          </w:p>
        </w:tc>
      </w:tr>
      <w:tr w:rsidR="00052329" w14:paraId="3E5EE93A" w14:textId="77777777" w:rsidTr="00817F86">
        <w:trPr>
          <w:trHeight w:val="276"/>
          <w:jc w:val="center"/>
        </w:trPr>
        <w:tc>
          <w:tcPr>
            <w:tcW w:w="843" w:type="dxa"/>
            <w:vMerge/>
            <w:tcBorders>
              <w:left w:val="single" w:sz="6" w:space="0" w:color="auto"/>
              <w:bottom w:val="single" w:sz="6" w:space="0" w:color="auto"/>
              <w:right w:val="single" w:sz="6" w:space="0" w:color="auto"/>
            </w:tcBorders>
            <w:vAlign w:val="center"/>
          </w:tcPr>
          <w:p w14:paraId="5C0F0397"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4709AEC4" w14:textId="77777777" w:rsidR="00052329" w:rsidRDefault="00052329" w:rsidP="00817F86">
            <w:pPr>
              <w:widowControl w:val="0"/>
              <w:autoSpaceDE w:val="0"/>
              <w:autoSpaceDN w:val="0"/>
              <w:adjustRightInd w:val="0"/>
              <w:spacing w:line="240" w:lineRule="auto"/>
              <w:ind w:firstLine="0"/>
              <w:jc w:val="left"/>
              <w:rPr>
                <w:rFonts w:ascii="宋体" w:hAnsi="Times New Roman" w:cs="宋体"/>
                <w:color w:val="000000"/>
                <w:kern w:val="0"/>
              </w:rPr>
            </w:pPr>
            <w:r>
              <w:rPr>
                <w:rFonts w:ascii="宋体" w:hAnsi="Times New Roman" w:cs="宋体" w:hint="eastAsia"/>
                <w:color w:val="000000"/>
                <w:kern w:val="0"/>
              </w:rPr>
              <w:t>秸秆露天焚烧</w:t>
            </w:r>
          </w:p>
        </w:tc>
        <w:tc>
          <w:tcPr>
            <w:tcW w:w="874" w:type="dxa"/>
            <w:tcBorders>
              <w:top w:val="single" w:sz="6" w:space="0" w:color="auto"/>
              <w:left w:val="single" w:sz="6" w:space="0" w:color="auto"/>
              <w:bottom w:val="single" w:sz="6" w:space="0" w:color="auto"/>
              <w:right w:val="single" w:sz="6" w:space="0" w:color="auto"/>
            </w:tcBorders>
            <w:vAlign w:val="center"/>
          </w:tcPr>
          <w:p w14:paraId="59827928"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r>
              <w:rPr>
                <w:rFonts w:ascii="Times New Roman" w:hAnsi="Times New Roman"/>
                <w:color w:val="000000"/>
                <w:kern w:val="0"/>
                <w:sz w:val="22"/>
                <w:szCs w:val="22"/>
              </w:rPr>
              <w:t xml:space="preserve">1.8 </w:t>
            </w:r>
          </w:p>
        </w:tc>
        <w:tc>
          <w:tcPr>
            <w:tcW w:w="992" w:type="dxa"/>
            <w:tcBorders>
              <w:top w:val="single" w:sz="6" w:space="0" w:color="auto"/>
              <w:left w:val="single" w:sz="6" w:space="0" w:color="auto"/>
              <w:bottom w:val="single" w:sz="6" w:space="0" w:color="auto"/>
              <w:right w:val="single" w:sz="6" w:space="0" w:color="auto"/>
            </w:tcBorders>
            <w:vAlign w:val="center"/>
          </w:tcPr>
          <w:p w14:paraId="7D6ED935"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r>
              <w:rPr>
                <w:rFonts w:ascii="Times New Roman" w:hAnsi="Times New Roman"/>
                <w:color w:val="000000"/>
                <w:kern w:val="0"/>
                <w:sz w:val="22"/>
                <w:szCs w:val="22"/>
              </w:rPr>
              <w:t xml:space="preserve">7.6 </w:t>
            </w:r>
          </w:p>
        </w:tc>
        <w:tc>
          <w:tcPr>
            <w:tcW w:w="992" w:type="dxa"/>
            <w:tcBorders>
              <w:top w:val="single" w:sz="6" w:space="0" w:color="auto"/>
              <w:left w:val="single" w:sz="6" w:space="0" w:color="auto"/>
              <w:bottom w:val="single" w:sz="6" w:space="0" w:color="auto"/>
              <w:right w:val="single" w:sz="6" w:space="0" w:color="auto"/>
            </w:tcBorders>
            <w:vAlign w:val="center"/>
          </w:tcPr>
          <w:p w14:paraId="208FB2C1"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r>
              <w:rPr>
                <w:rFonts w:ascii="Times New Roman" w:hAnsi="Times New Roman"/>
                <w:color w:val="000000"/>
                <w:kern w:val="0"/>
                <w:sz w:val="22"/>
                <w:szCs w:val="22"/>
              </w:rPr>
              <w:t xml:space="preserve">135.5 </w:t>
            </w:r>
          </w:p>
        </w:tc>
        <w:tc>
          <w:tcPr>
            <w:tcW w:w="992" w:type="dxa"/>
            <w:tcBorders>
              <w:top w:val="single" w:sz="6" w:space="0" w:color="auto"/>
              <w:left w:val="single" w:sz="6" w:space="0" w:color="auto"/>
              <w:bottom w:val="single" w:sz="6" w:space="0" w:color="auto"/>
              <w:right w:val="single" w:sz="6" w:space="0" w:color="auto"/>
            </w:tcBorders>
            <w:vAlign w:val="center"/>
          </w:tcPr>
          <w:p w14:paraId="43C94A30"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r>
              <w:rPr>
                <w:rFonts w:ascii="Times New Roman" w:hAnsi="Times New Roman"/>
                <w:color w:val="000000"/>
                <w:kern w:val="0"/>
                <w:sz w:val="22"/>
                <w:szCs w:val="22"/>
              </w:rPr>
              <w:t xml:space="preserve">21.8 </w:t>
            </w:r>
          </w:p>
        </w:tc>
        <w:tc>
          <w:tcPr>
            <w:tcW w:w="993" w:type="dxa"/>
            <w:tcBorders>
              <w:top w:val="single" w:sz="6" w:space="0" w:color="auto"/>
              <w:left w:val="single" w:sz="6" w:space="0" w:color="auto"/>
              <w:bottom w:val="single" w:sz="6" w:space="0" w:color="auto"/>
              <w:right w:val="single" w:sz="6" w:space="0" w:color="auto"/>
            </w:tcBorders>
            <w:vAlign w:val="center"/>
          </w:tcPr>
          <w:p w14:paraId="1C2FF67F"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r>
              <w:rPr>
                <w:rFonts w:ascii="Times New Roman" w:hAnsi="Times New Roman"/>
                <w:color w:val="000000"/>
                <w:kern w:val="0"/>
                <w:sz w:val="22"/>
                <w:szCs w:val="22"/>
              </w:rPr>
              <w:t xml:space="preserve">21.4 </w:t>
            </w:r>
          </w:p>
        </w:tc>
        <w:tc>
          <w:tcPr>
            <w:tcW w:w="992" w:type="dxa"/>
            <w:tcBorders>
              <w:top w:val="single" w:sz="6" w:space="0" w:color="auto"/>
              <w:left w:val="single" w:sz="6" w:space="0" w:color="auto"/>
              <w:bottom w:val="single" w:sz="6" w:space="0" w:color="auto"/>
              <w:right w:val="single" w:sz="6" w:space="0" w:color="auto"/>
            </w:tcBorders>
            <w:vAlign w:val="center"/>
          </w:tcPr>
          <w:p w14:paraId="77101E8E"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r>
              <w:rPr>
                <w:rFonts w:ascii="Times New Roman" w:hAnsi="Times New Roman"/>
                <w:color w:val="000000"/>
                <w:kern w:val="0"/>
                <w:sz w:val="22"/>
                <w:szCs w:val="22"/>
              </w:rPr>
              <w:t xml:space="preserve">28.9 </w:t>
            </w:r>
          </w:p>
        </w:tc>
        <w:tc>
          <w:tcPr>
            <w:tcW w:w="850" w:type="dxa"/>
            <w:tcBorders>
              <w:top w:val="single" w:sz="6" w:space="0" w:color="auto"/>
              <w:left w:val="single" w:sz="6" w:space="0" w:color="auto"/>
              <w:bottom w:val="single" w:sz="6" w:space="0" w:color="auto"/>
              <w:right w:val="single" w:sz="6" w:space="0" w:color="auto"/>
            </w:tcBorders>
            <w:vAlign w:val="center"/>
          </w:tcPr>
          <w:p w14:paraId="4071252C"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r>
              <w:rPr>
                <w:rFonts w:ascii="Times New Roman" w:hAnsi="Times New Roman"/>
                <w:color w:val="000000"/>
                <w:kern w:val="0"/>
                <w:sz w:val="22"/>
                <w:szCs w:val="22"/>
              </w:rPr>
              <w:t xml:space="preserve">1.8 </w:t>
            </w:r>
          </w:p>
        </w:tc>
        <w:tc>
          <w:tcPr>
            <w:tcW w:w="851" w:type="dxa"/>
            <w:tcBorders>
              <w:top w:val="single" w:sz="6" w:space="0" w:color="auto"/>
              <w:left w:val="single" w:sz="6" w:space="0" w:color="auto"/>
              <w:bottom w:val="single" w:sz="6" w:space="0" w:color="auto"/>
              <w:right w:val="single" w:sz="6" w:space="0" w:color="auto"/>
            </w:tcBorders>
            <w:vAlign w:val="center"/>
          </w:tcPr>
          <w:p w14:paraId="4FABDEED"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r>
              <w:rPr>
                <w:rFonts w:ascii="Times New Roman" w:hAnsi="Times New Roman"/>
                <w:color w:val="000000"/>
                <w:kern w:val="0"/>
                <w:sz w:val="22"/>
                <w:szCs w:val="22"/>
              </w:rPr>
              <w:t xml:space="preserve">2.3 </w:t>
            </w:r>
          </w:p>
        </w:tc>
        <w:tc>
          <w:tcPr>
            <w:tcW w:w="850" w:type="dxa"/>
            <w:tcBorders>
              <w:top w:val="single" w:sz="6" w:space="0" w:color="auto"/>
              <w:left w:val="single" w:sz="6" w:space="0" w:color="auto"/>
              <w:bottom w:val="single" w:sz="6" w:space="0" w:color="auto"/>
              <w:right w:val="single" w:sz="6" w:space="0" w:color="auto"/>
            </w:tcBorders>
            <w:vAlign w:val="center"/>
          </w:tcPr>
          <w:p w14:paraId="0F94110D"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r>
              <w:rPr>
                <w:rFonts w:ascii="Times New Roman" w:hAnsi="Times New Roman"/>
                <w:color w:val="000000"/>
                <w:kern w:val="0"/>
                <w:sz w:val="22"/>
                <w:szCs w:val="22"/>
              </w:rPr>
              <w:t xml:space="preserve">9.6 </w:t>
            </w:r>
          </w:p>
        </w:tc>
      </w:tr>
      <w:tr w:rsidR="00052329" w14:paraId="4F886AAC" w14:textId="77777777" w:rsidTr="00817F86">
        <w:trPr>
          <w:trHeight w:val="266"/>
          <w:jc w:val="center"/>
        </w:trPr>
        <w:tc>
          <w:tcPr>
            <w:tcW w:w="843" w:type="dxa"/>
            <w:vMerge w:val="restart"/>
            <w:tcBorders>
              <w:top w:val="single" w:sz="6" w:space="0" w:color="auto"/>
              <w:left w:val="single" w:sz="6" w:space="0" w:color="auto"/>
              <w:right w:val="single" w:sz="6" w:space="0" w:color="auto"/>
            </w:tcBorders>
            <w:vAlign w:val="center"/>
          </w:tcPr>
          <w:p w14:paraId="5A26372D" w14:textId="77777777" w:rsidR="00052329" w:rsidRDefault="00052329" w:rsidP="00817F86">
            <w:pPr>
              <w:widowControl w:val="0"/>
              <w:autoSpaceDE w:val="0"/>
              <w:autoSpaceDN w:val="0"/>
              <w:adjustRightInd w:val="0"/>
              <w:spacing w:line="240" w:lineRule="auto"/>
              <w:ind w:firstLine="0"/>
              <w:jc w:val="center"/>
              <w:rPr>
                <w:rFonts w:ascii="宋体" w:hAnsi="Times New Roman" w:cs="宋体"/>
                <w:color w:val="000000"/>
                <w:kern w:val="0"/>
              </w:rPr>
            </w:pPr>
            <w:r>
              <w:rPr>
                <w:rFonts w:ascii="宋体" w:hAnsi="Times New Roman" w:cs="宋体" w:hint="eastAsia"/>
                <w:color w:val="000000"/>
                <w:kern w:val="0"/>
              </w:rPr>
              <w:t>其他排放源</w:t>
            </w:r>
          </w:p>
        </w:tc>
        <w:tc>
          <w:tcPr>
            <w:tcW w:w="3237" w:type="dxa"/>
            <w:tcBorders>
              <w:top w:val="single" w:sz="6" w:space="0" w:color="auto"/>
              <w:left w:val="single" w:sz="6" w:space="0" w:color="auto"/>
              <w:bottom w:val="single" w:sz="6" w:space="0" w:color="auto"/>
              <w:right w:val="single" w:sz="6" w:space="0" w:color="auto"/>
            </w:tcBorders>
            <w:vAlign w:val="center"/>
          </w:tcPr>
          <w:p w14:paraId="071FA2C7" w14:textId="77777777" w:rsidR="00052329" w:rsidRDefault="00052329" w:rsidP="00817F86">
            <w:pPr>
              <w:widowControl w:val="0"/>
              <w:autoSpaceDE w:val="0"/>
              <w:autoSpaceDN w:val="0"/>
              <w:adjustRightInd w:val="0"/>
              <w:spacing w:line="240" w:lineRule="auto"/>
              <w:ind w:firstLine="0"/>
              <w:jc w:val="center"/>
              <w:rPr>
                <w:rFonts w:ascii="宋体" w:hAnsi="Times New Roman" w:cs="宋体"/>
                <w:b/>
                <w:bCs/>
                <w:color w:val="000000"/>
                <w:kern w:val="0"/>
              </w:rPr>
            </w:pPr>
            <w:r>
              <w:rPr>
                <w:rFonts w:ascii="宋体" w:hAnsi="Times New Roman" w:cs="宋体" w:hint="eastAsia"/>
                <w:b/>
                <w:bCs/>
                <w:color w:val="000000"/>
                <w:kern w:val="0"/>
              </w:rPr>
              <w:t>小计</w:t>
            </w:r>
          </w:p>
        </w:tc>
        <w:tc>
          <w:tcPr>
            <w:tcW w:w="874" w:type="dxa"/>
            <w:tcBorders>
              <w:top w:val="single" w:sz="6" w:space="0" w:color="auto"/>
              <w:left w:val="single" w:sz="6" w:space="0" w:color="auto"/>
              <w:bottom w:val="single" w:sz="6" w:space="0" w:color="auto"/>
              <w:right w:val="single" w:sz="6" w:space="0" w:color="auto"/>
            </w:tcBorders>
            <w:vAlign w:val="center"/>
          </w:tcPr>
          <w:p w14:paraId="63B44F35" w14:textId="77777777" w:rsidR="00052329" w:rsidRDefault="00052329" w:rsidP="00817F86">
            <w:pPr>
              <w:widowControl w:val="0"/>
              <w:autoSpaceDE w:val="0"/>
              <w:autoSpaceDN w:val="0"/>
              <w:adjustRightInd w:val="0"/>
              <w:spacing w:line="240" w:lineRule="auto"/>
              <w:ind w:firstLine="0"/>
              <w:jc w:val="right"/>
              <w:rPr>
                <w:rFonts w:ascii="Times New Roman" w:hAnsi="Times New Roman"/>
                <w:b/>
                <w:bCs/>
                <w:color w:val="000000"/>
                <w:kern w:val="0"/>
                <w:sz w:val="22"/>
                <w:szCs w:val="22"/>
              </w:rPr>
            </w:pPr>
            <w:r>
              <w:rPr>
                <w:rFonts w:ascii="Times New Roman" w:hAnsi="Times New Roman"/>
                <w:b/>
                <w:bCs/>
                <w:color w:val="000000"/>
                <w:kern w:val="0"/>
                <w:sz w:val="22"/>
                <w:szCs w:val="22"/>
              </w:rPr>
              <w:t xml:space="preserve">78.7 </w:t>
            </w:r>
          </w:p>
        </w:tc>
        <w:tc>
          <w:tcPr>
            <w:tcW w:w="992" w:type="dxa"/>
            <w:tcBorders>
              <w:top w:val="single" w:sz="6" w:space="0" w:color="auto"/>
              <w:left w:val="single" w:sz="6" w:space="0" w:color="auto"/>
              <w:bottom w:val="single" w:sz="6" w:space="0" w:color="auto"/>
              <w:right w:val="single" w:sz="6" w:space="0" w:color="auto"/>
            </w:tcBorders>
            <w:vAlign w:val="center"/>
          </w:tcPr>
          <w:p w14:paraId="174F96D2" w14:textId="77777777" w:rsidR="00052329" w:rsidRDefault="00052329" w:rsidP="00817F86">
            <w:pPr>
              <w:widowControl w:val="0"/>
              <w:autoSpaceDE w:val="0"/>
              <w:autoSpaceDN w:val="0"/>
              <w:adjustRightInd w:val="0"/>
              <w:spacing w:line="240" w:lineRule="auto"/>
              <w:ind w:firstLine="0"/>
              <w:jc w:val="right"/>
              <w:rPr>
                <w:rFonts w:ascii="Times New Roman" w:hAnsi="Times New Roman"/>
                <w:b/>
                <w:bCs/>
                <w:color w:val="000000"/>
                <w:kern w:val="0"/>
                <w:sz w:val="22"/>
                <w:szCs w:val="22"/>
              </w:rPr>
            </w:pPr>
            <w:r>
              <w:rPr>
                <w:rFonts w:ascii="Times New Roman" w:hAnsi="Times New Roman"/>
                <w:b/>
                <w:bCs/>
                <w:color w:val="000000"/>
                <w:kern w:val="0"/>
                <w:sz w:val="22"/>
                <w:szCs w:val="22"/>
              </w:rPr>
              <w:t xml:space="preserve">141.3 </w:t>
            </w:r>
          </w:p>
        </w:tc>
        <w:tc>
          <w:tcPr>
            <w:tcW w:w="992" w:type="dxa"/>
            <w:tcBorders>
              <w:top w:val="single" w:sz="6" w:space="0" w:color="auto"/>
              <w:left w:val="single" w:sz="6" w:space="0" w:color="auto"/>
              <w:bottom w:val="single" w:sz="6" w:space="0" w:color="auto"/>
              <w:right w:val="single" w:sz="6" w:space="0" w:color="auto"/>
            </w:tcBorders>
            <w:vAlign w:val="center"/>
          </w:tcPr>
          <w:p w14:paraId="6359C5B6" w14:textId="77777777" w:rsidR="00052329" w:rsidRDefault="00052329" w:rsidP="00817F86">
            <w:pPr>
              <w:widowControl w:val="0"/>
              <w:autoSpaceDE w:val="0"/>
              <w:autoSpaceDN w:val="0"/>
              <w:adjustRightInd w:val="0"/>
              <w:spacing w:line="240" w:lineRule="auto"/>
              <w:ind w:firstLine="0"/>
              <w:jc w:val="right"/>
              <w:rPr>
                <w:rFonts w:ascii="Times New Roman" w:hAnsi="Times New Roman"/>
                <w:b/>
                <w:bCs/>
                <w:color w:val="000000"/>
                <w:kern w:val="0"/>
                <w:sz w:val="22"/>
                <w:szCs w:val="22"/>
              </w:rPr>
            </w:pPr>
            <w:r>
              <w:rPr>
                <w:rFonts w:ascii="Times New Roman" w:hAnsi="Times New Roman"/>
                <w:b/>
                <w:bCs/>
                <w:color w:val="000000"/>
                <w:kern w:val="0"/>
                <w:sz w:val="22"/>
                <w:szCs w:val="22"/>
              </w:rPr>
              <w:t xml:space="preserve">119.0 </w:t>
            </w:r>
          </w:p>
        </w:tc>
        <w:tc>
          <w:tcPr>
            <w:tcW w:w="992" w:type="dxa"/>
            <w:tcBorders>
              <w:top w:val="single" w:sz="6" w:space="0" w:color="auto"/>
              <w:left w:val="single" w:sz="6" w:space="0" w:color="auto"/>
              <w:bottom w:val="single" w:sz="6" w:space="0" w:color="auto"/>
              <w:right w:val="single" w:sz="6" w:space="0" w:color="auto"/>
            </w:tcBorders>
            <w:vAlign w:val="center"/>
          </w:tcPr>
          <w:p w14:paraId="0602C5A4" w14:textId="77777777" w:rsidR="00052329" w:rsidRDefault="00052329" w:rsidP="00817F86">
            <w:pPr>
              <w:widowControl w:val="0"/>
              <w:autoSpaceDE w:val="0"/>
              <w:autoSpaceDN w:val="0"/>
              <w:adjustRightInd w:val="0"/>
              <w:spacing w:line="240" w:lineRule="auto"/>
              <w:ind w:firstLine="0"/>
              <w:jc w:val="right"/>
              <w:rPr>
                <w:rFonts w:ascii="Times New Roman" w:hAnsi="Times New Roman"/>
                <w:b/>
                <w:bCs/>
                <w:color w:val="000000"/>
                <w:kern w:val="0"/>
                <w:sz w:val="22"/>
                <w:szCs w:val="22"/>
              </w:rPr>
            </w:pPr>
            <w:r>
              <w:rPr>
                <w:rFonts w:ascii="Times New Roman" w:hAnsi="Times New Roman"/>
                <w:b/>
                <w:bCs/>
                <w:color w:val="000000"/>
                <w:kern w:val="0"/>
                <w:sz w:val="22"/>
                <w:szCs w:val="22"/>
              </w:rPr>
              <w:t xml:space="preserve">111.0 </w:t>
            </w:r>
          </w:p>
        </w:tc>
        <w:tc>
          <w:tcPr>
            <w:tcW w:w="993" w:type="dxa"/>
            <w:tcBorders>
              <w:top w:val="single" w:sz="6" w:space="0" w:color="auto"/>
              <w:left w:val="single" w:sz="6" w:space="0" w:color="auto"/>
              <w:bottom w:val="single" w:sz="6" w:space="0" w:color="auto"/>
              <w:right w:val="single" w:sz="6" w:space="0" w:color="auto"/>
            </w:tcBorders>
            <w:vAlign w:val="center"/>
          </w:tcPr>
          <w:p w14:paraId="3364D4FC" w14:textId="77777777" w:rsidR="00052329" w:rsidRDefault="00052329" w:rsidP="00817F86">
            <w:pPr>
              <w:widowControl w:val="0"/>
              <w:autoSpaceDE w:val="0"/>
              <w:autoSpaceDN w:val="0"/>
              <w:adjustRightInd w:val="0"/>
              <w:spacing w:line="240" w:lineRule="auto"/>
              <w:ind w:firstLine="0"/>
              <w:jc w:val="right"/>
              <w:rPr>
                <w:rFonts w:ascii="Times New Roman" w:hAnsi="Times New Roman"/>
                <w:b/>
                <w:bCs/>
                <w:color w:val="000000"/>
                <w:kern w:val="0"/>
                <w:sz w:val="22"/>
                <w:szCs w:val="22"/>
              </w:rPr>
            </w:pPr>
            <w:r>
              <w:rPr>
                <w:rFonts w:ascii="Times New Roman" w:hAnsi="Times New Roman"/>
                <w:b/>
                <w:bCs/>
                <w:color w:val="000000"/>
                <w:kern w:val="0"/>
                <w:sz w:val="22"/>
                <w:szCs w:val="22"/>
              </w:rPr>
              <w:t xml:space="preserve">91.5 </w:t>
            </w:r>
          </w:p>
        </w:tc>
        <w:tc>
          <w:tcPr>
            <w:tcW w:w="992" w:type="dxa"/>
            <w:tcBorders>
              <w:top w:val="single" w:sz="6" w:space="0" w:color="auto"/>
              <w:left w:val="single" w:sz="6" w:space="0" w:color="auto"/>
              <w:bottom w:val="single" w:sz="6" w:space="0" w:color="auto"/>
              <w:right w:val="single" w:sz="6" w:space="0" w:color="auto"/>
            </w:tcBorders>
            <w:vAlign w:val="center"/>
          </w:tcPr>
          <w:p w14:paraId="3E4B8810" w14:textId="77777777" w:rsidR="00052329" w:rsidRDefault="00052329" w:rsidP="00817F86">
            <w:pPr>
              <w:widowControl w:val="0"/>
              <w:autoSpaceDE w:val="0"/>
              <w:autoSpaceDN w:val="0"/>
              <w:adjustRightInd w:val="0"/>
              <w:spacing w:line="240" w:lineRule="auto"/>
              <w:ind w:firstLine="0"/>
              <w:jc w:val="right"/>
              <w:rPr>
                <w:rFonts w:ascii="Times New Roman" w:hAnsi="Times New Roman"/>
                <w:b/>
                <w:bCs/>
                <w:color w:val="000000"/>
                <w:kern w:val="0"/>
                <w:sz w:val="22"/>
                <w:szCs w:val="22"/>
              </w:rPr>
            </w:pPr>
            <w:r>
              <w:rPr>
                <w:rFonts w:ascii="Times New Roman" w:hAnsi="Times New Roman"/>
                <w:b/>
                <w:bCs/>
                <w:color w:val="000000"/>
                <w:kern w:val="0"/>
                <w:sz w:val="22"/>
                <w:szCs w:val="22"/>
              </w:rPr>
              <w:t xml:space="preserve">245.7 </w:t>
            </w:r>
          </w:p>
        </w:tc>
        <w:tc>
          <w:tcPr>
            <w:tcW w:w="850" w:type="dxa"/>
            <w:tcBorders>
              <w:top w:val="single" w:sz="6" w:space="0" w:color="auto"/>
              <w:left w:val="single" w:sz="6" w:space="0" w:color="auto"/>
              <w:bottom w:val="single" w:sz="6" w:space="0" w:color="auto"/>
              <w:right w:val="single" w:sz="6" w:space="0" w:color="auto"/>
            </w:tcBorders>
            <w:vAlign w:val="center"/>
          </w:tcPr>
          <w:p w14:paraId="72AF9059" w14:textId="77777777" w:rsidR="00052329" w:rsidRDefault="00052329" w:rsidP="00817F86">
            <w:pPr>
              <w:widowControl w:val="0"/>
              <w:autoSpaceDE w:val="0"/>
              <w:autoSpaceDN w:val="0"/>
              <w:adjustRightInd w:val="0"/>
              <w:spacing w:line="240" w:lineRule="auto"/>
              <w:ind w:firstLine="0"/>
              <w:jc w:val="right"/>
              <w:rPr>
                <w:rFonts w:ascii="Times New Roman" w:hAnsi="Times New Roman"/>
                <w:b/>
                <w:bCs/>
                <w:color w:val="000000"/>
                <w:kern w:val="0"/>
                <w:sz w:val="22"/>
                <w:szCs w:val="22"/>
              </w:rPr>
            </w:pPr>
            <w:r>
              <w:rPr>
                <w:rFonts w:ascii="Times New Roman" w:hAnsi="Times New Roman"/>
                <w:b/>
                <w:bCs/>
                <w:color w:val="000000"/>
                <w:kern w:val="0"/>
                <w:sz w:val="22"/>
                <w:szCs w:val="22"/>
              </w:rPr>
              <w:t xml:space="preserve">4.4 </w:t>
            </w:r>
          </w:p>
        </w:tc>
        <w:tc>
          <w:tcPr>
            <w:tcW w:w="851" w:type="dxa"/>
            <w:tcBorders>
              <w:top w:val="single" w:sz="6" w:space="0" w:color="auto"/>
              <w:left w:val="single" w:sz="6" w:space="0" w:color="auto"/>
              <w:bottom w:val="single" w:sz="6" w:space="0" w:color="auto"/>
              <w:right w:val="single" w:sz="6" w:space="0" w:color="auto"/>
            </w:tcBorders>
            <w:vAlign w:val="center"/>
          </w:tcPr>
          <w:p w14:paraId="54418B8F" w14:textId="77777777" w:rsidR="00052329" w:rsidRDefault="00052329" w:rsidP="00817F86">
            <w:pPr>
              <w:widowControl w:val="0"/>
              <w:autoSpaceDE w:val="0"/>
              <w:autoSpaceDN w:val="0"/>
              <w:adjustRightInd w:val="0"/>
              <w:spacing w:line="240" w:lineRule="auto"/>
              <w:ind w:firstLine="0"/>
              <w:jc w:val="right"/>
              <w:rPr>
                <w:rFonts w:ascii="Times New Roman" w:hAnsi="Times New Roman"/>
                <w:b/>
                <w:bCs/>
                <w:color w:val="000000"/>
                <w:kern w:val="0"/>
                <w:sz w:val="22"/>
                <w:szCs w:val="22"/>
              </w:rPr>
            </w:pPr>
            <w:r>
              <w:rPr>
                <w:rFonts w:ascii="Times New Roman" w:hAnsi="Times New Roman"/>
                <w:b/>
                <w:bCs/>
                <w:color w:val="000000"/>
                <w:kern w:val="0"/>
                <w:sz w:val="22"/>
                <w:szCs w:val="22"/>
              </w:rPr>
              <w:t xml:space="preserve">1.4 </w:t>
            </w:r>
          </w:p>
        </w:tc>
        <w:tc>
          <w:tcPr>
            <w:tcW w:w="850" w:type="dxa"/>
            <w:tcBorders>
              <w:top w:val="single" w:sz="6" w:space="0" w:color="auto"/>
              <w:left w:val="single" w:sz="6" w:space="0" w:color="auto"/>
              <w:bottom w:val="single" w:sz="6" w:space="0" w:color="auto"/>
              <w:right w:val="single" w:sz="6" w:space="0" w:color="auto"/>
            </w:tcBorders>
            <w:vAlign w:val="center"/>
          </w:tcPr>
          <w:p w14:paraId="7193D612" w14:textId="77777777" w:rsidR="00052329" w:rsidRDefault="00052329" w:rsidP="00817F86">
            <w:pPr>
              <w:widowControl w:val="0"/>
              <w:autoSpaceDE w:val="0"/>
              <w:autoSpaceDN w:val="0"/>
              <w:adjustRightInd w:val="0"/>
              <w:spacing w:line="240" w:lineRule="auto"/>
              <w:ind w:firstLine="0"/>
              <w:jc w:val="right"/>
              <w:rPr>
                <w:rFonts w:ascii="Times New Roman" w:hAnsi="Times New Roman"/>
                <w:b/>
                <w:bCs/>
                <w:color w:val="000000"/>
                <w:kern w:val="0"/>
                <w:sz w:val="22"/>
                <w:szCs w:val="22"/>
              </w:rPr>
            </w:pPr>
            <w:r>
              <w:rPr>
                <w:rFonts w:ascii="Times New Roman" w:hAnsi="Times New Roman"/>
                <w:b/>
                <w:bCs/>
                <w:color w:val="000000"/>
                <w:kern w:val="0"/>
                <w:sz w:val="22"/>
                <w:szCs w:val="22"/>
              </w:rPr>
              <w:t xml:space="preserve">36.0 </w:t>
            </w:r>
          </w:p>
        </w:tc>
      </w:tr>
      <w:tr w:rsidR="00052329" w14:paraId="28274AFD" w14:textId="77777777" w:rsidTr="00817F86">
        <w:trPr>
          <w:trHeight w:val="276"/>
          <w:jc w:val="center"/>
        </w:trPr>
        <w:tc>
          <w:tcPr>
            <w:tcW w:w="843" w:type="dxa"/>
            <w:vMerge/>
            <w:tcBorders>
              <w:left w:val="single" w:sz="6" w:space="0" w:color="auto"/>
              <w:right w:val="single" w:sz="6" w:space="0" w:color="auto"/>
            </w:tcBorders>
            <w:vAlign w:val="center"/>
          </w:tcPr>
          <w:p w14:paraId="3F712552"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72B196A6" w14:textId="77777777" w:rsidR="00052329" w:rsidRDefault="00052329" w:rsidP="00817F86">
            <w:pPr>
              <w:widowControl w:val="0"/>
              <w:autoSpaceDE w:val="0"/>
              <w:autoSpaceDN w:val="0"/>
              <w:adjustRightInd w:val="0"/>
              <w:spacing w:line="240" w:lineRule="auto"/>
              <w:ind w:firstLine="0"/>
              <w:jc w:val="left"/>
              <w:rPr>
                <w:rFonts w:ascii="宋体" w:hAnsi="Times New Roman" w:cs="宋体"/>
                <w:color w:val="000000"/>
                <w:kern w:val="0"/>
              </w:rPr>
            </w:pPr>
            <w:r>
              <w:rPr>
                <w:rFonts w:ascii="宋体" w:hAnsi="Times New Roman" w:cs="宋体" w:hint="eastAsia"/>
                <w:color w:val="000000"/>
                <w:kern w:val="0"/>
              </w:rPr>
              <w:t>民用燃烧源</w:t>
            </w:r>
          </w:p>
        </w:tc>
        <w:tc>
          <w:tcPr>
            <w:tcW w:w="874" w:type="dxa"/>
            <w:tcBorders>
              <w:top w:val="single" w:sz="6" w:space="0" w:color="auto"/>
              <w:left w:val="single" w:sz="6" w:space="0" w:color="auto"/>
              <w:bottom w:val="single" w:sz="6" w:space="0" w:color="auto"/>
              <w:right w:val="single" w:sz="6" w:space="0" w:color="auto"/>
            </w:tcBorders>
            <w:vAlign w:val="center"/>
          </w:tcPr>
          <w:p w14:paraId="21ED52AC"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r>
              <w:rPr>
                <w:rFonts w:ascii="Times New Roman" w:hAnsi="Times New Roman"/>
                <w:color w:val="000000"/>
                <w:kern w:val="0"/>
                <w:sz w:val="22"/>
                <w:szCs w:val="22"/>
              </w:rPr>
              <w:t xml:space="preserve">78.7 </w:t>
            </w:r>
          </w:p>
        </w:tc>
        <w:tc>
          <w:tcPr>
            <w:tcW w:w="992" w:type="dxa"/>
            <w:tcBorders>
              <w:top w:val="single" w:sz="6" w:space="0" w:color="auto"/>
              <w:left w:val="single" w:sz="6" w:space="0" w:color="auto"/>
              <w:bottom w:val="single" w:sz="6" w:space="0" w:color="auto"/>
              <w:right w:val="single" w:sz="6" w:space="0" w:color="auto"/>
            </w:tcBorders>
            <w:vAlign w:val="center"/>
          </w:tcPr>
          <w:p w14:paraId="28894769"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r>
              <w:rPr>
                <w:rFonts w:ascii="Times New Roman" w:hAnsi="Times New Roman"/>
                <w:color w:val="000000"/>
                <w:kern w:val="0"/>
                <w:sz w:val="22"/>
                <w:szCs w:val="22"/>
              </w:rPr>
              <w:t xml:space="preserve">141.3 </w:t>
            </w:r>
          </w:p>
        </w:tc>
        <w:tc>
          <w:tcPr>
            <w:tcW w:w="992" w:type="dxa"/>
            <w:tcBorders>
              <w:top w:val="single" w:sz="6" w:space="0" w:color="auto"/>
              <w:left w:val="single" w:sz="6" w:space="0" w:color="auto"/>
              <w:bottom w:val="single" w:sz="6" w:space="0" w:color="auto"/>
              <w:right w:val="single" w:sz="6" w:space="0" w:color="auto"/>
            </w:tcBorders>
            <w:vAlign w:val="center"/>
          </w:tcPr>
          <w:p w14:paraId="35854017"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r>
              <w:rPr>
                <w:rFonts w:ascii="Times New Roman" w:hAnsi="Times New Roman"/>
                <w:color w:val="000000"/>
                <w:kern w:val="0"/>
                <w:sz w:val="22"/>
                <w:szCs w:val="22"/>
              </w:rPr>
              <w:t xml:space="preserve">119.0 </w:t>
            </w:r>
          </w:p>
        </w:tc>
        <w:tc>
          <w:tcPr>
            <w:tcW w:w="992" w:type="dxa"/>
            <w:tcBorders>
              <w:top w:val="single" w:sz="6" w:space="0" w:color="auto"/>
              <w:left w:val="single" w:sz="6" w:space="0" w:color="auto"/>
              <w:bottom w:val="single" w:sz="6" w:space="0" w:color="auto"/>
              <w:right w:val="single" w:sz="6" w:space="0" w:color="auto"/>
            </w:tcBorders>
            <w:vAlign w:val="center"/>
          </w:tcPr>
          <w:p w14:paraId="53F88DFE"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r>
              <w:rPr>
                <w:rFonts w:ascii="Times New Roman" w:hAnsi="Times New Roman"/>
                <w:color w:val="000000"/>
                <w:kern w:val="0"/>
                <w:sz w:val="22"/>
                <w:szCs w:val="22"/>
              </w:rPr>
              <w:t xml:space="preserve">13.5 </w:t>
            </w:r>
          </w:p>
        </w:tc>
        <w:tc>
          <w:tcPr>
            <w:tcW w:w="993" w:type="dxa"/>
            <w:tcBorders>
              <w:top w:val="single" w:sz="6" w:space="0" w:color="auto"/>
              <w:left w:val="single" w:sz="6" w:space="0" w:color="auto"/>
              <w:bottom w:val="single" w:sz="6" w:space="0" w:color="auto"/>
              <w:right w:val="single" w:sz="6" w:space="0" w:color="auto"/>
            </w:tcBorders>
            <w:vAlign w:val="center"/>
          </w:tcPr>
          <w:p w14:paraId="016C28BC"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r>
              <w:rPr>
                <w:rFonts w:ascii="Times New Roman" w:hAnsi="Times New Roman"/>
                <w:color w:val="000000"/>
                <w:kern w:val="0"/>
                <w:sz w:val="22"/>
                <w:szCs w:val="22"/>
              </w:rPr>
              <w:t xml:space="preserve">13.5 </w:t>
            </w:r>
          </w:p>
        </w:tc>
        <w:tc>
          <w:tcPr>
            <w:tcW w:w="992" w:type="dxa"/>
            <w:tcBorders>
              <w:top w:val="single" w:sz="6" w:space="0" w:color="auto"/>
              <w:left w:val="single" w:sz="6" w:space="0" w:color="auto"/>
              <w:bottom w:val="single" w:sz="6" w:space="0" w:color="auto"/>
              <w:right w:val="single" w:sz="6" w:space="0" w:color="auto"/>
            </w:tcBorders>
            <w:vAlign w:val="center"/>
          </w:tcPr>
          <w:p w14:paraId="2D637782"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r>
              <w:rPr>
                <w:rFonts w:ascii="Times New Roman" w:hAnsi="Times New Roman"/>
                <w:color w:val="000000"/>
                <w:kern w:val="0"/>
                <w:sz w:val="22"/>
                <w:szCs w:val="22"/>
              </w:rPr>
              <w:t xml:space="preserve">19.0 </w:t>
            </w:r>
          </w:p>
        </w:tc>
        <w:tc>
          <w:tcPr>
            <w:tcW w:w="850" w:type="dxa"/>
            <w:tcBorders>
              <w:top w:val="single" w:sz="6" w:space="0" w:color="auto"/>
              <w:left w:val="single" w:sz="6" w:space="0" w:color="auto"/>
              <w:bottom w:val="single" w:sz="6" w:space="0" w:color="auto"/>
              <w:right w:val="single" w:sz="6" w:space="0" w:color="auto"/>
            </w:tcBorders>
            <w:vAlign w:val="center"/>
          </w:tcPr>
          <w:p w14:paraId="5BEC8D71"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r>
              <w:rPr>
                <w:rFonts w:ascii="Times New Roman" w:hAnsi="Times New Roman"/>
                <w:color w:val="000000"/>
                <w:kern w:val="0"/>
                <w:sz w:val="22"/>
                <w:szCs w:val="22"/>
              </w:rPr>
              <w:t xml:space="preserve">4.4 </w:t>
            </w:r>
          </w:p>
        </w:tc>
        <w:tc>
          <w:tcPr>
            <w:tcW w:w="851" w:type="dxa"/>
            <w:tcBorders>
              <w:top w:val="single" w:sz="6" w:space="0" w:color="auto"/>
              <w:left w:val="single" w:sz="6" w:space="0" w:color="auto"/>
              <w:bottom w:val="single" w:sz="6" w:space="0" w:color="auto"/>
              <w:right w:val="single" w:sz="6" w:space="0" w:color="auto"/>
            </w:tcBorders>
            <w:vAlign w:val="center"/>
          </w:tcPr>
          <w:p w14:paraId="1CFB1DE1"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r>
              <w:rPr>
                <w:rFonts w:ascii="Times New Roman" w:hAnsi="Times New Roman"/>
                <w:color w:val="000000"/>
                <w:kern w:val="0"/>
                <w:sz w:val="22"/>
                <w:szCs w:val="22"/>
              </w:rPr>
              <w:t xml:space="preserve">0.4 </w:t>
            </w:r>
          </w:p>
        </w:tc>
        <w:tc>
          <w:tcPr>
            <w:tcW w:w="850" w:type="dxa"/>
            <w:tcBorders>
              <w:top w:val="single" w:sz="6" w:space="0" w:color="auto"/>
              <w:left w:val="single" w:sz="6" w:space="0" w:color="auto"/>
              <w:bottom w:val="single" w:sz="6" w:space="0" w:color="auto"/>
              <w:right w:val="single" w:sz="6" w:space="0" w:color="auto"/>
            </w:tcBorders>
            <w:vAlign w:val="center"/>
          </w:tcPr>
          <w:p w14:paraId="68B5F93B"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r>
              <w:rPr>
                <w:rFonts w:ascii="Times New Roman" w:hAnsi="Times New Roman"/>
                <w:color w:val="000000"/>
                <w:kern w:val="0"/>
                <w:sz w:val="22"/>
                <w:szCs w:val="22"/>
              </w:rPr>
              <w:t xml:space="preserve">0.9 </w:t>
            </w:r>
          </w:p>
        </w:tc>
      </w:tr>
      <w:tr w:rsidR="00052329" w14:paraId="3B2C4B27" w14:textId="77777777" w:rsidTr="00817F86">
        <w:trPr>
          <w:trHeight w:val="276"/>
          <w:jc w:val="center"/>
        </w:trPr>
        <w:tc>
          <w:tcPr>
            <w:tcW w:w="843" w:type="dxa"/>
            <w:vMerge/>
            <w:tcBorders>
              <w:left w:val="single" w:sz="6" w:space="0" w:color="auto"/>
              <w:bottom w:val="single" w:sz="6" w:space="0" w:color="auto"/>
              <w:right w:val="single" w:sz="6" w:space="0" w:color="auto"/>
            </w:tcBorders>
            <w:vAlign w:val="center"/>
          </w:tcPr>
          <w:p w14:paraId="06749DBC" w14:textId="77777777" w:rsidR="00052329" w:rsidRDefault="00052329" w:rsidP="00817F86">
            <w:pPr>
              <w:widowControl w:val="0"/>
              <w:autoSpaceDE w:val="0"/>
              <w:autoSpaceDN w:val="0"/>
              <w:adjustRightInd w:val="0"/>
              <w:spacing w:line="240" w:lineRule="auto"/>
              <w:ind w:firstLine="0"/>
              <w:jc w:val="center"/>
              <w:rPr>
                <w:rFonts w:ascii="Times New Roman" w:hAnsi="Times New Roman"/>
                <w:color w:val="000000"/>
                <w:kern w:val="0"/>
              </w:rPr>
            </w:pPr>
          </w:p>
        </w:tc>
        <w:tc>
          <w:tcPr>
            <w:tcW w:w="3237" w:type="dxa"/>
            <w:tcBorders>
              <w:top w:val="single" w:sz="6" w:space="0" w:color="auto"/>
              <w:left w:val="single" w:sz="6" w:space="0" w:color="auto"/>
              <w:bottom w:val="single" w:sz="6" w:space="0" w:color="auto"/>
              <w:right w:val="single" w:sz="6" w:space="0" w:color="auto"/>
            </w:tcBorders>
            <w:vAlign w:val="center"/>
          </w:tcPr>
          <w:p w14:paraId="42D3F643" w14:textId="77777777" w:rsidR="00052329" w:rsidRDefault="00052329" w:rsidP="00817F86">
            <w:pPr>
              <w:widowControl w:val="0"/>
              <w:autoSpaceDE w:val="0"/>
              <w:autoSpaceDN w:val="0"/>
              <w:adjustRightInd w:val="0"/>
              <w:spacing w:line="240" w:lineRule="auto"/>
              <w:ind w:firstLine="0"/>
              <w:jc w:val="left"/>
              <w:rPr>
                <w:rFonts w:ascii="宋体" w:hAnsi="Times New Roman" w:cs="宋体"/>
                <w:color w:val="000000"/>
                <w:kern w:val="0"/>
              </w:rPr>
            </w:pPr>
            <w:r>
              <w:rPr>
                <w:rFonts w:ascii="宋体" w:hAnsi="Times New Roman" w:cs="宋体" w:hint="eastAsia"/>
                <w:color w:val="000000"/>
                <w:kern w:val="0"/>
              </w:rPr>
              <w:t>餐饮油烟</w:t>
            </w:r>
          </w:p>
        </w:tc>
        <w:tc>
          <w:tcPr>
            <w:tcW w:w="874" w:type="dxa"/>
            <w:tcBorders>
              <w:top w:val="single" w:sz="6" w:space="0" w:color="auto"/>
              <w:left w:val="single" w:sz="6" w:space="0" w:color="auto"/>
              <w:bottom w:val="single" w:sz="6" w:space="0" w:color="auto"/>
              <w:right w:val="single" w:sz="6" w:space="0" w:color="auto"/>
            </w:tcBorders>
            <w:vAlign w:val="center"/>
          </w:tcPr>
          <w:p w14:paraId="589B2E52"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r>
              <w:rPr>
                <w:rFonts w:ascii="Times New Roman" w:hAnsi="Times New Roman"/>
                <w:color w:val="000000"/>
                <w:kern w:val="0"/>
                <w:sz w:val="22"/>
                <w:szCs w:val="22"/>
              </w:rPr>
              <w:t xml:space="preserve">0.0 </w:t>
            </w:r>
          </w:p>
        </w:tc>
        <w:tc>
          <w:tcPr>
            <w:tcW w:w="992" w:type="dxa"/>
            <w:tcBorders>
              <w:top w:val="single" w:sz="6" w:space="0" w:color="auto"/>
              <w:left w:val="single" w:sz="6" w:space="0" w:color="auto"/>
              <w:bottom w:val="single" w:sz="6" w:space="0" w:color="auto"/>
              <w:right w:val="single" w:sz="6" w:space="0" w:color="auto"/>
            </w:tcBorders>
            <w:vAlign w:val="center"/>
          </w:tcPr>
          <w:p w14:paraId="544CF2A7"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r>
              <w:rPr>
                <w:rFonts w:ascii="Times New Roman" w:hAnsi="Times New Roman"/>
                <w:color w:val="000000"/>
                <w:kern w:val="0"/>
                <w:sz w:val="22"/>
                <w:szCs w:val="22"/>
              </w:rPr>
              <w:t xml:space="preserve">0.0 </w:t>
            </w:r>
          </w:p>
        </w:tc>
        <w:tc>
          <w:tcPr>
            <w:tcW w:w="992" w:type="dxa"/>
            <w:tcBorders>
              <w:top w:val="single" w:sz="6" w:space="0" w:color="auto"/>
              <w:left w:val="single" w:sz="6" w:space="0" w:color="auto"/>
              <w:bottom w:val="single" w:sz="6" w:space="0" w:color="auto"/>
              <w:right w:val="single" w:sz="6" w:space="0" w:color="auto"/>
            </w:tcBorders>
            <w:vAlign w:val="center"/>
          </w:tcPr>
          <w:p w14:paraId="2705DBF8"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r>
              <w:rPr>
                <w:rFonts w:ascii="Times New Roman" w:hAnsi="Times New Roman"/>
                <w:color w:val="000000"/>
                <w:kern w:val="0"/>
                <w:sz w:val="22"/>
                <w:szCs w:val="22"/>
              </w:rPr>
              <w:t xml:space="preserve">0.0 </w:t>
            </w:r>
          </w:p>
        </w:tc>
        <w:tc>
          <w:tcPr>
            <w:tcW w:w="992" w:type="dxa"/>
            <w:tcBorders>
              <w:top w:val="single" w:sz="6" w:space="0" w:color="auto"/>
              <w:left w:val="single" w:sz="6" w:space="0" w:color="auto"/>
              <w:bottom w:val="single" w:sz="6" w:space="0" w:color="auto"/>
              <w:right w:val="single" w:sz="6" w:space="0" w:color="auto"/>
            </w:tcBorders>
            <w:vAlign w:val="center"/>
          </w:tcPr>
          <w:p w14:paraId="26D470C4"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r>
              <w:rPr>
                <w:rFonts w:ascii="Times New Roman" w:hAnsi="Times New Roman"/>
                <w:color w:val="000000"/>
                <w:kern w:val="0"/>
                <w:sz w:val="22"/>
                <w:szCs w:val="22"/>
              </w:rPr>
              <w:t xml:space="preserve">97.6 </w:t>
            </w:r>
          </w:p>
        </w:tc>
        <w:tc>
          <w:tcPr>
            <w:tcW w:w="993" w:type="dxa"/>
            <w:tcBorders>
              <w:top w:val="single" w:sz="6" w:space="0" w:color="auto"/>
              <w:left w:val="single" w:sz="6" w:space="0" w:color="auto"/>
              <w:bottom w:val="single" w:sz="6" w:space="0" w:color="auto"/>
              <w:right w:val="single" w:sz="6" w:space="0" w:color="auto"/>
            </w:tcBorders>
            <w:vAlign w:val="center"/>
          </w:tcPr>
          <w:p w14:paraId="3EF6E778"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r>
              <w:rPr>
                <w:rFonts w:ascii="Times New Roman" w:hAnsi="Times New Roman"/>
                <w:color w:val="000000"/>
                <w:kern w:val="0"/>
                <w:sz w:val="22"/>
                <w:szCs w:val="22"/>
              </w:rPr>
              <w:t xml:space="preserve">78.1 </w:t>
            </w:r>
          </w:p>
        </w:tc>
        <w:tc>
          <w:tcPr>
            <w:tcW w:w="992" w:type="dxa"/>
            <w:tcBorders>
              <w:top w:val="single" w:sz="6" w:space="0" w:color="auto"/>
              <w:left w:val="single" w:sz="6" w:space="0" w:color="auto"/>
              <w:bottom w:val="single" w:sz="6" w:space="0" w:color="auto"/>
              <w:right w:val="single" w:sz="6" w:space="0" w:color="auto"/>
            </w:tcBorders>
            <w:vAlign w:val="center"/>
          </w:tcPr>
          <w:p w14:paraId="211ABF63"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r>
              <w:rPr>
                <w:rFonts w:ascii="Times New Roman" w:hAnsi="Times New Roman"/>
                <w:color w:val="000000"/>
                <w:kern w:val="0"/>
                <w:sz w:val="22"/>
                <w:szCs w:val="22"/>
              </w:rPr>
              <w:t xml:space="preserve">226.7 </w:t>
            </w:r>
          </w:p>
        </w:tc>
        <w:tc>
          <w:tcPr>
            <w:tcW w:w="850" w:type="dxa"/>
            <w:tcBorders>
              <w:top w:val="single" w:sz="6" w:space="0" w:color="auto"/>
              <w:left w:val="single" w:sz="6" w:space="0" w:color="auto"/>
              <w:bottom w:val="single" w:sz="6" w:space="0" w:color="auto"/>
              <w:right w:val="single" w:sz="6" w:space="0" w:color="auto"/>
            </w:tcBorders>
            <w:vAlign w:val="center"/>
          </w:tcPr>
          <w:p w14:paraId="1A2CF5CF"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r>
              <w:rPr>
                <w:rFonts w:ascii="Times New Roman" w:hAnsi="Times New Roman"/>
                <w:color w:val="000000"/>
                <w:kern w:val="0"/>
                <w:sz w:val="22"/>
                <w:szCs w:val="22"/>
              </w:rPr>
              <w:t xml:space="preserve">0.0 </w:t>
            </w:r>
          </w:p>
        </w:tc>
        <w:tc>
          <w:tcPr>
            <w:tcW w:w="851" w:type="dxa"/>
            <w:tcBorders>
              <w:top w:val="single" w:sz="6" w:space="0" w:color="auto"/>
              <w:left w:val="single" w:sz="6" w:space="0" w:color="auto"/>
              <w:bottom w:val="single" w:sz="6" w:space="0" w:color="auto"/>
              <w:right w:val="single" w:sz="6" w:space="0" w:color="auto"/>
            </w:tcBorders>
            <w:vAlign w:val="center"/>
          </w:tcPr>
          <w:p w14:paraId="49DECC8E"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r>
              <w:rPr>
                <w:rFonts w:ascii="Times New Roman" w:hAnsi="Times New Roman"/>
                <w:color w:val="000000"/>
                <w:kern w:val="0"/>
                <w:sz w:val="22"/>
                <w:szCs w:val="22"/>
              </w:rPr>
              <w:t xml:space="preserve">1.0 </w:t>
            </w:r>
          </w:p>
        </w:tc>
        <w:tc>
          <w:tcPr>
            <w:tcW w:w="850" w:type="dxa"/>
            <w:tcBorders>
              <w:top w:val="single" w:sz="6" w:space="0" w:color="auto"/>
              <w:left w:val="single" w:sz="6" w:space="0" w:color="auto"/>
              <w:bottom w:val="single" w:sz="6" w:space="0" w:color="auto"/>
              <w:right w:val="single" w:sz="6" w:space="0" w:color="auto"/>
            </w:tcBorders>
            <w:vAlign w:val="center"/>
          </w:tcPr>
          <w:p w14:paraId="035A52EF" w14:textId="77777777" w:rsidR="00052329" w:rsidRDefault="00052329" w:rsidP="00817F86">
            <w:pPr>
              <w:widowControl w:val="0"/>
              <w:autoSpaceDE w:val="0"/>
              <w:autoSpaceDN w:val="0"/>
              <w:adjustRightInd w:val="0"/>
              <w:spacing w:line="240" w:lineRule="auto"/>
              <w:ind w:firstLine="0"/>
              <w:jc w:val="right"/>
              <w:rPr>
                <w:rFonts w:ascii="Times New Roman" w:hAnsi="Times New Roman"/>
                <w:color w:val="000000"/>
                <w:kern w:val="0"/>
                <w:sz w:val="22"/>
                <w:szCs w:val="22"/>
              </w:rPr>
            </w:pPr>
            <w:r>
              <w:rPr>
                <w:rFonts w:ascii="Times New Roman" w:hAnsi="Times New Roman"/>
                <w:color w:val="000000"/>
                <w:kern w:val="0"/>
                <w:sz w:val="22"/>
                <w:szCs w:val="22"/>
              </w:rPr>
              <w:t xml:space="preserve">35.1 </w:t>
            </w:r>
          </w:p>
        </w:tc>
      </w:tr>
      <w:tr w:rsidR="00E35AB6" w14:paraId="30C6A957" w14:textId="77777777" w:rsidTr="002358F2">
        <w:trPr>
          <w:trHeight w:val="276"/>
          <w:jc w:val="center"/>
        </w:trPr>
        <w:tc>
          <w:tcPr>
            <w:tcW w:w="4080" w:type="dxa"/>
            <w:gridSpan w:val="2"/>
            <w:tcBorders>
              <w:top w:val="single" w:sz="6" w:space="0" w:color="auto"/>
              <w:left w:val="single" w:sz="6" w:space="0" w:color="auto"/>
              <w:bottom w:val="single" w:sz="6" w:space="0" w:color="auto"/>
              <w:right w:val="single" w:sz="6" w:space="0" w:color="auto"/>
            </w:tcBorders>
            <w:vAlign w:val="center"/>
          </w:tcPr>
          <w:p w14:paraId="565280EC" w14:textId="5AF37B39" w:rsidR="00E35AB6" w:rsidRDefault="00E35AB6" w:rsidP="00E35AB6">
            <w:pPr>
              <w:widowControl w:val="0"/>
              <w:autoSpaceDE w:val="0"/>
              <w:autoSpaceDN w:val="0"/>
              <w:adjustRightInd w:val="0"/>
              <w:spacing w:line="240" w:lineRule="auto"/>
              <w:ind w:firstLine="0"/>
              <w:jc w:val="center"/>
              <w:rPr>
                <w:rFonts w:ascii="Times New Roman" w:hAnsi="Times New Roman"/>
                <w:b/>
                <w:bCs/>
                <w:color w:val="000000"/>
                <w:kern w:val="0"/>
              </w:rPr>
            </w:pPr>
            <w:r>
              <w:rPr>
                <w:rFonts w:ascii="宋体" w:hAnsi="Times New Roman" w:cs="宋体" w:hint="eastAsia"/>
                <w:b/>
                <w:bCs/>
                <w:color w:val="000000"/>
                <w:kern w:val="0"/>
              </w:rPr>
              <w:t>合计</w:t>
            </w:r>
          </w:p>
        </w:tc>
        <w:tc>
          <w:tcPr>
            <w:tcW w:w="874" w:type="dxa"/>
            <w:tcBorders>
              <w:top w:val="single" w:sz="4" w:space="0" w:color="auto"/>
              <w:left w:val="single" w:sz="4" w:space="0" w:color="auto"/>
              <w:bottom w:val="single" w:sz="4" w:space="0" w:color="auto"/>
              <w:right w:val="single" w:sz="4" w:space="0" w:color="auto"/>
            </w:tcBorders>
            <w:shd w:val="clear" w:color="auto" w:fill="auto"/>
            <w:vAlign w:val="bottom"/>
          </w:tcPr>
          <w:p w14:paraId="3628C297" w14:textId="0FF7D58F" w:rsidR="00E35AB6" w:rsidRDefault="00E35AB6" w:rsidP="00E35AB6">
            <w:pPr>
              <w:widowControl w:val="0"/>
              <w:autoSpaceDE w:val="0"/>
              <w:autoSpaceDN w:val="0"/>
              <w:adjustRightInd w:val="0"/>
              <w:spacing w:line="240" w:lineRule="auto"/>
              <w:ind w:firstLine="0"/>
              <w:jc w:val="right"/>
              <w:rPr>
                <w:rFonts w:ascii="Times New Roman" w:hAnsi="Times New Roman"/>
                <w:b/>
                <w:bCs/>
                <w:color w:val="000000"/>
                <w:kern w:val="0"/>
                <w:sz w:val="22"/>
                <w:szCs w:val="22"/>
              </w:rPr>
            </w:pPr>
            <w:r>
              <w:rPr>
                <w:rFonts w:ascii="Times New Roman" w:eastAsia="等线" w:hAnsi="Times New Roman"/>
                <w:b/>
                <w:bCs/>
                <w:color w:val="000000"/>
                <w:sz w:val="22"/>
                <w:szCs w:val="22"/>
              </w:rPr>
              <w:t xml:space="preserve">1298.5 </w:t>
            </w:r>
          </w:p>
        </w:tc>
        <w:tc>
          <w:tcPr>
            <w:tcW w:w="992" w:type="dxa"/>
            <w:tcBorders>
              <w:top w:val="single" w:sz="4" w:space="0" w:color="auto"/>
              <w:left w:val="nil"/>
              <w:bottom w:val="single" w:sz="4" w:space="0" w:color="auto"/>
              <w:right w:val="single" w:sz="4" w:space="0" w:color="auto"/>
            </w:tcBorders>
            <w:shd w:val="clear" w:color="auto" w:fill="auto"/>
            <w:vAlign w:val="bottom"/>
          </w:tcPr>
          <w:p w14:paraId="54BDE110" w14:textId="73A81F20" w:rsidR="00E35AB6" w:rsidRDefault="00E35AB6" w:rsidP="00E35AB6">
            <w:pPr>
              <w:widowControl w:val="0"/>
              <w:autoSpaceDE w:val="0"/>
              <w:autoSpaceDN w:val="0"/>
              <w:adjustRightInd w:val="0"/>
              <w:spacing w:line="240" w:lineRule="auto"/>
              <w:ind w:firstLine="0"/>
              <w:jc w:val="right"/>
              <w:rPr>
                <w:rFonts w:ascii="Times New Roman" w:hAnsi="Times New Roman"/>
                <w:b/>
                <w:bCs/>
                <w:color w:val="000000"/>
                <w:kern w:val="0"/>
                <w:sz w:val="22"/>
                <w:szCs w:val="22"/>
              </w:rPr>
            </w:pPr>
            <w:r>
              <w:rPr>
                <w:rFonts w:ascii="Times New Roman" w:eastAsia="等线" w:hAnsi="Times New Roman"/>
                <w:b/>
                <w:bCs/>
                <w:color w:val="000000"/>
                <w:sz w:val="22"/>
                <w:szCs w:val="22"/>
              </w:rPr>
              <w:t xml:space="preserve">19608.5 </w:t>
            </w:r>
          </w:p>
        </w:tc>
        <w:tc>
          <w:tcPr>
            <w:tcW w:w="992" w:type="dxa"/>
            <w:tcBorders>
              <w:top w:val="single" w:sz="4" w:space="0" w:color="auto"/>
              <w:left w:val="nil"/>
              <w:bottom w:val="single" w:sz="4" w:space="0" w:color="auto"/>
              <w:right w:val="single" w:sz="4" w:space="0" w:color="auto"/>
            </w:tcBorders>
            <w:shd w:val="clear" w:color="auto" w:fill="auto"/>
            <w:vAlign w:val="bottom"/>
          </w:tcPr>
          <w:p w14:paraId="13700439" w14:textId="2078517E" w:rsidR="00E35AB6" w:rsidRDefault="00E35AB6" w:rsidP="00E35AB6">
            <w:pPr>
              <w:widowControl w:val="0"/>
              <w:autoSpaceDE w:val="0"/>
              <w:autoSpaceDN w:val="0"/>
              <w:adjustRightInd w:val="0"/>
              <w:spacing w:line="240" w:lineRule="auto"/>
              <w:ind w:firstLine="0"/>
              <w:jc w:val="right"/>
              <w:rPr>
                <w:rFonts w:ascii="Times New Roman" w:hAnsi="Times New Roman"/>
                <w:b/>
                <w:bCs/>
                <w:color w:val="000000"/>
                <w:kern w:val="0"/>
                <w:sz w:val="22"/>
                <w:szCs w:val="22"/>
              </w:rPr>
            </w:pPr>
            <w:r>
              <w:rPr>
                <w:rFonts w:ascii="Times New Roman" w:eastAsia="等线" w:hAnsi="Times New Roman"/>
                <w:b/>
                <w:bCs/>
                <w:color w:val="000000"/>
                <w:sz w:val="22"/>
                <w:szCs w:val="22"/>
              </w:rPr>
              <w:t xml:space="preserve">28865.9 </w:t>
            </w:r>
          </w:p>
        </w:tc>
        <w:tc>
          <w:tcPr>
            <w:tcW w:w="992" w:type="dxa"/>
            <w:tcBorders>
              <w:top w:val="single" w:sz="4" w:space="0" w:color="auto"/>
              <w:left w:val="nil"/>
              <w:bottom w:val="single" w:sz="4" w:space="0" w:color="auto"/>
              <w:right w:val="single" w:sz="4" w:space="0" w:color="auto"/>
            </w:tcBorders>
            <w:shd w:val="clear" w:color="auto" w:fill="auto"/>
            <w:vAlign w:val="bottom"/>
          </w:tcPr>
          <w:p w14:paraId="4B5EB747" w14:textId="6AD7960B" w:rsidR="00E35AB6" w:rsidRDefault="00E35AB6" w:rsidP="00E35AB6">
            <w:pPr>
              <w:widowControl w:val="0"/>
              <w:autoSpaceDE w:val="0"/>
              <w:autoSpaceDN w:val="0"/>
              <w:adjustRightInd w:val="0"/>
              <w:spacing w:line="240" w:lineRule="auto"/>
              <w:ind w:firstLine="0"/>
              <w:jc w:val="right"/>
              <w:rPr>
                <w:rFonts w:ascii="Times New Roman" w:hAnsi="Times New Roman"/>
                <w:b/>
                <w:bCs/>
                <w:color w:val="000000"/>
                <w:kern w:val="0"/>
                <w:sz w:val="22"/>
                <w:szCs w:val="22"/>
              </w:rPr>
            </w:pPr>
            <w:r>
              <w:rPr>
                <w:rFonts w:ascii="Times New Roman" w:eastAsia="等线" w:hAnsi="Times New Roman"/>
                <w:b/>
                <w:bCs/>
                <w:color w:val="000000"/>
                <w:sz w:val="22"/>
                <w:szCs w:val="22"/>
              </w:rPr>
              <w:t xml:space="preserve">29483.8 </w:t>
            </w:r>
          </w:p>
        </w:tc>
        <w:tc>
          <w:tcPr>
            <w:tcW w:w="993" w:type="dxa"/>
            <w:tcBorders>
              <w:top w:val="single" w:sz="4" w:space="0" w:color="auto"/>
              <w:left w:val="nil"/>
              <w:bottom w:val="single" w:sz="4" w:space="0" w:color="auto"/>
              <w:right w:val="single" w:sz="4" w:space="0" w:color="auto"/>
            </w:tcBorders>
            <w:shd w:val="clear" w:color="auto" w:fill="auto"/>
            <w:vAlign w:val="bottom"/>
          </w:tcPr>
          <w:p w14:paraId="0BA9FDF5" w14:textId="1166FD37" w:rsidR="00E35AB6" w:rsidRDefault="00E35AB6" w:rsidP="00E35AB6">
            <w:pPr>
              <w:widowControl w:val="0"/>
              <w:autoSpaceDE w:val="0"/>
              <w:autoSpaceDN w:val="0"/>
              <w:adjustRightInd w:val="0"/>
              <w:spacing w:line="240" w:lineRule="auto"/>
              <w:ind w:firstLine="0"/>
              <w:jc w:val="right"/>
              <w:rPr>
                <w:rFonts w:ascii="Times New Roman" w:hAnsi="Times New Roman"/>
                <w:b/>
                <w:bCs/>
                <w:color w:val="000000"/>
                <w:kern w:val="0"/>
                <w:sz w:val="22"/>
                <w:szCs w:val="22"/>
              </w:rPr>
            </w:pPr>
            <w:r>
              <w:rPr>
                <w:rFonts w:ascii="Times New Roman" w:eastAsia="等线" w:hAnsi="Times New Roman"/>
                <w:b/>
                <w:bCs/>
                <w:color w:val="000000"/>
                <w:sz w:val="22"/>
                <w:szCs w:val="22"/>
              </w:rPr>
              <w:t xml:space="preserve">8876.9 </w:t>
            </w:r>
          </w:p>
        </w:tc>
        <w:tc>
          <w:tcPr>
            <w:tcW w:w="992" w:type="dxa"/>
            <w:tcBorders>
              <w:top w:val="single" w:sz="4" w:space="0" w:color="auto"/>
              <w:left w:val="nil"/>
              <w:bottom w:val="single" w:sz="4" w:space="0" w:color="auto"/>
              <w:right w:val="single" w:sz="4" w:space="0" w:color="auto"/>
            </w:tcBorders>
            <w:shd w:val="clear" w:color="auto" w:fill="auto"/>
            <w:vAlign w:val="bottom"/>
          </w:tcPr>
          <w:p w14:paraId="13804758" w14:textId="01E39AAA" w:rsidR="00E35AB6" w:rsidRDefault="00E35AB6" w:rsidP="00E35AB6">
            <w:pPr>
              <w:widowControl w:val="0"/>
              <w:autoSpaceDE w:val="0"/>
              <w:autoSpaceDN w:val="0"/>
              <w:adjustRightInd w:val="0"/>
              <w:spacing w:line="240" w:lineRule="auto"/>
              <w:ind w:firstLine="0"/>
              <w:jc w:val="right"/>
              <w:rPr>
                <w:rFonts w:ascii="Times New Roman" w:hAnsi="Times New Roman"/>
                <w:b/>
                <w:bCs/>
                <w:color w:val="000000"/>
                <w:kern w:val="0"/>
                <w:sz w:val="22"/>
                <w:szCs w:val="22"/>
              </w:rPr>
            </w:pPr>
            <w:r>
              <w:rPr>
                <w:rFonts w:ascii="Times New Roman" w:eastAsia="等线" w:hAnsi="Times New Roman"/>
                <w:b/>
                <w:bCs/>
                <w:color w:val="000000"/>
                <w:sz w:val="22"/>
                <w:szCs w:val="22"/>
              </w:rPr>
              <w:t xml:space="preserve">28157.1 </w:t>
            </w:r>
          </w:p>
        </w:tc>
        <w:tc>
          <w:tcPr>
            <w:tcW w:w="850" w:type="dxa"/>
            <w:tcBorders>
              <w:top w:val="single" w:sz="4" w:space="0" w:color="auto"/>
              <w:left w:val="nil"/>
              <w:bottom w:val="single" w:sz="4" w:space="0" w:color="auto"/>
              <w:right w:val="single" w:sz="4" w:space="0" w:color="auto"/>
            </w:tcBorders>
            <w:shd w:val="clear" w:color="auto" w:fill="auto"/>
            <w:vAlign w:val="bottom"/>
          </w:tcPr>
          <w:p w14:paraId="3B3DBC4F" w14:textId="4022587D" w:rsidR="00E35AB6" w:rsidRDefault="00AE4720" w:rsidP="00E35AB6">
            <w:pPr>
              <w:widowControl w:val="0"/>
              <w:autoSpaceDE w:val="0"/>
              <w:autoSpaceDN w:val="0"/>
              <w:adjustRightInd w:val="0"/>
              <w:spacing w:line="240" w:lineRule="auto"/>
              <w:ind w:firstLine="0"/>
              <w:jc w:val="right"/>
              <w:rPr>
                <w:rFonts w:ascii="Times New Roman" w:hAnsi="Times New Roman"/>
                <w:b/>
                <w:bCs/>
                <w:color w:val="000000"/>
                <w:kern w:val="0"/>
                <w:sz w:val="22"/>
                <w:szCs w:val="22"/>
              </w:rPr>
            </w:pPr>
            <w:r>
              <w:rPr>
                <w:rFonts w:ascii="Times New Roman" w:eastAsia="等线" w:hAnsi="Times New Roman"/>
                <w:b/>
                <w:bCs/>
                <w:color w:val="000000"/>
                <w:sz w:val="22"/>
                <w:szCs w:val="22"/>
              </w:rPr>
              <w:t>4485.1</w:t>
            </w:r>
            <w:r w:rsidR="00E35AB6">
              <w:rPr>
                <w:rFonts w:ascii="Times New Roman" w:eastAsia="等线" w:hAnsi="Times New Roman"/>
                <w:b/>
                <w:bCs/>
                <w:color w:val="000000"/>
                <w:sz w:val="22"/>
                <w:szCs w:val="22"/>
              </w:rPr>
              <w:t xml:space="preserve"> </w:t>
            </w:r>
          </w:p>
        </w:tc>
        <w:tc>
          <w:tcPr>
            <w:tcW w:w="851" w:type="dxa"/>
            <w:tcBorders>
              <w:top w:val="single" w:sz="4" w:space="0" w:color="auto"/>
              <w:left w:val="nil"/>
              <w:bottom w:val="single" w:sz="4" w:space="0" w:color="auto"/>
              <w:right w:val="single" w:sz="4" w:space="0" w:color="auto"/>
            </w:tcBorders>
            <w:shd w:val="clear" w:color="auto" w:fill="auto"/>
            <w:vAlign w:val="bottom"/>
          </w:tcPr>
          <w:p w14:paraId="4A6DE529" w14:textId="4BEB5219" w:rsidR="00E35AB6" w:rsidRDefault="00E35AB6" w:rsidP="00E35AB6">
            <w:pPr>
              <w:widowControl w:val="0"/>
              <w:autoSpaceDE w:val="0"/>
              <w:autoSpaceDN w:val="0"/>
              <w:adjustRightInd w:val="0"/>
              <w:spacing w:line="240" w:lineRule="auto"/>
              <w:ind w:firstLine="0"/>
              <w:jc w:val="right"/>
              <w:rPr>
                <w:rFonts w:ascii="Times New Roman" w:hAnsi="Times New Roman"/>
                <w:b/>
                <w:bCs/>
                <w:color w:val="000000"/>
                <w:kern w:val="0"/>
                <w:sz w:val="22"/>
                <w:szCs w:val="22"/>
              </w:rPr>
            </w:pPr>
            <w:r>
              <w:rPr>
                <w:rFonts w:ascii="Times New Roman" w:eastAsia="等线" w:hAnsi="Times New Roman"/>
                <w:b/>
                <w:bCs/>
                <w:color w:val="000000"/>
                <w:sz w:val="22"/>
                <w:szCs w:val="22"/>
              </w:rPr>
              <w:t xml:space="preserve">332.4 </w:t>
            </w:r>
          </w:p>
        </w:tc>
        <w:tc>
          <w:tcPr>
            <w:tcW w:w="850" w:type="dxa"/>
            <w:tcBorders>
              <w:top w:val="single" w:sz="4" w:space="0" w:color="auto"/>
              <w:left w:val="nil"/>
              <w:bottom w:val="single" w:sz="4" w:space="0" w:color="auto"/>
              <w:right w:val="single" w:sz="4" w:space="0" w:color="auto"/>
            </w:tcBorders>
            <w:shd w:val="clear" w:color="auto" w:fill="auto"/>
            <w:vAlign w:val="bottom"/>
          </w:tcPr>
          <w:p w14:paraId="74FD3427" w14:textId="6A90BADD" w:rsidR="00E35AB6" w:rsidRDefault="00E35AB6" w:rsidP="00E35AB6">
            <w:pPr>
              <w:widowControl w:val="0"/>
              <w:autoSpaceDE w:val="0"/>
              <w:autoSpaceDN w:val="0"/>
              <w:adjustRightInd w:val="0"/>
              <w:spacing w:line="240" w:lineRule="auto"/>
              <w:ind w:firstLine="0"/>
              <w:jc w:val="right"/>
              <w:rPr>
                <w:rFonts w:ascii="Times New Roman" w:hAnsi="Times New Roman"/>
                <w:b/>
                <w:bCs/>
                <w:color w:val="000000"/>
                <w:kern w:val="0"/>
                <w:sz w:val="22"/>
                <w:szCs w:val="22"/>
              </w:rPr>
            </w:pPr>
            <w:r>
              <w:rPr>
                <w:rFonts w:ascii="Times New Roman" w:eastAsia="等线" w:hAnsi="Times New Roman"/>
                <w:b/>
                <w:bCs/>
                <w:color w:val="000000"/>
                <w:sz w:val="22"/>
                <w:szCs w:val="22"/>
              </w:rPr>
              <w:t xml:space="preserve">143.9 </w:t>
            </w:r>
          </w:p>
        </w:tc>
      </w:tr>
    </w:tbl>
    <w:p w14:paraId="015C5B63" w14:textId="60EA2F68" w:rsidR="00530731" w:rsidRPr="007B3BD8" w:rsidRDefault="00530731" w:rsidP="00530731">
      <w:pPr>
        <w:pStyle w:val="LZ-6"/>
      </w:pPr>
      <w:r w:rsidRPr="007B3BD8">
        <w:rPr>
          <w:rFonts w:hint="eastAsia"/>
        </w:rPr>
        <w:t>注：堆场</w:t>
      </w:r>
      <w:r w:rsidRPr="007B3BD8">
        <w:t>扬尘包括</w:t>
      </w:r>
      <w:r w:rsidRPr="007B3BD8">
        <w:rPr>
          <w:rFonts w:hint="eastAsia"/>
        </w:rPr>
        <w:t>工业</w:t>
      </w:r>
      <w:r w:rsidRPr="007B3BD8">
        <w:t>堆场的排放</w:t>
      </w:r>
      <w:r w:rsidRPr="007B3BD8">
        <w:rPr>
          <w:rFonts w:hint="eastAsia"/>
        </w:rPr>
        <w:t>。</w:t>
      </w:r>
    </w:p>
    <w:p w14:paraId="31B1184F" w14:textId="77777777" w:rsidR="0002390B" w:rsidRPr="007B3BD8" w:rsidRDefault="0002390B" w:rsidP="00E9400E">
      <w:pPr>
        <w:pStyle w:val="LZ-6"/>
      </w:pPr>
    </w:p>
    <w:p w14:paraId="71FE4A57" w14:textId="77777777" w:rsidR="00CB623B" w:rsidRPr="007B3BD8" w:rsidRDefault="00CB623B" w:rsidP="00EC5703">
      <w:pPr>
        <w:spacing w:line="360" w:lineRule="auto"/>
        <w:ind w:firstLine="0"/>
        <w:rPr>
          <w:rFonts w:ascii="Times New Roman" w:hAnsi="Times New Roman"/>
        </w:rPr>
        <w:sectPr w:rsidR="00CB623B" w:rsidRPr="007B3BD8">
          <w:pgSz w:w="16838" w:h="11906" w:orient="landscape"/>
          <w:pgMar w:top="1800" w:right="1440" w:bottom="1800" w:left="1440" w:header="851" w:footer="992" w:gutter="0"/>
          <w:cols w:space="720"/>
          <w:docGrid w:type="lines" w:linePitch="312"/>
        </w:sectPr>
      </w:pPr>
    </w:p>
    <w:p w14:paraId="4376DBEC" w14:textId="5D9F0A25" w:rsidR="00D601EC" w:rsidRPr="007B3BD8" w:rsidRDefault="00E35AB6" w:rsidP="008E7A3E">
      <w:pPr>
        <w:pStyle w:val="LZ-4"/>
      </w:pPr>
      <w:r>
        <w:rPr>
          <w:noProof/>
        </w:rPr>
        <w:lastRenderedPageBreak/>
        <w:drawing>
          <wp:inline distT="0" distB="0" distL="0" distR="0" wp14:anchorId="39551272" wp14:editId="5A5BD3C2">
            <wp:extent cx="4914900" cy="2581275"/>
            <wp:effectExtent l="0" t="0" r="0" b="0"/>
            <wp:docPr id="5" name="图表 5">
              <a:extLst xmlns:a="http://schemas.openxmlformats.org/drawingml/2006/main">
                <a:ext uri="{FF2B5EF4-FFF2-40B4-BE49-F238E27FC236}">
                  <a16:creationId xmlns:a16="http://schemas.microsoft.com/office/drawing/2014/main" id="{73414ECA-0F73-7D7A-8CEF-8D66256CB2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1DFD15D" w14:textId="69897987" w:rsidR="00D57181" w:rsidRPr="007B3BD8" w:rsidRDefault="00D57181" w:rsidP="00D57181">
      <w:pPr>
        <w:pStyle w:val="LZ-0"/>
      </w:pPr>
      <w:r w:rsidRPr="007B3BD8">
        <w:rPr>
          <w:rFonts w:hint="eastAsia"/>
        </w:rPr>
        <w:t>图</w:t>
      </w:r>
      <w:r w:rsidR="00FA5689">
        <w:t>4</w:t>
      </w:r>
      <w:r w:rsidRPr="007B3BD8">
        <w:rPr>
          <w:rFonts w:hint="eastAsia"/>
        </w:rPr>
        <w:t>-</w:t>
      </w:r>
      <w:r w:rsidR="00FB0BD5">
        <w:t xml:space="preserve">1 </w:t>
      </w:r>
      <w:proofErr w:type="gramStart"/>
      <w:r w:rsidR="00A93D9A">
        <w:t>萧山区</w:t>
      </w:r>
      <w:proofErr w:type="gramEnd"/>
      <w:r w:rsidRPr="007B3BD8">
        <w:rPr>
          <w:rFonts w:hint="eastAsia"/>
        </w:rPr>
        <w:t>各类</w:t>
      </w:r>
      <w:r w:rsidRPr="007B3BD8">
        <w:t>污染物排放来源</w:t>
      </w:r>
    </w:p>
    <w:p w14:paraId="426FB474" w14:textId="462D4526" w:rsidR="003747C0" w:rsidRPr="007B3BD8" w:rsidRDefault="00F265ED" w:rsidP="00F265ED">
      <w:pPr>
        <w:pStyle w:val="LZ-3"/>
      </w:pPr>
      <w:bookmarkStart w:id="532" w:name="_Toc117179431"/>
      <w:r w:rsidRPr="007B3BD8">
        <w:rPr>
          <w:rFonts w:hint="eastAsia"/>
          <w:lang w:eastAsia="zh-CN"/>
        </w:rPr>
        <w:t>二氧化硫</w:t>
      </w:r>
      <w:bookmarkEnd w:id="532"/>
    </w:p>
    <w:p w14:paraId="526A8D8C" w14:textId="5AE56710" w:rsidR="00ED2689" w:rsidRDefault="00F265ED" w:rsidP="0038455B">
      <w:pPr>
        <w:pStyle w:val="LZ-"/>
        <w:ind w:firstLine="480"/>
      </w:pPr>
      <w:r w:rsidRPr="007B3BD8">
        <w:t>图</w:t>
      </w:r>
      <w:r w:rsidR="00FA5689">
        <w:t>4</w:t>
      </w:r>
      <w:r w:rsidRPr="007B3BD8">
        <w:t>-2</w:t>
      </w:r>
      <w:r w:rsidRPr="007B3BD8">
        <w:t>为</w:t>
      </w:r>
      <w:proofErr w:type="gramStart"/>
      <w:r w:rsidR="00A93D9A">
        <w:t>萧山区</w:t>
      </w:r>
      <w:proofErr w:type="gramEnd"/>
      <w:r w:rsidRPr="007B3BD8">
        <w:rPr>
          <w:rFonts w:hint="eastAsia"/>
        </w:rPr>
        <w:t>SO</w:t>
      </w:r>
      <w:r w:rsidRPr="007B3BD8">
        <w:rPr>
          <w:rFonts w:hint="eastAsia"/>
          <w:vertAlign w:val="subscript"/>
        </w:rPr>
        <w:t>2</w:t>
      </w:r>
      <w:r w:rsidRPr="007B3BD8">
        <w:rPr>
          <w:rFonts w:hint="eastAsia"/>
        </w:rPr>
        <w:t>排放</w:t>
      </w:r>
      <w:proofErr w:type="gramStart"/>
      <w:r w:rsidRPr="007B3BD8">
        <w:rPr>
          <w:rFonts w:hint="eastAsia"/>
        </w:rPr>
        <w:t>源贡献</w:t>
      </w:r>
      <w:proofErr w:type="gramEnd"/>
      <w:r w:rsidRPr="007B3BD8">
        <w:rPr>
          <w:rFonts w:hint="eastAsia"/>
        </w:rPr>
        <w:t>情况，由图可知</w:t>
      </w:r>
      <w:proofErr w:type="gramStart"/>
      <w:r w:rsidR="00A93D9A">
        <w:rPr>
          <w:rFonts w:hint="eastAsia"/>
        </w:rPr>
        <w:t>萧山区</w:t>
      </w:r>
      <w:proofErr w:type="gramEnd"/>
      <w:r w:rsidR="00167C6E">
        <w:rPr>
          <w:rFonts w:hint="eastAsia"/>
        </w:rPr>
        <w:t>一半的</w:t>
      </w:r>
      <w:r w:rsidRPr="007B3BD8">
        <w:t>SO</w:t>
      </w:r>
      <w:r w:rsidRPr="007B3BD8">
        <w:rPr>
          <w:vertAlign w:val="subscript"/>
        </w:rPr>
        <w:t>2</w:t>
      </w:r>
      <w:r w:rsidRPr="007B3BD8">
        <w:t>的排放来自工业</w:t>
      </w:r>
      <w:r w:rsidRPr="007B3BD8">
        <w:rPr>
          <w:rFonts w:hint="eastAsia"/>
        </w:rPr>
        <w:t>源，合计排放贡献率达</w:t>
      </w:r>
      <w:r w:rsidR="005A2BDB">
        <w:t>48.4</w:t>
      </w:r>
      <w:r w:rsidRPr="007B3BD8">
        <w:rPr>
          <w:rFonts w:hint="eastAsia"/>
        </w:rPr>
        <w:t>%</w:t>
      </w:r>
      <w:r w:rsidRPr="007B3BD8">
        <w:rPr>
          <w:rFonts w:hint="eastAsia"/>
        </w:rPr>
        <w:t>，</w:t>
      </w:r>
      <w:r w:rsidRPr="007B3BD8">
        <w:t>其中</w:t>
      </w:r>
      <w:r w:rsidRPr="007B3BD8">
        <w:rPr>
          <w:rFonts w:hint="eastAsia"/>
        </w:rPr>
        <w:t>，</w:t>
      </w:r>
      <w:r w:rsidR="004B6843" w:rsidRPr="007B3BD8">
        <w:rPr>
          <w:rFonts w:hint="eastAsia"/>
        </w:rPr>
        <w:t>工业源</w:t>
      </w:r>
      <w:r w:rsidR="004B6843" w:rsidRPr="007B3BD8">
        <w:t>主要来自</w:t>
      </w:r>
      <w:r w:rsidR="004B6843" w:rsidRPr="007B3BD8">
        <w:rPr>
          <w:rFonts w:hint="eastAsia"/>
        </w:rPr>
        <w:t>电力</w:t>
      </w:r>
      <w:r w:rsidR="004B6843" w:rsidRPr="007B3BD8">
        <w:t>、热力生产和供应</w:t>
      </w:r>
      <w:r w:rsidR="004B6843" w:rsidRPr="007B3BD8">
        <w:rPr>
          <w:rFonts w:hint="eastAsia"/>
        </w:rPr>
        <w:t>业（</w:t>
      </w:r>
      <w:r w:rsidR="005A2BDB">
        <w:t>14.2</w:t>
      </w:r>
      <w:r w:rsidR="004B6843" w:rsidRPr="007B3BD8">
        <w:t>%</w:t>
      </w:r>
      <w:r w:rsidR="004B6843" w:rsidRPr="007B3BD8">
        <w:rPr>
          <w:rFonts w:hint="eastAsia"/>
        </w:rPr>
        <w:t>）</w:t>
      </w:r>
      <w:r w:rsidR="00FF6113">
        <w:rPr>
          <w:rFonts w:hint="eastAsia"/>
        </w:rPr>
        <w:t>、</w:t>
      </w:r>
      <w:r w:rsidR="00167C6E">
        <w:rPr>
          <w:rFonts w:hint="eastAsia"/>
        </w:rPr>
        <w:t>化学纤维</w:t>
      </w:r>
      <w:r w:rsidR="004B6843" w:rsidRPr="007B3BD8">
        <w:t>制造</w:t>
      </w:r>
      <w:r w:rsidR="006978A4">
        <w:rPr>
          <w:rFonts w:hint="eastAsia"/>
        </w:rPr>
        <w:t>（</w:t>
      </w:r>
      <w:r w:rsidR="005A2BDB">
        <w:t>14.8</w:t>
      </w:r>
      <w:r w:rsidR="006978A4">
        <w:t>%</w:t>
      </w:r>
      <w:r w:rsidR="006978A4">
        <w:rPr>
          <w:rFonts w:hint="eastAsia"/>
        </w:rPr>
        <w:t>）</w:t>
      </w:r>
      <w:r w:rsidR="00167C6E">
        <w:rPr>
          <w:rFonts w:hint="eastAsia"/>
        </w:rPr>
        <w:t>和纺织业（</w:t>
      </w:r>
      <w:r w:rsidR="005A2BDB">
        <w:t>7.4</w:t>
      </w:r>
      <w:r w:rsidR="00167C6E">
        <w:rPr>
          <w:rFonts w:hint="eastAsia"/>
        </w:rPr>
        <w:t>%</w:t>
      </w:r>
      <w:r w:rsidR="00167C6E">
        <w:rPr>
          <w:rFonts w:hint="eastAsia"/>
        </w:rPr>
        <w:t>）等行业</w:t>
      </w:r>
      <w:r w:rsidR="004B6843" w:rsidRPr="007B3BD8">
        <w:rPr>
          <w:rFonts w:hint="eastAsia"/>
        </w:rPr>
        <w:t>；</w:t>
      </w:r>
      <w:r w:rsidR="005A2BDB">
        <w:rPr>
          <w:rFonts w:hint="eastAsia"/>
        </w:rPr>
        <w:t>道路移动源是</w:t>
      </w:r>
      <w:proofErr w:type="gramStart"/>
      <w:r w:rsidR="005A2BDB">
        <w:rPr>
          <w:rFonts w:hint="eastAsia"/>
        </w:rPr>
        <w:t>萧山区</w:t>
      </w:r>
      <w:proofErr w:type="gramEnd"/>
      <w:r w:rsidR="005A2BDB">
        <w:rPr>
          <w:rFonts w:hint="eastAsia"/>
        </w:rPr>
        <w:t>排放的第二大贡献源，其排放贡献为</w:t>
      </w:r>
      <w:r w:rsidR="005A2BDB">
        <w:rPr>
          <w:rFonts w:hint="eastAsia"/>
        </w:rPr>
        <w:t>2</w:t>
      </w:r>
      <w:r w:rsidR="005A2BDB">
        <w:t>6.1</w:t>
      </w:r>
      <w:r w:rsidR="005A2BDB">
        <w:rPr>
          <w:rFonts w:hint="eastAsia"/>
        </w:rPr>
        <w:t>%</w:t>
      </w:r>
      <w:r w:rsidR="005A2BDB">
        <w:rPr>
          <w:rFonts w:hint="eastAsia"/>
        </w:rPr>
        <w:t>，主要来自重型载货汽车和小型载客汽车排放；其次是</w:t>
      </w:r>
      <w:r w:rsidR="00167C6E">
        <w:rPr>
          <w:rFonts w:hint="eastAsia"/>
        </w:rPr>
        <w:t>非道路移动源贡献率达</w:t>
      </w:r>
      <w:r w:rsidR="005A2BDB">
        <w:t>19</w:t>
      </w:r>
      <w:r w:rsidR="004C5529">
        <w:t>.3</w:t>
      </w:r>
      <w:r w:rsidR="00095F31">
        <w:rPr>
          <w:rFonts w:hint="eastAsia"/>
        </w:rPr>
        <w:t>%</w:t>
      </w:r>
      <w:r w:rsidR="00095F31">
        <w:rPr>
          <w:rFonts w:hint="eastAsia"/>
        </w:rPr>
        <w:t>，主要是由于</w:t>
      </w:r>
      <w:r w:rsidR="005A2BDB">
        <w:rPr>
          <w:rFonts w:hint="eastAsia"/>
        </w:rPr>
        <w:t>飞机</w:t>
      </w:r>
      <w:r w:rsidR="00095F31">
        <w:rPr>
          <w:rFonts w:hint="eastAsia"/>
        </w:rPr>
        <w:t>和</w:t>
      </w:r>
      <w:r w:rsidR="005A2BDB">
        <w:rPr>
          <w:rFonts w:hint="eastAsia"/>
        </w:rPr>
        <w:t>工程机械</w:t>
      </w:r>
      <w:r w:rsidR="00095F31">
        <w:rPr>
          <w:rFonts w:hint="eastAsia"/>
        </w:rPr>
        <w:t>的排放导致较高的</w:t>
      </w:r>
      <w:r w:rsidR="00095F31" w:rsidRPr="007B3BD8">
        <w:t>SO</w:t>
      </w:r>
      <w:r w:rsidR="00095F31" w:rsidRPr="007B3BD8">
        <w:rPr>
          <w:vertAlign w:val="subscript"/>
        </w:rPr>
        <w:t>2</w:t>
      </w:r>
      <w:r w:rsidR="00095F31">
        <w:rPr>
          <w:rFonts w:hint="eastAsia"/>
        </w:rPr>
        <w:t>排放贡献。此外</w:t>
      </w:r>
      <w:r w:rsidR="004B6843" w:rsidRPr="007B3BD8">
        <w:t>，</w:t>
      </w:r>
      <w:r w:rsidR="004B6843" w:rsidRPr="007B3BD8">
        <w:rPr>
          <w:rFonts w:hint="eastAsia"/>
        </w:rPr>
        <w:t>其他</w:t>
      </w:r>
      <w:r w:rsidR="004B6843" w:rsidRPr="007B3BD8">
        <w:t>排放源</w:t>
      </w:r>
      <w:r w:rsidR="004B6843" w:rsidRPr="007B3BD8">
        <w:rPr>
          <w:rFonts w:hint="eastAsia"/>
        </w:rPr>
        <w:t>（主要</w:t>
      </w:r>
      <w:r w:rsidR="004B6843" w:rsidRPr="007B3BD8">
        <w:t>为民用燃烧源</w:t>
      </w:r>
      <w:r w:rsidR="004B6843" w:rsidRPr="007B3BD8">
        <w:rPr>
          <w:rFonts w:hint="eastAsia"/>
        </w:rPr>
        <w:t>）对</w:t>
      </w:r>
      <w:r w:rsidR="004B6843" w:rsidRPr="007B3BD8">
        <w:rPr>
          <w:rFonts w:hint="eastAsia"/>
        </w:rPr>
        <w:t>SO</w:t>
      </w:r>
      <w:r w:rsidR="004B6843" w:rsidRPr="007B3BD8">
        <w:rPr>
          <w:rFonts w:hint="eastAsia"/>
          <w:vertAlign w:val="subscript"/>
        </w:rPr>
        <w:t>2</w:t>
      </w:r>
      <w:r w:rsidR="004B6843" w:rsidRPr="007B3BD8">
        <w:rPr>
          <w:rFonts w:hint="eastAsia"/>
        </w:rPr>
        <w:t>的</w:t>
      </w:r>
      <w:r w:rsidR="004B6843" w:rsidRPr="007B3BD8">
        <w:t>排放也具有一定贡献，</w:t>
      </w:r>
      <w:r w:rsidR="004B6843" w:rsidRPr="007B3BD8">
        <w:rPr>
          <w:rFonts w:hint="eastAsia"/>
        </w:rPr>
        <w:t>贡献</w:t>
      </w:r>
      <w:r w:rsidR="004B6843" w:rsidRPr="007B3BD8">
        <w:t>比例</w:t>
      </w:r>
      <w:r w:rsidR="004B6843" w:rsidRPr="007B3BD8">
        <w:rPr>
          <w:rFonts w:hint="eastAsia"/>
        </w:rPr>
        <w:t>为</w:t>
      </w:r>
      <w:r w:rsidR="006E26DD">
        <w:t>6.1</w:t>
      </w:r>
      <w:r w:rsidR="004B6843" w:rsidRPr="007B3BD8">
        <w:t>%</w:t>
      </w:r>
      <w:r w:rsidR="004B6843" w:rsidRPr="007B3BD8">
        <w:t>。</w:t>
      </w:r>
    </w:p>
    <w:p w14:paraId="5CC511AB" w14:textId="3F258924" w:rsidR="0038455B" w:rsidRPr="007B3BD8" w:rsidRDefault="005A2BDB" w:rsidP="006978A4">
      <w:pPr>
        <w:pStyle w:val="LZ-4"/>
      </w:pPr>
      <w:r>
        <w:rPr>
          <w:noProof/>
        </w:rPr>
        <w:drawing>
          <wp:inline distT="0" distB="0" distL="0" distR="0" wp14:anchorId="1E0AED24" wp14:editId="061ADF6D">
            <wp:extent cx="4429125" cy="2540000"/>
            <wp:effectExtent l="0" t="0" r="0" b="0"/>
            <wp:docPr id="6" name="图表 6">
              <a:extLst xmlns:a="http://schemas.openxmlformats.org/drawingml/2006/main">
                <a:ext uri="{FF2B5EF4-FFF2-40B4-BE49-F238E27FC236}">
                  <a16:creationId xmlns:a16="http://schemas.microsoft.com/office/drawing/2014/main" id="{C6B107E2-73F6-2F37-BDF4-DFF752FD79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0F43B6D9" w14:textId="24935C70" w:rsidR="00F265ED" w:rsidRPr="007B3BD8" w:rsidRDefault="00F265ED" w:rsidP="004B6843">
      <w:pPr>
        <w:pStyle w:val="LZ-0"/>
      </w:pPr>
      <w:r w:rsidRPr="007B3BD8">
        <w:rPr>
          <w:rFonts w:hint="eastAsia"/>
        </w:rPr>
        <w:t>图</w:t>
      </w:r>
      <w:r w:rsidR="00FA5689">
        <w:t>4</w:t>
      </w:r>
      <w:r w:rsidRPr="007B3BD8">
        <w:rPr>
          <w:rFonts w:hint="eastAsia"/>
        </w:rPr>
        <w:t>-</w:t>
      </w:r>
      <w:r w:rsidR="00FB0BD5">
        <w:t xml:space="preserve">2 </w:t>
      </w:r>
      <w:proofErr w:type="gramStart"/>
      <w:r w:rsidR="00A93D9A">
        <w:t>萧山区</w:t>
      </w:r>
      <w:proofErr w:type="gramEnd"/>
      <w:r w:rsidRPr="007B3BD8">
        <w:t>SO</w:t>
      </w:r>
      <w:r w:rsidRPr="007B3BD8">
        <w:rPr>
          <w:vertAlign w:val="subscript"/>
        </w:rPr>
        <w:t>2</w:t>
      </w:r>
      <w:r w:rsidRPr="007B3BD8">
        <w:t>排放来源构成</w:t>
      </w:r>
    </w:p>
    <w:p w14:paraId="33CA619F" w14:textId="77777777" w:rsidR="00F265ED" w:rsidRPr="007B3BD8" w:rsidRDefault="00F265ED" w:rsidP="00F265ED">
      <w:pPr>
        <w:pStyle w:val="LZ-3"/>
      </w:pPr>
      <w:bookmarkStart w:id="533" w:name="_Toc463691059"/>
      <w:bookmarkStart w:id="534" w:name="_Toc464026460"/>
      <w:bookmarkStart w:id="535" w:name="_Toc464115055"/>
      <w:bookmarkStart w:id="536" w:name="_Toc467074723"/>
      <w:bookmarkStart w:id="537" w:name="_Toc117179432"/>
      <w:proofErr w:type="spellStart"/>
      <w:r w:rsidRPr="007B3BD8">
        <w:lastRenderedPageBreak/>
        <w:t>氮氧化物</w:t>
      </w:r>
      <w:bookmarkEnd w:id="533"/>
      <w:bookmarkEnd w:id="534"/>
      <w:bookmarkEnd w:id="535"/>
      <w:bookmarkEnd w:id="536"/>
      <w:bookmarkEnd w:id="537"/>
      <w:proofErr w:type="spellEnd"/>
    </w:p>
    <w:p w14:paraId="760FF2D7" w14:textId="6449C961" w:rsidR="004B6843" w:rsidRDefault="00A93D9A" w:rsidP="006978A4">
      <w:pPr>
        <w:pStyle w:val="LZ-"/>
        <w:ind w:firstLine="480"/>
      </w:pPr>
      <w:proofErr w:type="gramStart"/>
      <w:r>
        <w:t>萧山区</w:t>
      </w:r>
      <w:proofErr w:type="gramEnd"/>
      <w:r w:rsidR="00F265ED" w:rsidRPr="007B3BD8">
        <w:t>NOx</w:t>
      </w:r>
      <w:r w:rsidR="00F265ED" w:rsidRPr="007B3BD8">
        <w:t>排放来源构成如</w:t>
      </w:r>
      <w:r w:rsidR="00F265ED" w:rsidRPr="007B3BD8">
        <w:rPr>
          <w:rFonts w:hint="eastAsia"/>
        </w:rPr>
        <w:t>图</w:t>
      </w:r>
      <w:r w:rsidR="00FA5689">
        <w:t>4</w:t>
      </w:r>
      <w:r w:rsidR="004B6843" w:rsidRPr="007B3BD8">
        <w:t>-3</w:t>
      </w:r>
      <w:r w:rsidR="00F265ED" w:rsidRPr="007B3BD8">
        <w:t>所示，</w:t>
      </w:r>
      <w:bookmarkStart w:id="538" w:name="_Hlk116403976"/>
      <w:r w:rsidR="00F265ED" w:rsidRPr="007B3BD8">
        <w:t>NOx</w:t>
      </w:r>
      <w:r w:rsidR="00F265ED" w:rsidRPr="007B3BD8">
        <w:t>主要来自</w:t>
      </w:r>
      <w:r w:rsidR="00AE093F">
        <w:rPr>
          <w:rFonts w:hint="eastAsia"/>
        </w:rPr>
        <w:t>移动源</w:t>
      </w:r>
      <w:r w:rsidR="002A232D">
        <w:rPr>
          <w:rFonts w:hint="eastAsia"/>
        </w:rPr>
        <w:t>（</w:t>
      </w:r>
      <w:r w:rsidR="002A232D">
        <w:rPr>
          <w:rFonts w:hint="eastAsia"/>
        </w:rPr>
        <w:t>8</w:t>
      </w:r>
      <w:r w:rsidR="003C65D9">
        <w:t>8.4</w:t>
      </w:r>
      <w:r w:rsidR="002A232D">
        <w:rPr>
          <w:rFonts w:hint="eastAsia"/>
        </w:rPr>
        <w:t>%</w:t>
      </w:r>
      <w:r w:rsidR="002A232D">
        <w:rPr>
          <w:rFonts w:hint="eastAsia"/>
        </w:rPr>
        <w:t>）</w:t>
      </w:r>
      <w:r w:rsidR="00EA5664" w:rsidRPr="007B3BD8">
        <w:rPr>
          <w:rFonts w:hint="eastAsia"/>
        </w:rPr>
        <w:t>，其</w:t>
      </w:r>
      <w:r w:rsidR="00AE093F">
        <w:rPr>
          <w:rFonts w:hint="eastAsia"/>
        </w:rPr>
        <w:t>中，道路移动源</w:t>
      </w:r>
      <w:r w:rsidR="00EA5664" w:rsidRPr="007B3BD8">
        <w:t>排放贡献</w:t>
      </w:r>
      <w:r w:rsidR="00EA5664" w:rsidRPr="007B3BD8">
        <w:rPr>
          <w:rFonts w:hint="eastAsia"/>
        </w:rPr>
        <w:t>达</w:t>
      </w:r>
      <w:r w:rsidR="003C65D9">
        <w:t>51.6</w:t>
      </w:r>
      <w:r w:rsidR="00EA5664" w:rsidRPr="007B3BD8">
        <w:t>%</w:t>
      </w:r>
      <w:r w:rsidR="00AE093F">
        <w:rPr>
          <w:rFonts w:hint="eastAsia"/>
        </w:rPr>
        <w:t>，非道路移动源排放贡献达</w:t>
      </w:r>
      <w:r w:rsidR="003C65D9">
        <w:t>36.8</w:t>
      </w:r>
      <w:r w:rsidR="00AE093F">
        <w:rPr>
          <w:rFonts w:hint="eastAsia"/>
        </w:rPr>
        <w:t>%</w:t>
      </w:r>
      <w:r w:rsidR="00EA5664" w:rsidRPr="007B3BD8">
        <w:t>；其次是</w:t>
      </w:r>
      <w:r w:rsidR="00856F59" w:rsidRPr="007B3BD8">
        <w:rPr>
          <w:rFonts w:hint="eastAsia"/>
        </w:rPr>
        <w:t>工业源</w:t>
      </w:r>
      <w:r w:rsidR="00856F59" w:rsidRPr="007B3BD8">
        <w:t>，</w:t>
      </w:r>
      <w:r w:rsidR="00856F59" w:rsidRPr="007B3BD8">
        <w:rPr>
          <w:rFonts w:hint="eastAsia"/>
        </w:rPr>
        <w:t>各行业</w:t>
      </w:r>
      <w:r w:rsidR="00856F59" w:rsidRPr="007B3BD8">
        <w:t>合计排放量占全市总排放量的</w:t>
      </w:r>
      <w:r w:rsidR="00C43F5B">
        <w:t>10.8</w:t>
      </w:r>
      <w:r w:rsidR="00856F59" w:rsidRPr="007B3BD8">
        <w:t>%</w:t>
      </w:r>
      <w:r w:rsidR="00856F59" w:rsidRPr="007B3BD8">
        <w:t>，主要来自</w:t>
      </w:r>
      <w:r w:rsidR="00AE093F" w:rsidRPr="007B3BD8">
        <w:t>电力、热力生产和供应业</w:t>
      </w:r>
      <w:r w:rsidR="00856F59" w:rsidRPr="007B3BD8">
        <w:rPr>
          <w:rFonts w:hint="eastAsia"/>
        </w:rPr>
        <w:t>（</w:t>
      </w:r>
      <w:r w:rsidR="00C43F5B">
        <w:t>5.2</w:t>
      </w:r>
      <w:r w:rsidR="00856F59" w:rsidRPr="007B3BD8">
        <w:t>%</w:t>
      </w:r>
      <w:r w:rsidR="00856F59" w:rsidRPr="007B3BD8">
        <w:rPr>
          <w:rFonts w:hint="eastAsia"/>
        </w:rPr>
        <w:t>）、</w:t>
      </w:r>
      <w:r w:rsidR="00AE093F">
        <w:rPr>
          <w:rFonts w:hint="eastAsia"/>
        </w:rPr>
        <w:t>化学纤维制造业（</w:t>
      </w:r>
      <w:r w:rsidR="00C43F5B">
        <w:t>3.1</w:t>
      </w:r>
      <w:r w:rsidR="00A674C3">
        <w:rPr>
          <w:rFonts w:hint="eastAsia"/>
        </w:rPr>
        <w:t>%</w:t>
      </w:r>
      <w:r w:rsidR="00AE093F">
        <w:rPr>
          <w:rFonts w:hint="eastAsia"/>
        </w:rPr>
        <w:t>）</w:t>
      </w:r>
      <w:r w:rsidR="00856F59" w:rsidRPr="007B3BD8">
        <w:rPr>
          <w:rFonts w:hint="eastAsia"/>
        </w:rPr>
        <w:t>以及</w:t>
      </w:r>
      <w:r w:rsidR="00AE093F">
        <w:rPr>
          <w:rFonts w:hint="eastAsia"/>
        </w:rPr>
        <w:t>纺织业</w:t>
      </w:r>
      <w:r w:rsidR="00856F59" w:rsidRPr="007B3BD8">
        <w:t>（</w:t>
      </w:r>
      <w:r w:rsidR="00AE093F">
        <w:t>1.</w:t>
      </w:r>
      <w:r w:rsidR="00C43F5B">
        <w:t>4</w:t>
      </w:r>
      <w:r w:rsidR="00856F59" w:rsidRPr="007B3BD8">
        <w:t>%</w:t>
      </w:r>
      <w:r w:rsidR="00856F59" w:rsidRPr="007B3BD8">
        <w:t>）</w:t>
      </w:r>
      <w:r w:rsidR="00AE093F">
        <w:rPr>
          <w:rFonts w:hint="eastAsia"/>
        </w:rPr>
        <w:t>。</w:t>
      </w:r>
      <w:r w:rsidR="00856F59" w:rsidRPr="007B3BD8">
        <w:rPr>
          <w:rFonts w:hint="eastAsia"/>
        </w:rPr>
        <w:t>此外</w:t>
      </w:r>
      <w:r w:rsidR="00856F59" w:rsidRPr="007B3BD8">
        <w:t>，</w:t>
      </w:r>
      <w:r w:rsidR="00AE093F">
        <w:rPr>
          <w:rFonts w:hint="eastAsia"/>
        </w:rPr>
        <w:t>生物质燃烧源和</w:t>
      </w:r>
      <w:r w:rsidR="00856F59" w:rsidRPr="007B3BD8">
        <w:t>其他排放源也有一定的贡献</w:t>
      </w:r>
      <w:bookmarkEnd w:id="538"/>
      <w:r w:rsidR="00856F59" w:rsidRPr="007B3BD8">
        <w:t>。</w:t>
      </w:r>
    </w:p>
    <w:p w14:paraId="5CE41964" w14:textId="1526C4E9" w:rsidR="0038455B" w:rsidRPr="007B3BD8" w:rsidRDefault="003C65D9" w:rsidP="006978A4">
      <w:pPr>
        <w:pStyle w:val="LZ-4"/>
      </w:pPr>
      <w:r>
        <w:rPr>
          <w:noProof/>
        </w:rPr>
        <w:drawing>
          <wp:inline distT="0" distB="0" distL="0" distR="0" wp14:anchorId="0B5CCAEE" wp14:editId="01D4717E">
            <wp:extent cx="4791301" cy="2560524"/>
            <wp:effectExtent l="0" t="0" r="0" b="0"/>
            <wp:docPr id="11" name="图表 11">
              <a:extLst xmlns:a="http://schemas.openxmlformats.org/drawingml/2006/main">
                <a:ext uri="{FF2B5EF4-FFF2-40B4-BE49-F238E27FC236}">
                  <a16:creationId xmlns:a16="http://schemas.microsoft.com/office/drawing/2014/main" id="{302093C8-717A-417D-37BD-947D5DF0D7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35AEF1C3" w14:textId="016AC466" w:rsidR="00D430BB" w:rsidRPr="007B3BD8" w:rsidRDefault="00D430BB" w:rsidP="00D430BB">
      <w:pPr>
        <w:pStyle w:val="LZ-0"/>
      </w:pPr>
      <w:r w:rsidRPr="007B3BD8">
        <w:rPr>
          <w:rFonts w:hint="eastAsia"/>
        </w:rPr>
        <w:t>图</w:t>
      </w:r>
      <w:r w:rsidR="00FA5689">
        <w:t>4</w:t>
      </w:r>
      <w:r w:rsidRPr="007B3BD8">
        <w:rPr>
          <w:rFonts w:hint="eastAsia"/>
        </w:rPr>
        <w:t>-</w:t>
      </w:r>
      <w:r w:rsidR="00FB0BD5">
        <w:t xml:space="preserve">3 </w:t>
      </w:r>
      <w:proofErr w:type="gramStart"/>
      <w:r w:rsidR="00A93D9A">
        <w:t>萧山区</w:t>
      </w:r>
      <w:proofErr w:type="gramEnd"/>
      <w:r w:rsidR="00F265ED" w:rsidRPr="007B3BD8">
        <w:rPr>
          <w:rFonts w:hint="eastAsia"/>
        </w:rPr>
        <w:t>NOx</w:t>
      </w:r>
      <w:r w:rsidR="00F265ED" w:rsidRPr="007B3BD8">
        <w:t>排放来源构成</w:t>
      </w:r>
    </w:p>
    <w:p w14:paraId="137D96EA" w14:textId="77777777" w:rsidR="00856F59" w:rsidRPr="007B3BD8" w:rsidRDefault="00856F59" w:rsidP="00856F59">
      <w:pPr>
        <w:pStyle w:val="LZ-3"/>
      </w:pPr>
      <w:bookmarkStart w:id="539" w:name="_Toc117179433"/>
      <w:proofErr w:type="spellStart"/>
      <w:r w:rsidRPr="007B3BD8">
        <w:t>一氧化碳</w:t>
      </w:r>
      <w:bookmarkEnd w:id="539"/>
      <w:proofErr w:type="spellEnd"/>
    </w:p>
    <w:p w14:paraId="54135703" w14:textId="09AC38CF" w:rsidR="0038455B" w:rsidRDefault="00856F59" w:rsidP="006978A4">
      <w:pPr>
        <w:pStyle w:val="LZ-"/>
        <w:ind w:firstLine="480"/>
      </w:pPr>
      <w:r w:rsidRPr="007B3BD8">
        <w:t>CO</w:t>
      </w:r>
      <w:r w:rsidRPr="007B3BD8">
        <w:t>的排放主要来源于</w:t>
      </w:r>
      <w:r w:rsidR="00AE093F">
        <w:rPr>
          <w:rFonts w:hint="eastAsia"/>
        </w:rPr>
        <w:t>道路移动源</w:t>
      </w:r>
      <w:r w:rsidRPr="007B3BD8">
        <w:t>，</w:t>
      </w:r>
      <w:r w:rsidR="00AE093F">
        <w:rPr>
          <w:rFonts w:hint="eastAsia"/>
        </w:rPr>
        <w:t>其</w:t>
      </w:r>
      <w:r w:rsidRPr="007B3BD8">
        <w:t>贡献率高达</w:t>
      </w:r>
      <w:r w:rsidR="004C5529">
        <w:t>4</w:t>
      </w:r>
      <w:r w:rsidR="002838FD">
        <w:t>4.9</w:t>
      </w:r>
      <w:r w:rsidRPr="007B3BD8">
        <w:t>%</w:t>
      </w:r>
      <w:r w:rsidR="00A42294">
        <w:rPr>
          <w:rFonts w:hint="eastAsia"/>
        </w:rPr>
        <w:t>，其中以小型载客汽车排放贡献为主；</w:t>
      </w:r>
      <w:r w:rsidR="00AE093F">
        <w:rPr>
          <w:rFonts w:hint="eastAsia"/>
        </w:rPr>
        <w:t>C</w:t>
      </w:r>
      <w:r w:rsidR="00AE093F">
        <w:t>O</w:t>
      </w:r>
      <w:r w:rsidR="00AE093F">
        <w:rPr>
          <w:rFonts w:hint="eastAsia"/>
        </w:rPr>
        <w:t>的第二大排放贡献源是工业源</w:t>
      </w:r>
      <w:r w:rsidRPr="007B3BD8">
        <w:t>，贡献率为</w:t>
      </w:r>
      <w:r w:rsidR="002838FD">
        <w:t>41.1</w:t>
      </w:r>
      <w:r w:rsidRPr="007B3BD8">
        <w:t>%</w:t>
      </w:r>
      <w:r w:rsidR="00A42294">
        <w:rPr>
          <w:rFonts w:hint="eastAsia"/>
        </w:rPr>
        <w:t>；</w:t>
      </w:r>
      <w:r w:rsidR="00AE093F">
        <w:rPr>
          <w:rFonts w:hint="eastAsia"/>
        </w:rPr>
        <w:t>非道路移动源也有一定的排放贡献，其排放贡献为</w:t>
      </w:r>
      <w:r w:rsidR="004C5529">
        <w:t>1</w:t>
      </w:r>
      <w:r w:rsidR="002838FD">
        <w:t>3.1</w:t>
      </w:r>
      <w:r w:rsidR="00AE093F">
        <w:rPr>
          <w:rFonts w:hint="eastAsia"/>
        </w:rPr>
        <w:t>%</w:t>
      </w:r>
      <w:r w:rsidR="00AE093F">
        <w:rPr>
          <w:rFonts w:hint="eastAsia"/>
        </w:rPr>
        <w:t>，</w:t>
      </w:r>
      <w:r w:rsidRPr="007B3BD8">
        <w:t>详见图</w:t>
      </w:r>
      <w:r w:rsidR="00FA5689">
        <w:t>4</w:t>
      </w:r>
      <w:r w:rsidRPr="007B3BD8">
        <w:t>-4</w:t>
      </w:r>
      <w:r w:rsidRPr="007B3BD8">
        <w:rPr>
          <w:rFonts w:hint="eastAsia"/>
        </w:rPr>
        <w:t>。</w:t>
      </w:r>
      <w:r w:rsidRPr="007B3BD8">
        <w:t>工业源中，</w:t>
      </w:r>
      <w:r w:rsidRPr="007B3BD8">
        <w:t>CO</w:t>
      </w:r>
      <w:r w:rsidRPr="007B3BD8">
        <w:t>排放的主要行业是</w:t>
      </w:r>
      <w:r w:rsidR="00AE093F">
        <w:rPr>
          <w:rFonts w:hint="eastAsia"/>
        </w:rPr>
        <w:t>化学纤维</w:t>
      </w:r>
      <w:r w:rsidRPr="007B3BD8">
        <w:t>制造（</w:t>
      </w:r>
      <w:r w:rsidR="002838FD">
        <w:t>29.1</w:t>
      </w:r>
      <w:r w:rsidR="006978A4">
        <w:t>%</w:t>
      </w:r>
      <w:r w:rsidRPr="007B3BD8">
        <w:t>）</w:t>
      </w:r>
      <w:r w:rsidRPr="007B3BD8">
        <w:rPr>
          <w:rFonts w:hint="eastAsia"/>
        </w:rPr>
        <w:t>、</w:t>
      </w:r>
      <w:r w:rsidR="002838FD" w:rsidRPr="007B3BD8">
        <w:t>电力、热力生产和供应业（</w:t>
      </w:r>
      <w:r w:rsidR="002838FD">
        <w:t>5.8</w:t>
      </w:r>
      <w:r w:rsidR="002838FD" w:rsidRPr="007B3BD8">
        <w:t>%</w:t>
      </w:r>
      <w:r w:rsidR="002838FD" w:rsidRPr="007B3BD8">
        <w:t>）</w:t>
      </w:r>
      <w:r w:rsidR="002838FD" w:rsidRPr="007B3BD8">
        <w:rPr>
          <w:rFonts w:hint="eastAsia"/>
        </w:rPr>
        <w:t>、</w:t>
      </w:r>
      <w:r w:rsidR="001203E6">
        <w:rPr>
          <w:rFonts w:hint="eastAsia"/>
        </w:rPr>
        <w:t>和</w:t>
      </w:r>
      <w:r w:rsidR="002838FD">
        <w:rPr>
          <w:rFonts w:hint="eastAsia"/>
        </w:rPr>
        <w:t>纺织业</w:t>
      </w:r>
      <w:r w:rsidR="00001C56" w:rsidRPr="007B3BD8">
        <w:t>（</w:t>
      </w:r>
      <w:r w:rsidR="002838FD">
        <w:t>4.7</w:t>
      </w:r>
      <w:r w:rsidR="00001C56" w:rsidRPr="007B3BD8">
        <w:t>%</w:t>
      </w:r>
      <w:r w:rsidR="00001C56" w:rsidRPr="007B3BD8">
        <w:t>）</w:t>
      </w:r>
      <w:r w:rsidR="00001C56" w:rsidRPr="007B3BD8">
        <w:rPr>
          <w:rFonts w:hint="eastAsia"/>
        </w:rPr>
        <w:t>。</w:t>
      </w:r>
    </w:p>
    <w:p w14:paraId="04FDFD4A" w14:textId="47365E01" w:rsidR="006978A4" w:rsidRPr="007B3BD8" w:rsidRDefault="002838FD" w:rsidP="006978A4">
      <w:pPr>
        <w:pStyle w:val="LZ-4"/>
      </w:pPr>
      <w:r>
        <w:rPr>
          <w:noProof/>
        </w:rPr>
        <w:lastRenderedPageBreak/>
        <w:drawing>
          <wp:inline distT="0" distB="0" distL="0" distR="0" wp14:anchorId="0BC121B6" wp14:editId="44E8F305">
            <wp:extent cx="4788127" cy="2592615"/>
            <wp:effectExtent l="0" t="0" r="0" b="0"/>
            <wp:docPr id="17" name="图表 17">
              <a:extLst xmlns:a="http://schemas.openxmlformats.org/drawingml/2006/main">
                <a:ext uri="{FF2B5EF4-FFF2-40B4-BE49-F238E27FC236}">
                  <a16:creationId xmlns:a16="http://schemas.microsoft.com/office/drawing/2014/main" id="{8C3CF8AA-EDB7-0778-0EB3-6BB72BFF35B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1EEAA247" w14:textId="6798B227" w:rsidR="00D430BB" w:rsidRPr="007B3BD8" w:rsidRDefault="00D430BB" w:rsidP="00D430BB">
      <w:pPr>
        <w:pStyle w:val="LZ-0"/>
      </w:pPr>
      <w:r w:rsidRPr="007B3BD8">
        <w:rPr>
          <w:rFonts w:hint="eastAsia"/>
        </w:rPr>
        <w:t>图</w:t>
      </w:r>
      <w:r w:rsidR="00FA5689">
        <w:t>4</w:t>
      </w:r>
      <w:r w:rsidRPr="007B3BD8">
        <w:rPr>
          <w:rFonts w:hint="eastAsia"/>
        </w:rPr>
        <w:t>-</w:t>
      </w:r>
      <w:r w:rsidR="00FB0BD5">
        <w:t xml:space="preserve">4 </w:t>
      </w:r>
      <w:proofErr w:type="gramStart"/>
      <w:r w:rsidR="00A93D9A">
        <w:t>萧山区</w:t>
      </w:r>
      <w:proofErr w:type="gramEnd"/>
      <w:r w:rsidR="00F265ED" w:rsidRPr="007B3BD8">
        <w:t>CO</w:t>
      </w:r>
      <w:r w:rsidR="00F265ED" w:rsidRPr="007B3BD8">
        <w:t>排放来源构成</w:t>
      </w:r>
    </w:p>
    <w:p w14:paraId="2A603F95" w14:textId="77777777" w:rsidR="00001C56" w:rsidRPr="007B3BD8" w:rsidRDefault="00001C56" w:rsidP="00001C56">
      <w:pPr>
        <w:pStyle w:val="LZ-3"/>
      </w:pPr>
      <w:bookmarkStart w:id="540" w:name="_Toc463691061"/>
      <w:bookmarkStart w:id="541" w:name="_Toc464026462"/>
      <w:bookmarkStart w:id="542" w:name="_Toc464115057"/>
      <w:bookmarkStart w:id="543" w:name="_Toc467074725"/>
      <w:bookmarkStart w:id="544" w:name="_Toc117179434"/>
      <w:proofErr w:type="spellStart"/>
      <w:r w:rsidRPr="007B3BD8">
        <w:t>可吸入颗粒物</w:t>
      </w:r>
      <w:bookmarkEnd w:id="540"/>
      <w:bookmarkEnd w:id="541"/>
      <w:bookmarkEnd w:id="542"/>
      <w:bookmarkEnd w:id="543"/>
      <w:bookmarkEnd w:id="544"/>
      <w:proofErr w:type="spellEnd"/>
    </w:p>
    <w:p w14:paraId="4973FD09" w14:textId="6506DE9B" w:rsidR="0038455B" w:rsidRDefault="00A93D9A" w:rsidP="00D601EC">
      <w:pPr>
        <w:pStyle w:val="LZ-"/>
        <w:ind w:firstLine="480"/>
      </w:pPr>
      <w:proofErr w:type="gramStart"/>
      <w:r>
        <w:t>萧山区</w:t>
      </w:r>
      <w:proofErr w:type="gramEnd"/>
      <w:r w:rsidR="003326DC">
        <w:rPr>
          <w:rFonts w:hint="eastAsia"/>
        </w:rPr>
        <w:t>一次</w:t>
      </w:r>
      <w:r w:rsidR="00001C56" w:rsidRPr="007B3BD8">
        <w:t>PM</w:t>
      </w:r>
      <w:r w:rsidR="00001C56" w:rsidRPr="007B3BD8">
        <w:rPr>
          <w:vertAlign w:val="subscript"/>
        </w:rPr>
        <w:t>10</w:t>
      </w:r>
      <w:r w:rsidR="00001C56" w:rsidRPr="007B3BD8">
        <w:t>排放来源构成如图</w:t>
      </w:r>
      <w:r w:rsidR="00FA5689">
        <w:t>4</w:t>
      </w:r>
      <w:r w:rsidR="00001C56" w:rsidRPr="007B3BD8">
        <w:t>-5</w:t>
      </w:r>
      <w:r w:rsidR="00001C56" w:rsidRPr="007B3BD8">
        <w:t>所示，</w:t>
      </w:r>
      <w:r w:rsidR="00001C56" w:rsidRPr="007B3BD8">
        <w:t>PM</w:t>
      </w:r>
      <w:r w:rsidR="00001C56" w:rsidRPr="007B3BD8">
        <w:rPr>
          <w:vertAlign w:val="subscript"/>
        </w:rPr>
        <w:t>10</w:t>
      </w:r>
      <w:r w:rsidR="00001C56" w:rsidRPr="007B3BD8">
        <w:t>主要贡献源是</w:t>
      </w:r>
      <w:r w:rsidR="00001C56" w:rsidRPr="007B3BD8">
        <w:rPr>
          <w:rFonts w:hint="eastAsia"/>
        </w:rPr>
        <w:t>扬尘</w:t>
      </w:r>
      <w:r w:rsidR="00001C56" w:rsidRPr="007B3BD8">
        <w:t>源、工业源。其中，扬尘源</w:t>
      </w:r>
      <w:r w:rsidR="00001C56" w:rsidRPr="007B3BD8">
        <w:rPr>
          <w:rFonts w:hint="eastAsia"/>
        </w:rPr>
        <w:t>对</w:t>
      </w:r>
      <w:r w:rsidR="00001C56" w:rsidRPr="007B3BD8">
        <w:t>全市</w:t>
      </w:r>
      <w:r w:rsidR="00001C56" w:rsidRPr="007B3BD8">
        <w:rPr>
          <w:rFonts w:hint="eastAsia"/>
        </w:rPr>
        <w:t>PM</w:t>
      </w:r>
      <w:r w:rsidR="00001C56" w:rsidRPr="007B3BD8">
        <w:rPr>
          <w:rFonts w:hint="eastAsia"/>
          <w:vertAlign w:val="subscript"/>
        </w:rPr>
        <w:t>10</w:t>
      </w:r>
      <w:r w:rsidR="00001C56" w:rsidRPr="007B3BD8">
        <w:rPr>
          <w:rFonts w:hint="eastAsia"/>
        </w:rPr>
        <w:t>的贡献</w:t>
      </w:r>
      <w:r w:rsidR="00001C56" w:rsidRPr="007B3BD8">
        <w:t>为</w:t>
      </w:r>
      <w:r w:rsidR="00760716">
        <w:t>92.4</w:t>
      </w:r>
      <w:r w:rsidR="00001C56" w:rsidRPr="007B3BD8">
        <w:t>%</w:t>
      </w:r>
      <w:r w:rsidR="00001C56" w:rsidRPr="007B3BD8">
        <w:t>，</w:t>
      </w:r>
      <w:r w:rsidR="00001C56" w:rsidRPr="007B3BD8">
        <w:rPr>
          <w:rFonts w:hint="eastAsia"/>
        </w:rPr>
        <w:t>主要</w:t>
      </w:r>
      <w:r w:rsidR="00001C56" w:rsidRPr="007B3BD8">
        <w:t>来自</w:t>
      </w:r>
      <w:r w:rsidR="008420EB">
        <w:rPr>
          <w:rFonts w:hint="eastAsia"/>
        </w:rPr>
        <w:t>施工</w:t>
      </w:r>
      <w:r w:rsidR="00001C56" w:rsidRPr="007B3BD8">
        <w:t>扬尘</w:t>
      </w:r>
      <w:r w:rsidR="005D22A1">
        <w:rPr>
          <w:rFonts w:hint="eastAsia"/>
        </w:rPr>
        <w:t>和</w:t>
      </w:r>
      <w:r w:rsidR="008420EB">
        <w:rPr>
          <w:rFonts w:hint="eastAsia"/>
        </w:rPr>
        <w:t>道路</w:t>
      </w:r>
      <w:r w:rsidR="005D22A1" w:rsidRPr="007B3BD8">
        <w:t>扬尘</w:t>
      </w:r>
      <w:r w:rsidR="005D22A1">
        <w:rPr>
          <w:rFonts w:hint="eastAsia"/>
        </w:rPr>
        <w:t>，</w:t>
      </w:r>
      <w:r w:rsidR="00001C56" w:rsidRPr="007B3BD8">
        <w:t>分别占全市总排放量的</w:t>
      </w:r>
      <w:r w:rsidR="00760716">
        <w:t>74.4</w:t>
      </w:r>
      <w:r w:rsidR="00001C56" w:rsidRPr="007B3BD8">
        <w:t>%</w:t>
      </w:r>
      <w:r w:rsidR="00001C56" w:rsidRPr="007B3BD8">
        <w:t>和</w:t>
      </w:r>
      <w:r w:rsidR="00760716">
        <w:t>13.4</w:t>
      </w:r>
      <w:r w:rsidR="00001C56" w:rsidRPr="007B3BD8">
        <w:t>%</w:t>
      </w:r>
      <w:r w:rsidR="009378C6">
        <w:rPr>
          <w:rFonts w:hint="eastAsia"/>
        </w:rPr>
        <w:t>，扬尘源以施工扬尘排放贡献为主</w:t>
      </w:r>
      <w:r w:rsidR="00001C56" w:rsidRPr="007B3BD8">
        <w:t>；工业源</w:t>
      </w:r>
      <w:r w:rsidR="00001C56" w:rsidRPr="007B3BD8">
        <w:rPr>
          <w:rFonts w:hint="eastAsia"/>
        </w:rPr>
        <w:t>对</w:t>
      </w:r>
      <w:r w:rsidR="00001C56" w:rsidRPr="007B3BD8">
        <w:t>全市</w:t>
      </w:r>
      <w:r w:rsidR="00001C56" w:rsidRPr="007B3BD8">
        <w:rPr>
          <w:rFonts w:hint="eastAsia"/>
        </w:rPr>
        <w:t>PM</w:t>
      </w:r>
      <w:r w:rsidR="00001C56" w:rsidRPr="007B3BD8">
        <w:rPr>
          <w:rFonts w:hint="eastAsia"/>
          <w:vertAlign w:val="subscript"/>
        </w:rPr>
        <w:t>10</w:t>
      </w:r>
      <w:r w:rsidR="00001C56" w:rsidRPr="007B3BD8">
        <w:rPr>
          <w:rFonts w:hint="eastAsia"/>
        </w:rPr>
        <w:t>的</w:t>
      </w:r>
      <w:r w:rsidR="00001C56" w:rsidRPr="007B3BD8">
        <w:t>贡献为</w:t>
      </w:r>
      <w:r w:rsidR="00760716">
        <w:t>5</w:t>
      </w:r>
      <w:r w:rsidR="008420EB">
        <w:t>.</w:t>
      </w:r>
      <w:r w:rsidR="00E13F1A">
        <w:t>1</w:t>
      </w:r>
      <w:r w:rsidR="00001C56" w:rsidRPr="007B3BD8">
        <w:t>%</w:t>
      </w:r>
      <w:r w:rsidR="00001C56" w:rsidRPr="007B3BD8">
        <w:rPr>
          <w:rFonts w:hint="eastAsia"/>
        </w:rPr>
        <w:t>，主要</w:t>
      </w:r>
      <w:r w:rsidR="00001C56" w:rsidRPr="007B3BD8">
        <w:t>来自</w:t>
      </w:r>
      <w:r w:rsidR="008420EB">
        <w:rPr>
          <w:rFonts w:hint="eastAsia"/>
        </w:rPr>
        <w:t>石膏、水泥制品及类似制品制造等</w:t>
      </w:r>
      <w:r w:rsidR="00760716">
        <w:rPr>
          <w:rFonts w:hint="eastAsia"/>
        </w:rPr>
        <w:t>非金属矿物制品行业和金属制品</w:t>
      </w:r>
      <w:r w:rsidR="008420EB">
        <w:rPr>
          <w:rFonts w:hint="eastAsia"/>
        </w:rPr>
        <w:t>行业</w:t>
      </w:r>
      <w:r w:rsidR="00760716">
        <w:rPr>
          <w:rFonts w:hint="eastAsia"/>
        </w:rPr>
        <w:t>等</w:t>
      </w:r>
      <w:r w:rsidR="00001C56" w:rsidRPr="007B3BD8">
        <w:t>。</w:t>
      </w:r>
      <w:r w:rsidR="00001C56" w:rsidRPr="007B3BD8">
        <w:rPr>
          <w:rFonts w:hint="eastAsia"/>
        </w:rPr>
        <w:t>此外</w:t>
      </w:r>
      <w:r w:rsidR="00001C56" w:rsidRPr="007B3BD8">
        <w:t>，</w:t>
      </w:r>
      <w:r w:rsidR="008420EB">
        <w:rPr>
          <w:rFonts w:hint="eastAsia"/>
        </w:rPr>
        <w:t>非道路移动源、道路移动源和其他排放源</w:t>
      </w:r>
      <w:r w:rsidR="00001C56" w:rsidRPr="007B3BD8">
        <w:t>也具有一定的贡献，贡献率分别为</w:t>
      </w:r>
      <w:r w:rsidR="008420EB">
        <w:t>1.</w:t>
      </w:r>
      <w:r w:rsidR="00760716">
        <w:t>5</w:t>
      </w:r>
      <w:r w:rsidR="00001C56" w:rsidRPr="007B3BD8">
        <w:t>%</w:t>
      </w:r>
      <w:r w:rsidR="00001C56" w:rsidRPr="007B3BD8">
        <w:t>、</w:t>
      </w:r>
      <w:r w:rsidR="008420EB">
        <w:t>0.</w:t>
      </w:r>
      <w:r w:rsidR="00760716">
        <w:t>5</w:t>
      </w:r>
      <w:r w:rsidR="00001C56" w:rsidRPr="007B3BD8">
        <w:t>%</w:t>
      </w:r>
      <w:r w:rsidR="00001C56" w:rsidRPr="007B3BD8">
        <w:t>和</w:t>
      </w:r>
      <w:r w:rsidR="00001C56" w:rsidRPr="007B3BD8">
        <w:rPr>
          <w:rFonts w:hint="eastAsia"/>
        </w:rPr>
        <w:t>0.</w:t>
      </w:r>
      <w:r w:rsidR="00760716">
        <w:t>4</w:t>
      </w:r>
      <w:r w:rsidR="00001C56" w:rsidRPr="007B3BD8">
        <w:t>%</w:t>
      </w:r>
      <w:r w:rsidR="00001C56" w:rsidRPr="007B3BD8">
        <w:t>。</w:t>
      </w:r>
    </w:p>
    <w:p w14:paraId="01BF2E2C" w14:textId="32EC65FF" w:rsidR="00D601EC" w:rsidRPr="0038455B" w:rsidRDefault="00760716" w:rsidP="006978A4">
      <w:pPr>
        <w:pStyle w:val="LZ-4"/>
      </w:pPr>
      <w:r>
        <w:rPr>
          <w:noProof/>
        </w:rPr>
        <w:drawing>
          <wp:inline distT="0" distB="0" distL="0" distR="0" wp14:anchorId="3211C287" wp14:editId="7FA1F317">
            <wp:extent cx="4467225" cy="2552700"/>
            <wp:effectExtent l="0" t="0" r="0" b="0"/>
            <wp:docPr id="19" name="图表 19">
              <a:extLst xmlns:a="http://schemas.openxmlformats.org/drawingml/2006/main">
                <a:ext uri="{FF2B5EF4-FFF2-40B4-BE49-F238E27FC236}">
                  <a16:creationId xmlns:a16="http://schemas.microsoft.com/office/drawing/2014/main" id="{B88FFA7E-B296-21AB-0393-1CF00264DF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E5AF0AE" w14:textId="6809D3E4" w:rsidR="00D430BB" w:rsidRPr="007B3BD8" w:rsidRDefault="00D430BB" w:rsidP="00D430BB">
      <w:pPr>
        <w:pStyle w:val="LZ-0"/>
      </w:pPr>
      <w:r w:rsidRPr="007B3BD8">
        <w:rPr>
          <w:rFonts w:hint="eastAsia"/>
        </w:rPr>
        <w:t>图</w:t>
      </w:r>
      <w:r w:rsidR="00FA5689">
        <w:t>4</w:t>
      </w:r>
      <w:r w:rsidRPr="007B3BD8">
        <w:rPr>
          <w:rFonts w:hint="eastAsia"/>
        </w:rPr>
        <w:t>-</w:t>
      </w:r>
      <w:r w:rsidR="00FB0BD5">
        <w:t xml:space="preserve">5 </w:t>
      </w:r>
      <w:proofErr w:type="gramStart"/>
      <w:r w:rsidR="00A93D9A">
        <w:t>萧山区</w:t>
      </w:r>
      <w:proofErr w:type="gramEnd"/>
      <w:r w:rsidR="00F265ED" w:rsidRPr="007B3BD8">
        <w:rPr>
          <w:rFonts w:hint="eastAsia"/>
        </w:rPr>
        <w:t>PM</w:t>
      </w:r>
      <w:r w:rsidR="00F265ED" w:rsidRPr="007B3BD8">
        <w:rPr>
          <w:vertAlign w:val="subscript"/>
        </w:rPr>
        <w:t>10</w:t>
      </w:r>
      <w:r w:rsidR="00F265ED" w:rsidRPr="007B3BD8">
        <w:t>排放来源构成</w:t>
      </w:r>
    </w:p>
    <w:p w14:paraId="21CFFA83" w14:textId="77777777" w:rsidR="00001C56" w:rsidRPr="007B3BD8" w:rsidRDefault="00001C56" w:rsidP="00001C56">
      <w:pPr>
        <w:pStyle w:val="LZ-3"/>
      </w:pPr>
      <w:bookmarkStart w:id="545" w:name="_Toc463691062"/>
      <w:bookmarkStart w:id="546" w:name="_Toc464026463"/>
      <w:bookmarkStart w:id="547" w:name="_Toc464115058"/>
      <w:bookmarkStart w:id="548" w:name="_Toc467074726"/>
      <w:bookmarkStart w:id="549" w:name="_Toc117179435"/>
      <w:proofErr w:type="spellStart"/>
      <w:r w:rsidRPr="007B3BD8">
        <w:lastRenderedPageBreak/>
        <w:t>细颗粒物</w:t>
      </w:r>
      <w:bookmarkEnd w:id="545"/>
      <w:bookmarkEnd w:id="546"/>
      <w:bookmarkEnd w:id="547"/>
      <w:bookmarkEnd w:id="548"/>
      <w:bookmarkEnd w:id="549"/>
      <w:proofErr w:type="spellEnd"/>
    </w:p>
    <w:p w14:paraId="42CA4004" w14:textId="2D1A1D31" w:rsidR="0038455B" w:rsidRDefault="00A93D9A" w:rsidP="00D601EC">
      <w:pPr>
        <w:pStyle w:val="LZ-"/>
        <w:ind w:firstLine="480"/>
      </w:pPr>
      <w:proofErr w:type="gramStart"/>
      <w:r>
        <w:t>萧山区</w:t>
      </w:r>
      <w:proofErr w:type="gramEnd"/>
      <w:r w:rsidR="003326DC">
        <w:rPr>
          <w:rFonts w:hint="eastAsia"/>
        </w:rPr>
        <w:t>一次</w:t>
      </w:r>
      <w:r w:rsidR="00001C56" w:rsidRPr="007B3BD8">
        <w:t>PM</w:t>
      </w:r>
      <w:r w:rsidR="00001C56" w:rsidRPr="007B3BD8">
        <w:rPr>
          <w:vertAlign w:val="subscript"/>
        </w:rPr>
        <w:t>2.5</w:t>
      </w:r>
      <w:r w:rsidR="00001C56" w:rsidRPr="007B3BD8">
        <w:t>排放来源如</w:t>
      </w:r>
      <w:r w:rsidR="00FA5689">
        <w:t>4</w:t>
      </w:r>
      <w:r w:rsidR="00B84131" w:rsidRPr="007B3BD8">
        <w:t>-</w:t>
      </w:r>
      <w:r w:rsidR="00E46A9F" w:rsidRPr="007B3BD8">
        <w:t>6</w:t>
      </w:r>
      <w:r w:rsidR="00001C56" w:rsidRPr="007B3BD8">
        <w:t>所示，</w:t>
      </w:r>
      <w:r w:rsidR="00B84131" w:rsidRPr="007B3BD8">
        <w:rPr>
          <w:rFonts w:hint="eastAsia"/>
        </w:rPr>
        <w:t>与</w:t>
      </w:r>
      <w:r w:rsidR="00B84131" w:rsidRPr="007B3BD8">
        <w:rPr>
          <w:rFonts w:hint="eastAsia"/>
        </w:rPr>
        <w:t>PM</w:t>
      </w:r>
      <w:r w:rsidR="00B84131" w:rsidRPr="007B3BD8">
        <w:rPr>
          <w:rFonts w:hint="eastAsia"/>
          <w:vertAlign w:val="subscript"/>
        </w:rPr>
        <w:t>10</w:t>
      </w:r>
      <w:r w:rsidR="00B84131" w:rsidRPr="007B3BD8">
        <w:rPr>
          <w:rFonts w:hint="eastAsia"/>
        </w:rPr>
        <w:t>类似</w:t>
      </w:r>
      <w:r w:rsidR="00B84131" w:rsidRPr="007B3BD8">
        <w:t>，</w:t>
      </w:r>
      <w:r w:rsidR="00001C56" w:rsidRPr="007B3BD8">
        <w:t>PM</w:t>
      </w:r>
      <w:r w:rsidR="00001C56" w:rsidRPr="007B3BD8">
        <w:rPr>
          <w:vertAlign w:val="subscript"/>
        </w:rPr>
        <w:t>2.5</w:t>
      </w:r>
      <w:r w:rsidR="00001C56" w:rsidRPr="007B3BD8">
        <w:t>首要排放源是</w:t>
      </w:r>
      <w:r w:rsidR="00B84131" w:rsidRPr="007B3BD8">
        <w:rPr>
          <w:rFonts w:hint="eastAsia"/>
        </w:rPr>
        <w:t>扬尘源</w:t>
      </w:r>
      <w:r w:rsidR="00B84131" w:rsidRPr="007B3BD8">
        <w:t>，</w:t>
      </w:r>
      <w:r w:rsidR="00B84131" w:rsidRPr="007B3BD8">
        <w:rPr>
          <w:rFonts w:hint="eastAsia"/>
        </w:rPr>
        <w:t>但</w:t>
      </w:r>
      <w:r w:rsidR="00B84131" w:rsidRPr="007B3BD8">
        <w:t>对全市的贡献相对</w:t>
      </w:r>
      <w:r w:rsidR="00B84131" w:rsidRPr="007B3BD8">
        <w:rPr>
          <w:rFonts w:hint="eastAsia"/>
        </w:rPr>
        <w:t>PM</w:t>
      </w:r>
      <w:r w:rsidR="00B84131" w:rsidRPr="007B3BD8">
        <w:rPr>
          <w:rFonts w:hint="eastAsia"/>
          <w:vertAlign w:val="subscript"/>
        </w:rPr>
        <w:t>10</w:t>
      </w:r>
      <w:r w:rsidR="00B84131" w:rsidRPr="007B3BD8">
        <w:rPr>
          <w:rFonts w:hint="eastAsia"/>
        </w:rPr>
        <w:t>较低，贡献率</w:t>
      </w:r>
      <w:r w:rsidR="00B84131" w:rsidRPr="007B3BD8">
        <w:t>为</w:t>
      </w:r>
      <w:r w:rsidR="00760716">
        <w:t>82.6</w:t>
      </w:r>
      <w:r w:rsidR="00B84131" w:rsidRPr="007B3BD8">
        <w:t>%</w:t>
      </w:r>
      <w:r w:rsidR="00B84131" w:rsidRPr="007B3BD8">
        <w:t>，其中，</w:t>
      </w:r>
      <w:r w:rsidR="009378C6">
        <w:rPr>
          <w:rFonts w:hint="eastAsia"/>
        </w:rPr>
        <w:t>施工</w:t>
      </w:r>
      <w:r w:rsidR="00B84131" w:rsidRPr="007B3BD8">
        <w:t>扬尘</w:t>
      </w:r>
      <w:r w:rsidR="005D22A1">
        <w:rPr>
          <w:rFonts w:hint="eastAsia"/>
        </w:rPr>
        <w:t>和</w:t>
      </w:r>
      <w:r w:rsidR="009378C6">
        <w:rPr>
          <w:rFonts w:hint="eastAsia"/>
        </w:rPr>
        <w:t>道路</w:t>
      </w:r>
      <w:r w:rsidR="00B84131" w:rsidRPr="007B3BD8">
        <w:t>扬尘的贡献分别为</w:t>
      </w:r>
      <w:r w:rsidR="00760716">
        <w:t>69.8</w:t>
      </w:r>
      <w:r w:rsidR="00B84131" w:rsidRPr="007B3BD8">
        <w:t>%</w:t>
      </w:r>
      <w:r w:rsidR="00B84131" w:rsidRPr="007B3BD8">
        <w:t>和</w:t>
      </w:r>
      <w:r w:rsidR="00760716">
        <w:t>11.4</w:t>
      </w:r>
      <w:r w:rsidR="00E46A9F" w:rsidRPr="007B3BD8">
        <w:t>%</w:t>
      </w:r>
      <w:r w:rsidR="00C7309F">
        <w:rPr>
          <w:rFonts w:hint="eastAsia"/>
        </w:rPr>
        <w:t>，</w:t>
      </w:r>
      <w:r w:rsidR="009378C6">
        <w:rPr>
          <w:rFonts w:hint="eastAsia"/>
        </w:rPr>
        <w:t>扬尘源以施工扬尘排放贡献为主</w:t>
      </w:r>
      <w:r w:rsidR="00B84131" w:rsidRPr="007B3BD8">
        <w:rPr>
          <w:rFonts w:hint="eastAsia"/>
        </w:rPr>
        <w:t>；</w:t>
      </w:r>
      <w:r w:rsidR="00B84131" w:rsidRPr="007B3BD8">
        <w:t>其次是工业源，</w:t>
      </w:r>
      <w:r w:rsidR="00B84131" w:rsidRPr="007B3BD8">
        <w:rPr>
          <w:rFonts w:hint="eastAsia"/>
        </w:rPr>
        <w:t>对</w:t>
      </w:r>
      <w:r w:rsidR="00B84131" w:rsidRPr="007B3BD8">
        <w:t>全市的</w:t>
      </w:r>
      <w:r w:rsidR="00B84131" w:rsidRPr="007B3BD8">
        <w:rPr>
          <w:rFonts w:hint="eastAsia"/>
        </w:rPr>
        <w:t>PM</w:t>
      </w:r>
      <w:r w:rsidR="00B84131" w:rsidRPr="005D22A1">
        <w:rPr>
          <w:rFonts w:hint="eastAsia"/>
          <w:vertAlign w:val="subscript"/>
        </w:rPr>
        <w:t>2.5</w:t>
      </w:r>
      <w:r w:rsidR="00B84131" w:rsidRPr="007B3BD8">
        <w:rPr>
          <w:rFonts w:hint="eastAsia"/>
        </w:rPr>
        <w:t>的</w:t>
      </w:r>
      <w:r w:rsidR="00B84131" w:rsidRPr="007B3BD8">
        <w:t>贡献为</w:t>
      </w:r>
      <w:r w:rsidR="00760716">
        <w:t>9.6</w:t>
      </w:r>
      <w:r w:rsidR="00B84131" w:rsidRPr="007B3BD8">
        <w:t>%</w:t>
      </w:r>
      <w:r w:rsidR="00B84131" w:rsidRPr="007B3BD8">
        <w:rPr>
          <w:rFonts w:hint="eastAsia"/>
        </w:rPr>
        <w:t>，</w:t>
      </w:r>
      <w:r w:rsidR="00B84131" w:rsidRPr="007B3BD8">
        <w:t>主要来自</w:t>
      </w:r>
      <w:r w:rsidR="00452011">
        <w:rPr>
          <w:rFonts w:hint="eastAsia"/>
        </w:rPr>
        <w:t>石膏、水泥制品及类似制品制造等非金属矿物制品行业和金属制品行业等</w:t>
      </w:r>
      <w:r w:rsidR="00B84131" w:rsidRPr="007B3BD8">
        <w:t>。</w:t>
      </w:r>
      <w:r w:rsidR="00B84131" w:rsidRPr="007B3BD8">
        <w:rPr>
          <w:rFonts w:hint="eastAsia"/>
        </w:rPr>
        <w:t>此外</w:t>
      </w:r>
      <w:r w:rsidR="00B84131" w:rsidRPr="007B3BD8">
        <w:t>，</w:t>
      </w:r>
      <w:r w:rsidR="00C7309F">
        <w:rPr>
          <w:rFonts w:hint="eastAsia"/>
        </w:rPr>
        <w:t>非道路移动源、道路移动源以及其他排放源</w:t>
      </w:r>
      <w:r w:rsidR="00B84131" w:rsidRPr="007B3BD8">
        <w:t>的</w:t>
      </w:r>
      <w:r w:rsidR="00B84131" w:rsidRPr="007B3BD8">
        <w:rPr>
          <w:rFonts w:hint="eastAsia"/>
        </w:rPr>
        <w:t>贡献</w:t>
      </w:r>
      <w:r w:rsidR="00B84131" w:rsidRPr="007B3BD8">
        <w:t>分别为</w:t>
      </w:r>
      <w:r w:rsidR="00452011">
        <w:t>4.9</w:t>
      </w:r>
      <w:r w:rsidR="00B84131" w:rsidRPr="007B3BD8">
        <w:t>%</w:t>
      </w:r>
      <w:r w:rsidR="00B84131" w:rsidRPr="007B3BD8">
        <w:t>、</w:t>
      </w:r>
      <w:r w:rsidR="00C7309F">
        <w:t>1.</w:t>
      </w:r>
      <w:r w:rsidR="00452011">
        <w:t>6</w:t>
      </w:r>
      <w:r w:rsidR="00B84131" w:rsidRPr="007B3BD8">
        <w:t>%</w:t>
      </w:r>
      <w:r w:rsidR="00B84131" w:rsidRPr="007B3BD8">
        <w:t>和</w:t>
      </w:r>
      <w:r w:rsidR="00452011">
        <w:t>1.0</w:t>
      </w:r>
      <w:r w:rsidR="00B84131" w:rsidRPr="007B3BD8">
        <w:t>%</w:t>
      </w:r>
      <w:r w:rsidR="00B84131" w:rsidRPr="007B3BD8">
        <w:t>。</w:t>
      </w:r>
    </w:p>
    <w:p w14:paraId="6406BDC8" w14:textId="061B8822" w:rsidR="00D601EC" w:rsidRPr="0038455B" w:rsidRDefault="00760716" w:rsidP="006978A4">
      <w:pPr>
        <w:pStyle w:val="LZ-4"/>
      </w:pPr>
      <w:r>
        <w:rPr>
          <w:noProof/>
        </w:rPr>
        <w:drawing>
          <wp:inline distT="0" distB="0" distL="0" distR="0" wp14:anchorId="69422B49" wp14:editId="5514F5FB">
            <wp:extent cx="4286250" cy="2628900"/>
            <wp:effectExtent l="0" t="0" r="0" b="0"/>
            <wp:docPr id="20" name="图表 20">
              <a:extLst xmlns:a="http://schemas.openxmlformats.org/drawingml/2006/main">
                <a:ext uri="{FF2B5EF4-FFF2-40B4-BE49-F238E27FC236}">
                  <a16:creationId xmlns:a16="http://schemas.microsoft.com/office/drawing/2014/main" id="{CEE2DD05-83CD-9466-6F05-31A517BEB7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1AB83CF" w14:textId="2DB1B3B6" w:rsidR="00D430BB" w:rsidRPr="007B3BD8" w:rsidRDefault="00D430BB" w:rsidP="00D430BB">
      <w:pPr>
        <w:pStyle w:val="LZ-0"/>
      </w:pPr>
      <w:r w:rsidRPr="007B3BD8">
        <w:rPr>
          <w:rFonts w:hint="eastAsia"/>
        </w:rPr>
        <w:t>图</w:t>
      </w:r>
      <w:r w:rsidR="00FA5689">
        <w:t>4</w:t>
      </w:r>
      <w:r w:rsidRPr="007B3BD8">
        <w:rPr>
          <w:rFonts w:hint="eastAsia"/>
        </w:rPr>
        <w:t>-</w:t>
      </w:r>
      <w:r w:rsidR="00FB0BD5">
        <w:t xml:space="preserve">6 </w:t>
      </w:r>
      <w:proofErr w:type="gramStart"/>
      <w:r w:rsidR="00A93D9A">
        <w:t>萧山区</w:t>
      </w:r>
      <w:proofErr w:type="gramEnd"/>
      <w:r w:rsidR="00F265ED" w:rsidRPr="007B3BD8">
        <w:rPr>
          <w:rFonts w:hint="eastAsia"/>
        </w:rPr>
        <w:t>PM</w:t>
      </w:r>
      <w:r w:rsidR="00F265ED" w:rsidRPr="007B3BD8">
        <w:rPr>
          <w:vertAlign w:val="subscript"/>
        </w:rPr>
        <w:t>2.5</w:t>
      </w:r>
      <w:r w:rsidR="00F265ED" w:rsidRPr="007B3BD8">
        <w:t>排放来源构成</w:t>
      </w:r>
    </w:p>
    <w:p w14:paraId="5BEC9A74" w14:textId="77777777" w:rsidR="00E46A9F" w:rsidRPr="007B3BD8" w:rsidRDefault="00E46A9F" w:rsidP="00E46A9F">
      <w:pPr>
        <w:pStyle w:val="LZ-3"/>
      </w:pPr>
      <w:bookmarkStart w:id="550" w:name="_Toc463691063"/>
      <w:bookmarkStart w:id="551" w:name="_Toc464026464"/>
      <w:bookmarkStart w:id="552" w:name="_Toc464115059"/>
      <w:bookmarkStart w:id="553" w:name="_Toc467074727"/>
      <w:bookmarkStart w:id="554" w:name="_Toc117179436"/>
      <w:proofErr w:type="spellStart"/>
      <w:r w:rsidRPr="007B3BD8">
        <w:t>挥发性有机物</w:t>
      </w:r>
      <w:bookmarkEnd w:id="550"/>
      <w:bookmarkEnd w:id="551"/>
      <w:bookmarkEnd w:id="552"/>
      <w:bookmarkEnd w:id="553"/>
      <w:bookmarkEnd w:id="554"/>
      <w:proofErr w:type="spellEnd"/>
    </w:p>
    <w:p w14:paraId="1EEE3088" w14:textId="32F09EA9" w:rsidR="00E46A9F" w:rsidRDefault="00A93D9A" w:rsidP="005D22A1">
      <w:pPr>
        <w:pStyle w:val="LZ-"/>
        <w:ind w:firstLine="480"/>
      </w:pPr>
      <w:proofErr w:type="gramStart"/>
      <w:r>
        <w:t>萧山区</w:t>
      </w:r>
      <w:proofErr w:type="gramEnd"/>
      <w:r w:rsidR="00E46A9F" w:rsidRPr="007B3BD8">
        <w:t>VOCs</w:t>
      </w:r>
      <w:r w:rsidR="00E46A9F" w:rsidRPr="007B3BD8">
        <w:t>排放来源构成如图</w:t>
      </w:r>
      <w:r w:rsidR="00FA5689">
        <w:t>4</w:t>
      </w:r>
      <w:r w:rsidR="00E46A9F" w:rsidRPr="007B3BD8">
        <w:t>-7</w:t>
      </w:r>
      <w:r w:rsidR="00975178" w:rsidRPr="007B3BD8">
        <w:t>所示，主要来自工业源</w:t>
      </w:r>
      <w:r w:rsidR="00975178" w:rsidRPr="007B3BD8">
        <w:rPr>
          <w:rFonts w:hint="eastAsia"/>
        </w:rPr>
        <w:t>，</w:t>
      </w:r>
      <w:r w:rsidR="00E46A9F" w:rsidRPr="007B3BD8">
        <w:t>排放贡献率为</w:t>
      </w:r>
      <w:r w:rsidR="00452011">
        <w:t>62.5</w:t>
      </w:r>
      <w:r w:rsidR="00E46A9F" w:rsidRPr="007B3BD8">
        <w:t>%</w:t>
      </w:r>
      <w:r w:rsidR="00E46A9F" w:rsidRPr="007B3BD8">
        <w:t>，</w:t>
      </w:r>
      <w:r w:rsidR="00975178" w:rsidRPr="007B3BD8">
        <w:rPr>
          <w:rFonts w:hint="eastAsia"/>
        </w:rPr>
        <w:t>工业源</w:t>
      </w:r>
      <w:r w:rsidR="00975178" w:rsidRPr="007B3BD8">
        <w:t>中，</w:t>
      </w:r>
      <w:r w:rsidR="00975178" w:rsidRPr="007B3BD8">
        <w:rPr>
          <w:rFonts w:hint="eastAsia"/>
        </w:rPr>
        <w:t>VOCs</w:t>
      </w:r>
      <w:r w:rsidR="00975178" w:rsidRPr="007B3BD8">
        <w:rPr>
          <w:rFonts w:hint="eastAsia"/>
        </w:rPr>
        <w:t>排放</w:t>
      </w:r>
      <w:r w:rsidR="00975178" w:rsidRPr="007B3BD8">
        <w:t>涉及行业众多，主要来自</w:t>
      </w:r>
      <w:r w:rsidR="00AF3B40">
        <w:rPr>
          <w:rFonts w:hint="eastAsia"/>
        </w:rPr>
        <w:t>纺织业（</w:t>
      </w:r>
      <w:r w:rsidR="00AF3B40">
        <w:rPr>
          <w:rFonts w:hint="eastAsia"/>
        </w:rPr>
        <w:t>1</w:t>
      </w:r>
      <w:r w:rsidR="00452011">
        <w:t>7.4</w:t>
      </w:r>
      <w:r w:rsidR="004E6FC0">
        <w:rPr>
          <w:rFonts w:hint="eastAsia"/>
        </w:rPr>
        <w:t>%</w:t>
      </w:r>
      <w:r w:rsidR="00AF3B40">
        <w:rPr>
          <w:rFonts w:hint="eastAsia"/>
        </w:rPr>
        <w:t>）、</w:t>
      </w:r>
      <w:r w:rsidR="00975178" w:rsidRPr="007B3BD8">
        <w:t>化学原料和化学制品制造业</w:t>
      </w:r>
      <w:r w:rsidR="00AF3B40">
        <w:rPr>
          <w:rFonts w:hint="eastAsia"/>
        </w:rPr>
        <w:t>（</w:t>
      </w:r>
      <w:r w:rsidR="00AF3B40">
        <w:rPr>
          <w:rFonts w:hint="eastAsia"/>
        </w:rPr>
        <w:t>1</w:t>
      </w:r>
      <w:r w:rsidR="00452011">
        <w:t>0</w:t>
      </w:r>
      <w:r w:rsidR="00AF3B40">
        <w:t>.</w:t>
      </w:r>
      <w:r w:rsidR="004C5529">
        <w:t>9</w:t>
      </w:r>
      <w:r w:rsidR="00AF3B40">
        <w:rPr>
          <w:rFonts w:hint="eastAsia"/>
        </w:rPr>
        <w:t>%</w:t>
      </w:r>
      <w:r w:rsidR="00AF3B40">
        <w:rPr>
          <w:rFonts w:hint="eastAsia"/>
        </w:rPr>
        <w:t>）、</w:t>
      </w:r>
      <w:r w:rsidR="00AF3B40">
        <w:rPr>
          <w:rFonts w:hint="eastAsia"/>
          <w:lang w:val="en-US"/>
        </w:rPr>
        <w:t>橡胶和塑料制品业（</w:t>
      </w:r>
      <w:r w:rsidR="00452011">
        <w:rPr>
          <w:lang w:val="en-US"/>
        </w:rPr>
        <w:t>8.3</w:t>
      </w:r>
      <w:r w:rsidR="00AF3B40">
        <w:rPr>
          <w:rFonts w:hint="eastAsia"/>
          <w:lang w:val="en-US"/>
        </w:rPr>
        <w:t>%</w:t>
      </w:r>
      <w:r w:rsidR="00AF3B40">
        <w:rPr>
          <w:rFonts w:hint="eastAsia"/>
          <w:lang w:val="en-US"/>
        </w:rPr>
        <w:t>）、化学纤维制造业（</w:t>
      </w:r>
      <w:r w:rsidR="00AF3B40">
        <w:rPr>
          <w:rFonts w:hint="eastAsia"/>
          <w:lang w:val="en-US"/>
        </w:rPr>
        <w:t>5</w:t>
      </w:r>
      <w:r w:rsidR="00AF3B40">
        <w:rPr>
          <w:lang w:val="en-US"/>
        </w:rPr>
        <w:t>.</w:t>
      </w:r>
      <w:r w:rsidR="00452011">
        <w:rPr>
          <w:lang w:val="en-US"/>
        </w:rPr>
        <w:t>7</w:t>
      </w:r>
      <w:r w:rsidR="00AF3B40">
        <w:rPr>
          <w:rFonts w:hint="eastAsia"/>
          <w:lang w:val="en-US"/>
        </w:rPr>
        <w:t>%</w:t>
      </w:r>
      <w:r w:rsidR="00AF3B40">
        <w:rPr>
          <w:rFonts w:hint="eastAsia"/>
          <w:lang w:val="en-US"/>
        </w:rPr>
        <w:t>）、医药制造业（</w:t>
      </w:r>
      <w:r w:rsidR="00452011">
        <w:rPr>
          <w:lang w:val="en-US"/>
        </w:rPr>
        <w:t>4.7</w:t>
      </w:r>
      <w:r w:rsidR="00AF3B40">
        <w:rPr>
          <w:rFonts w:hint="eastAsia"/>
          <w:lang w:val="en-US"/>
        </w:rPr>
        <w:t>%</w:t>
      </w:r>
      <w:r w:rsidR="00AF3B40">
        <w:rPr>
          <w:rFonts w:hint="eastAsia"/>
          <w:lang w:val="en-US"/>
        </w:rPr>
        <w:t>）、</w:t>
      </w:r>
      <w:r w:rsidR="00452011">
        <w:rPr>
          <w:rFonts w:hint="eastAsia"/>
          <w:lang w:val="en-US"/>
        </w:rPr>
        <w:t>印刷和记录媒介复制业（</w:t>
      </w:r>
      <w:r w:rsidR="00452011">
        <w:rPr>
          <w:lang w:val="en-US"/>
        </w:rPr>
        <w:t>3.5</w:t>
      </w:r>
      <w:r w:rsidR="00452011">
        <w:rPr>
          <w:rFonts w:hint="eastAsia"/>
          <w:lang w:val="en-US"/>
        </w:rPr>
        <w:t>%</w:t>
      </w:r>
      <w:r w:rsidR="00452011">
        <w:rPr>
          <w:rFonts w:hint="eastAsia"/>
          <w:lang w:val="en-US"/>
        </w:rPr>
        <w:t>）、</w:t>
      </w:r>
      <w:r w:rsidR="00AF3B40">
        <w:rPr>
          <w:rFonts w:hint="eastAsia"/>
          <w:lang w:val="en-US"/>
        </w:rPr>
        <w:t>造纸和纸制品业（</w:t>
      </w:r>
      <w:r w:rsidR="00AF3B40">
        <w:rPr>
          <w:rFonts w:hint="eastAsia"/>
          <w:lang w:val="en-US"/>
        </w:rPr>
        <w:t>2</w:t>
      </w:r>
      <w:r w:rsidR="00AF3B40">
        <w:rPr>
          <w:lang w:val="en-US"/>
        </w:rPr>
        <w:t>.</w:t>
      </w:r>
      <w:r w:rsidR="00452011">
        <w:rPr>
          <w:lang w:val="en-US"/>
        </w:rPr>
        <w:t>9</w:t>
      </w:r>
      <w:r w:rsidR="00AF3B40">
        <w:rPr>
          <w:rFonts w:hint="eastAsia"/>
          <w:lang w:val="en-US"/>
        </w:rPr>
        <w:t>%</w:t>
      </w:r>
      <w:r w:rsidR="00AF3B40">
        <w:rPr>
          <w:rFonts w:hint="eastAsia"/>
          <w:lang w:val="en-US"/>
        </w:rPr>
        <w:t>）及</w:t>
      </w:r>
      <w:r w:rsidR="004E6FC0">
        <w:rPr>
          <w:rFonts w:hint="eastAsia"/>
          <w:lang w:val="en-US"/>
        </w:rPr>
        <w:t>家具制造业</w:t>
      </w:r>
      <w:r w:rsidR="001306B3">
        <w:rPr>
          <w:rFonts w:hint="eastAsia"/>
          <w:lang w:val="en-US"/>
        </w:rPr>
        <w:t>（</w:t>
      </w:r>
      <w:r w:rsidR="004E6FC0">
        <w:rPr>
          <w:lang w:val="en-US"/>
        </w:rPr>
        <w:t>1.</w:t>
      </w:r>
      <w:r w:rsidR="00452011">
        <w:rPr>
          <w:lang w:val="en-US"/>
        </w:rPr>
        <w:t>2</w:t>
      </w:r>
      <w:r w:rsidR="001306B3">
        <w:rPr>
          <w:rFonts w:hint="eastAsia"/>
          <w:lang w:val="en-US"/>
        </w:rPr>
        <w:t>%</w:t>
      </w:r>
      <w:r w:rsidR="001306B3">
        <w:rPr>
          <w:rFonts w:hint="eastAsia"/>
          <w:lang w:val="en-US"/>
        </w:rPr>
        <w:t>）</w:t>
      </w:r>
      <w:r w:rsidR="00975178" w:rsidRPr="007B3BD8">
        <w:rPr>
          <w:rFonts w:hint="eastAsia"/>
        </w:rPr>
        <w:t>等。</w:t>
      </w:r>
      <w:r w:rsidR="00E46A9F" w:rsidRPr="007B3BD8">
        <w:t>其次是</w:t>
      </w:r>
      <w:r w:rsidR="00975178" w:rsidRPr="007B3BD8">
        <w:rPr>
          <w:rFonts w:hint="eastAsia"/>
        </w:rPr>
        <w:t>非工业</w:t>
      </w:r>
      <w:r w:rsidR="00975178" w:rsidRPr="007B3BD8">
        <w:t>溶剂使用源、道路移动源</w:t>
      </w:r>
      <w:r w:rsidR="00975178" w:rsidRPr="007B3BD8">
        <w:rPr>
          <w:rFonts w:hint="eastAsia"/>
        </w:rPr>
        <w:t>和</w:t>
      </w:r>
      <w:r w:rsidR="00975178" w:rsidRPr="007B3BD8">
        <w:t>存储运输源，排放贡献分别为</w:t>
      </w:r>
      <w:r w:rsidR="00975178" w:rsidRPr="007B3BD8">
        <w:rPr>
          <w:rFonts w:hint="eastAsia"/>
        </w:rPr>
        <w:t>1</w:t>
      </w:r>
      <w:r w:rsidR="00452011">
        <w:t>6.5</w:t>
      </w:r>
      <w:r w:rsidR="00975178" w:rsidRPr="007B3BD8">
        <w:t>%</w:t>
      </w:r>
      <w:r w:rsidR="00975178" w:rsidRPr="007B3BD8">
        <w:t>、</w:t>
      </w:r>
      <w:r w:rsidR="00452011">
        <w:t>7.3</w:t>
      </w:r>
      <w:r w:rsidR="005D22A1" w:rsidRPr="007B3BD8">
        <w:t>%</w:t>
      </w:r>
      <w:r w:rsidR="005D22A1">
        <w:rPr>
          <w:rFonts w:hint="eastAsia"/>
        </w:rPr>
        <w:t>、</w:t>
      </w:r>
      <w:r w:rsidR="00975178" w:rsidRPr="007B3BD8">
        <w:t>和</w:t>
      </w:r>
      <w:r w:rsidR="00452011">
        <w:t>6.7</w:t>
      </w:r>
      <w:r w:rsidR="00975178" w:rsidRPr="007B3BD8">
        <w:t>%</w:t>
      </w:r>
      <w:r w:rsidR="00975178" w:rsidRPr="007B3BD8">
        <w:rPr>
          <w:rFonts w:hint="eastAsia"/>
        </w:rPr>
        <w:t>。</w:t>
      </w:r>
    </w:p>
    <w:p w14:paraId="5168063B" w14:textId="77876196" w:rsidR="0038455B" w:rsidRPr="0038455B" w:rsidRDefault="00452011" w:rsidP="0015707B">
      <w:pPr>
        <w:pStyle w:val="LZ-4"/>
      </w:pPr>
      <w:r>
        <w:rPr>
          <w:noProof/>
        </w:rPr>
        <w:lastRenderedPageBreak/>
        <w:drawing>
          <wp:inline distT="0" distB="0" distL="0" distR="0" wp14:anchorId="1FB7B0BA" wp14:editId="3630913D">
            <wp:extent cx="4585154" cy="2900363"/>
            <wp:effectExtent l="0" t="0" r="6350" b="0"/>
            <wp:docPr id="21" name="图表 21">
              <a:extLst xmlns:a="http://schemas.openxmlformats.org/drawingml/2006/main">
                <a:ext uri="{FF2B5EF4-FFF2-40B4-BE49-F238E27FC236}">
                  <a16:creationId xmlns:a16="http://schemas.microsoft.com/office/drawing/2014/main" id="{F4E951D1-45CD-0E5F-FE0E-34148BB4C7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1EC3E066" w14:textId="69D8C1E7" w:rsidR="00D430BB" w:rsidRPr="007B3BD8" w:rsidRDefault="00D430BB" w:rsidP="00E46A9F">
      <w:pPr>
        <w:pStyle w:val="LZ-0"/>
      </w:pPr>
      <w:r w:rsidRPr="007B3BD8">
        <w:rPr>
          <w:rFonts w:hint="eastAsia"/>
        </w:rPr>
        <w:t>图</w:t>
      </w:r>
      <w:r w:rsidR="00FA5689">
        <w:t>4</w:t>
      </w:r>
      <w:r w:rsidRPr="007B3BD8">
        <w:rPr>
          <w:rFonts w:hint="eastAsia"/>
        </w:rPr>
        <w:t>-</w:t>
      </w:r>
      <w:r w:rsidR="00FB0BD5">
        <w:t xml:space="preserve">7 </w:t>
      </w:r>
      <w:proofErr w:type="gramStart"/>
      <w:r w:rsidR="00A93D9A">
        <w:t>萧山区</w:t>
      </w:r>
      <w:proofErr w:type="gramEnd"/>
      <w:r w:rsidR="00F265ED" w:rsidRPr="007B3BD8">
        <w:t>VOCs</w:t>
      </w:r>
      <w:r w:rsidR="00F265ED" w:rsidRPr="007B3BD8">
        <w:t>排放来源构成</w:t>
      </w:r>
    </w:p>
    <w:p w14:paraId="5B847029" w14:textId="77777777" w:rsidR="00975178" w:rsidRPr="007B3BD8" w:rsidRDefault="00975178" w:rsidP="00975178">
      <w:pPr>
        <w:pStyle w:val="LZ-3"/>
      </w:pPr>
      <w:bookmarkStart w:id="555" w:name="_Toc463691064"/>
      <w:bookmarkStart w:id="556" w:name="_Toc464026465"/>
      <w:bookmarkStart w:id="557" w:name="_Toc464115060"/>
      <w:bookmarkStart w:id="558" w:name="_Toc467074728"/>
      <w:bookmarkStart w:id="559" w:name="_Toc117179437"/>
      <w:r w:rsidRPr="007B3BD8">
        <w:t>氨</w:t>
      </w:r>
      <w:bookmarkEnd w:id="555"/>
      <w:bookmarkEnd w:id="556"/>
      <w:bookmarkEnd w:id="557"/>
      <w:bookmarkEnd w:id="558"/>
      <w:bookmarkEnd w:id="559"/>
    </w:p>
    <w:p w14:paraId="02CFBD33" w14:textId="5D2A7DBF" w:rsidR="00D430BB" w:rsidRDefault="00A87787" w:rsidP="005D22A1">
      <w:pPr>
        <w:pStyle w:val="LZ-"/>
        <w:ind w:firstLine="480"/>
      </w:pPr>
      <w:r w:rsidRPr="007B3BD8">
        <w:t>20</w:t>
      </w:r>
      <w:r w:rsidR="0047657E">
        <w:t>20</w:t>
      </w:r>
      <w:r w:rsidRPr="007B3BD8">
        <w:rPr>
          <w:rFonts w:hint="eastAsia"/>
        </w:rPr>
        <w:t>年</w:t>
      </w:r>
      <w:proofErr w:type="gramStart"/>
      <w:r w:rsidR="00A93D9A">
        <w:t>萧山区</w:t>
      </w:r>
      <w:proofErr w:type="gramEnd"/>
      <w:r w:rsidR="00975178" w:rsidRPr="007B3BD8">
        <w:t>NH</w:t>
      </w:r>
      <w:r w:rsidR="00975178" w:rsidRPr="007B3BD8">
        <w:rPr>
          <w:vertAlign w:val="subscript"/>
        </w:rPr>
        <w:t>3</w:t>
      </w:r>
      <w:r w:rsidR="00975178" w:rsidRPr="007B3BD8">
        <w:t>的首要排放源为农业源，贡献率为</w:t>
      </w:r>
      <w:r w:rsidR="0047657E">
        <w:t>72.</w:t>
      </w:r>
      <w:r w:rsidR="006D662F">
        <w:t>8</w:t>
      </w:r>
      <w:r w:rsidR="00975178" w:rsidRPr="007B3BD8">
        <w:t>%</w:t>
      </w:r>
      <w:r w:rsidR="00975178" w:rsidRPr="007B3BD8">
        <w:t>。其次是</w:t>
      </w:r>
      <w:r w:rsidR="0047657E">
        <w:rPr>
          <w:rFonts w:hint="eastAsia"/>
        </w:rPr>
        <w:t>废弃物处理源、道路移动源和工业源</w:t>
      </w:r>
      <w:r w:rsidR="00975178" w:rsidRPr="007B3BD8">
        <w:t>，贡献率</w:t>
      </w:r>
      <w:r w:rsidRPr="007B3BD8">
        <w:rPr>
          <w:rFonts w:hint="eastAsia"/>
        </w:rPr>
        <w:t>分别</w:t>
      </w:r>
      <w:r w:rsidRPr="007B3BD8">
        <w:t>为</w:t>
      </w:r>
      <w:r w:rsidR="0047657E">
        <w:t>17.4</w:t>
      </w:r>
      <w:r w:rsidR="00975178" w:rsidRPr="007B3BD8">
        <w:t>%</w:t>
      </w:r>
      <w:r w:rsidR="0047657E">
        <w:rPr>
          <w:rFonts w:hint="eastAsia"/>
        </w:rPr>
        <w:t>、</w:t>
      </w:r>
      <w:r w:rsidR="0047657E">
        <w:rPr>
          <w:rFonts w:hint="eastAsia"/>
        </w:rPr>
        <w:t>6</w:t>
      </w:r>
      <w:r w:rsidR="0047657E">
        <w:t>.3</w:t>
      </w:r>
      <w:r w:rsidR="0047657E">
        <w:rPr>
          <w:rFonts w:hint="eastAsia"/>
        </w:rPr>
        <w:t>%</w:t>
      </w:r>
      <w:r w:rsidR="005D22A1">
        <w:rPr>
          <w:rFonts w:hint="eastAsia"/>
        </w:rPr>
        <w:t>和</w:t>
      </w:r>
      <w:r w:rsidR="0047657E">
        <w:t>3.</w:t>
      </w:r>
      <w:r w:rsidR="006D662F">
        <w:t>3</w:t>
      </w:r>
      <w:r w:rsidR="005D22A1">
        <w:t>%</w:t>
      </w:r>
      <w:r w:rsidR="00975178" w:rsidRPr="007B3BD8">
        <w:t>，详见图</w:t>
      </w:r>
      <w:r w:rsidR="00CF3509">
        <w:t>4</w:t>
      </w:r>
      <w:r w:rsidRPr="007B3BD8">
        <w:t>-8</w:t>
      </w:r>
      <w:r w:rsidR="00975178" w:rsidRPr="007B3BD8">
        <w:rPr>
          <w:rFonts w:hint="eastAsia"/>
        </w:rPr>
        <w:t>。</w:t>
      </w:r>
      <w:r w:rsidR="00975178" w:rsidRPr="007B3BD8">
        <w:t>农业源中</w:t>
      </w:r>
      <w:r w:rsidR="0047657E">
        <w:rPr>
          <w:rFonts w:hint="eastAsia"/>
        </w:rPr>
        <w:t>畜禽养殖</w:t>
      </w:r>
      <w:r w:rsidRPr="007B3BD8">
        <w:t>是</w:t>
      </w:r>
      <w:r w:rsidR="00975178" w:rsidRPr="007B3BD8">
        <w:t>NH</w:t>
      </w:r>
      <w:r w:rsidR="00975178" w:rsidRPr="007B3BD8">
        <w:rPr>
          <w:vertAlign w:val="subscript"/>
        </w:rPr>
        <w:t>3</w:t>
      </w:r>
      <w:r w:rsidR="00975178" w:rsidRPr="007B3BD8">
        <w:t>排放的主要来源，贡献率高达</w:t>
      </w:r>
      <w:r w:rsidR="0047657E">
        <w:t>38.</w:t>
      </w:r>
      <w:r w:rsidR="006D662F">
        <w:t>6</w:t>
      </w:r>
      <w:r w:rsidR="00975178" w:rsidRPr="007B3BD8">
        <w:t>%</w:t>
      </w:r>
      <w:r w:rsidR="00975178" w:rsidRPr="007B3BD8">
        <w:t>，其次是</w:t>
      </w:r>
      <w:r w:rsidR="0047657E">
        <w:rPr>
          <w:rFonts w:hint="eastAsia"/>
        </w:rPr>
        <w:t>氮肥施用</w:t>
      </w:r>
      <w:r w:rsidR="00975178" w:rsidRPr="007B3BD8">
        <w:t>，贡献率为</w:t>
      </w:r>
      <w:r w:rsidR="0047657E">
        <w:t>24.7</w:t>
      </w:r>
      <w:r w:rsidR="00975178" w:rsidRPr="007B3BD8">
        <w:t>%</w:t>
      </w:r>
      <w:r w:rsidR="00975178" w:rsidRPr="007B3BD8">
        <w:t>。</w:t>
      </w:r>
    </w:p>
    <w:p w14:paraId="7699FB01" w14:textId="23A43FFB" w:rsidR="00D13A84" w:rsidRPr="00D13A84" w:rsidRDefault="006D662F" w:rsidP="006978A4">
      <w:pPr>
        <w:pStyle w:val="LZ-4"/>
      </w:pPr>
      <w:r>
        <w:rPr>
          <w:noProof/>
        </w:rPr>
        <w:drawing>
          <wp:inline distT="0" distB="0" distL="0" distR="0" wp14:anchorId="6F3733BB" wp14:editId="0D3F7A63">
            <wp:extent cx="4576762" cy="2890837"/>
            <wp:effectExtent l="0" t="0" r="0" b="5080"/>
            <wp:docPr id="22" name="图表 22">
              <a:extLst xmlns:a="http://schemas.openxmlformats.org/drawingml/2006/main">
                <a:ext uri="{FF2B5EF4-FFF2-40B4-BE49-F238E27FC236}">
                  <a16:creationId xmlns:a16="http://schemas.microsoft.com/office/drawing/2014/main" id="{72ACFD62-D401-5EAD-1B54-9D0399DB795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0C3F5F63" w14:textId="751FA641" w:rsidR="00D430BB" w:rsidRPr="007B3BD8" w:rsidRDefault="00D430BB" w:rsidP="00D430BB">
      <w:pPr>
        <w:pStyle w:val="LZ-0"/>
      </w:pPr>
      <w:r w:rsidRPr="007B3BD8">
        <w:rPr>
          <w:rFonts w:hint="eastAsia"/>
        </w:rPr>
        <w:t>图</w:t>
      </w:r>
      <w:r w:rsidR="00CF3509">
        <w:t>4</w:t>
      </w:r>
      <w:r w:rsidRPr="007B3BD8">
        <w:rPr>
          <w:rFonts w:hint="eastAsia"/>
        </w:rPr>
        <w:t>-</w:t>
      </w:r>
      <w:r w:rsidR="00FB0BD5">
        <w:t xml:space="preserve">8 </w:t>
      </w:r>
      <w:proofErr w:type="gramStart"/>
      <w:r w:rsidR="00A93D9A">
        <w:t>萧山区</w:t>
      </w:r>
      <w:proofErr w:type="gramEnd"/>
      <w:r w:rsidR="00F265ED" w:rsidRPr="007B3BD8">
        <w:rPr>
          <w:rFonts w:hint="eastAsia"/>
        </w:rPr>
        <w:t>NH</w:t>
      </w:r>
      <w:r w:rsidR="00F265ED" w:rsidRPr="007B3BD8">
        <w:rPr>
          <w:vertAlign w:val="subscript"/>
        </w:rPr>
        <w:t>3</w:t>
      </w:r>
      <w:r w:rsidR="00F265ED" w:rsidRPr="007B3BD8">
        <w:t>排放来源构成</w:t>
      </w:r>
    </w:p>
    <w:p w14:paraId="763B137B" w14:textId="77777777" w:rsidR="00A87787" w:rsidRPr="007B3BD8" w:rsidRDefault="00A87787" w:rsidP="00A87787">
      <w:pPr>
        <w:pStyle w:val="LZ-3"/>
      </w:pPr>
      <w:bookmarkStart w:id="560" w:name="_Toc463691065"/>
      <w:bookmarkStart w:id="561" w:name="_Toc464026466"/>
      <w:bookmarkStart w:id="562" w:name="_Toc464115061"/>
      <w:bookmarkStart w:id="563" w:name="_Toc467074729"/>
      <w:bookmarkStart w:id="564" w:name="_Toc117179438"/>
      <w:proofErr w:type="spellStart"/>
      <w:r w:rsidRPr="007B3BD8">
        <w:lastRenderedPageBreak/>
        <w:t>黑碳和有机碳</w:t>
      </w:r>
      <w:bookmarkEnd w:id="560"/>
      <w:bookmarkEnd w:id="561"/>
      <w:bookmarkEnd w:id="562"/>
      <w:bookmarkEnd w:id="563"/>
      <w:bookmarkEnd w:id="564"/>
      <w:proofErr w:type="spellEnd"/>
    </w:p>
    <w:p w14:paraId="53675091" w14:textId="48081D04" w:rsidR="00D13A84" w:rsidRDefault="00A87787" w:rsidP="00D601EC">
      <w:pPr>
        <w:pStyle w:val="LZ-"/>
        <w:ind w:firstLine="480"/>
      </w:pPr>
      <w:r w:rsidRPr="007B3BD8">
        <w:t>如图</w:t>
      </w:r>
      <w:r w:rsidR="00CF3509">
        <w:t>4</w:t>
      </w:r>
      <w:r w:rsidRPr="007B3BD8">
        <w:t>-9</w:t>
      </w:r>
      <w:r w:rsidRPr="007B3BD8">
        <w:t>所示，</w:t>
      </w:r>
      <w:proofErr w:type="gramStart"/>
      <w:r w:rsidR="00A93D9A">
        <w:t>萧山区</w:t>
      </w:r>
      <w:proofErr w:type="gramEnd"/>
      <w:r w:rsidRPr="007B3BD8">
        <w:t>20</w:t>
      </w:r>
      <w:r w:rsidR="0047657E">
        <w:t>20</w:t>
      </w:r>
      <w:r w:rsidRPr="007B3BD8">
        <w:t>年</w:t>
      </w:r>
      <w:r w:rsidRPr="007B3BD8">
        <w:t>BC</w:t>
      </w:r>
      <w:r w:rsidRPr="007B3BD8">
        <w:t>主要来自</w:t>
      </w:r>
      <w:r w:rsidR="0047657E">
        <w:rPr>
          <w:rFonts w:hint="eastAsia"/>
        </w:rPr>
        <w:t>移动源</w:t>
      </w:r>
      <w:r w:rsidRPr="007B3BD8">
        <w:t>，</w:t>
      </w:r>
      <w:r w:rsidR="0047657E">
        <w:rPr>
          <w:rFonts w:hint="eastAsia"/>
        </w:rPr>
        <w:t>非道路移动源和道路移动源的</w:t>
      </w:r>
      <w:r w:rsidRPr="007B3BD8">
        <w:t>贡献率</w:t>
      </w:r>
      <w:r w:rsidR="0047657E">
        <w:rPr>
          <w:rFonts w:hint="eastAsia"/>
        </w:rPr>
        <w:t>分别</w:t>
      </w:r>
      <w:r w:rsidRPr="007B3BD8">
        <w:t>为</w:t>
      </w:r>
      <w:r w:rsidR="006D662F">
        <w:t>74.7</w:t>
      </w:r>
      <w:r w:rsidR="0047657E">
        <w:rPr>
          <w:rFonts w:hint="eastAsia"/>
        </w:rPr>
        <w:t>%</w:t>
      </w:r>
      <w:r w:rsidR="0047657E">
        <w:rPr>
          <w:rFonts w:hint="eastAsia"/>
        </w:rPr>
        <w:t>和</w:t>
      </w:r>
      <w:r w:rsidR="0047657E">
        <w:rPr>
          <w:rFonts w:hint="eastAsia"/>
        </w:rPr>
        <w:t>2</w:t>
      </w:r>
      <w:r w:rsidR="006D662F">
        <w:t>3.9</w:t>
      </w:r>
      <w:r w:rsidRPr="007B3BD8">
        <w:t>%</w:t>
      </w:r>
      <w:r w:rsidRPr="007B3BD8">
        <w:t>。</w:t>
      </w:r>
      <w:r w:rsidR="002534AD">
        <w:rPr>
          <w:rFonts w:hint="eastAsia"/>
        </w:rPr>
        <w:t>如图</w:t>
      </w:r>
      <w:r w:rsidR="00CF3509">
        <w:t>4</w:t>
      </w:r>
      <w:r w:rsidR="002534AD">
        <w:rPr>
          <w:rFonts w:hint="eastAsia"/>
        </w:rPr>
        <w:t>-</w:t>
      </w:r>
      <w:r w:rsidR="002534AD">
        <w:t>10</w:t>
      </w:r>
      <w:r w:rsidR="002534AD">
        <w:rPr>
          <w:rFonts w:hint="eastAsia"/>
        </w:rPr>
        <w:t>所示，</w:t>
      </w:r>
      <w:r w:rsidRPr="007B3BD8">
        <w:t>OC</w:t>
      </w:r>
      <w:r w:rsidRPr="007B3BD8">
        <w:t>主要来源是</w:t>
      </w:r>
      <w:r w:rsidR="006F094F">
        <w:rPr>
          <w:rFonts w:hint="eastAsia"/>
        </w:rPr>
        <w:t>移动</w:t>
      </w:r>
      <w:r w:rsidR="0047657E">
        <w:rPr>
          <w:rFonts w:hint="eastAsia"/>
        </w:rPr>
        <w:t>源</w:t>
      </w:r>
      <w:r w:rsidRPr="007B3BD8">
        <w:t>，</w:t>
      </w:r>
      <w:r w:rsidR="0047657E">
        <w:rPr>
          <w:rFonts w:hint="eastAsia"/>
        </w:rPr>
        <w:t>排放</w:t>
      </w:r>
      <w:r w:rsidRPr="007B3BD8">
        <w:t>贡献</w:t>
      </w:r>
      <w:r w:rsidRPr="007B3BD8">
        <w:rPr>
          <w:rFonts w:hint="eastAsia"/>
        </w:rPr>
        <w:t>为</w:t>
      </w:r>
      <w:r w:rsidR="00CE1B19">
        <w:t>54.</w:t>
      </w:r>
      <w:r w:rsidR="00882C9C">
        <w:t>9</w:t>
      </w:r>
      <w:r w:rsidRPr="007B3BD8">
        <w:t>%</w:t>
      </w:r>
      <w:r w:rsidR="00CE1B19">
        <w:rPr>
          <w:rFonts w:hint="eastAsia"/>
        </w:rPr>
        <w:t>；其次是非道路移动源，贡献率为</w:t>
      </w:r>
      <w:r w:rsidR="00882C9C">
        <w:t>11.9</w:t>
      </w:r>
      <w:r w:rsidR="00CE1B19">
        <w:rPr>
          <w:rFonts w:hint="eastAsia"/>
        </w:rPr>
        <w:t>%</w:t>
      </w:r>
      <w:r w:rsidR="00CE1B19">
        <w:rPr>
          <w:rFonts w:hint="eastAsia"/>
        </w:rPr>
        <w:t>；</w:t>
      </w:r>
      <w:r w:rsidR="0047657E">
        <w:rPr>
          <w:rFonts w:hint="eastAsia"/>
        </w:rPr>
        <w:t>其他排放源</w:t>
      </w:r>
      <w:r w:rsidR="00CE1B19">
        <w:rPr>
          <w:rFonts w:hint="eastAsia"/>
        </w:rPr>
        <w:t>、</w:t>
      </w:r>
      <w:r w:rsidR="0047657E">
        <w:rPr>
          <w:rFonts w:hint="eastAsia"/>
        </w:rPr>
        <w:t>道路移动源</w:t>
      </w:r>
      <w:r w:rsidR="00CE1B19">
        <w:rPr>
          <w:rFonts w:hint="eastAsia"/>
        </w:rPr>
        <w:t>和生物质燃烧源</w:t>
      </w:r>
      <w:r w:rsidR="0047657E">
        <w:rPr>
          <w:rFonts w:hint="eastAsia"/>
        </w:rPr>
        <w:t>也具有一定的排放贡献，分别为</w:t>
      </w:r>
      <w:r w:rsidR="00882C9C">
        <w:t>25.0</w:t>
      </w:r>
      <w:r w:rsidR="002534AD">
        <w:rPr>
          <w:rFonts w:hint="eastAsia"/>
        </w:rPr>
        <w:t>%</w:t>
      </w:r>
      <w:r w:rsidR="002534AD">
        <w:rPr>
          <w:rFonts w:hint="eastAsia"/>
        </w:rPr>
        <w:t>、</w:t>
      </w:r>
      <w:r w:rsidR="00882C9C">
        <w:t>11.9</w:t>
      </w:r>
      <w:r w:rsidR="002534AD">
        <w:rPr>
          <w:rFonts w:hint="eastAsia"/>
        </w:rPr>
        <w:t>%</w:t>
      </w:r>
      <w:r w:rsidR="002534AD">
        <w:rPr>
          <w:rFonts w:hint="eastAsia"/>
        </w:rPr>
        <w:t>和</w:t>
      </w:r>
      <w:r w:rsidR="00882C9C">
        <w:t>6.8</w:t>
      </w:r>
      <w:r w:rsidR="002534AD">
        <w:rPr>
          <w:rFonts w:hint="eastAsia"/>
        </w:rPr>
        <w:t>%</w:t>
      </w:r>
      <w:r w:rsidRPr="007B3BD8">
        <w:t>。</w:t>
      </w:r>
    </w:p>
    <w:p w14:paraId="3D8AA052" w14:textId="132F04A0" w:rsidR="00D601EC" w:rsidRPr="00D13A84" w:rsidRDefault="006D662F" w:rsidP="006978A4">
      <w:pPr>
        <w:pStyle w:val="LZ-4"/>
      </w:pPr>
      <w:r>
        <w:rPr>
          <w:noProof/>
        </w:rPr>
        <w:drawing>
          <wp:inline distT="0" distB="0" distL="0" distR="0" wp14:anchorId="0DD1188A" wp14:editId="5746E16F">
            <wp:extent cx="4586287" cy="2709523"/>
            <wp:effectExtent l="0" t="0" r="5080" b="0"/>
            <wp:docPr id="31" name="图表 31">
              <a:extLst xmlns:a="http://schemas.openxmlformats.org/drawingml/2006/main">
                <a:ext uri="{FF2B5EF4-FFF2-40B4-BE49-F238E27FC236}">
                  <a16:creationId xmlns:a16="http://schemas.microsoft.com/office/drawing/2014/main" id="{CE16DE20-D507-E0AE-2C4C-A0330705A7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0A3534DF" w14:textId="42DB4256" w:rsidR="00D430BB" w:rsidRPr="007B3BD8" w:rsidRDefault="00D430BB" w:rsidP="00A87787">
      <w:pPr>
        <w:pStyle w:val="LZ-0"/>
      </w:pPr>
      <w:r w:rsidRPr="007B3BD8">
        <w:rPr>
          <w:rFonts w:hint="eastAsia"/>
        </w:rPr>
        <w:t>图</w:t>
      </w:r>
      <w:r w:rsidR="00CF3509">
        <w:t>4</w:t>
      </w:r>
      <w:r w:rsidRPr="007B3BD8">
        <w:rPr>
          <w:rFonts w:hint="eastAsia"/>
        </w:rPr>
        <w:t>-</w:t>
      </w:r>
      <w:r w:rsidR="00FB0BD5">
        <w:t xml:space="preserve">9 </w:t>
      </w:r>
      <w:proofErr w:type="gramStart"/>
      <w:r w:rsidR="00A93D9A">
        <w:t>萧山区</w:t>
      </w:r>
      <w:proofErr w:type="gramEnd"/>
      <w:r w:rsidR="00F265ED" w:rsidRPr="007B3BD8">
        <w:t>BC</w:t>
      </w:r>
      <w:r w:rsidR="00F265ED" w:rsidRPr="007B3BD8">
        <w:t>排放来源构成</w:t>
      </w:r>
    </w:p>
    <w:p w14:paraId="363A02A3" w14:textId="4CCDC1F9" w:rsidR="00D430BB" w:rsidRPr="007B3BD8" w:rsidRDefault="006D662F" w:rsidP="006978A4">
      <w:pPr>
        <w:pStyle w:val="LZ-4"/>
      </w:pPr>
      <w:r>
        <w:rPr>
          <w:noProof/>
        </w:rPr>
        <w:drawing>
          <wp:inline distT="0" distB="0" distL="0" distR="0" wp14:anchorId="0C9746B3" wp14:editId="55434560">
            <wp:extent cx="4576762" cy="2712585"/>
            <wp:effectExtent l="0" t="0" r="0" b="0"/>
            <wp:docPr id="33" name="图表 33">
              <a:extLst xmlns:a="http://schemas.openxmlformats.org/drawingml/2006/main">
                <a:ext uri="{FF2B5EF4-FFF2-40B4-BE49-F238E27FC236}">
                  <a16:creationId xmlns:a16="http://schemas.microsoft.com/office/drawing/2014/main" id="{471E6E5A-BFD5-28BC-0B7E-2EADFDF0F7A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6A8406D2" w14:textId="62020AAB" w:rsidR="00D430BB" w:rsidRPr="007B3BD8" w:rsidRDefault="00D430BB" w:rsidP="00D430BB">
      <w:pPr>
        <w:pStyle w:val="LZ-0"/>
      </w:pPr>
      <w:r w:rsidRPr="007B3BD8">
        <w:rPr>
          <w:rFonts w:hint="eastAsia"/>
        </w:rPr>
        <w:t>图</w:t>
      </w:r>
      <w:r w:rsidR="00CF3509">
        <w:t>4</w:t>
      </w:r>
      <w:r w:rsidRPr="007B3BD8">
        <w:rPr>
          <w:rFonts w:hint="eastAsia"/>
        </w:rPr>
        <w:t>-</w:t>
      </w:r>
      <w:r w:rsidR="00FB0BD5">
        <w:t xml:space="preserve">10 </w:t>
      </w:r>
      <w:proofErr w:type="gramStart"/>
      <w:r w:rsidR="00A93D9A">
        <w:t>萧山区</w:t>
      </w:r>
      <w:proofErr w:type="gramEnd"/>
      <w:r w:rsidR="00F265ED" w:rsidRPr="007B3BD8">
        <w:t>OC</w:t>
      </w:r>
      <w:r w:rsidR="00F265ED" w:rsidRPr="007B3BD8">
        <w:t>排放来源构成</w:t>
      </w:r>
    </w:p>
    <w:p w14:paraId="66069DCC" w14:textId="77777777" w:rsidR="00BC4D22" w:rsidRPr="007B3BD8" w:rsidRDefault="00BC4D22" w:rsidP="00080F9D">
      <w:pPr>
        <w:pStyle w:val="LZ-2"/>
        <w:rPr>
          <w:rStyle w:val="ad"/>
          <w:color w:val="auto"/>
        </w:rPr>
      </w:pPr>
      <w:bookmarkStart w:id="565" w:name="_Toc117179439"/>
      <w:proofErr w:type="spellStart"/>
      <w:r w:rsidRPr="007B3BD8">
        <w:rPr>
          <w:rStyle w:val="ad"/>
          <w:color w:val="auto"/>
        </w:rPr>
        <w:lastRenderedPageBreak/>
        <w:t>大气污染源排放特征分析</w:t>
      </w:r>
      <w:bookmarkEnd w:id="565"/>
      <w:proofErr w:type="spellEnd"/>
    </w:p>
    <w:p w14:paraId="26E09073" w14:textId="77777777" w:rsidR="0060705B" w:rsidRPr="007B3BD8" w:rsidRDefault="003564A6" w:rsidP="00D701E0">
      <w:pPr>
        <w:pStyle w:val="LZ-3"/>
      </w:pPr>
      <w:bookmarkStart w:id="566" w:name="_Toc117179440"/>
      <w:r w:rsidRPr="007B3BD8">
        <w:rPr>
          <w:rFonts w:hint="eastAsia"/>
          <w:lang w:eastAsia="zh-CN"/>
        </w:rPr>
        <w:t>工业源</w:t>
      </w:r>
      <w:bookmarkEnd w:id="566"/>
    </w:p>
    <w:p w14:paraId="1012507D" w14:textId="74C07B5B" w:rsidR="00D84474" w:rsidRPr="007B3BD8" w:rsidRDefault="0060705B" w:rsidP="00266A2E">
      <w:pPr>
        <w:pStyle w:val="LZ-"/>
        <w:ind w:firstLine="480"/>
      </w:pPr>
      <w:r w:rsidRPr="007B3BD8">
        <w:t>据核算，</w:t>
      </w:r>
      <w:proofErr w:type="gramStart"/>
      <w:r w:rsidR="00A93D9A">
        <w:t>萧山区</w:t>
      </w:r>
      <w:proofErr w:type="gramEnd"/>
      <w:r w:rsidR="00266A2E" w:rsidRPr="007B3BD8">
        <w:t>20</w:t>
      </w:r>
      <w:r w:rsidR="00360B5B">
        <w:t>20</w:t>
      </w:r>
      <w:r w:rsidRPr="007B3BD8">
        <w:t>年</w:t>
      </w:r>
      <w:r w:rsidR="00360B5B" w:rsidRPr="00063505">
        <w:rPr>
          <w:highlight w:val="yellow"/>
          <w:rPrChange w:id="567" w:author="彭 mq" w:date="2023-03-09T10:46:00Z">
            <w:rPr/>
          </w:rPrChange>
        </w:rPr>
        <w:t>477</w:t>
      </w:r>
      <w:ins w:id="568" w:author="彭 mq" w:date="2023-03-09T10:02:00Z">
        <w:r w:rsidR="0074197B" w:rsidRPr="00063505">
          <w:rPr>
            <w:highlight w:val="yellow"/>
            <w:rPrChange w:id="569" w:author="彭 mq" w:date="2023-03-09T10:46:00Z">
              <w:rPr/>
            </w:rPrChange>
          </w:rPr>
          <w:t>7</w:t>
        </w:r>
      </w:ins>
      <w:del w:id="570" w:author="彭 mq" w:date="2023-03-09T10:02:00Z">
        <w:r w:rsidR="00B94181" w:rsidRPr="00063505" w:rsidDel="0074197B">
          <w:rPr>
            <w:highlight w:val="yellow"/>
            <w:rPrChange w:id="571" w:author="彭 mq" w:date="2023-03-09T10:46:00Z">
              <w:rPr/>
            </w:rPrChange>
          </w:rPr>
          <w:delText>3</w:delText>
        </w:r>
      </w:del>
      <w:proofErr w:type="gramStart"/>
      <w:r w:rsidR="00266A2E" w:rsidRPr="00063505">
        <w:rPr>
          <w:rFonts w:hint="eastAsia"/>
          <w:highlight w:val="yellow"/>
          <w:rPrChange w:id="572" w:author="彭 mq" w:date="2023-03-09T10:46:00Z">
            <w:rPr>
              <w:rFonts w:hint="eastAsia"/>
            </w:rPr>
          </w:rPrChange>
        </w:rPr>
        <w:t>家</w:t>
      </w:r>
      <w:r w:rsidR="00266A2E" w:rsidRPr="007B3BD8">
        <w:t>涉气</w:t>
      </w:r>
      <w:proofErr w:type="gramEnd"/>
      <w:r w:rsidR="00266A2E" w:rsidRPr="007B3BD8">
        <w:rPr>
          <w:rFonts w:hint="eastAsia"/>
        </w:rPr>
        <w:t>工业</w:t>
      </w:r>
      <w:r w:rsidR="00266A2E" w:rsidRPr="007B3BD8">
        <w:t>企业</w:t>
      </w:r>
      <w:r w:rsidR="00266A2E" w:rsidRPr="007B3BD8">
        <w:rPr>
          <w:rFonts w:hint="eastAsia"/>
        </w:rPr>
        <w:t>的</w:t>
      </w:r>
      <w:r w:rsidRPr="007B3BD8">
        <w:t>SO</w:t>
      </w:r>
      <w:r w:rsidRPr="007B3BD8">
        <w:rPr>
          <w:vertAlign w:val="subscript"/>
        </w:rPr>
        <w:t>2</w:t>
      </w:r>
      <w:r w:rsidRPr="007B3BD8">
        <w:t>为</w:t>
      </w:r>
      <w:r w:rsidR="00214C2E">
        <w:t>0.</w:t>
      </w:r>
      <w:r w:rsidR="00AE4720">
        <w:t>06</w:t>
      </w:r>
      <w:r w:rsidRPr="007B3BD8">
        <w:t>万吨，</w:t>
      </w:r>
      <w:r w:rsidRPr="007B3BD8">
        <w:t>NOx</w:t>
      </w:r>
      <w:r w:rsidRPr="007B3BD8">
        <w:t>为</w:t>
      </w:r>
      <w:r w:rsidR="00B40675">
        <w:t>0.</w:t>
      </w:r>
      <w:r w:rsidR="00AE4720">
        <w:t>21</w:t>
      </w:r>
      <w:r w:rsidRPr="007B3BD8">
        <w:t>万吨，</w:t>
      </w:r>
      <w:r w:rsidRPr="007B3BD8">
        <w:t>CO</w:t>
      </w:r>
      <w:r w:rsidRPr="007B3BD8">
        <w:t>为</w:t>
      </w:r>
      <w:r w:rsidR="00B40675">
        <w:t>1.</w:t>
      </w:r>
      <w:r w:rsidR="00AE4720">
        <w:t>19</w:t>
      </w:r>
      <w:r w:rsidRPr="007B3BD8">
        <w:t>万吨，</w:t>
      </w:r>
      <w:r w:rsidRPr="007B3BD8">
        <w:t>PM</w:t>
      </w:r>
      <w:r w:rsidRPr="007B3BD8">
        <w:rPr>
          <w:vertAlign w:val="subscript"/>
        </w:rPr>
        <w:t>10</w:t>
      </w:r>
      <w:r w:rsidRPr="007B3BD8">
        <w:t>为</w:t>
      </w:r>
      <w:r w:rsidR="00266A2E" w:rsidRPr="007B3BD8">
        <w:t>0.</w:t>
      </w:r>
      <w:r w:rsidR="00AE4720">
        <w:t>15</w:t>
      </w:r>
      <w:r w:rsidRPr="007B3BD8">
        <w:t>万吨，</w:t>
      </w:r>
      <w:r w:rsidRPr="007B3BD8">
        <w:t>PM</w:t>
      </w:r>
      <w:r w:rsidRPr="007B3BD8">
        <w:rPr>
          <w:vertAlign w:val="subscript"/>
        </w:rPr>
        <w:t>2.5</w:t>
      </w:r>
      <w:r w:rsidRPr="007B3BD8">
        <w:t>为</w:t>
      </w:r>
      <w:r w:rsidRPr="007B3BD8">
        <w:t>0.</w:t>
      </w:r>
      <w:r w:rsidR="00AE4720">
        <w:t>09</w:t>
      </w:r>
      <w:r w:rsidRPr="007B3BD8">
        <w:t>万吨，</w:t>
      </w:r>
      <w:r w:rsidRPr="007B3BD8">
        <w:t>VOCs</w:t>
      </w:r>
      <w:r w:rsidRPr="007B3BD8">
        <w:t>为</w:t>
      </w:r>
      <w:r w:rsidR="00266A2E" w:rsidRPr="007B3BD8">
        <w:t>1.</w:t>
      </w:r>
      <w:r w:rsidR="00AE4720">
        <w:t>76</w:t>
      </w:r>
      <w:r w:rsidR="00266A2E" w:rsidRPr="007B3BD8">
        <w:rPr>
          <w:rFonts w:hint="eastAsia"/>
        </w:rPr>
        <w:t>万</w:t>
      </w:r>
      <w:r w:rsidRPr="007B3BD8">
        <w:t>吨，</w:t>
      </w:r>
      <w:r w:rsidRPr="007B3BD8">
        <w:t>NH</w:t>
      </w:r>
      <w:r w:rsidRPr="007B3BD8">
        <w:rPr>
          <w:vertAlign w:val="subscript"/>
        </w:rPr>
        <w:t>3</w:t>
      </w:r>
      <w:r w:rsidRPr="007B3BD8">
        <w:t>为</w:t>
      </w:r>
      <w:r w:rsidR="00AE4720">
        <w:t>146.5</w:t>
      </w:r>
      <w:r w:rsidRPr="007B3BD8">
        <w:t>吨，</w:t>
      </w:r>
      <w:r w:rsidR="00266A2E" w:rsidRPr="007B3BD8">
        <w:t>BC</w:t>
      </w:r>
      <w:r w:rsidR="00266A2E" w:rsidRPr="007B3BD8">
        <w:t>为</w:t>
      </w:r>
      <w:r w:rsidR="00AE4720">
        <w:t>1.0</w:t>
      </w:r>
      <w:r w:rsidR="00266A2E" w:rsidRPr="007B3BD8">
        <w:t>吨，</w:t>
      </w:r>
      <w:r w:rsidR="00266A2E" w:rsidRPr="007B3BD8">
        <w:t>OC</w:t>
      </w:r>
      <w:r w:rsidR="00266A2E" w:rsidRPr="007B3BD8">
        <w:t>为</w:t>
      </w:r>
      <w:r w:rsidR="00AE4720">
        <w:t>2.0</w:t>
      </w:r>
      <w:r w:rsidR="00266A2E" w:rsidRPr="007B3BD8">
        <w:t>吨</w:t>
      </w:r>
      <w:r w:rsidR="00266A2E" w:rsidRPr="007B3BD8">
        <w:rPr>
          <w:rFonts w:hint="eastAsia"/>
        </w:rPr>
        <w:t>，</w:t>
      </w:r>
      <w:r w:rsidRPr="007B3BD8">
        <w:t>详见</w:t>
      </w:r>
      <w:r w:rsidR="00677DA6" w:rsidRPr="007B3BD8">
        <w:rPr>
          <w:rFonts w:hint="eastAsia"/>
        </w:rPr>
        <w:t>表</w:t>
      </w:r>
      <w:r w:rsidR="00CF3509">
        <w:t>4</w:t>
      </w:r>
      <w:r w:rsidR="00266A2E" w:rsidRPr="007B3BD8">
        <w:rPr>
          <w:rFonts w:hint="eastAsia"/>
        </w:rPr>
        <w:t>-</w:t>
      </w:r>
      <w:r w:rsidR="00552D36" w:rsidRPr="007B3BD8">
        <w:t>2</w:t>
      </w:r>
      <w:r w:rsidR="00F143EE" w:rsidRPr="007B3BD8">
        <w:t>。</w:t>
      </w:r>
    </w:p>
    <w:p w14:paraId="29A6948B" w14:textId="77777777" w:rsidR="0066152C" w:rsidRPr="007B3BD8" w:rsidRDefault="0066152C" w:rsidP="0066152C">
      <w:pPr>
        <w:pStyle w:val="LA-4NEW"/>
      </w:pPr>
      <w:r w:rsidRPr="007B3BD8">
        <w:rPr>
          <w:rFonts w:hint="eastAsia"/>
          <w:lang w:eastAsia="zh-CN"/>
        </w:rPr>
        <w:t>行业排放</w:t>
      </w:r>
      <w:r w:rsidRPr="007B3BD8">
        <w:rPr>
          <w:lang w:eastAsia="zh-CN"/>
        </w:rPr>
        <w:t>特征</w:t>
      </w:r>
    </w:p>
    <w:p w14:paraId="769D56C2" w14:textId="1DB7BA65" w:rsidR="000864E4" w:rsidRPr="007B3BD8" w:rsidRDefault="00D84474" w:rsidP="00266A2E">
      <w:pPr>
        <w:pStyle w:val="LZ-"/>
        <w:ind w:firstLine="480"/>
      </w:pPr>
      <w:r w:rsidRPr="007B3BD8">
        <w:rPr>
          <w:rFonts w:hint="eastAsia"/>
        </w:rPr>
        <w:t>从各类污染物</w:t>
      </w:r>
      <w:r w:rsidRPr="007B3BD8">
        <w:t>的行业排放特征来看</w:t>
      </w:r>
      <w:r w:rsidR="0066152C" w:rsidRPr="007B3BD8">
        <w:rPr>
          <w:rFonts w:hint="eastAsia"/>
        </w:rPr>
        <w:t>（图</w:t>
      </w:r>
      <w:r w:rsidR="00CF3509">
        <w:t>4</w:t>
      </w:r>
      <w:r w:rsidR="0066152C" w:rsidRPr="007B3BD8">
        <w:rPr>
          <w:rFonts w:hint="eastAsia"/>
        </w:rPr>
        <w:t>-</w:t>
      </w:r>
      <w:r w:rsidR="00552D36" w:rsidRPr="007B3BD8">
        <w:t>11</w:t>
      </w:r>
      <w:r w:rsidR="0066152C" w:rsidRPr="007B3BD8">
        <w:rPr>
          <w:rFonts w:hint="eastAsia"/>
        </w:rPr>
        <w:t>）</w:t>
      </w:r>
      <w:r w:rsidRPr="007B3BD8">
        <w:t>，</w:t>
      </w:r>
      <w:r w:rsidRPr="007B3BD8">
        <w:rPr>
          <w:rFonts w:hint="eastAsia"/>
        </w:rPr>
        <w:t>SO</w:t>
      </w:r>
      <w:r w:rsidRPr="007B3BD8">
        <w:rPr>
          <w:rFonts w:hint="eastAsia"/>
          <w:vertAlign w:val="subscript"/>
        </w:rPr>
        <w:t>2</w:t>
      </w:r>
      <w:r w:rsidRPr="007B3BD8">
        <w:rPr>
          <w:rFonts w:hint="eastAsia"/>
        </w:rPr>
        <w:t>的</w:t>
      </w:r>
      <w:r w:rsidRPr="007B3BD8">
        <w:t>排放主要来自</w:t>
      </w:r>
      <w:r w:rsidR="00882C9C">
        <w:rPr>
          <w:rFonts w:hint="eastAsia"/>
        </w:rPr>
        <w:t>锅炉和炉窑的燃料燃烧</w:t>
      </w:r>
      <w:r w:rsidRPr="007B3BD8">
        <w:t>，主要</w:t>
      </w:r>
      <w:r w:rsidRPr="007B3BD8">
        <w:rPr>
          <w:rFonts w:hint="eastAsia"/>
        </w:rPr>
        <w:t>排放</w:t>
      </w:r>
      <w:r w:rsidRPr="007B3BD8">
        <w:t>行业</w:t>
      </w:r>
      <w:r w:rsidRPr="007B3BD8">
        <w:rPr>
          <w:rFonts w:hint="eastAsia"/>
        </w:rPr>
        <w:t>依次</w:t>
      </w:r>
      <w:r w:rsidRPr="007B3BD8">
        <w:t>为：电力</w:t>
      </w:r>
      <w:r w:rsidRPr="007B3BD8">
        <w:rPr>
          <w:rFonts w:hint="eastAsia"/>
        </w:rPr>
        <w:t>、</w:t>
      </w:r>
      <w:r w:rsidRPr="007B3BD8">
        <w:t>热力生产和供应</w:t>
      </w:r>
      <w:r w:rsidRPr="007B3BD8">
        <w:rPr>
          <w:rFonts w:hint="eastAsia"/>
        </w:rPr>
        <w:t>业</w:t>
      </w:r>
      <w:r w:rsidRPr="007B3BD8">
        <w:t>（</w:t>
      </w:r>
      <w:r w:rsidR="00882C9C">
        <w:t>29.4</w:t>
      </w:r>
      <w:r w:rsidRPr="007B3BD8">
        <w:t>%</w:t>
      </w:r>
      <w:r w:rsidRPr="007B3BD8">
        <w:t>）</w:t>
      </w:r>
      <w:r w:rsidR="00B40675">
        <w:rPr>
          <w:rFonts w:hint="eastAsia"/>
        </w:rPr>
        <w:t>、化学纤维制造业（</w:t>
      </w:r>
      <w:r w:rsidR="00882C9C">
        <w:t>30.5</w:t>
      </w:r>
      <w:r w:rsidR="00B40675">
        <w:rPr>
          <w:rFonts w:hint="eastAsia"/>
        </w:rPr>
        <w:t>%</w:t>
      </w:r>
      <w:r w:rsidR="00B40675">
        <w:rPr>
          <w:rFonts w:hint="eastAsia"/>
        </w:rPr>
        <w:t>）和纺织业（</w:t>
      </w:r>
      <w:r w:rsidR="00882C9C">
        <w:t>15.3</w:t>
      </w:r>
      <w:r w:rsidR="00B40675">
        <w:rPr>
          <w:rFonts w:hint="eastAsia"/>
        </w:rPr>
        <w:t>%</w:t>
      </w:r>
      <w:r w:rsidR="00B40675">
        <w:rPr>
          <w:rFonts w:hint="eastAsia"/>
        </w:rPr>
        <w:t>）</w:t>
      </w:r>
      <w:r w:rsidRPr="007B3BD8">
        <w:rPr>
          <w:rFonts w:hint="eastAsia"/>
        </w:rPr>
        <w:t>；</w:t>
      </w:r>
      <w:r w:rsidRPr="007B3BD8">
        <w:rPr>
          <w:rFonts w:hint="eastAsia"/>
        </w:rPr>
        <w:t>NOx</w:t>
      </w:r>
      <w:r w:rsidRPr="007B3BD8">
        <w:rPr>
          <w:rFonts w:hint="eastAsia"/>
        </w:rPr>
        <w:t>的</w:t>
      </w:r>
      <w:r w:rsidRPr="007B3BD8">
        <w:t>排放主要来自</w:t>
      </w:r>
      <w:r w:rsidR="00564916" w:rsidRPr="007B3BD8">
        <w:rPr>
          <w:rFonts w:hint="eastAsia"/>
        </w:rPr>
        <w:t>电力、热力生产和供应业（</w:t>
      </w:r>
      <w:r w:rsidR="00882C9C">
        <w:t>48.5</w:t>
      </w:r>
      <w:r w:rsidR="00564916" w:rsidRPr="007B3BD8">
        <w:t>%</w:t>
      </w:r>
      <w:r w:rsidR="00564916" w:rsidRPr="007B3BD8">
        <w:rPr>
          <w:rFonts w:hint="eastAsia"/>
        </w:rPr>
        <w:t>）</w:t>
      </w:r>
      <w:r w:rsidR="00564916">
        <w:rPr>
          <w:rFonts w:hint="eastAsia"/>
        </w:rPr>
        <w:t>、</w:t>
      </w:r>
      <w:r w:rsidR="00882C9C">
        <w:rPr>
          <w:rFonts w:hint="eastAsia"/>
        </w:rPr>
        <w:t>化学纤维制造业</w:t>
      </w:r>
      <w:r w:rsidRPr="007B3BD8">
        <w:rPr>
          <w:rFonts w:hint="eastAsia"/>
        </w:rPr>
        <w:t>（</w:t>
      </w:r>
      <w:r w:rsidR="00882C9C">
        <w:t>28.2</w:t>
      </w:r>
      <w:r w:rsidRPr="007B3BD8">
        <w:t>%</w:t>
      </w:r>
      <w:r w:rsidRPr="007B3BD8">
        <w:rPr>
          <w:rFonts w:hint="eastAsia"/>
        </w:rPr>
        <w:t>）</w:t>
      </w:r>
      <w:r w:rsidR="00882C9C">
        <w:rPr>
          <w:rFonts w:hint="eastAsia"/>
        </w:rPr>
        <w:t>和纺织业（</w:t>
      </w:r>
      <w:r w:rsidR="00882C9C">
        <w:rPr>
          <w:rFonts w:hint="eastAsia"/>
        </w:rPr>
        <w:t>1</w:t>
      </w:r>
      <w:r w:rsidR="00882C9C">
        <w:t>3.2</w:t>
      </w:r>
      <w:r w:rsidR="00882C9C">
        <w:rPr>
          <w:rFonts w:hint="eastAsia"/>
        </w:rPr>
        <w:t>%</w:t>
      </w:r>
      <w:r w:rsidR="00882C9C">
        <w:rPr>
          <w:rFonts w:hint="eastAsia"/>
        </w:rPr>
        <w:t>）</w:t>
      </w:r>
      <w:r w:rsidRPr="007B3BD8">
        <w:rPr>
          <w:rFonts w:hint="eastAsia"/>
        </w:rPr>
        <w:t>；</w:t>
      </w:r>
      <w:r w:rsidRPr="007B3BD8">
        <w:t>PM</w:t>
      </w:r>
      <w:r w:rsidRPr="007B3BD8">
        <w:rPr>
          <w:vertAlign w:val="subscript"/>
        </w:rPr>
        <w:t>10</w:t>
      </w:r>
      <w:r w:rsidRPr="007B3BD8">
        <w:rPr>
          <w:rFonts w:hint="eastAsia"/>
        </w:rPr>
        <w:t>的</w:t>
      </w:r>
      <w:r w:rsidRPr="007B3BD8">
        <w:t>排放主要来自</w:t>
      </w:r>
      <w:r w:rsidR="00612F65" w:rsidRPr="00B40675">
        <w:rPr>
          <w:rFonts w:hint="eastAsia"/>
        </w:rPr>
        <w:t>石膏、水泥制品及类似制品制造</w:t>
      </w:r>
      <w:r w:rsidRPr="007B3BD8">
        <w:rPr>
          <w:rFonts w:hint="eastAsia"/>
        </w:rPr>
        <w:t>（</w:t>
      </w:r>
      <w:r w:rsidR="00882C9C">
        <w:t>1</w:t>
      </w:r>
      <w:r w:rsidR="00041C0F">
        <w:t>0.3</w:t>
      </w:r>
      <w:r w:rsidRPr="007B3BD8">
        <w:t>%</w:t>
      </w:r>
      <w:r w:rsidRPr="007B3BD8">
        <w:rPr>
          <w:rFonts w:hint="eastAsia"/>
        </w:rPr>
        <w:t>）</w:t>
      </w:r>
      <w:r w:rsidR="00882C9C">
        <w:rPr>
          <w:rFonts w:hint="eastAsia"/>
        </w:rPr>
        <w:t>等非金属矿物制品行业</w:t>
      </w:r>
      <w:r w:rsidR="00B40675">
        <w:rPr>
          <w:rFonts w:hint="eastAsia"/>
        </w:rPr>
        <w:t>和</w:t>
      </w:r>
      <w:r w:rsidR="00612F65">
        <w:rPr>
          <w:rFonts w:hint="eastAsia"/>
        </w:rPr>
        <w:t>金属制品</w:t>
      </w:r>
      <w:r w:rsidR="00882C9C">
        <w:rPr>
          <w:rFonts w:hint="eastAsia"/>
        </w:rPr>
        <w:t>行业</w:t>
      </w:r>
      <w:r w:rsidR="00B40675">
        <w:rPr>
          <w:rFonts w:hint="eastAsia"/>
        </w:rPr>
        <w:t>（</w:t>
      </w:r>
      <w:r w:rsidR="00882C9C">
        <w:t>13.9</w:t>
      </w:r>
      <w:r w:rsidR="00B40675">
        <w:rPr>
          <w:rFonts w:hint="eastAsia"/>
        </w:rPr>
        <w:t>%</w:t>
      </w:r>
      <w:r w:rsidR="00B40675">
        <w:rPr>
          <w:rFonts w:hint="eastAsia"/>
        </w:rPr>
        <w:t>）</w:t>
      </w:r>
      <w:r w:rsidR="00882C9C">
        <w:rPr>
          <w:rFonts w:hint="eastAsia"/>
        </w:rPr>
        <w:t>等</w:t>
      </w:r>
      <w:r w:rsidR="0066152C" w:rsidRPr="007B3BD8">
        <w:rPr>
          <w:rFonts w:hint="eastAsia"/>
        </w:rPr>
        <w:t>；</w:t>
      </w:r>
      <w:r w:rsidR="0066152C" w:rsidRPr="007B3BD8">
        <w:rPr>
          <w:rFonts w:hint="eastAsia"/>
        </w:rPr>
        <w:t>VOCs</w:t>
      </w:r>
      <w:r w:rsidR="0066152C" w:rsidRPr="007B3BD8">
        <w:rPr>
          <w:rFonts w:hint="eastAsia"/>
        </w:rPr>
        <w:t>的</w:t>
      </w:r>
      <w:r w:rsidR="0066152C" w:rsidRPr="007B3BD8">
        <w:t>排放</w:t>
      </w:r>
      <w:bookmarkStart w:id="573" w:name="_Hlk116405947"/>
      <w:r w:rsidR="0066152C" w:rsidRPr="007B3BD8">
        <w:t>主要来自</w:t>
      </w:r>
      <w:bookmarkStart w:id="574" w:name="_Hlk116406128"/>
      <w:r w:rsidR="00B40675">
        <w:rPr>
          <w:rFonts w:hint="eastAsia"/>
        </w:rPr>
        <w:t>纺织业（</w:t>
      </w:r>
      <w:r w:rsidR="00B40675">
        <w:rPr>
          <w:rFonts w:hint="eastAsia"/>
        </w:rPr>
        <w:t>2</w:t>
      </w:r>
      <w:r w:rsidR="00041C0F">
        <w:t>8.0</w:t>
      </w:r>
      <w:r w:rsidR="00B40675">
        <w:rPr>
          <w:rFonts w:hint="eastAsia"/>
        </w:rPr>
        <w:t>%</w:t>
      </w:r>
      <w:r w:rsidR="00B40675">
        <w:rPr>
          <w:rFonts w:hint="eastAsia"/>
        </w:rPr>
        <w:t>）、</w:t>
      </w:r>
      <w:r w:rsidR="0066152C" w:rsidRPr="007B3BD8">
        <w:rPr>
          <w:rFonts w:hint="eastAsia"/>
          <w:lang w:val="en-US"/>
        </w:rPr>
        <w:t>化学原料和化学制品制造业（</w:t>
      </w:r>
      <w:r w:rsidR="00544ADD">
        <w:rPr>
          <w:lang w:val="en-US"/>
        </w:rPr>
        <w:t>1</w:t>
      </w:r>
      <w:r w:rsidR="00041C0F">
        <w:rPr>
          <w:lang w:val="en-US"/>
        </w:rPr>
        <w:t>7.4</w:t>
      </w:r>
      <w:r w:rsidR="0066152C" w:rsidRPr="007B3BD8">
        <w:rPr>
          <w:lang w:val="en-US"/>
        </w:rPr>
        <w:t>%</w:t>
      </w:r>
      <w:r w:rsidR="0066152C" w:rsidRPr="007B3BD8">
        <w:rPr>
          <w:rFonts w:hint="eastAsia"/>
          <w:lang w:val="en-US"/>
        </w:rPr>
        <w:t>）</w:t>
      </w:r>
      <w:r w:rsidR="00B40675">
        <w:rPr>
          <w:rFonts w:hint="eastAsia"/>
          <w:lang w:val="en-US"/>
        </w:rPr>
        <w:t>、橡胶和塑料制品业</w:t>
      </w:r>
      <w:r w:rsidR="00201F97" w:rsidRPr="007B3BD8">
        <w:rPr>
          <w:rFonts w:hint="eastAsia"/>
          <w:lang w:val="en-US"/>
        </w:rPr>
        <w:t>（</w:t>
      </w:r>
      <w:r w:rsidR="00B40675">
        <w:rPr>
          <w:lang w:val="en-US"/>
        </w:rPr>
        <w:t>1</w:t>
      </w:r>
      <w:r w:rsidR="00041C0F">
        <w:rPr>
          <w:lang w:val="en-US"/>
        </w:rPr>
        <w:t>3.3</w:t>
      </w:r>
      <w:r w:rsidR="00201F97" w:rsidRPr="007B3BD8">
        <w:rPr>
          <w:lang w:val="en-US"/>
        </w:rPr>
        <w:t>%</w:t>
      </w:r>
      <w:r w:rsidR="00201F97" w:rsidRPr="007B3BD8">
        <w:rPr>
          <w:rFonts w:hint="eastAsia"/>
          <w:lang w:val="en-US"/>
        </w:rPr>
        <w:t>）</w:t>
      </w:r>
      <w:r w:rsidR="00B40675">
        <w:rPr>
          <w:rFonts w:hint="eastAsia"/>
          <w:lang w:val="en-US"/>
        </w:rPr>
        <w:t>、化学纤维制造业（</w:t>
      </w:r>
      <w:r w:rsidR="00041C0F">
        <w:rPr>
          <w:lang w:val="en-US"/>
        </w:rPr>
        <w:t>9.1</w:t>
      </w:r>
      <w:r w:rsidR="00B40675">
        <w:rPr>
          <w:rFonts w:hint="eastAsia"/>
          <w:lang w:val="en-US"/>
        </w:rPr>
        <w:t>%</w:t>
      </w:r>
      <w:r w:rsidR="00B40675">
        <w:rPr>
          <w:rFonts w:hint="eastAsia"/>
          <w:lang w:val="en-US"/>
        </w:rPr>
        <w:t>）和医药制造业（</w:t>
      </w:r>
      <w:r w:rsidR="00041C0F">
        <w:rPr>
          <w:lang w:val="en-US"/>
        </w:rPr>
        <w:t>7.6</w:t>
      </w:r>
      <w:r w:rsidR="00B40675">
        <w:rPr>
          <w:rFonts w:hint="eastAsia"/>
          <w:lang w:val="en-US"/>
        </w:rPr>
        <w:t>%</w:t>
      </w:r>
      <w:r w:rsidR="00B40675">
        <w:rPr>
          <w:rFonts w:hint="eastAsia"/>
          <w:lang w:val="en-US"/>
        </w:rPr>
        <w:t>）等行业</w:t>
      </w:r>
      <w:bookmarkEnd w:id="573"/>
      <w:bookmarkEnd w:id="574"/>
      <w:r w:rsidR="0066152C" w:rsidRPr="007B3BD8">
        <w:rPr>
          <w:rFonts w:hint="eastAsia"/>
          <w:lang w:val="en-US"/>
        </w:rPr>
        <w:t>（详见</w:t>
      </w:r>
      <w:r w:rsidR="0066152C" w:rsidRPr="007B3BD8">
        <w:rPr>
          <w:lang w:val="en-US"/>
        </w:rPr>
        <w:t>图</w:t>
      </w:r>
      <w:r w:rsidR="005E38FA" w:rsidRPr="005E38FA">
        <w:rPr>
          <w:lang w:val="en-US"/>
        </w:rPr>
        <w:t>4</w:t>
      </w:r>
      <w:r w:rsidR="0066152C" w:rsidRPr="005E38FA">
        <w:rPr>
          <w:rFonts w:hint="eastAsia"/>
          <w:lang w:val="en-US"/>
        </w:rPr>
        <w:t>-</w:t>
      </w:r>
      <w:r w:rsidR="00552D36" w:rsidRPr="005E38FA">
        <w:rPr>
          <w:lang w:val="en-US"/>
        </w:rPr>
        <w:t>12</w:t>
      </w:r>
      <w:r w:rsidR="0066152C" w:rsidRPr="007B3BD8">
        <w:rPr>
          <w:rFonts w:hint="eastAsia"/>
          <w:lang w:val="en-US"/>
        </w:rPr>
        <w:t>）。</w:t>
      </w:r>
      <w:bookmarkStart w:id="575" w:name="_Ref464116406"/>
    </w:p>
    <w:p w14:paraId="0D164E82" w14:textId="77777777" w:rsidR="00584256" w:rsidRPr="007B3BD8" w:rsidRDefault="00584256" w:rsidP="000864E4">
      <w:pPr>
        <w:pStyle w:val="LZ-"/>
        <w:ind w:firstLine="480"/>
        <w:sectPr w:rsidR="00584256" w:rsidRPr="007B3BD8" w:rsidSect="009F05C7">
          <w:pgSz w:w="11906" w:h="16838"/>
          <w:pgMar w:top="1440" w:right="1800" w:bottom="1440" w:left="1800" w:header="851" w:footer="992" w:gutter="0"/>
          <w:cols w:space="425"/>
          <w:docGrid w:type="lines" w:linePitch="312"/>
        </w:sectPr>
      </w:pPr>
    </w:p>
    <w:p w14:paraId="2BCE98C9" w14:textId="4D8ECAA8" w:rsidR="003564A6" w:rsidRPr="007B3BD8" w:rsidRDefault="003564A6" w:rsidP="00584256">
      <w:pPr>
        <w:pStyle w:val="LZ-0"/>
        <w:rPr>
          <w:rStyle w:val="Char1"/>
          <w:rFonts w:ascii="Times New Roman" w:eastAsia="黑体" w:hAnsi="Times New Roman"/>
          <w:b w:val="0"/>
          <w:szCs w:val="24"/>
        </w:rPr>
      </w:pPr>
      <w:r w:rsidRPr="007B3BD8">
        <w:rPr>
          <w:rFonts w:hint="eastAsia"/>
        </w:rPr>
        <w:lastRenderedPageBreak/>
        <w:t>表</w:t>
      </w:r>
      <w:r w:rsidR="00CF3509">
        <w:t>4</w:t>
      </w:r>
      <w:r w:rsidRPr="007B3BD8">
        <w:rPr>
          <w:rFonts w:hint="eastAsia"/>
        </w:rPr>
        <w:t>-</w:t>
      </w:r>
      <w:del w:id="576" w:author="彭 mq" w:date="2023-03-09T10:04:00Z">
        <w:r w:rsidRPr="007B3BD8" w:rsidDel="0074197B">
          <w:rPr>
            <w:rFonts w:hint="eastAsia"/>
          </w:rPr>
          <w:delText xml:space="preserve"> </w:delText>
        </w:r>
      </w:del>
      <w:r w:rsidRPr="007B3BD8">
        <w:fldChar w:fldCharType="begin"/>
      </w:r>
      <w:r w:rsidRPr="007B3BD8">
        <w:instrText xml:space="preserve"> </w:instrText>
      </w:r>
      <w:r w:rsidRPr="007B3BD8">
        <w:rPr>
          <w:rFonts w:hint="eastAsia"/>
        </w:rPr>
        <w:instrText xml:space="preserve">SEQ </w:instrText>
      </w:r>
      <w:r w:rsidRPr="007B3BD8">
        <w:rPr>
          <w:rFonts w:hint="eastAsia"/>
        </w:rPr>
        <w:instrText>表</w:instrText>
      </w:r>
      <w:r w:rsidRPr="007B3BD8">
        <w:rPr>
          <w:rFonts w:hint="eastAsia"/>
        </w:rPr>
        <w:instrText>6- \* ARABIC</w:instrText>
      </w:r>
      <w:r w:rsidRPr="007B3BD8">
        <w:instrText xml:space="preserve"> </w:instrText>
      </w:r>
      <w:r w:rsidRPr="007B3BD8">
        <w:fldChar w:fldCharType="separate"/>
      </w:r>
      <w:r w:rsidR="000E3AA8">
        <w:rPr>
          <w:noProof/>
        </w:rPr>
        <w:t>2</w:t>
      </w:r>
      <w:r w:rsidRPr="007B3BD8">
        <w:fldChar w:fldCharType="end"/>
      </w:r>
      <w:r w:rsidRPr="007B3BD8">
        <w:t xml:space="preserve"> </w:t>
      </w:r>
      <w:r w:rsidRPr="007B3BD8">
        <w:rPr>
          <w:rStyle w:val="Char1"/>
          <w:rFonts w:ascii="Times New Roman" w:eastAsia="黑体" w:hAnsi="Times New Roman"/>
          <w:b w:val="0"/>
          <w:szCs w:val="24"/>
        </w:rPr>
        <w:t>20</w:t>
      </w:r>
      <w:r w:rsidR="000833AE">
        <w:rPr>
          <w:rStyle w:val="Char1"/>
          <w:rFonts w:ascii="Times New Roman" w:eastAsia="黑体" w:hAnsi="Times New Roman"/>
          <w:b w:val="0"/>
          <w:szCs w:val="24"/>
        </w:rPr>
        <w:t>20</w:t>
      </w:r>
      <w:r w:rsidRPr="007B3BD8">
        <w:rPr>
          <w:rStyle w:val="Char1"/>
          <w:rFonts w:ascii="Times New Roman" w:eastAsia="黑体" w:hAnsi="Times New Roman"/>
          <w:b w:val="0"/>
          <w:szCs w:val="24"/>
        </w:rPr>
        <w:t>年</w:t>
      </w:r>
      <w:proofErr w:type="gramStart"/>
      <w:r w:rsidR="00A93D9A">
        <w:rPr>
          <w:rStyle w:val="Char1"/>
          <w:rFonts w:ascii="Times New Roman" w:eastAsia="黑体" w:hAnsi="Times New Roman"/>
          <w:b w:val="0"/>
          <w:szCs w:val="24"/>
        </w:rPr>
        <w:t>萧山区</w:t>
      </w:r>
      <w:r w:rsidR="00266A2E" w:rsidRPr="007B3BD8">
        <w:rPr>
          <w:rStyle w:val="Char1"/>
          <w:rFonts w:ascii="Times New Roman" w:eastAsia="黑体" w:hAnsi="Times New Roman" w:hint="eastAsia"/>
          <w:b w:val="0"/>
          <w:szCs w:val="24"/>
        </w:rPr>
        <w:t>工业源各</w:t>
      </w:r>
      <w:proofErr w:type="gramEnd"/>
      <w:r w:rsidR="00266A2E" w:rsidRPr="007B3BD8">
        <w:rPr>
          <w:rStyle w:val="Char1"/>
          <w:rFonts w:ascii="Times New Roman" w:eastAsia="黑体" w:hAnsi="Times New Roman" w:hint="eastAsia"/>
          <w:b w:val="0"/>
          <w:szCs w:val="24"/>
        </w:rPr>
        <w:t>行业</w:t>
      </w:r>
      <w:r w:rsidRPr="007B3BD8">
        <w:rPr>
          <w:rStyle w:val="Char1"/>
          <w:rFonts w:ascii="Times New Roman" w:eastAsia="黑体" w:hAnsi="Times New Roman"/>
          <w:b w:val="0"/>
          <w:szCs w:val="24"/>
        </w:rPr>
        <w:t>大气污染</w:t>
      </w:r>
      <w:r w:rsidR="00266A2E" w:rsidRPr="007B3BD8">
        <w:rPr>
          <w:rStyle w:val="Char1"/>
          <w:rFonts w:ascii="Times New Roman" w:eastAsia="黑体" w:hAnsi="Times New Roman" w:hint="eastAsia"/>
          <w:b w:val="0"/>
          <w:szCs w:val="24"/>
        </w:rPr>
        <w:t>物</w:t>
      </w:r>
      <w:r w:rsidR="00266A2E" w:rsidRPr="007B3BD8">
        <w:rPr>
          <w:rStyle w:val="Char1"/>
          <w:rFonts w:ascii="Times New Roman" w:eastAsia="黑体" w:hAnsi="Times New Roman"/>
          <w:b w:val="0"/>
          <w:szCs w:val="24"/>
        </w:rPr>
        <w:t>源</w:t>
      </w:r>
      <w:r w:rsidRPr="007B3BD8">
        <w:rPr>
          <w:rStyle w:val="Char1"/>
          <w:rFonts w:ascii="Times New Roman" w:eastAsia="黑体" w:hAnsi="Times New Roman"/>
          <w:b w:val="0"/>
          <w:szCs w:val="24"/>
        </w:rPr>
        <w:t>排放清单（单位：吨</w:t>
      </w:r>
      <w:r w:rsidRPr="007B3BD8">
        <w:rPr>
          <w:rStyle w:val="Char1"/>
          <w:rFonts w:ascii="Times New Roman" w:eastAsia="黑体" w:hAnsi="Times New Roman" w:hint="eastAsia"/>
          <w:b w:val="0"/>
          <w:szCs w:val="24"/>
        </w:rPr>
        <w:t>/</w:t>
      </w:r>
      <w:r w:rsidRPr="007B3BD8">
        <w:rPr>
          <w:rStyle w:val="Char1"/>
          <w:rFonts w:ascii="Times New Roman" w:eastAsia="黑体" w:hAnsi="Times New Roman" w:hint="eastAsia"/>
          <w:b w:val="0"/>
          <w:szCs w:val="24"/>
        </w:rPr>
        <w:t>年</w:t>
      </w:r>
      <w:r w:rsidRPr="007B3BD8">
        <w:rPr>
          <w:rStyle w:val="Char1"/>
          <w:rFonts w:ascii="Times New Roman" w:eastAsia="黑体" w:hAnsi="Times New Roman"/>
          <w:b w:val="0"/>
          <w:szCs w:val="24"/>
        </w:rPr>
        <w:t>）</w:t>
      </w:r>
    </w:p>
    <w:tbl>
      <w:tblPr>
        <w:tblStyle w:val="af8"/>
        <w:tblW w:w="0" w:type="auto"/>
        <w:jc w:val="center"/>
        <w:tblLook w:val="04A0" w:firstRow="1" w:lastRow="0" w:firstColumn="1" w:lastColumn="0" w:noHBand="0" w:noVBand="1"/>
      </w:tblPr>
      <w:tblGrid>
        <w:gridCol w:w="2800"/>
        <w:gridCol w:w="1081"/>
        <w:gridCol w:w="1061"/>
        <w:gridCol w:w="1061"/>
        <w:gridCol w:w="1061"/>
        <w:gridCol w:w="1061"/>
        <w:gridCol w:w="1061"/>
        <w:gridCol w:w="1061"/>
        <w:gridCol w:w="1061"/>
        <w:gridCol w:w="601"/>
        <w:gridCol w:w="821"/>
      </w:tblGrid>
      <w:tr w:rsidR="00D926D2" w:rsidRPr="00D926D2" w14:paraId="01638F0F" w14:textId="77777777" w:rsidTr="00817F86">
        <w:trPr>
          <w:trHeight w:val="358"/>
          <w:jc w:val="center"/>
        </w:trPr>
        <w:tc>
          <w:tcPr>
            <w:tcW w:w="2800" w:type="dxa"/>
            <w:noWrap/>
            <w:vAlign w:val="center"/>
            <w:hideMark/>
          </w:tcPr>
          <w:p w14:paraId="64A3F740" w14:textId="77777777" w:rsidR="00D926D2" w:rsidRPr="00D926D2" w:rsidRDefault="00D926D2" w:rsidP="00B300D5">
            <w:pPr>
              <w:pStyle w:val="LZ-4"/>
              <w:rPr>
                <w:b/>
                <w:bCs/>
              </w:rPr>
            </w:pPr>
            <w:r w:rsidRPr="00D926D2">
              <w:rPr>
                <w:rFonts w:hint="eastAsia"/>
                <w:b/>
                <w:bCs/>
              </w:rPr>
              <w:t>行业类别</w:t>
            </w:r>
          </w:p>
        </w:tc>
        <w:tc>
          <w:tcPr>
            <w:tcW w:w="1081" w:type="dxa"/>
            <w:noWrap/>
            <w:vAlign w:val="center"/>
            <w:hideMark/>
          </w:tcPr>
          <w:p w14:paraId="015149B1" w14:textId="4381F08D" w:rsidR="00D926D2" w:rsidRPr="00D926D2" w:rsidRDefault="00D926D2" w:rsidP="00B300D5">
            <w:pPr>
              <w:pStyle w:val="LZ-4"/>
              <w:rPr>
                <w:b/>
                <w:bCs/>
              </w:rPr>
            </w:pPr>
            <w:r w:rsidRPr="00D926D2">
              <w:rPr>
                <w:rFonts w:hint="eastAsia"/>
                <w:b/>
                <w:bCs/>
              </w:rPr>
              <w:t>企业数</w:t>
            </w:r>
            <w:r w:rsidR="00B300D5">
              <w:rPr>
                <w:rFonts w:hint="eastAsia"/>
                <w:b/>
                <w:bCs/>
              </w:rPr>
              <w:t>（家）</w:t>
            </w:r>
          </w:p>
        </w:tc>
        <w:tc>
          <w:tcPr>
            <w:tcW w:w="1061" w:type="dxa"/>
            <w:noWrap/>
            <w:vAlign w:val="center"/>
            <w:hideMark/>
          </w:tcPr>
          <w:p w14:paraId="2684B869" w14:textId="77777777" w:rsidR="00D926D2" w:rsidRPr="00D926D2" w:rsidRDefault="00D926D2" w:rsidP="00B300D5">
            <w:pPr>
              <w:pStyle w:val="LZ-4"/>
              <w:rPr>
                <w:b/>
                <w:bCs/>
              </w:rPr>
            </w:pPr>
            <w:r w:rsidRPr="00D926D2">
              <w:rPr>
                <w:b/>
                <w:bCs/>
              </w:rPr>
              <w:t>SO</w:t>
            </w:r>
            <w:r w:rsidRPr="00D926D2">
              <w:rPr>
                <w:b/>
                <w:bCs/>
                <w:vertAlign w:val="subscript"/>
              </w:rPr>
              <w:t>2</w:t>
            </w:r>
          </w:p>
        </w:tc>
        <w:tc>
          <w:tcPr>
            <w:tcW w:w="1061" w:type="dxa"/>
            <w:noWrap/>
            <w:vAlign w:val="center"/>
            <w:hideMark/>
          </w:tcPr>
          <w:p w14:paraId="4CA354F5" w14:textId="77777777" w:rsidR="00D926D2" w:rsidRPr="00D926D2" w:rsidRDefault="00D926D2" w:rsidP="00B300D5">
            <w:pPr>
              <w:pStyle w:val="LZ-4"/>
              <w:rPr>
                <w:b/>
                <w:bCs/>
              </w:rPr>
            </w:pPr>
            <w:r w:rsidRPr="00D926D2">
              <w:rPr>
                <w:b/>
                <w:bCs/>
              </w:rPr>
              <w:t>NOx</w:t>
            </w:r>
          </w:p>
        </w:tc>
        <w:tc>
          <w:tcPr>
            <w:tcW w:w="1061" w:type="dxa"/>
            <w:noWrap/>
            <w:vAlign w:val="center"/>
            <w:hideMark/>
          </w:tcPr>
          <w:p w14:paraId="30FF24EB" w14:textId="77777777" w:rsidR="00D926D2" w:rsidRPr="00D926D2" w:rsidRDefault="00D926D2" w:rsidP="00B300D5">
            <w:pPr>
              <w:pStyle w:val="LZ-4"/>
              <w:rPr>
                <w:b/>
                <w:bCs/>
              </w:rPr>
            </w:pPr>
            <w:r w:rsidRPr="00D926D2">
              <w:rPr>
                <w:b/>
                <w:bCs/>
              </w:rPr>
              <w:t>CO</w:t>
            </w:r>
          </w:p>
        </w:tc>
        <w:tc>
          <w:tcPr>
            <w:tcW w:w="1061" w:type="dxa"/>
            <w:noWrap/>
            <w:vAlign w:val="center"/>
            <w:hideMark/>
          </w:tcPr>
          <w:p w14:paraId="4738085D" w14:textId="77777777" w:rsidR="00D926D2" w:rsidRPr="00D926D2" w:rsidRDefault="00D926D2" w:rsidP="00B300D5">
            <w:pPr>
              <w:pStyle w:val="LZ-4"/>
              <w:rPr>
                <w:b/>
                <w:bCs/>
              </w:rPr>
            </w:pPr>
            <w:r w:rsidRPr="00D926D2">
              <w:rPr>
                <w:b/>
                <w:bCs/>
              </w:rPr>
              <w:t>PM</w:t>
            </w:r>
            <w:r w:rsidRPr="00D926D2">
              <w:rPr>
                <w:b/>
                <w:bCs/>
                <w:vertAlign w:val="subscript"/>
              </w:rPr>
              <w:t>10</w:t>
            </w:r>
          </w:p>
        </w:tc>
        <w:tc>
          <w:tcPr>
            <w:tcW w:w="1061" w:type="dxa"/>
            <w:noWrap/>
            <w:vAlign w:val="center"/>
            <w:hideMark/>
          </w:tcPr>
          <w:p w14:paraId="4BA5AC14" w14:textId="77777777" w:rsidR="00D926D2" w:rsidRPr="00D926D2" w:rsidRDefault="00D926D2" w:rsidP="00B300D5">
            <w:pPr>
              <w:pStyle w:val="LZ-4"/>
              <w:rPr>
                <w:b/>
                <w:bCs/>
              </w:rPr>
            </w:pPr>
            <w:r w:rsidRPr="00D926D2">
              <w:rPr>
                <w:b/>
                <w:bCs/>
              </w:rPr>
              <w:t>PM</w:t>
            </w:r>
            <w:r w:rsidRPr="00D926D2">
              <w:rPr>
                <w:b/>
                <w:bCs/>
                <w:vertAlign w:val="subscript"/>
              </w:rPr>
              <w:t>2.5</w:t>
            </w:r>
          </w:p>
        </w:tc>
        <w:tc>
          <w:tcPr>
            <w:tcW w:w="1061" w:type="dxa"/>
            <w:noWrap/>
            <w:vAlign w:val="center"/>
            <w:hideMark/>
          </w:tcPr>
          <w:p w14:paraId="2DC7625E" w14:textId="77777777" w:rsidR="00D926D2" w:rsidRPr="00D926D2" w:rsidRDefault="00D926D2" w:rsidP="00B300D5">
            <w:pPr>
              <w:pStyle w:val="LZ-4"/>
              <w:rPr>
                <w:b/>
                <w:bCs/>
              </w:rPr>
            </w:pPr>
            <w:r w:rsidRPr="00D926D2">
              <w:rPr>
                <w:b/>
                <w:bCs/>
              </w:rPr>
              <w:t>VOCs</w:t>
            </w:r>
          </w:p>
        </w:tc>
        <w:tc>
          <w:tcPr>
            <w:tcW w:w="1061" w:type="dxa"/>
            <w:noWrap/>
            <w:vAlign w:val="center"/>
            <w:hideMark/>
          </w:tcPr>
          <w:p w14:paraId="55158797" w14:textId="77777777" w:rsidR="00D926D2" w:rsidRPr="00D926D2" w:rsidRDefault="00D926D2" w:rsidP="00B300D5">
            <w:pPr>
              <w:pStyle w:val="LZ-4"/>
              <w:rPr>
                <w:b/>
                <w:bCs/>
              </w:rPr>
            </w:pPr>
            <w:r w:rsidRPr="00D926D2">
              <w:rPr>
                <w:b/>
                <w:bCs/>
              </w:rPr>
              <w:t>NH</w:t>
            </w:r>
            <w:r w:rsidRPr="00D926D2">
              <w:rPr>
                <w:b/>
                <w:bCs/>
                <w:vertAlign w:val="subscript"/>
              </w:rPr>
              <w:t>3</w:t>
            </w:r>
          </w:p>
        </w:tc>
        <w:tc>
          <w:tcPr>
            <w:tcW w:w="601" w:type="dxa"/>
            <w:vAlign w:val="center"/>
            <w:hideMark/>
          </w:tcPr>
          <w:p w14:paraId="35FF84B9" w14:textId="77777777" w:rsidR="00D926D2" w:rsidRPr="00D926D2" w:rsidRDefault="00D926D2" w:rsidP="00B300D5">
            <w:pPr>
              <w:pStyle w:val="LZ-4"/>
              <w:rPr>
                <w:b/>
                <w:bCs/>
              </w:rPr>
            </w:pPr>
            <w:r w:rsidRPr="00D926D2">
              <w:rPr>
                <w:b/>
                <w:bCs/>
              </w:rPr>
              <w:t>BC</w:t>
            </w:r>
          </w:p>
        </w:tc>
        <w:tc>
          <w:tcPr>
            <w:tcW w:w="821" w:type="dxa"/>
            <w:vAlign w:val="center"/>
            <w:hideMark/>
          </w:tcPr>
          <w:p w14:paraId="26937105" w14:textId="77777777" w:rsidR="00D926D2" w:rsidRPr="00D926D2" w:rsidRDefault="00D926D2" w:rsidP="00B300D5">
            <w:pPr>
              <w:pStyle w:val="LZ-4"/>
              <w:rPr>
                <w:b/>
                <w:bCs/>
              </w:rPr>
            </w:pPr>
            <w:r w:rsidRPr="00D926D2">
              <w:rPr>
                <w:b/>
                <w:bCs/>
              </w:rPr>
              <w:t>OC</w:t>
            </w:r>
          </w:p>
        </w:tc>
      </w:tr>
      <w:tr w:rsidR="00882C9C" w:rsidRPr="00D926D2" w14:paraId="5BD76C6F" w14:textId="77777777" w:rsidTr="00F92E20">
        <w:trPr>
          <w:trHeight w:val="371"/>
          <w:jc w:val="center"/>
        </w:trPr>
        <w:tc>
          <w:tcPr>
            <w:tcW w:w="2800" w:type="dxa"/>
            <w:noWrap/>
            <w:vAlign w:val="center"/>
            <w:hideMark/>
          </w:tcPr>
          <w:p w14:paraId="6373D570" w14:textId="77777777" w:rsidR="00882C9C" w:rsidRPr="00D926D2" w:rsidRDefault="00882C9C" w:rsidP="00882C9C">
            <w:pPr>
              <w:pStyle w:val="LZ-4"/>
            </w:pPr>
            <w:r w:rsidRPr="00D926D2">
              <w:t>电力、热力生产和供应业</w:t>
            </w:r>
          </w:p>
        </w:tc>
        <w:tc>
          <w:tcPr>
            <w:tcW w:w="1081" w:type="dxa"/>
            <w:noWrap/>
            <w:vAlign w:val="center"/>
            <w:hideMark/>
          </w:tcPr>
          <w:p w14:paraId="6DD02338" w14:textId="77777777" w:rsidR="00882C9C" w:rsidRPr="00D926D2" w:rsidRDefault="00882C9C" w:rsidP="00882C9C">
            <w:pPr>
              <w:pStyle w:val="LZ-4"/>
            </w:pPr>
            <w:r w:rsidRPr="00D926D2">
              <w:t>11</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E41879" w14:textId="6572804D" w:rsidR="00882C9C" w:rsidRPr="00D926D2" w:rsidRDefault="00882C9C" w:rsidP="00882C9C">
            <w:pPr>
              <w:pStyle w:val="LZ-4"/>
            </w:pPr>
            <w:r>
              <w:rPr>
                <w:rFonts w:eastAsia="等线"/>
                <w:color w:val="000000"/>
                <w:sz w:val="22"/>
                <w:szCs w:val="22"/>
              </w:rPr>
              <w:t>184.6</w:t>
            </w:r>
          </w:p>
        </w:tc>
        <w:tc>
          <w:tcPr>
            <w:tcW w:w="1061" w:type="dxa"/>
            <w:tcBorders>
              <w:top w:val="single" w:sz="4" w:space="0" w:color="auto"/>
              <w:left w:val="nil"/>
              <w:bottom w:val="single" w:sz="4" w:space="0" w:color="auto"/>
              <w:right w:val="single" w:sz="4" w:space="0" w:color="auto"/>
            </w:tcBorders>
            <w:shd w:val="clear" w:color="auto" w:fill="auto"/>
            <w:noWrap/>
            <w:vAlign w:val="bottom"/>
            <w:hideMark/>
          </w:tcPr>
          <w:p w14:paraId="1D8BC0FC" w14:textId="46A9947A" w:rsidR="00882C9C" w:rsidRPr="00D926D2" w:rsidRDefault="00882C9C" w:rsidP="00882C9C">
            <w:pPr>
              <w:pStyle w:val="LZ-4"/>
            </w:pPr>
            <w:r>
              <w:rPr>
                <w:rFonts w:eastAsia="等线"/>
                <w:color w:val="000000"/>
                <w:sz w:val="22"/>
                <w:szCs w:val="22"/>
              </w:rPr>
              <w:t>1029.3</w:t>
            </w:r>
          </w:p>
        </w:tc>
        <w:tc>
          <w:tcPr>
            <w:tcW w:w="1061" w:type="dxa"/>
            <w:tcBorders>
              <w:top w:val="single" w:sz="4" w:space="0" w:color="auto"/>
              <w:left w:val="nil"/>
              <w:bottom w:val="single" w:sz="4" w:space="0" w:color="auto"/>
              <w:right w:val="single" w:sz="4" w:space="0" w:color="auto"/>
            </w:tcBorders>
            <w:shd w:val="clear" w:color="auto" w:fill="auto"/>
            <w:noWrap/>
            <w:vAlign w:val="bottom"/>
            <w:hideMark/>
          </w:tcPr>
          <w:p w14:paraId="15775406" w14:textId="2E058280" w:rsidR="00882C9C" w:rsidRPr="00D926D2" w:rsidRDefault="00882C9C" w:rsidP="00882C9C">
            <w:pPr>
              <w:pStyle w:val="LZ-4"/>
            </w:pPr>
            <w:r>
              <w:rPr>
                <w:rFonts w:eastAsia="等线"/>
                <w:color w:val="000000"/>
                <w:sz w:val="22"/>
                <w:szCs w:val="22"/>
              </w:rPr>
              <w:t>1678.1</w:t>
            </w:r>
          </w:p>
        </w:tc>
        <w:tc>
          <w:tcPr>
            <w:tcW w:w="1061" w:type="dxa"/>
            <w:tcBorders>
              <w:top w:val="single" w:sz="4" w:space="0" w:color="auto"/>
              <w:left w:val="nil"/>
              <w:bottom w:val="single" w:sz="4" w:space="0" w:color="auto"/>
              <w:right w:val="single" w:sz="4" w:space="0" w:color="auto"/>
            </w:tcBorders>
            <w:shd w:val="clear" w:color="auto" w:fill="auto"/>
            <w:noWrap/>
            <w:vAlign w:val="bottom"/>
            <w:hideMark/>
          </w:tcPr>
          <w:p w14:paraId="1DDF20CE" w14:textId="640C8562" w:rsidR="00882C9C" w:rsidRPr="00D926D2" w:rsidRDefault="00882C9C" w:rsidP="00882C9C">
            <w:pPr>
              <w:pStyle w:val="LZ-4"/>
            </w:pPr>
            <w:r>
              <w:rPr>
                <w:rFonts w:eastAsia="等线"/>
                <w:color w:val="000000"/>
                <w:sz w:val="22"/>
                <w:szCs w:val="22"/>
              </w:rPr>
              <w:t>40.8</w:t>
            </w:r>
          </w:p>
        </w:tc>
        <w:tc>
          <w:tcPr>
            <w:tcW w:w="1061" w:type="dxa"/>
            <w:tcBorders>
              <w:top w:val="single" w:sz="4" w:space="0" w:color="auto"/>
              <w:left w:val="nil"/>
              <w:bottom w:val="single" w:sz="4" w:space="0" w:color="auto"/>
              <w:right w:val="single" w:sz="4" w:space="0" w:color="auto"/>
            </w:tcBorders>
            <w:shd w:val="clear" w:color="auto" w:fill="auto"/>
            <w:noWrap/>
            <w:vAlign w:val="bottom"/>
            <w:hideMark/>
          </w:tcPr>
          <w:p w14:paraId="13FA4246" w14:textId="16EEF3E0" w:rsidR="00882C9C" w:rsidRPr="00D926D2" w:rsidRDefault="00882C9C" w:rsidP="00882C9C">
            <w:pPr>
              <w:pStyle w:val="LZ-4"/>
            </w:pPr>
            <w:r>
              <w:rPr>
                <w:rFonts w:eastAsia="等线"/>
                <w:color w:val="000000"/>
                <w:sz w:val="22"/>
                <w:szCs w:val="22"/>
              </w:rPr>
              <w:t>27.6</w:t>
            </w:r>
          </w:p>
        </w:tc>
        <w:tc>
          <w:tcPr>
            <w:tcW w:w="1061" w:type="dxa"/>
            <w:tcBorders>
              <w:top w:val="single" w:sz="4" w:space="0" w:color="auto"/>
              <w:left w:val="nil"/>
              <w:bottom w:val="single" w:sz="4" w:space="0" w:color="auto"/>
              <w:right w:val="single" w:sz="4" w:space="0" w:color="auto"/>
            </w:tcBorders>
            <w:shd w:val="clear" w:color="auto" w:fill="auto"/>
            <w:noWrap/>
            <w:vAlign w:val="bottom"/>
            <w:hideMark/>
          </w:tcPr>
          <w:p w14:paraId="02CD3D31" w14:textId="0FD60A5B" w:rsidR="00882C9C" w:rsidRPr="00D926D2" w:rsidRDefault="00882C9C" w:rsidP="00882C9C">
            <w:pPr>
              <w:pStyle w:val="LZ-4"/>
            </w:pPr>
            <w:r>
              <w:rPr>
                <w:rFonts w:eastAsia="等线"/>
                <w:color w:val="000000"/>
                <w:sz w:val="22"/>
                <w:szCs w:val="22"/>
              </w:rPr>
              <w:t>65.2</w:t>
            </w:r>
          </w:p>
        </w:tc>
        <w:tc>
          <w:tcPr>
            <w:tcW w:w="1061" w:type="dxa"/>
            <w:tcBorders>
              <w:top w:val="single" w:sz="4" w:space="0" w:color="auto"/>
              <w:left w:val="nil"/>
              <w:bottom w:val="single" w:sz="4" w:space="0" w:color="auto"/>
              <w:right w:val="single" w:sz="4" w:space="0" w:color="auto"/>
            </w:tcBorders>
            <w:shd w:val="clear" w:color="auto" w:fill="auto"/>
            <w:noWrap/>
            <w:vAlign w:val="bottom"/>
            <w:hideMark/>
          </w:tcPr>
          <w:p w14:paraId="16B13867" w14:textId="47033026" w:rsidR="00882C9C" w:rsidRPr="00D926D2" w:rsidRDefault="00882C9C" w:rsidP="00882C9C">
            <w:pPr>
              <w:pStyle w:val="LZ-4"/>
            </w:pPr>
            <w:r>
              <w:rPr>
                <w:rFonts w:eastAsia="等线"/>
                <w:color w:val="000000"/>
                <w:sz w:val="22"/>
                <w:szCs w:val="22"/>
              </w:rPr>
              <w:t>42.9</w:t>
            </w:r>
          </w:p>
        </w:tc>
        <w:tc>
          <w:tcPr>
            <w:tcW w:w="601" w:type="dxa"/>
            <w:tcBorders>
              <w:top w:val="single" w:sz="4" w:space="0" w:color="auto"/>
              <w:left w:val="nil"/>
              <w:bottom w:val="single" w:sz="4" w:space="0" w:color="auto"/>
              <w:right w:val="single" w:sz="4" w:space="0" w:color="auto"/>
            </w:tcBorders>
            <w:shd w:val="clear" w:color="auto" w:fill="auto"/>
            <w:noWrap/>
            <w:vAlign w:val="bottom"/>
            <w:hideMark/>
          </w:tcPr>
          <w:p w14:paraId="27CD725B" w14:textId="1CF6404E" w:rsidR="00882C9C" w:rsidRPr="00D926D2" w:rsidRDefault="00882C9C" w:rsidP="00882C9C">
            <w:pPr>
              <w:pStyle w:val="LZ-4"/>
            </w:pPr>
            <w:r>
              <w:rPr>
                <w:rFonts w:eastAsia="等线"/>
                <w:color w:val="000000"/>
                <w:sz w:val="22"/>
                <w:szCs w:val="22"/>
              </w:rPr>
              <w:t>0.0</w:t>
            </w:r>
          </w:p>
        </w:tc>
        <w:tc>
          <w:tcPr>
            <w:tcW w:w="821" w:type="dxa"/>
            <w:tcBorders>
              <w:top w:val="single" w:sz="4" w:space="0" w:color="auto"/>
              <w:left w:val="nil"/>
              <w:bottom w:val="single" w:sz="4" w:space="0" w:color="auto"/>
              <w:right w:val="single" w:sz="4" w:space="0" w:color="auto"/>
            </w:tcBorders>
            <w:shd w:val="clear" w:color="auto" w:fill="auto"/>
            <w:noWrap/>
            <w:vAlign w:val="bottom"/>
            <w:hideMark/>
          </w:tcPr>
          <w:p w14:paraId="0FA8DA9D" w14:textId="606E44E6" w:rsidR="00882C9C" w:rsidRPr="00D926D2" w:rsidRDefault="00882C9C" w:rsidP="00882C9C">
            <w:pPr>
              <w:pStyle w:val="LZ-4"/>
            </w:pPr>
            <w:r>
              <w:rPr>
                <w:rFonts w:eastAsia="等线"/>
                <w:color w:val="000000"/>
                <w:sz w:val="22"/>
                <w:szCs w:val="22"/>
              </w:rPr>
              <w:t>1.0</w:t>
            </w:r>
          </w:p>
        </w:tc>
      </w:tr>
      <w:tr w:rsidR="00882C9C" w:rsidRPr="00D926D2" w14:paraId="19E31924" w14:textId="77777777" w:rsidTr="00F92E20">
        <w:trPr>
          <w:trHeight w:val="371"/>
          <w:jc w:val="center"/>
        </w:trPr>
        <w:tc>
          <w:tcPr>
            <w:tcW w:w="2800" w:type="dxa"/>
            <w:noWrap/>
            <w:vAlign w:val="center"/>
            <w:hideMark/>
          </w:tcPr>
          <w:p w14:paraId="7267CF63" w14:textId="77777777" w:rsidR="00882C9C" w:rsidRPr="00D926D2" w:rsidRDefault="00882C9C" w:rsidP="00882C9C">
            <w:pPr>
              <w:pStyle w:val="LZ-4"/>
            </w:pPr>
            <w:r w:rsidRPr="00D926D2">
              <w:t>化学原料和化学制品制造业</w:t>
            </w:r>
          </w:p>
        </w:tc>
        <w:tc>
          <w:tcPr>
            <w:tcW w:w="1081" w:type="dxa"/>
            <w:noWrap/>
            <w:vAlign w:val="center"/>
            <w:hideMark/>
          </w:tcPr>
          <w:p w14:paraId="138C0CD7" w14:textId="77777777" w:rsidR="00882C9C" w:rsidRPr="00D926D2" w:rsidRDefault="00882C9C" w:rsidP="00882C9C">
            <w:pPr>
              <w:pStyle w:val="LZ-4"/>
            </w:pPr>
            <w:r w:rsidRPr="00D926D2">
              <w:t>92</w:t>
            </w:r>
          </w:p>
        </w:tc>
        <w:tc>
          <w:tcPr>
            <w:tcW w:w="1061" w:type="dxa"/>
            <w:tcBorders>
              <w:top w:val="nil"/>
              <w:left w:val="single" w:sz="4" w:space="0" w:color="auto"/>
              <w:bottom w:val="single" w:sz="4" w:space="0" w:color="auto"/>
              <w:right w:val="single" w:sz="4" w:space="0" w:color="auto"/>
            </w:tcBorders>
            <w:shd w:val="clear" w:color="auto" w:fill="auto"/>
            <w:noWrap/>
            <w:vAlign w:val="bottom"/>
            <w:hideMark/>
          </w:tcPr>
          <w:p w14:paraId="7ED561F4" w14:textId="5FF698E0" w:rsidR="00882C9C" w:rsidRPr="00D926D2" w:rsidRDefault="00882C9C" w:rsidP="00882C9C">
            <w:pPr>
              <w:pStyle w:val="LZ-4"/>
            </w:pPr>
            <w:r>
              <w:rPr>
                <w:rFonts w:eastAsia="等线"/>
                <w:color w:val="000000"/>
                <w:sz w:val="22"/>
                <w:szCs w:val="22"/>
              </w:rPr>
              <w:t>9.4</w:t>
            </w:r>
          </w:p>
        </w:tc>
        <w:tc>
          <w:tcPr>
            <w:tcW w:w="1061" w:type="dxa"/>
            <w:tcBorders>
              <w:top w:val="nil"/>
              <w:left w:val="nil"/>
              <w:bottom w:val="single" w:sz="4" w:space="0" w:color="auto"/>
              <w:right w:val="single" w:sz="4" w:space="0" w:color="auto"/>
            </w:tcBorders>
            <w:shd w:val="clear" w:color="auto" w:fill="auto"/>
            <w:noWrap/>
            <w:vAlign w:val="bottom"/>
            <w:hideMark/>
          </w:tcPr>
          <w:p w14:paraId="5B1BC347" w14:textId="2DDD0FCA" w:rsidR="00882C9C" w:rsidRPr="00D926D2" w:rsidRDefault="00882C9C" w:rsidP="00882C9C">
            <w:pPr>
              <w:pStyle w:val="LZ-4"/>
            </w:pPr>
            <w:r>
              <w:rPr>
                <w:rFonts w:eastAsia="等线"/>
                <w:color w:val="000000"/>
                <w:sz w:val="22"/>
                <w:szCs w:val="22"/>
              </w:rPr>
              <w:t>5.9</w:t>
            </w:r>
          </w:p>
        </w:tc>
        <w:tc>
          <w:tcPr>
            <w:tcW w:w="1061" w:type="dxa"/>
            <w:tcBorders>
              <w:top w:val="nil"/>
              <w:left w:val="nil"/>
              <w:bottom w:val="single" w:sz="4" w:space="0" w:color="auto"/>
              <w:right w:val="single" w:sz="4" w:space="0" w:color="auto"/>
            </w:tcBorders>
            <w:shd w:val="clear" w:color="auto" w:fill="auto"/>
            <w:noWrap/>
            <w:vAlign w:val="bottom"/>
            <w:hideMark/>
          </w:tcPr>
          <w:p w14:paraId="531F5B86" w14:textId="471A5098" w:rsidR="00882C9C" w:rsidRPr="00D926D2" w:rsidRDefault="00882C9C" w:rsidP="00882C9C">
            <w:pPr>
              <w:pStyle w:val="LZ-4"/>
            </w:pPr>
            <w:r>
              <w:rPr>
                <w:rFonts w:eastAsia="等线"/>
                <w:color w:val="000000"/>
                <w:sz w:val="22"/>
                <w:szCs w:val="22"/>
              </w:rPr>
              <w:t>5.1</w:t>
            </w:r>
          </w:p>
        </w:tc>
        <w:tc>
          <w:tcPr>
            <w:tcW w:w="1061" w:type="dxa"/>
            <w:tcBorders>
              <w:top w:val="nil"/>
              <w:left w:val="nil"/>
              <w:bottom w:val="single" w:sz="4" w:space="0" w:color="auto"/>
              <w:right w:val="single" w:sz="4" w:space="0" w:color="auto"/>
            </w:tcBorders>
            <w:shd w:val="clear" w:color="auto" w:fill="auto"/>
            <w:noWrap/>
            <w:vAlign w:val="bottom"/>
            <w:hideMark/>
          </w:tcPr>
          <w:p w14:paraId="7507109F" w14:textId="3459DEB2" w:rsidR="00882C9C" w:rsidRPr="00D926D2" w:rsidRDefault="00882C9C" w:rsidP="00882C9C">
            <w:pPr>
              <w:pStyle w:val="LZ-4"/>
            </w:pPr>
            <w:r>
              <w:rPr>
                <w:rFonts w:eastAsia="等线"/>
                <w:color w:val="000000"/>
                <w:sz w:val="22"/>
                <w:szCs w:val="22"/>
              </w:rPr>
              <w:t>8.0</w:t>
            </w:r>
          </w:p>
        </w:tc>
        <w:tc>
          <w:tcPr>
            <w:tcW w:w="1061" w:type="dxa"/>
            <w:tcBorders>
              <w:top w:val="nil"/>
              <w:left w:val="nil"/>
              <w:bottom w:val="single" w:sz="4" w:space="0" w:color="auto"/>
              <w:right w:val="single" w:sz="4" w:space="0" w:color="auto"/>
            </w:tcBorders>
            <w:shd w:val="clear" w:color="auto" w:fill="auto"/>
            <w:noWrap/>
            <w:vAlign w:val="bottom"/>
            <w:hideMark/>
          </w:tcPr>
          <w:p w14:paraId="2B15A803" w14:textId="6B2B8A2A" w:rsidR="00882C9C" w:rsidRPr="00D926D2" w:rsidRDefault="00882C9C" w:rsidP="00882C9C">
            <w:pPr>
              <w:pStyle w:val="LZ-4"/>
            </w:pPr>
            <w:r>
              <w:rPr>
                <w:rFonts w:eastAsia="等线"/>
                <w:color w:val="000000"/>
                <w:sz w:val="22"/>
                <w:szCs w:val="22"/>
              </w:rPr>
              <w:t>7.0</w:t>
            </w:r>
          </w:p>
        </w:tc>
        <w:tc>
          <w:tcPr>
            <w:tcW w:w="1061" w:type="dxa"/>
            <w:tcBorders>
              <w:top w:val="nil"/>
              <w:left w:val="nil"/>
              <w:bottom w:val="single" w:sz="4" w:space="0" w:color="auto"/>
              <w:right w:val="single" w:sz="4" w:space="0" w:color="auto"/>
            </w:tcBorders>
            <w:shd w:val="clear" w:color="auto" w:fill="auto"/>
            <w:noWrap/>
            <w:vAlign w:val="bottom"/>
            <w:hideMark/>
          </w:tcPr>
          <w:p w14:paraId="78DB457E" w14:textId="0A77461B" w:rsidR="00882C9C" w:rsidRPr="00D926D2" w:rsidRDefault="00882C9C" w:rsidP="00882C9C">
            <w:pPr>
              <w:pStyle w:val="LZ-4"/>
            </w:pPr>
            <w:r>
              <w:rPr>
                <w:rFonts w:eastAsia="等线"/>
                <w:color w:val="000000"/>
                <w:sz w:val="22"/>
                <w:szCs w:val="22"/>
              </w:rPr>
              <w:t>3062.3</w:t>
            </w:r>
          </w:p>
        </w:tc>
        <w:tc>
          <w:tcPr>
            <w:tcW w:w="1061" w:type="dxa"/>
            <w:tcBorders>
              <w:top w:val="nil"/>
              <w:left w:val="nil"/>
              <w:bottom w:val="single" w:sz="4" w:space="0" w:color="auto"/>
              <w:right w:val="single" w:sz="4" w:space="0" w:color="auto"/>
            </w:tcBorders>
            <w:shd w:val="clear" w:color="auto" w:fill="auto"/>
            <w:noWrap/>
            <w:vAlign w:val="bottom"/>
            <w:hideMark/>
          </w:tcPr>
          <w:p w14:paraId="0F05DAC7" w14:textId="6D90416B" w:rsidR="00882C9C" w:rsidRPr="00D926D2" w:rsidRDefault="00882C9C" w:rsidP="00882C9C">
            <w:pPr>
              <w:pStyle w:val="LZ-4"/>
            </w:pPr>
            <w:r>
              <w:rPr>
                <w:rFonts w:eastAsia="等线"/>
                <w:color w:val="000000"/>
                <w:sz w:val="22"/>
                <w:szCs w:val="22"/>
              </w:rPr>
              <w:t>94.7</w:t>
            </w:r>
          </w:p>
        </w:tc>
        <w:tc>
          <w:tcPr>
            <w:tcW w:w="601" w:type="dxa"/>
            <w:tcBorders>
              <w:top w:val="nil"/>
              <w:left w:val="nil"/>
              <w:bottom w:val="single" w:sz="4" w:space="0" w:color="auto"/>
              <w:right w:val="single" w:sz="4" w:space="0" w:color="auto"/>
            </w:tcBorders>
            <w:shd w:val="clear" w:color="auto" w:fill="auto"/>
            <w:noWrap/>
            <w:vAlign w:val="bottom"/>
            <w:hideMark/>
          </w:tcPr>
          <w:p w14:paraId="6EA6BC43" w14:textId="4775DCAB" w:rsidR="00882C9C" w:rsidRPr="00D926D2" w:rsidRDefault="00882C9C" w:rsidP="00882C9C">
            <w:pPr>
              <w:pStyle w:val="LZ-4"/>
            </w:pPr>
            <w:r>
              <w:rPr>
                <w:rFonts w:eastAsia="等线"/>
                <w:color w:val="000000"/>
                <w:sz w:val="22"/>
                <w:szCs w:val="22"/>
              </w:rPr>
              <w:t>0.0</w:t>
            </w:r>
          </w:p>
        </w:tc>
        <w:tc>
          <w:tcPr>
            <w:tcW w:w="821" w:type="dxa"/>
            <w:tcBorders>
              <w:top w:val="nil"/>
              <w:left w:val="nil"/>
              <w:bottom w:val="single" w:sz="4" w:space="0" w:color="auto"/>
              <w:right w:val="single" w:sz="4" w:space="0" w:color="auto"/>
            </w:tcBorders>
            <w:shd w:val="clear" w:color="auto" w:fill="auto"/>
            <w:noWrap/>
            <w:vAlign w:val="bottom"/>
            <w:hideMark/>
          </w:tcPr>
          <w:p w14:paraId="0D914A7B" w14:textId="7045897A" w:rsidR="00882C9C" w:rsidRPr="00D926D2" w:rsidRDefault="00882C9C" w:rsidP="00882C9C">
            <w:pPr>
              <w:pStyle w:val="LZ-4"/>
            </w:pPr>
            <w:r>
              <w:rPr>
                <w:rFonts w:eastAsia="等线"/>
                <w:color w:val="000000"/>
                <w:sz w:val="22"/>
                <w:szCs w:val="22"/>
              </w:rPr>
              <w:t>0.0</w:t>
            </w:r>
          </w:p>
        </w:tc>
      </w:tr>
      <w:tr w:rsidR="00882C9C" w:rsidRPr="00D926D2" w14:paraId="160F39CD" w14:textId="77777777" w:rsidTr="00F92E20">
        <w:trPr>
          <w:trHeight w:val="371"/>
          <w:jc w:val="center"/>
        </w:trPr>
        <w:tc>
          <w:tcPr>
            <w:tcW w:w="2800" w:type="dxa"/>
            <w:noWrap/>
            <w:vAlign w:val="center"/>
            <w:hideMark/>
          </w:tcPr>
          <w:p w14:paraId="3848465B" w14:textId="77777777" w:rsidR="00882C9C" w:rsidRPr="00D926D2" w:rsidRDefault="00882C9C" w:rsidP="00882C9C">
            <w:pPr>
              <w:pStyle w:val="LZ-4"/>
            </w:pPr>
            <w:r w:rsidRPr="00D926D2">
              <w:rPr>
                <w:rFonts w:hint="eastAsia"/>
              </w:rPr>
              <w:t>纺织服装业</w:t>
            </w:r>
          </w:p>
        </w:tc>
        <w:tc>
          <w:tcPr>
            <w:tcW w:w="1081" w:type="dxa"/>
            <w:noWrap/>
            <w:vAlign w:val="center"/>
            <w:hideMark/>
          </w:tcPr>
          <w:p w14:paraId="47BFE773" w14:textId="77777777" w:rsidR="00882C9C" w:rsidRPr="00D926D2" w:rsidRDefault="00882C9C" w:rsidP="00882C9C">
            <w:pPr>
              <w:pStyle w:val="LZ-4"/>
            </w:pPr>
            <w:r w:rsidRPr="00D926D2">
              <w:t>829</w:t>
            </w:r>
          </w:p>
        </w:tc>
        <w:tc>
          <w:tcPr>
            <w:tcW w:w="1061" w:type="dxa"/>
            <w:tcBorders>
              <w:top w:val="nil"/>
              <w:left w:val="single" w:sz="4" w:space="0" w:color="auto"/>
              <w:bottom w:val="single" w:sz="4" w:space="0" w:color="auto"/>
              <w:right w:val="single" w:sz="4" w:space="0" w:color="auto"/>
            </w:tcBorders>
            <w:shd w:val="clear" w:color="auto" w:fill="auto"/>
            <w:noWrap/>
            <w:vAlign w:val="bottom"/>
            <w:hideMark/>
          </w:tcPr>
          <w:p w14:paraId="281F112D" w14:textId="4CF18A9A" w:rsidR="00882C9C" w:rsidRPr="00D926D2" w:rsidRDefault="00882C9C" w:rsidP="00882C9C">
            <w:pPr>
              <w:pStyle w:val="LZ-4"/>
            </w:pPr>
            <w:r>
              <w:rPr>
                <w:rFonts w:eastAsia="等线"/>
                <w:color w:val="000000"/>
                <w:sz w:val="22"/>
                <w:szCs w:val="22"/>
              </w:rPr>
              <w:t>96.3</w:t>
            </w:r>
          </w:p>
        </w:tc>
        <w:tc>
          <w:tcPr>
            <w:tcW w:w="1061" w:type="dxa"/>
            <w:tcBorders>
              <w:top w:val="nil"/>
              <w:left w:val="nil"/>
              <w:bottom w:val="single" w:sz="4" w:space="0" w:color="auto"/>
              <w:right w:val="single" w:sz="4" w:space="0" w:color="auto"/>
            </w:tcBorders>
            <w:shd w:val="clear" w:color="auto" w:fill="auto"/>
            <w:noWrap/>
            <w:vAlign w:val="bottom"/>
            <w:hideMark/>
          </w:tcPr>
          <w:p w14:paraId="4AE2C27D" w14:textId="00D8ED95" w:rsidR="00882C9C" w:rsidRPr="00D926D2" w:rsidRDefault="00882C9C" w:rsidP="00882C9C">
            <w:pPr>
              <w:pStyle w:val="LZ-4"/>
            </w:pPr>
            <w:r>
              <w:rPr>
                <w:rFonts w:eastAsia="等线"/>
                <w:color w:val="000000"/>
                <w:sz w:val="22"/>
                <w:szCs w:val="22"/>
              </w:rPr>
              <w:t>280.0</w:t>
            </w:r>
          </w:p>
        </w:tc>
        <w:tc>
          <w:tcPr>
            <w:tcW w:w="1061" w:type="dxa"/>
            <w:tcBorders>
              <w:top w:val="nil"/>
              <w:left w:val="nil"/>
              <w:bottom w:val="single" w:sz="4" w:space="0" w:color="auto"/>
              <w:right w:val="single" w:sz="4" w:space="0" w:color="auto"/>
            </w:tcBorders>
            <w:shd w:val="clear" w:color="auto" w:fill="auto"/>
            <w:noWrap/>
            <w:vAlign w:val="bottom"/>
            <w:hideMark/>
          </w:tcPr>
          <w:p w14:paraId="784C18C3" w14:textId="4C022533" w:rsidR="00882C9C" w:rsidRPr="00D926D2" w:rsidRDefault="00882C9C" w:rsidP="00882C9C">
            <w:pPr>
              <w:pStyle w:val="LZ-4"/>
            </w:pPr>
            <w:r>
              <w:rPr>
                <w:rFonts w:eastAsia="等线"/>
                <w:color w:val="000000"/>
                <w:sz w:val="22"/>
                <w:szCs w:val="22"/>
              </w:rPr>
              <w:t>1368.1</w:t>
            </w:r>
          </w:p>
        </w:tc>
        <w:tc>
          <w:tcPr>
            <w:tcW w:w="1061" w:type="dxa"/>
            <w:tcBorders>
              <w:top w:val="nil"/>
              <w:left w:val="nil"/>
              <w:bottom w:val="single" w:sz="4" w:space="0" w:color="auto"/>
              <w:right w:val="single" w:sz="4" w:space="0" w:color="auto"/>
            </w:tcBorders>
            <w:shd w:val="clear" w:color="auto" w:fill="auto"/>
            <w:noWrap/>
            <w:vAlign w:val="bottom"/>
            <w:hideMark/>
          </w:tcPr>
          <w:p w14:paraId="1A5EEB80" w14:textId="5B9B1B33" w:rsidR="00882C9C" w:rsidRPr="00D926D2" w:rsidRDefault="00882C9C" w:rsidP="00882C9C">
            <w:pPr>
              <w:pStyle w:val="LZ-4"/>
            </w:pPr>
            <w:r>
              <w:rPr>
                <w:rFonts w:eastAsia="等线"/>
                <w:color w:val="000000"/>
                <w:sz w:val="22"/>
                <w:szCs w:val="22"/>
              </w:rPr>
              <w:t>76.3</w:t>
            </w:r>
          </w:p>
        </w:tc>
        <w:tc>
          <w:tcPr>
            <w:tcW w:w="1061" w:type="dxa"/>
            <w:tcBorders>
              <w:top w:val="nil"/>
              <w:left w:val="nil"/>
              <w:bottom w:val="single" w:sz="4" w:space="0" w:color="auto"/>
              <w:right w:val="single" w:sz="4" w:space="0" w:color="auto"/>
            </w:tcBorders>
            <w:shd w:val="clear" w:color="auto" w:fill="auto"/>
            <w:noWrap/>
            <w:vAlign w:val="bottom"/>
            <w:hideMark/>
          </w:tcPr>
          <w:p w14:paraId="467D4E50" w14:textId="10B2E3ED" w:rsidR="00882C9C" w:rsidRPr="00D926D2" w:rsidRDefault="00882C9C" w:rsidP="00882C9C">
            <w:pPr>
              <w:pStyle w:val="LZ-4"/>
            </w:pPr>
            <w:r>
              <w:rPr>
                <w:rFonts w:eastAsia="等线"/>
                <w:color w:val="000000"/>
                <w:sz w:val="22"/>
                <w:szCs w:val="22"/>
              </w:rPr>
              <w:t>54.1</w:t>
            </w:r>
          </w:p>
        </w:tc>
        <w:tc>
          <w:tcPr>
            <w:tcW w:w="1061" w:type="dxa"/>
            <w:tcBorders>
              <w:top w:val="nil"/>
              <w:left w:val="nil"/>
              <w:bottom w:val="single" w:sz="4" w:space="0" w:color="auto"/>
              <w:right w:val="single" w:sz="4" w:space="0" w:color="auto"/>
            </w:tcBorders>
            <w:shd w:val="clear" w:color="auto" w:fill="auto"/>
            <w:noWrap/>
            <w:vAlign w:val="bottom"/>
            <w:hideMark/>
          </w:tcPr>
          <w:p w14:paraId="50323179" w14:textId="321DA992" w:rsidR="00882C9C" w:rsidRPr="00D926D2" w:rsidRDefault="00882C9C" w:rsidP="00882C9C">
            <w:pPr>
              <w:pStyle w:val="LZ-4"/>
            </w:pPr>
            <w:r>
              <w:rPr>
                <w:rFonts w:eastAsia="等线"/>
                <w:color w:val="000000"/>
                <w:sz w:val="22"/>
                <w:szCs w:val="22"/>
              </w:rPr>
              <w:t>4934.0</w:t>
            </w:r>
          </w:p>
        </w:tc>
        <w:tc>
          <w:tcPr>
            <w:tcW w:w="1061" w:type="dxa"/>
            <w:tcBorders>
              <w:top w:val="nil"/>
              <w:left w:val="nil"/>
              <w:bottom w:val="single" w:sz="4" w:space="0" w:color="auto"/>
              <w:right w:val="single" w:sz="4" w:space="0" w:color="auto"/>
            </w:tcBorders>
            <w:shd w:val="clear" w:color="auto" w:fill="auto"/>
            <w:noWrap/>
            <w:vAlign w:val="bottom"/>
            <w:hideMark/>
          </w:tcPr>
          <w:p w14:paraId="30A0C3B4" w14:textId="73855745" w:rsidR="00882C9C" w:rsidRPr="00D926D2" w:rsidRDefault="00882C9C" w:rsidP="00882C9C">
            <w:pPr>
              <w:pStyle w:val="LZ-4"/>
            </w:pPr>
            <w:r>
              <w:rPr>
                <w:rFonts w:eastAsia="等线"/>
                <w:color w:val="000000"/>
                <w:sz w:val="22"/>
                <w:szCs w:val="22"/>
              </w:rPr>
              <w:t>4.0</w:t>
            </w:r>
          </w:p>
        </w:tc>
        <w:tc>
          <w:tcPr>
            <w:tcW w:w="601" w:type="dxa"/>
            <w:tcBorders>
              <w:top w:val="nil"/>
              <w:left w:val="nil"/>
              <w:bottom w:val="single" w:sz="4" w:space="0" w:color="auto"/>
              <w:right w:val="single" w:sz="4" w:space="0" w:color="auto"/>
            </w:tcBorders>
            <w:shd w:val="clear" w:color="auto" w:fill="auto"/>
            <w:noWrap/>
            <w:vAlign w:val="bottom"/>
            <w:hideMark/>
          </w:tcPr>
          <w:p w14:paraId="22809494" w14:textId="77795209" w:rsidR="00882C9C" w:rsidRPr="00D926D2" w:rsidRDefault="00882C9C" w:rsidP="00882C9C">
            <w:pPr>
              <w:pStyle w:val="LZ-4"/>
            </w:pPr>
            <w:r>
              <w:rPr>
                <w:rFonts w:eastAsia="等线"/>
                <w:color w:val="000000"/>
                <w:sz w:val="22"/>
                <w:szCs w:val="22"/>
              </w:rPr>
              <w:t>0.5</w:t>
            </w:r>
          </w:p>
        </w:tc>
        <w:tc>
          <w:tcPr>
            <w:tcW w:w="821" w:type="dxa"/>
            <w:tcBorders>
              <w:top w:val="nil"/>
              <w:left w:val="nil"/>
              <w:bottom w:val="single" w:sz="4" w:space="0" w:color="auto"/>
              <w:right w:val="single" w:sz="4" w:space="0" w:color="auto"/>
            </w:tcBorders>
            <w:shd w:val="clear" w:color="auto" w:fill="auto"/>
            <w:noWrap/>
            <w:vAlign w:val="bottom"/>
            <w:hideMark/>
          </w:tcPr>
          <w:p w14:paraId="39D0B07B" w14:textId="1B9C2A0F" w:rsidR="00882C9C" w:rsidRPr="00D926D2" w:rsidRDefault="00882C9C" w:rsidP="00882C9C">
            <w:pPr>
              <w:pStyle w:val="LZ-4"/>
            </w:pPr>
            <w:r>
              <w:rPr>
                <w:rFonts w:eastAsia="等线"/>
                <w:color w:val="000000"/>
                <w:sz w:val="22"/>
                <w:szCs w:val="22"/>
              </w:rPr>
              <w:t>0.8</w:t>
            </w:r>
          </w:p>
        </w:tc>
      </w:tr>
      <w:tr w:rsidR="00882C9C" w:rsidRPr="00D926D2" w14:paraId="690BC49A" w14:textId="77777777" w:rsidTr="00F92E20">
        <w:trPr>
          <w:trHeight w:val="371"/>
          <w:jc w:val="center"/>
        </w:trPr>
        <w:tc>
          <w:tcPr>
            <w:tcW w:w="2800" w:type="dxa"/>
            <w:noWrap/>
            <w:vAlign w:val="center"/>
            <w:hideMark/>
          </w:tcPr>
          <w:p w14:paraId="61291C27" w14:textId="7927E390" w:rsidR="00882C9C" w:rsidRPr="00D926D2" w:rsidRDefault="00882C9C" w:rsidP="00882C9C">
            <w:pPr>
              <w:pStyle w:val="LZ-4"/>
            </w:pPr>
            <w:r w:rsidRPr="00D926D2">
              <w:t>医药制造业</w:t>
            </w:r>
          </w:p>
        </w:tc>
        <w:tc>
          <w:tcPr>
            <w:tcW w:w="1081" w:type="dxa"/>
            <w:noWrap/>
            <w:vAlign w:val="center"/>
            <w:hideMark/>
          </w:tcPr>
          <w:p w14:paraId="0129E43B" w14:textId="77777777" w:rsidR="00882C9C" w:rsidRPr="00D926D2" w:rsidRDefault="00882C9C" w:rsidP="00882C9C">
            <w:pPr>
              <w:pStyle w:val="LZ-4"/>
            </w:pPr>
            <w:r w:rsidRPr="00D926D2">
              <w:t>8</w:t>
            </w:r>
          </w:p>
        </w:tc>
        <w:tc>
          <w:tcPr>
            <w:tcW w:w="1061" w:type="dxa"/>
            <w:tcBorders>
              <w:top w:val="nil"/>
              <w:left w:val="single" w:sz="4" w:space="0" w:color="auto"/>
              <w:bottom w:val="single" w:sz="4" w:space="0" w:color="auto"/>
              <w:right w:val="single" w:sz="4" w:space="0" w:color="auto"/>
            </w:tcBorders>
            <w:shd w:val="clear" w:color="auto" w:fill="auto"/>
            <w:noWrap/>
            <w:vAlign w:val="bottom"/>
            <w:hideMark/>
          </w:tcPr>
          <w:p w14:paraId="3F2559AA" w14:textId="76B053B0" w:rsidR="00882C9C" w:rsidRPr="00D926D2" w:rsidRDefault="00882C9C" w:rsidP="00882C9C">
            <w:pPr>
              <w:pStyle w:val="LZ-4"/>
            </w:pPr>
            <w:r>
              <w:rPr>
                <w:rFonts w:eastAsia="等线"/>
                <w:color w:val="000000"/>
                <w:sz w:val="22"/>
                <w:szCs w:val="22"/>
              </w:rPr>
              <w:t>0.1</w:t>
            </w:r>
          </w:p>
        </w:tc>
        <w:tc>
          <w:tcPr>
            <w:tcW w:w="1061" w:type="dxa"/>
            <w:tcBorders>
              <w:top w:val="nil"/>
              <w:left w:val="nil"/>
              <w:bottom w:val="single" w:sz="4" w:space="0" w:color="auto"/>
              <w:right w:val="single" w:sz="4" w:space="0" w:color="auto"/>
            </w:tcBorders>
            <w:shd w:val="clear" w:color="auto" w:fill="auto"/>
            <w:noWrap/>
            <w:vAlign w:val="bottom"/>
            <w:hideMark/>
          </w:tcPr>
          <w:p w14:paraId="16EDAB60" w14:textId="1AFF25C3" w:rsidR="00882C9C" w:rsidRPr="00D926D2" w:rsidRDefault="00882C9C" w:rsidP="00882C9C">
            <w:pPr>
              <w:pStyle w:val="LZ-4"/>
            </w:pPr>
            <w:r>
              <w:rPr>
                <w:rFonts w:eastAsia="等线"/>
                <w:color w:val="000000"/>
                <w:sz w:val="22"/>
                <w:szCs w:val="22"/>
              </w:rPr>
              <w:t>0.9</w:t>
            </w:r>
          </w:p>
        </w:tc>
        <w:tc>
          <w:tcPr>
            <w:tcW w:w="1061" w:type="dxa"/>
            <w:tcBorders>
              <w:top w:val="nil"/>
              <w:left w:val="nil"/>
              <w:bottom w:val="single" w:sz="4" w:space="0" w:color="auto"/>
              <w:right w:val="single" w:sz="4" w:space="0" w:color="auto"/>
            </w:tcBorders>
            <w:shd w:val="clear" w:color="auto" w:fill="auto"/>
            <w:noWrap/>
            <w:vAlign w:val="bottom"/>
            <w:hideMark/>
          </w:tcPr>
          <w:p w14:paraId="36D42DEF" w14:textId="5FD54904" w:rsidR="00882C9C" w:rsidRPr="00D926D2" w:rsidRDefault="00882C9C" w:rsidP="00882C9C">
            <w:pPr>
              <w:pStyle w:val="LZ-4"/>
            </w:pPr>
            <w:r>
              <w:rPr>
                <w:rFonts w:eastAsia="等线"/>
                <w:color w:val="000000"/>
                <w:sz w:val="22"/>
                <w:szCs w:val="22"/>
              </w:rPr>
              <w:t>0.9</w:t>
            </w:r>
          </w:p>
        </w:tc>
        <w:tc>
          <w:tcPr>
            <w:tcW w:w="1061" w:type="dxa"/>
            <w:tcBorders>
              <w:top w:val="nil"/>
              <w:left w:val="nil"/>
              <w:bottom w:val="single" w:sz="4" w:space="0" w:color="auto"/>
              <w:right w:val="single" w:sz="4" w:space="0" w:color="auto"/>
            </w:tcBorders>
            <w:shd w:val="clear" w:color="auto" w:fill="auto"/>
            <w:noWrap/>
            <w:vAlign w:val="bottom"/>
            <w:hideMark/>
          </w:tcPr>
          <w:p w14:paraId="04F2FC2D" w14:textId="1D28673C" w:rsidR="00882C9C" w:rsidRPr="00D926D2" w:rsidRDefault="00882C9C" w:rsidP="00882C9C">
            <w:pPr>
              <w:pStyle w:val="LZ-4"/>
            </w:pPr>
            <w:r>
              <w:rPr>
                <w:rFonts w:eastAsia="等线"/>
                <w:color w:val="000000"/>
                <w:sz w:val="22"/>
                <w:szCs w:val="22"/>
              </w:rPr>
              <w:t>0.0</w:t>
            </w:r>
          </w:p>
        </w:tc>
        <w:tc>
          <w:tcPr>
            <w:tcW w:w="1061" w:type="dxa"/>
            <w:tcBorders>
              <w:top w:val="nil"/>
              <w:left w:val="nil"/>
              <w:bottom w:val="single" w:sz="4" w:space="0" w:color="auto"/>
              <w:right w:val="single" w:sz="4" w:space="0" w:color="auto"/>
            </w:tcBorders>
            <w:shd w:val="clear" w:color="auto" w:fill="auto"/>
            <w:noWrap/>
            <w:vAlign w:val="bottom"/>
            <w:hideMark/>
          </w:tcPr>
          <w:p w14:paraId="78C0EF5C" w14:textId="3FDC6EBE" w:rsidR="00882C9C" w:rsidRPr="00D926D2" w:rsidRDefault="00882C9C" w:rsidP="00882C9C">
            <w:pPr>
              <w:pStyle w:val="LZ-4"/>
            </w:pPr>
            <w:r>
              <w:rPr>
                <w:rFonts w:eastAsia="等线"/>
                <w:color w:val="000000"/>
                <w:sz w:val="22"/>
                <w:szCs w:val="22"/>
              </w:rPr>
              <w:t>0.0</w:t>
            </w:r>
          </w:p>
        </w:tc>
        <w:tc>
          <w:tcPr>
            <w:tcW w:w="1061" w:type="dxa"/>
            <w:tcBorders>
              <w:top w:val="nil"/>
              <w:left w:val="nil"/>
              <w:bottom w:val="single" w:sz="4" w:space="0" w:color="auto"/>
              <w:right w:val="single" w:sz="4" w:space="0" w:color="auto"/>
            </w:tcBorders>
            <w:shd w:val="clear" w:color="auto" w:fill="auto"/>
            <w:noWrap/>
            <w:vAlign w:val="bottom"/>
            <w:hideMark/>
          </w:tcPr>
          <w:p w14:paraId="1CAB9249" w14:textId="0F76EE85" w:rsidR="00882C9C" w:rsidRPr="00D926D2" w:rsidRDefault="00882C9C" w:rsidP="00882C9C">
            <w:pPr>
              <w:pStyle w:val="LZ-4"/>
            </w:pPr>
            <w:r>
              <w:rPr>
                <w:rFonts w:eastAsia="等线"/>
                <w:color w:val="000000"/>
                <w:sz w:val="22"/>
                <w:szCs w:val="22"/>
              </w:rPr>
              <w:t>1336.2</w:t>
            </w:r>
          </w:p>
        </w:tc>
        <w:tc>
          <w:tcPr>
            <w:tcW w:w="1061" w:type="dxa"/>
            <w:tcBorders>
              <w:top w:val="nil"/>
              <w:left w:val="nil"/>
              <w:bottom w:val="single" w:sz="4" w:space="0" w:color="auto"/>
              <w:right w:val="single" w:sz="4" w:space="0" w:color="auto"/>
            </w:tcBorders>
            <w:shd w:val="clear" w:color="auto" w:fill="auto"/>
            <w:noWrap/>
            <w:vAlign w:val="bottom"/>
            <w:hideMark/>
          </w:tcPr>
          <w:p w14:paraId="7D17C9B7" w14:textId="52DA2EB8" w:rsidR="00882C9C" w:rsidRPr="00D926D2" w:rsidRDefault="00882C9C" w:rsidP="00882C9C">
            <w:pPr>
              <w:pStyle w:val="LZ-4"/>
            </w:pPr>
            <w:r>
              <w:rPr>
                <w:rFonts w:eastAsia="等线"/>
                <w:color w:val="000000"/>
                <w:sz w:val="22"/>
                <w:szCs w:val="22"/>
              </w:rPr>
              <w:t>0.0</w:t>
            </w:r>
          </w:p>
        </w:tc>
        <w:tc>
          <w:tcPr>
            <w:tcW w:w="601" w:type="dxa"/>
            <w:tcBorders>
              <w:top w:val="nil"/>
              <w:left w:val="nil"/>
              <w:bottom w:val="single" w:sz="4" w:space="0" w:color="auto"/>
              <w:right w:val="single" w:sz="4" w:space="0" w:color="auto"/>
            </w:tcBorders>
            <w:shd w:val="clear" w:color="auto" w:fill="auto"/>
            <w:noWrap/>
            <w:vAlign w:val="bottom"/>
            <w:hideMark/>
          </w:tcPr>
          <w:p w14:paraId="14A27176" w14:textId="6BBDC9C5" w:rsidR="00882C9C" w:rsidRPr="00D926D2" w:rsidRDefault="00882C9C" w:rsidP="00882C9C">
            <w:pPr>
              <w:pStyle w:val="LZ-4"/>
            </w:pPr>
            <w:r>
              <w:rPr>
                <w:rFonts w:eastAsia="等线"/>
                <w:color w:val="000000"/>
                <w:sz w:val="22"/>
                <w:szCs w:val="22"/>
              </w:rPr>
              <w:t>0.0</w:t>
            </w:r>
          </w:p>
        </w:tc>
        <w:tc>
          <w:tcPr>
            <w:tcW w:w="821" w:type="dxa"/>
            <w:tcBorders>
              <w:top w:val="nil"/>
              <w:left w:val="nil"/>
              <w:bottom w:val="single" w:sz="4" w:space="0" w:color="auto"/>
              <w:right w:val="single" w:sz="4" w:space="0" w:color="auto"/>
            </w:tcBorders>
            <w:shd w:val="clear" w:color="auto" w:fill="auto"/>
            <w:noWrap/>
            <w:vAlign w:val="bottom"/>
            <w:hideMark/>
          </w:tcPr>
          <w:p w14:paraId="36E778A3" w14:textId="744FAA11" w:rsidR="00882C9C" w:rsidRPr="00D926D2" w:rsidRDefault="00882C9C" w:rsidP="00882C9C">
            <w:pPr>
              <w:pStyle w:val="LZ-4"/>
            </w:pPr>
            <w:r>
              <w:rPr>
                <w:rFonts w:eastAsia="等线"/>
                <w:color w:val="000000"/>
                <w:sz w:val="22"/>
                <w:szCs w:val="22"/>
              </w:rPr>
              <w:t>0.0</w:t>
            </w:r>
          </w:p>
        </w:tc>
      </w:tr>
      <w:tr w:rsidR="00882C9C" w:rsidRPr="00D926D2" w14:paraId="2B7132E9" w14:textId="77777777" w:rsidTr="00F92E20">
        <w:trPr>
          <w:trHeight w:val="371"/>
          <w:jc w:val="center"/>
        </w:trPr>
        <w:tc>
          <w:tcPr>
            <w:tcW w:w="2800" w:type="dxa"/>
            <w:noWrap/>
            <w:vAlign w:val="center"/>
            <w:hideMark/>
          </w:tcPr>
          <w:p w14:paraId="03823B6A" w14:textId="77777777" w:rsidR="00882C9C" w:rsidRPr="00D926D2" w:rsidRDefault="00882C9C" w:rsidP="00882C9C">
            <w:pPr>
              <w:pStyle w:val="LZ-4"/>
            </w:pPr>
            <w:r w:rsidRPr="00D926D2">
              <w:t>化学纤维制造业</w:t>
            </w:r>
          </w:p>
        </w:tc>
        <w:tc>
          <w:tcPr>
            <w:tcW w:w="1081" w:type="dxa"/>
            <w:noWrap/>
            <w:vAlign w:val="center"/>
            <w:hideMark/>
          </w:tcPr>
          <w:p w14:paraId="362E0176" w14:textId="77777777" w:rsidR="00882C9C" w:rsidRPr="00D926D2" w:rsidRDefault="00882C9C" w:rsidP="00882C9C">
            <w:pPr>
              <w:pStyle w:val="LZ-4"/>
            </w:pPr>
            <w:r w:rsidRPr="00D926D2">
              <w:t>157</w:t>
            </w:r>
          </w:p>
        </w:tc>
        <w:tc>
          <w:tcPr>
            <w:tcW w:w="1061" w:type="dxa"/>
            <w:tcBorders>
              <w:top w:val="nil"/>
              <w:left w:val="single" w:sz="4" w:space="0" w:color="auto"/>
              <w:bottom w:val="single" w:sz="4" w:space="0" w:color="auto"/>
              <w:right w:val="single" w:sz="4" w:space="0" w:color="auto"/>
            </w:tcBorders>
            <w:shd w:val="clear" w:color="auto" w:fill="auto"/>
            <w:noWrap/>
            <w:vAlign w:val="bottom"/>
            <w:hideMark/>
          </w:tcPr>
          <w:p w14:paraId="1DFAEF4D" w14:textId="38CE2305" w:rsidR="00882C9C" w:rsidRPr="00D926D2" w:rsidRDefault="00882C9C" w:rsidP="00882C9C">
            <w:pPr>
              <w:pStyle w:val="LZ-4"/>
            </w:pPr>
            <w:r>
              <w:rPr>
                <w:rFonts w:eastAsia="等线"/>
                <w:color w:val="000000"/>
                <w:sz w:val="22"/>
                <w:szCs w:val="22"/>
              </w:rPr>
              <w:t>191.9</w:t>
            </w:r>
          </w:p>
        </w:tc>
        <w:tc>
          <w:tcPr>
            <w:tcW w:w="1061" w:type="dxa"/>
            <w:tcBorders>
              <w:top w:val="nil"/>
              <w:left w:val="nil"/>
              <w:bottom w:val="single" w:sz="4" w:space="0" w:color="auto"/>
              <w:right w:val="single" w:sz="4" w:space="0" w:color="auto"/>
            </w:tcBorders>
            <w:shd w:val="clear" w:color="auto" w:fill="auto"/>
            <w:noWrap/>
            <w:vAlign w:val="bottom"/>
            <w:hideMark/>
          </w:tcPr>
          <w:p w14:paraId="3EBB11DF" w14:textId="5801CB48" w:rsidR="00882C9C" w:rsidRPr="00D926D2" w:rsidRDefault="00882C9C" w:rsidP="00882C9C">
            <w:pPr>
              <w:pStyle w:val="LZ-4"/>
            </w:pPr>
            <w:r>
              <w:rPr>
                <w:rFonts w:eastAsia="等线"/>
                <w:color w:val="000000"/>
                <w:sz w:val="22"/>
                <w:szCs w:val="22"/>
              </w:rPr>
              <w:t>598.2</w:t>
            </w:r>
          </w:p>
        </w:tc>
        <w:tc>
          <w:tcPr>
            <w:tcW w:w="1061" w:type="dxa"/>
            <w:tcBorders>
              <w:top w:val="nil"/>
              <w:left w:val="nil"/>
              <w:bottom w:val="single" w:sz="4" w:space="0" w:color="auto"/>
              <w:right w:val="single" w:sz="4" w:space="0" w:color="auto"/>
            </w:tcBorders>
            <w:shd w:val="clear" w:color="auto" w:fill="auto"/>
            <w:noWrap/>
            <w:vAlign w:val="bottom"/>
            <w:hideMark/>
          </w:tcPr>
          <w:p w14:paraId="29A97AFE" w14:textId="5A72D212" w:rsidR="00882C9C" w:rsidRPr="00D926D2" w:rsidRDefault="00882C9C" w:rsidP="00882C9C">
            <w:pPr>
              <w:pStyle w:val="LZ-4"/>
            </w:pPr>
            <w:r>
              <w:rPr>
                <w:rFonts w:eastAsia="等线"/>
                <w:color w:val="000000"/>
                <w:sz w:val="22"/>
                <w:szCs w:val="22"/>
              </w:rPr>
              <w:t>8395.2</w:t>
            </w:r>
          </w:p>
        </w:tc>
        <w:tc>
          <w:tcPr>
            <w:tcW w:w="1061" w:type="dxa"/>
            <w:tcBorders>
              <w:top w:val="nil"/>
              <w:left w:val="nil"/>
              <w:bottom w:val="single" w:sz="4" w:space="0" w:color="auto"/>
              <w:right w:val="single" w:sz="4" w:space="0" w:color="auto"/>
            </w:tcBorders>
            <w:shd w:val="clear" w:color="auto" w:fill="auto"/>
            <w:noWrap/>
            <w:vAlign w:val="bottom"/>
            <w:hideMark/>
          </w:tcPr>
          <w:p w14:paraId="65E03A16" w14:textId="35443E37" w:rsidR="00882C9C" w:rsidRPr="00D926D2" w:rsidRDefault="00882C9C" w:rsidP="00882C9C">
            <w:pPr>
              <w:pStyle w:val="LZ-4"/>
            </w:pPr>
            <w:r>
              <w:rPr>
                <w:rFonts w:eastAsia="等线"/>
                <w:color w:val="000000"/>
                <w:sz w:val="22"/>
                <w:szCs w:val="22"/>
              </w:rPr>
              <w:t>65.4</w:t>
            </w:r>
          </w:p>
        </w:tc>
        <w:tc>
          <w:tcPr>
            <w:tcW w:w="1061" w:type="dxa"/>
            <w:tcBorders>
              <w:top w:val="nil"/>
              <w:left w:val="nil"/>
              <w:bottom w:val="single" w:sz="4" w:space="0" w:color="auto"/>
              <w:right w:val="single" w:sz="4" w:space="0" w:color="auto"/>
            </w:tcBorders>
            <w:shd w:val="clear" w:color="auto" w:fill="auto"/>
            <w:noWrap/>
            <w:vAlign w:val="bottom"/>
            <w:hideMark/>
          </w:tcPr>
          <w:p w14:paraId="662159B2" w14:textId="061C7230" w:rsidR="00882C9C" w:rsidRPr="00D926D2" w:rsidRDefault="00882C9C" w:rsidP="00882C9C">
            <w:pPr>
              <w:pStyle w:val="LZ-4"/>
            </w:pPr>
            <w:r>
              <w:rPr>
                <w:rFonts w:eastAsia="等线"/>
                <w:color w:val="000000"/>
                <w:sz w:val="22"/>
                <w:szCs w:val="22"/>
              </w:rPr>
              <w:t>42.1</w:t>
            </w:r>
          </w:p>
        </w:tc>
        <w:tc>
          <w:tcPr>
            <w:tcW w:w="1061" w:type="dxa"/>
            <w:tcBorders>
              <w:top w:val="nil"/>
              <w:left w:val="nil"/>
              <w:bottom w:val="single" w:sz="4" w:space="0" w:color="auto"/>
              <w:right w:val="single" w:sz="4" w:space="0" w:color="auto"/>
            </w:tcBorders>
            <w:shd w:val="clear" w:color="auto" w:fill="auto"/>
            <w:noWrap/>
            <w:vAlign w:val="bottom"/>
            <w:hideMark/>
          </w:tcPr>
          <w:p w14:paraId="287AFD99" w14:textId="40ACEE13" w:rsidR="00882C9C" w:rsidRPr="00D926D2" w:rsidRDefault="00882C9C" w:rsidP="00882C9C">
            <w:pPr>
              <w:pStyle w:val="LZ-4"/>
            </w:pPr>
            <w:r>
              <w:rPr>
                <w:rFonts w:eastAsia="等线"/>
                <w:color w:val="000000"/>
                <w:sz w:val="22"/>
                <w:szCs w:val="22"/>
              </w:rPr>
              <w:t>1593.6</w:t>
            </w:r>
          </w:p>
        </w:tc>
        <w:tc>
          <w:tcPr>
            <w:tcW w:w="1061" w:type="dxa"/>
            <w:tcBorders>
              <w:top w:val="nil"/>
              <w:left w:val="nil"/>
              <w:bottom w:val="single" w:sz="4" w:space="0" w:color="auto"/>
              <w:right w:val="single" w:sz="4" w:space="0" w:color="auto"/>
            </w:tcBorders>
            <w:shd w:val="clear" w:color="auto" w:fill="auto"/>
            <w:noWrap/>
            <w:vAlign w:val="bottom"/>
            <w:hideMark/>
          </w:tcPr>
          <w:p w14:paraId="115F9AB2" w14:textId="4ACE46CC" w:rsidR="00882C9C" w:rsidRPr="00D926D2" w:rsidRDefault="00882C9C" w:rsidP="00882C9C">
            <w:pPr>
              <w:pStyle w:val="LZ-4"/>
            </w:pPr>
            <w:r>
              <w:rPr>
                <w:rFonts w:eastAsia="等线"/>
                <w:color w:val="000000"/>
                <w:sz w:val="22"/>
                <w:szCs w:val="22"/>
              </w:rPr>
              <w:t>4.0</w:t>
            </w:r>
          </w:p>
        </w:tc>
        <w:tc>
          <w:tcPr>
            <w:tcW w:w="601" w:type="dxa"/>
            <w:tcBorders>
              <w:top w:val="nil"/>
              <w:left w:val="nil"/>
              <w:bottom w:val="single" w:sz="4" w:space="0" w:color="auto"/>
              <w:right w:val="single" w:sz="4" w:space="0" w:color="auto"/>
            </w:tcBorders>
            <w:shd w:val="clear" w:color="auto" w:fill="auto"/>
            <w:noWrap/>
            <w:vAlign w:val="bottom"/>
            <w:hideMark/>
          </w:tcPr>
          <w:p w14:paraId="1BBE566A" w14:textId="2C1749F8" w:rsidR="00882C9C" w:rsidRPr="00D926D2" w:rsidRDefault="00882C9C" w:rsidP="00882C9C">
            <w:pPr>
              <w:pStyle w:val="LZ-4"/>
            </w:pPr>
            <w:r>
              <w:rPr>
                <w:rFonts w:eastAsia="等线"/>
                <w:color w:val="000000"/>
                <w:sz w:val="22"/>
                <w:szCs w:val="22"/>
              </w:rPr>
              <w:t>0.5</w:t>
            </w:r>
          </w:p>
        </w:tc>
        <w:tc>
          <w:tcPr>
            <w:tcW w:w="821" w:type="dxa"/>
            <w:tcBorders>
              <w:top w:val="nil"/>
              <w:left w:val="nil"/>
              <w:bottom w:val="single" w:sz="4" w:space="0" w:color="auto"/>
              <w:right w:val="single" w:sz="4" w:space="0" w:color="auto"/>
            </w:tcBorders>
            <w:shd w:val="clear" w:color="auto" w:fill="auto"/>
            <w:noWrap/>
            <w:vAlign w:val="bottom"/>
            <w:hideMark/>
          </w:tcPr>
          <w:p w14:paraId="7005D960" w14:textId="2A4F404C" w:rsidR="00882C9C" w:rsidRPr="00D926D2" w:rsidRDefault="00882C9C" w:rsidP="00882C9C">
            <w:pPr>
              <w:pStyle w:val="LZ-4"/>
            </w:pPr>
            <w:r>
              <w:rPr>
                <w:rFonts w:eastAsia="等线"/>
                <w:color w:val="000000"/>
                <w:sz w:val="22"/>
                <w:szCs w:val="22"/>
              </w:rPr>
              <w:t>0.2</w:t>
            </w:r>
          </w:p>
        </w:tc>
      </w:tr>
      <w:tr w:rsidR="00882C9C" w:rsidRPr="00D926D2" w14:paraId="2D6B909A" w14:textId="77777777" w:rsidTr="00F92E20">
        <w:trPr>
          <w:trHeight w:val="371"/>
          <w:jc w:val="center"/>
        </w:trPr>
        <w:tc>
          <w:tcPr>
            <w:tcW w:w="2800" w:type="dxa"/>
            <w:noWrap/>
            <w:vAlign w:val="center"/>
            <w:hideMark/>
          </w:tcPr>
          <w:p w14:paraId="30BAD203" w14:textId="77777777" w:rsidR="00882C9C" w:rsidRPr="00D926D2" w:rsidRDefault="00882C9C" w:rsidP="00882C9C">
            <w:pPr>
              <w:pStyle w:val="LZ-4"/>
            </w:pPr>
            <w:r w:rsidRPr="00D926D2">
              <w:t>橡胶和塑料制品业</w:t>
            </w:r>
          </w:p>
        </w:tc>
        <w:tc>
          <w:tcPr>
            <w:tcW w:w="1081" w:type="dxa"/>
            <w:noWrap/>
            <w:vAlign w:val="center"/>
            <w:hideMark/>
          </w:tcPr>
          <w:p w14:paraId="0A178DDE" w14:textId="77777777" w:rsidR="00882C9C" w:rsidRPr="00D926D2" w:rsidRDefault="00882C9C" w:rsidP="00882C9C">
            <w:pPr>
              <w:pStyle w:val="LZ-4"/>
            </w:pPr>
            <w:r w:rsidRPr="00D926D2">
              <w:t>681</w:t>
            </w:r>
          </w:p>
        </w:tc>
        <w:tc>
          <w:tcPr>
            <w:tcW w:w="1061" w:type="dxa"/>
            <w:tcBorders>
              <w:top w:val="nil"/>
              <w:left w:val="single" w:sz="4" w:space="0" w:color="auto"/>
              <w:bottom w:val="single" w:sz="4" w:space="0" w:color="auto"/>
              <w:right w:val="single" w:sz="4" w:space="0" w:color="auto"/>
            </w:tcBorders>
            <w:shd w:val="clear" w:color="auto" w:fill="auto"/>
            <w:noWrap/>
            <w:vAlign w:val="bottom"/>
            <w:hideMark/>
          </w:tcPr>
          <w:p w14:paraId="44AA29C8" w14:textId="04964BEC" w:rsidR="00882C9C" w:rsidRPr="00D926D2" w:rsidRDefault="00882C9C" w:rsidP="00882C9C">
            <w:pPr>
              <w:pStyle w:val="LZ-4"/>
            </w:pPr>
            <w:r>
              <w:rPr>
                <w:rFonts w:eastAsia="等线"/>
                <w:color w:val="000000"/>
                <w:sz w:val="22"/>
                <w:szCs w:val="22"/>
              </w:rPr>
              <w:t>1.7</w:t>
            </w:r>
          </w:p>
        </w:tc>
        <w:tc>
          <w:tcPr>
            <w:tcW w:w="1061" w:type="dxa"/>
            <w:tcBorders>
              <w:top w:val="nil"/>
              <w:left w:val="nil"/>
              <w:bottom w:val="single" w:sz="4" w:space="0" w:color="auto"/>
              <w:right w:val="single" w:sz="4" w:space="0" w:color="auto"/>
            </w:tcBorders>
            <w:shd w:val="clear" w:color="auto" w:fill="auto"/>
            <w:noWrap/>
            <w:vAlign w:val="bottom"/>
            <w:hideMark/>
          </w:tcPr>
          <w:p w14:paraId="4F11B6F8" w14:textId="21688530" w:rsidR="00882C9C" w:rsidRPr="00D926D2" w:rsidRDefault="00882C9C" w:rsidP="00882C9C">
            <w:pPr>
              <w:pStyle w:val="LZ-4"/>
            </w:pPr>
            <w:r>
              <w:rPr>
                <w:rFonts w:eastAsia="等线"/>
                <w:color w:val="000000"/>
                <w:sz w:val="22"/>
                <w:szCs w:val="22"/>
              </w:rPr>
              <w:t>5.8</w:t>
            </w:r>
          </w:p>
        </w:tc>
        <w:tc>
          <w:tcPr>
            <w:tcW w:w="1061" w:type="dxa"/>
            <w:tcBorders>
              <w:top w:val="nil"/>
              <w:left w:val="nil"/>
              <w:bottom w:val="single" w:sz="4" w:space="0" w:color="auto"/>
              <w:right w:val="single" w:sz="4" w:space="0" w:color="auto"/>
            </w:tcBorders>
            <w:shd w:val="clear" w:color="auto" w:fill="auto"/>
            <w:noWrap/>
            <w:vAlign w:val="bottom"/>
            <w:hideMark/>
          </w:tcPr>
          <w:p w14:paraId="75A535B6" w14:textId="0A852A01" w:rsidR="00882C9C" w:rsidRPr="00D926D2" w:rsidRDefault="00882C9C" w:rsidP="00882C9C">
            <w:pPr>
              <w:pStyle w:val="LZ-4"/>
            </w:pPr>
            <w:r>
              <w:rPr>
                <w:rFonts w:eastAsia="等线"/>
                <w:color w:val="000000"/>
                <w:sz w:val="22"/>
                <w:szCs w:val="22"/>
              </w:rPr>
              <w:t>5.2</w:t>
            </w:r>
          </w:p>
        </w:tc>
        <w:tc>
          <w:tcPr>
            <w:tcW w:w="1061" w:type="dxa"/>
            <w:tcBorders>
              <w:top w:val="nil"/>
              <w:left w:val="nil"/>
              <w:bottom w:val="single" w:sz="4" w:space="0" w:color="auto"/>
              <w:right w:val="single" w:sz="4" w:space="0" w:color="auto"/>
            </w:tcBorders>
            <w:shd w:val="clear" w:color="auto" w:fill="auto"/>
            <w:noWrap/>
            <w:vAlign w:val="bottom"/>
            <w:hideMark/>
          </w:tcPr>
          <w:p w14:paraId="5E0A7D5A" w14:textId="4010D39B" w:rsidR="00882C9C" w:rsidRPr="00D926D2" w:rsidRDefault="00882C9C" w:rsidP="00882C9C">
            <w:pPr>
              <w:pStyle w:val="LZ-4"/>
            </w:pPr>
            <w:r>
              <w:rPr>
                <w:rFonts w:eastAsia="等线"/>
                <w:color w:val="000000"/>
                <w:sz w:val="22"/>
                <w:szCs w:val="22"/>
              </w:rPr>
              <w:t>1.0</w:t>
            </w:r>
          </w:p>
        </w:tc>
        <w:tc>
          <w:tcPr>
            <w:tcW w:w="1061" w:type="dxa"/>
            <w:tcBorders>
              <w:top w:val="nil"/>
              <w:left w:val="nil"/>
              <w:bottom w:val="single" w:sz="4" w:space="0" w:color="auto"/>
              <w:right w:val="single" w:sz="4" w:space="0" w:color="auto"/>
            </w:tcBorders>
            <w:shd w:val="clear" w:color="auto" w:fill="auto"/>
            <w:noWrap/>
            <w:vAlign w:val="bottom"/>
            <w:hideMark/>
          </w:tcPr>
          <w:p w14:paraId="5377D7CF" w14:textId="765C46E8" w:rsidR="00882C9C" w:rsidRPr="00D926D2" w:rsidRDefault="00882C9C" w:rsidP="00882C9C">
            <w:pPr>
              <w:pStyle w:val="LZ-4"/>
            </w:pPr>
            <w:r>
              <w:rPr>
                <w:rFonts w:eastAsia="等线"/>
                <w:color w:val="000000"/>
                <w:sz w:val="22"/>
                <w:szCs w:val="22"/>
              </w:rPr>
              <w:t>0.5</w:t>
            </w:r>
          </w:p>
        </w:tc>
        <w:tc>
          <w:tcPr>
            <w:tcW w:w="1061" w:type="dxa"/>
            <w:tcBorders>
              <w:top w:val="nil"/>
              <w:left w:val="nil"/>
              <w:bottom w:val="single" w:sz="4" w:space="0" w:color="auto"/>
              <w:right w:val="single" w:sz="4" w:space="0" w:color="auto"/>
            </w:tcBorders>
            <w:shd w:val="clear" w:color="auto" w:fill="auto"/>
            <w:noWrap/>
            <w:vAlign w:val="bottom"/>
            <w:hideMark/>
          </w:tcPr>
          <w:p w14:paraId="379F128A" w14:textId="5A791361" w:rsidR="00882C9C" w:rsidRPr="00D926D2" w:rsidRDefault="00882C9C" w:rsidP="00882C9C">
            <w:pPr>
              <w:pStyle w:val="LZ-4"/>
            </w:pPr>
            <w:r>
              <w:rPr>
                <w:rFonts w:eastAsia="等线"/>
                <w:color w:val="000000"/>
                <w:sz w:val="22"/>
                <w:szCs w:val="22"/>
              </w:rPr>
              <w:t>2337.6</w:t>
            </w:r>
          </w:p>
        </w:tc>
        <w:tc>
          <w:tcPr>
            <w:tcW w:w="1061" w:type="dxa"/>
            <w:tcBorders>
              <w:top w:val="nil"/>
              <w:left w:val="nil"/>
              <w:bottom w:val="single" w:sz="4" w:space="0" w:color="auto"/>
              <w:right w:val="single" w:sz="4" w:space="0" w:color="auto"/>
            </w:tcBorders>
            <w:shd w:val="clear" w:color="auto" w:fill="auto"/>
            <w:noWrap/>
            <w:vAlign w:val="bottom"/>
            <w:hideMark/>
          </w:tcPr>
          <w:p w14:paraId="6C971903" w14:textId="1FA03DDC" w:rsidR="00882C9C" w:rsidRPr="00D926D2" w:rsidRDefault="00882C9C" w:rsidP="00882C9C">
            <w:pPr>
              <w:pStyle w:val="LZ-4"/>
            </w:pPr>
            <w:r>
              <w:rPr>
                <w:rFonts w:eastAsia="等线"/>
                <w:color w:val="000000"/>
                <w:sz w:val="22"/>
                <w:szCs w:val="22"/>
              </w:rPr>
              <w:t>0.0</w:t>
            </w:r>
          </w:p>
        </w:tc>
        <w:tc>
          <w:tcPr>
            <w:tcW w:w="601" w:type="dxa"/>
            <w:tcBorders>
              <w:top w:val="nil"/>
              <w:left w:val="nil"/>
              <w:bottom w:val="single" w:sz="4" w:space="0" w:color="auto"/>
              <w:right w:val="single" w:sz="4" w:space="0" w:color="auto"/>
            </w:tcBorders>
            <w:shd w:val="clear" w:color="auto" w:fill="auto"/>
            <w:noWrap/>
            <w:vAlign w:val="bottom"/>
            <w:hideMark/>
          </w:tcPr>
          <w:p w14:paraId="7BA782F8" w14:textId="69B13EE9" w:rsidR="00882C9C" w:rsidRPr="00D926D2" w:rsidRDefault="00882C9C" w:rsidP="00882C9C">
            <w:pPr>
              <w:pStyle w:val="LZ-4"/>
            </w:pPr>
            <w:r>
              <w:rPr>
                <w:rFonts w:eastAsia="等线"/>
                <w:color w:val="000000"/>
                <w:sz w:val="22"/>
                <w:szCs w:val="22"/>
              </w:rPr>
              <w:t>0.0</w:t>
            </w:r>
          </w:p>
        </w:tc>
        <w:tc>
          <w:tcPr>
            <w:tcW w:w="821" w:type="dxa"/>
            <w:tcBorders>
              <w:top w:val="nil"/>
              <w:left w:val="nil"/>
              <w:bottom w:val="single" w:sz="4" w:space="0" w:color="auto"/>
              <w:right w:val="single" w:sz="4" w:space="0" w:color="auto"/>
            </w:tcBorders>
            <w:shd w:val="clear" w:color="auto" w:fill="auto"/>
            <w:noWrap/>
            <w:vAlign w:val="bottom"/>
            <w:hideMark/>
          </w:tcPr>
          <w:p w14:paraId="64586019" w14:textId="2EBD2379" w:rsidR="00882C9C" w:rsidRPr="00D926D2" w:rsidRDefault="00882C9C" w:rsidP="00882C9C">
            <w:pPr>
              <w:pStyle w:val="LZ-4"/>
            </w:pPr>
            <w:r>
              <w:rPr>
                <w:rFonts w:eastAsia="等线"/>
                <w:color w:val="000000"/>
                <w:sz w:val="22"/>
                <w:szCs w:val="22"/>
              </w:rPr>
              <w:t>0.0</w:t>
            </w:r>
          </w:p>
        </w:tc>
      </w:tr>
      <w:tr w:rsidR="00882C9C" w:rsidRPr="00D926D2" w14:paraId="06F81407" w14:textId="77777777" w:rsidTr="00F92E20">
        <w:trPr>
          <w:trHeight w:val="371"/>
          <w:jc w:val="center"/>
        </w:trPr>
        <w:tc>
          <w:tcPr>
            <w:tcW w:w="2800" w:type="dxa"/>
            <w:noWrap/>
            <w:vAlign w:val="center"/>
            <w:hideMark/>
          </w:tcPr>
          <w:p w14:paraId="12971E8B" w14:textId="0A520779" w:rsidR="00882C9C" w:rsidRPr="00D926D2" w:rsidRDefault="00882C9C" w:rsidP="00882C9C">
            <w:pPr>
              <w:pStyle w:val="LZ-4"/>
            </w:pPr>
            <w:r w:rsidRPr="00D926D2">
              <w:t>金属制品业</w:t>
            </w:r>
          </w:p>
        </w:tc>
        <w:tc>
          <w:tcPr>
            <w:tcW w:w="1081" w:type="dxa"/>
            <w:noWrap/>
            <w:vAlign w:val="center"/>
            <w:hideMark/>
          </w:tcPr>
          <w:p w14:paraId="4A7B6F9F" w14:textId="77777777" w:rsidR="00882C9C" w:rsidRPr="00D926D2" w:rsidRDefault="00882C9C" w:rsidP="00882C9C">
            <w:pPr>
              <w:pStyle w:val="LZ-4"/>
            </w:pPr>
            <w:r w:rsidRPr="00D926D2">
              <w:t>773</w:t>
            </w:r>
          </w:p>
        </w:tc>
        <w:tc>
          <w:tcPr>
            <w:tcW w:w="1061" w:type="dxa"/>
            <w:tcBorders>
              <w:top w:val="nil"/>
              <w:left w:val="single" w:sz="4" w:space="0" w:color="auto"/>
              <w:bottom w:val="single" w:sz="4" w:space="0" w:color="auto"/>
              <w:right w:val="single" w:sz="4" w:space="0" w:color="auto"/>
            </w:tcBorders>
            <w:shd w:val="clear" w:color="auto" w:fill="auto"/>
            <w:noWrap/>
            <w:vAlign w:val="bottom"/>
            <w:hideMark/>
          </w:tcPr>
          <w:p w14:paraId="7C75F848" w14:textId="0150CA6C" w:rsidR="00882C9C" w:rsidRPr="00D926D2" w:rsidRDefault="00882C9C" w:rsidP="00882C9C">
            <w:pPr>
              <w:pStyle w:val="LZ-4"/>
            </w:pPr>
            <w:r>
              <w:rPr>
                <w:rFonts w:eastAsia="等线"/>
                <w:color w:val="000000"/>
                <w:sz w:val="22"/>
                <w:szCs w:val="22"/>
              </w:rPr>
              <w:t>9.3</w:t>
            </w:r>
          </w:p>
        </w:tc>
        <w:tc>
          <w:tcPr>
            <w:tcW w:w="1061" w:type="dxa"/>
            <w:tcBorders>
              <w:top w:val="nil"/>
              <w:left w:val="nil"/>
              <w:bottom w:val="single" w:sz="4" w:space="0" w:color="auto"/>
              <w:right w:val="single" w:sz="4" w:space="0" w:color="auto"/>
            </w:tcBorders>
            <w:shd w:val="clear" w:color="auto" w:fill="auto"/>
            <w:noWrap/>
            <w:vAlign w:val="bottom"/>
            <w:hideMark/>
          </w:tcPr>
          <w:p w14:paraId="54C2D3F9" w14:textId="22E23EDC" w:rsidR="00882C9C" w:rsidRPr="00D926D2" w:rsidRDefault="00882C9C" w:rsidP="00882C9C">
            <w:pPr>
              <w:pStyle w:val="LZ-4"/>
            </w:pPr>
            <w:r>
              <w:rPr>
                <w:rFonts w:eastAsia="等线"/>
                <w:color w:val="000000"/>
                <w:sz w:val="22"/>
                <w:szCs w:val="22"/>
              </w:rPr>
              <w:t>27.7</w:t>
            </w:r>
          </w:p>
        </w:tc>
        <w:tc>
          <w:tcPr>
            <w:tcW w:w="1061" w:type="dxa"/>
            <w:tcBorders>
              <w:top w:val="nil"/>
              <w:left w:val="nil"/>
              <w:bottom w:val="single" w:sz="4" w:space="0" w:color="auto"/>
              <w:right w:val="single" w:sz="4" w:space="0" w:color="auto"/>
            </w:tcBorders>
            <w:shd w:val="clear" w:color="auto" w:fill="auto"/>
            <w:noWrap/>
            <w:vAlign w:val="bottom"/>
            <w:hideMark/>
          </w:tcPr>
          <w:p w14:paraId="514ACE00" w14:textId="72A15394" w:rsidR="00882C9C" w:rsidRPr="00D926D2" w:rsidRDefault="00882C9C" w:rsidP="00882C9C">
            <w:pPr>
              <w:pStyle w:val="LZ-4"/>
            </w:pPr>
            <w:r>
              <w:rPr>
                <w:rFonts w:eastAsia="等线"/>
                <w:color w:val="000000"/>
                <w:sz w:val="22"/>
                <w:szCs w:val="22"/>
              </w:rPr>
              <w:t>84.4</w:t>
            </w:r>
          </w:p>
        </w:tc>
        <w:tc>
          <w:tcPr>
            <w:tcW w:w="1061" w:type="dxa"/>
            <w:tcBorders>
              <w:top w:val="nil"/>
              <w:left w:val="nil"/>
              <w:bottom w:val="single" w:sz="4" w:space="0" w:color="auto"/>
              <w:right w:val="single" w:sz="4" w:space="0" w:color="auto"/>
            </w:tcBorders>
            <w:shd w:val="clear" w:color="auto" w:fill="auto"/>
            <w:noWrap/>
            <w:vAlign w:val="bottom"/>
            <w:hideMark/>
          </w:tcPr>
          <w:p w14:paraId="3DCDA7F9" w14:textId="34820355" w:rsidR="00882C9C" w:rsidRPr="00D926D2" w:rsidRDefault="00882C9C" w:rsidP="00882C9C">
            <w:pPr>
              <w:pStyle w:val="LZ-4"/>
            </w:pPr>
            <w:r>
              <w:rPr>
                <w:rFonts w:eastAsia="等线"/>
                <w:color w:val="000000"/>
                <w:sz w:val="22"/>
                <w:szCs w:val="22"/>
              </w:rPr>
              <w:t>209.6</w:t>
            </w:r>
          </w:p>
        </w:tc>
        <w:tc>
          <w:tcPr>
            <w:tcW w:w="1061" w:type="dxa"/>
            <w:tcBorders>
              <w:top w:val="nil"/>
              <w:left w:val="nil"/>
              <w:bottom w:val="single" w:sz="4" w:space="0" w:color="auto"/>
              <w:right w:val="single" w:sz="4" w:space="0" w:color="auto"/>
            </w:tcBorders>
            <w:shd w:val="clear" w:color="auto" w:fill="auto"/>
            <w:noWrap/>
            <w:vAlign w:val="bottom"/>
            <w:hideMark/>
          </w:tcPr>
          <w:p w14:paraId="15B1CA5C" w14:textId="304E7CAF" w:rsidR="00882C9C" w:rsidRPr="00D926D2" w:rsidRDefault="00882C9C" w:rsidP="00882C9C">
            <w:pPr>
              <w:pStyle w:val="LZ-4"/>
            </w:pPr>
            <w:r>
              <w:rPr>
                <w:rFonts w:eastAsia="等线"/>
                <w:color w:val="000000"/>
                <w:sz w:val="22"/>
                <w:szCs w:val="22"/>
              </w:rPr>
              <w:t>121.0</w:t>
            </w:r>
          </w:p>
        </w:tc>
        <w:tc>
          <w:tcPr>
            <w:tcW w:w="1061" w:type="dxa"/>
            <w:tcBorders>
              <w:top w:val="nil"/>
              <w:left w:val="nil"/>
              <w:bottom w:val="single" w:sz="4" w:space="0" w:color="auto"/>
              <w:right w:val="single" w:sz="4" w:space="0" w:color="auto"/>
            </w:tcBorders>
            <w:shd w:val="clear" w:color="auto" w:fill="auto"/>
            <w:noWrap/>
            <w:vAlign w:val="bottom"/>
            <w:hideMark/>
          </w:tcPr>
          <w:p w14:paraId="60ACE929" w14:textId="2799BF33" w:rsidR="00882C9C" w:rsidRPr="00D926D2" w:rsidRDefault="00882C9C" w:rsidP="00882C9C">
            <w:pPr>
              <w:pStyle w:val="LZ-4"/>
            </w:pPr>
            <w:r>
              <w:rPr>
                <w:rFonts w:eastAsia="等线"/>
                <w:color w:val="000000"/>
                <w:sz w:val="22"/>
                <w:szCs w:val="22"/>
              </w:rPr>
              <w:t>386.2</w:t>
            </w:r>
          </w:p>
        </w:tc>
        <w:tc>
          <w:tcPr>
            <w:tcW w:w="1061" w:type="dxa"/>
            <w:tcBorders>
              <w:top w:val="nil"/>
              <w:left w:val="nil"/>
              <w:bottom w:val="single" w:sz="4" w:space="0" w:color="auto"/>
              <w:right w:val="single" w:sz="4" w:space="0" w:color="auto"/>
            </w:tcBorders>
            <w:shd w:val="clear" w:color="auto" w:fill="auto"/>
            <w:noWrap/>
            <w:vAlign w:val="bottom"/>
            <w:hideMark/>
          </w:tcPr>
          <w:p w14:paraId="6479BD82" w14:textId="14F53C1A" w:rsidR="00882C9C" w:rsidRPr="00D926D2" w:rsidRDefault="00882C9C" w:rsidP="00882C9C">
            <w:pPr>
              <w:pStyle w:val="LZ-4"/>
            </w:pPr>
            <w:r>
              <w:rPr>
                <w:rFonts w:eastAsia="等线"/>
                <w:color w:val="000000"/>
                <w:sz w:val="22"/>
                <w:szCs w:val="22"/>
              </w:rPr>
              <w:t>0.1</w:t>
            </w:r>
          </w:p>
        </w:tc>
        <w:tc>
          <w:tcPr>
            <w:tcW w:w="601" w:type="dxa"/>
            <w:tcBorders>
              <w:top w:val="nil"/>
              <w:left w:val="nil"/>
              <w:bottom w:val="single" w:sz="4" w:space="0" w:color="auto"/>
              <w:right w:val="single" w:sz="4" w:space="0" w:color="auto"/>
            </w:tcBorders>
            <w:shd w:val="clear" w:color="auto" w:fill="auto"/>
            <w:noWrap/>
            <w:vAlign w:val="bottom"/>
            <w:hideMark/>
          </w:tcPr>
          <w:p w14:paraId="2D68087B" w14:textId="2E7CADF1" w:rsidR="00882C9C" w:rsidRPr="00D926D2" w:rsidRDefault="00882C9C" w:rsidP="00882C9C">
            <w:pPr>
              <w:pStyle w:val="LZ-4"/>
            </w:pPr>
            <w:r>
              <w:rPr>
                <w:rFonts w:eastAsia="等线"/>
                <w:color w:val="000000"/>
                <w:sz w:val="22"/>
                <w:szCs w:val="22"/>
              </w:rPr>
              <w:t>0.0</w:t>
            </w:r>
          </w:p>
        </w:tc>
        <w:tc>
          <w:tcPr>
            <w:tcW w:w="821" w:type="dxa"/>
            <w:tcBorders>
              <w:top w:val="nil"/>
              <w:left w:val="nil"/>
              <w:bottom w:val="single" w:sz="4" w:space="0" w:color="auto"/>
              <w:right w:val="single" w:sz="4" w:space="0" w:color="auto"/>
            </w:tcBorders>
            <w:shd w:val="clear" w:color="auto" w:fill="auto"/>
            <w:noWrap/>
            <w:vAlign w:val="bottom"/>
            <w:hideMark/>
          </w:tcPr>
          <w:p w14:paraId="0B1A31E0" w14:textId="5A5295DE" w:rsidR="00882C9C" w:rsidRPr="00D926D2" w:rsidRDefault="00882C9C" w:rsidP="00882C9C">
            <w:pPr>
              <w:pStyle w:val="LZ-4"/>
            </w:pPr>
            <w:r>
              <w:rPr>
                <w:rFonts w:eastAsia="等线"/>
                <w:color w:val="000000"/>
                <w:sz w:val="22"/>
                <w:szCs w:val="22"/>
              </w:rPr>
              <w:t>0.0</w:t>
            </w:r>
          </w:p>
        </w:tc>
      </w:tr>
      <w:tr w:rsidR="00882C9C" w:rsidRPr="00D926D2" w14:paraId="12EF88D9" w14:textId="77777777" w:rsidTr="00F92E20">
        <w:trPr>
          <w:trHeight w:val="371"/>
          <w:jc w:val="center"/>
        </w:trPr>
        <w:tc>
          <w:tcPr>
            <w:tcW w:w="2800" w:type="dxa"/>
            <w:noWrap/>
            <w:vAlign w:val="center"/>
            <w:hideMark/>
          </w:tcPr>
          <w:p w14:paraId="7625061D" w14:textId="77777777" w:rsidR="00882C9C" w:rsidRPr="00D926D2" w:rsidRDefault="00882C9C" w:rsidP="00882C9C">
            <w:pPr>
              <w:pStyle w:val="LZ-4"/>
            </w:pPr>
            <w:r w:rsidRPr="00D926D2">
              <w:rPr>
                <w:rFonts w:hint="eastAsia"/>
              </w:rPr>
              <w:t>非金属矿物制品</w:t>
            </w:r>
          </w:p>
        </w:tc>
        <w:tc>
          <w:tcPr>
            <w:tcW w:w="1081" w:type="dxa"/>
            <w:noWrap/>
            <w:vAlign w:val="center"/>
            <w:hideMark/>
          </w:tcPr>
          <w:p w14:paraId="056881DF" w14:textId="77777777" w:rsidR="00882C9C" w:rsidRPr="00D926D2" w:rsidRDefault="00882C9C" w:rsidP="00882C9C">
            <w:pPr>
              <w:pStyle w:val="LZ-4"/>
            </w:pPr>
            <w:r w:rsidRPr="00D926D2">
              <w:t>131</w:t>
            </w:r>
          </w:p>
        </w:tc>
        <w:tc>
          <w:tcPr>
            <w:tcW w:w="1061" w:type="dxa"/>
            <w:tcBorders>
              <w:top w:val="nil"/>
              <w:left w:val="single" w:sz="4" w:space="0" w:color="auto"/>
              <w:bottom w:val="single" w:sz="4" w:space="0" w:color="auto"/>
              <w:right w:val="single" w:sz="4" w:space="0" w:color="auto"/>
            </w:tcBorders>
            <w:shd w:val="clear" w:color="auto" w:fill="auto"/>
            <w:noWrap/>
            <w:vAlign w:val="bottom"/>
            <w:hideMark/>
          </w:tcPr>
          <w:p w14:paraId="154AFAE4" w14:textId="63712458" w:rsidR="00882C9C" w:rsidRPr="00D926D2" w:rsidRDefault="00882C9C" w:rsidP="00882C9C">
            <w:pPr>
              <w:pStyle w:val="LZ-4"/>
            </w:pPr>
            <w:r>
              <w:rPr>
                <w:rFonts w:eastAsia="等线"/>
                <w:color w:val="000000"/>
                <w:sz w:val="22"/>
                <w:szCs w:val="22"/>
              </w:rPr>
              <w:t>56.9</w:t>
            </w:r>
          </w:p>
        </w:tc>
        <w:tc>
          <w:tcPr>
            <w:tcW w:w="1061" w:type="dxa"/>
            <w:tcBorders>
              <w:top w:val="nil"/>
              <w:left w:val="nil"/>
              <w:bottom w:val="single" w:sz="4" w:space="0" w:color="auto"/>
              <w:right w:val="single" w:sz="4" w:space="0" w:color="auto"/>
            </w:tcBorders>
            <w:shd w:val="clear" w:color="auto" w:fill="auto"/>
            <w:noWrap/>
            <w:vAlign w:val="bottom"/>
            <w:hideMark/>
          </w:tcPr>
          <w:p w14:paraId="7887BD1D" w14:textId="4951D502" w:rsidR="00882C9C" w:rsidRPr="00D926D2" w:rsidRDefault="00882C9C" w:rsidP="00882C9C">
            <w:pPr>
              <w:pStyle w:val="LZ-4"/>
            </w:pPr>
            <w:r>
              <w:rPr>
                <w:rFonts w:eastAsia="等线"/>
                <w:color w:val="000000"/>
                <w:sz w:val="22"/>
                <w:szCs w:val="22"/>
              </w:rPr>
              <w:t>62.8</w:t>
            </w:r>
          </w:p>
        </w:tc>
        <w:tc>
          <w:tcPr>
            <w:tcW w:w="1061" w:type="dxa"/>
            <w:tcBorders>
              <w:top w:val="nil"/>
              <w:left w:val="nil"/>
              <w:bottom w:val="single" w:sz="4" w:space="0" w:color="auto"/>
              <w:right w:val="single" w:sz="4" w:space="0" w:color="auto"/>
            </w:tcBorders>
            <w:shd w:val="clear" w:color="auto" w:fill="auto"/>
            <w:noWrap/>
            <w:vAlign w:val="bottom"/>
            <w:hideMark/>
          </w:tcPr>
          <w:p w14:paraId="0A6EFBE6" w14:textId="48DAD9AD" w:rsidR="00882C9C" w:rsidRPr="00D926D2" w:rsidRDefault="00882C9C" w:rsidP="00882C9C">
            <w:pPr>
              <w:pStyle w:val="LZ-4"/>
            </w:pPr>
            <w:r>
              <w:rPr>
                <w:rFonts w:eastAsia="等线"/>
                <w:color w:val="000000"/>
                <w:sz w:val="22"/>
                <w:szCs w:val="22"/>
              </w:rPr>
              <w:t>153.9</w:t>
            </w:r>
          </w:p>
        </w:tc>
        <w:tc>
          <w:tcPr>
            <w:tcW w:w="1061" w:type="dxa"/>
            <w:tcBorders>
              <w:top w:val="nil"/>
              <w:left w:val="nil"/>
              <w:bottom w:val="single" w:sz="4" w:space="0" w:color="auto"/>
              <w:right w:val="single" w:sz="4" w:space="0" w:color="auto"/>
            </w:tcBorders>
            <w:shd w:val="clear" w:color="auto" w:fill="auto"/>
            <w:noWrap/>
            <w:vAlign w:val="bottom"/>
            <w:hideMark/>
          </w:tcPr>
          <w:p w14:paraId="5EC24B7E" w14:textId="663785C8" w:rsidR="00882C9C" w:rsidRPr="00D926D2" w:rsidRDefault="00882C9C" w:rsidP="00882C9C">
            <w:pPr>
              <w:pStyle w:val="LZ-4"/>
            </w:pPr>
            <w:r>
              <w:rPr>
                <w:rFonts w:eastAsia="等线"/>
                <w:color w:val="000000"/>
                <w:sz w:val="22"/>
                <w:szCs w:val="22"/>
              </w:rPr>
              <w:t>643.4</w:t>
            </w:r>
          </w:p>
        </w:tc>
        <w:tc>
          <w:tcPr>
            <w:tcW w:w="1061" w:type="dxa"/>
            <w:tcBorders>
              <w:top w:val="nil"/>
              <w:left w:val="nil"/>
              <w:bottom w:val="single" w:sz="4" w:space="0" w:color="auto"/>
              <w:right w:val="single" w:sz="4" w:space="0" w:color="auto"/>
            </w:tcBorders>
            <w:shd w:val="clear" w:color="auto" w:fill="auto"/>
            <w:noWrap/>
            <w:vAlign w:val="bottom"/>
            <w:hideMark/>
          </w:tcPr>
          <w:p w14:paraId="5ED70FAA" w14:textId="50463DED" w:rsidR="00882C9C" w:rsidRPr="00D926D2" w:rsidRDefault="00882C9C" w:rsidP="00882C9C">
            <w:pPr>
              <w:pStyle w:val="LZ-4"/>
            </w:pPr>
            <w:r>
              <w:rPr>
                <w:rFonts w:eastAsia="等线"/>
                <w:color w:val="000000"/>
                <w:sz w:val="22"/>
                <w:szCs w:val="22"/>
              </w:rPr>
              <w:t>355.7</w:t>
            </w:r>
          </w:p>
        </w:tc>
        <w:tc>
          <w:tcPr>
            <w:tcW w:w="1061" w:type="dxa"/>
            <w:tcBorders>
              <w:top w:val="nil"/>
              <w:left w:val="nil"/>
              <w:bottom w:val="single" w:sz="4" w:space="0" w:color="auto"/>
              <w:right w:val="single" w:sz="4" w:space="0" w:color="auto"/>
            </w:tcBorders>
            <w:shd w:val="clear" w:color="auto" w:fill="auto"/>
            <w:noWrap/>
            <w:vAlign w:val="bottom"/>
            <w:hideMark/>
          </w:tcPr>
          <w:p w14:paraId="7B80E65D" w14:textId="107FE2B0" w:rsidR="00882C9C" w:rsidRPr="00D926D2" w:rsidRDefault="00882C9C" w:rsidP="00882C9C">
            <w:pPr>
              <w:pStyle w:val="LZ-4"/>
            </w:pPr>
            <w:r>
              <w:rPr>
                <w:rFonts w:eastAsia="等线"/>
                <w:color w:val="000000"/>
                <w:sz w:val="22"/>
                <w:szCs w:val="22"/>
              </w:rPr>
              <w:t>153.1</w:t>
            </w:r>
          </w:p>
        </w:tc>
        <w:tc>
          <w:tcPr>
            <w:tcW w:w="1061" w:type="dxa"/>
            <w:tcBorders>
              <w:top w:val="nil"/>
              <w:left w:val="nil"/>
              <w:bottom w:val="single" w:sz="4" w:space="0" w:color="auto"/>
              <w:right w:val="single" w:sz="4" w:space="0" w:color="auto"/>
            </w:tcBorders>
            <w:shd w:val="clear" w:color="auto" w:fill="auto"/>
            <w:noWrap/>
            <w:vAlign w:val="bottom"/>
            <w:hideMark/>
          </w:tcPr>
          <w:p w14:paraId="1B12766C" w14:textId="42B63DEB" w:rsidR="00882C9C" w:rsidRPr="00D926D2" w:rsidRDefault="00882C9C" w:rsidP="00882C9C">
            <w:pPr>
              <w:pStyle w:val="LZ-4"/>
            </w:pPr>
            <w:r>
              <w:rPr>
                <w:rFonts w:eastAsia="等线"/>
                <w:color w:val="000000"/>
                <w:sz w:val="22"/>
                <w:szCs w:val="22"/>
              </w:rPr>
              <w:t>0.6</w:t>
            </w:r>
          </w:p>
        </w:tc>
        <w:tc>
          <w:tcPr>
            <w:tcW w:w="601" w:type="dxa"/>
            <w:tcBorders>
              <w:top w:val="nil"/>
              <w:left w:val="nil"/>
              <w:bottom w:val="single" w:sz="4" w:space="0" w:color="auto"/>
              <w:right w:val="single" w:sz="4" w:space="0" w:color="auto"/>
            </w:tcBorders>
            <w:shd w:val="clear" w:color="auto" w:fill="auto"/>
            <w:noWrap/>
            <w:vAlign w:val="bottom"/>
            <w:hideMark/>
          </w:tcPr>
          <w:p w14:paraId="2E55D1CC" w14:textId="0EFBE69A" w:rsidR="00882C9C" w:rsidRPr="00D926D2" w:rsidRDefault="00882C9C" w:rsidP="00882C9C">
            <w:pPr>
              <w:pStyle w:val="LZ-4"/>
            </w:pPr>
            <w:r>
              <w:rPr>
                <w:rFonts w:eastAsia="等线"/>
                <w:color w:val="000000"/>
                <w:sz w:val="22"/>
                <w:szCs w:val="22"/>
              </w:rPr>
              <w:t>0.0</w:t>
            </w:r>
          </w:p>
        </w:tc>
        <w:tc>
          <w:tcPr>
            <w:tcW w:w="821" w:type="dxa"/>
            <w:tcBorders>
              <w:top w:val="nil"/>
              <w:left w:val="nil"/>
              <w:bottom w:val="single" w:sz="4" w:space="0" w:color="auto"/>
              <w:right w:val="single" w:sz="4" w:space="0" w:color="auto"/>
            </w:tcBorders>
            <w:shd w:val="clear" w:color="auto" w:fill="auto"/>
            <w:noWrap/>
            <w:vAlign w:val="bottom"/>
            <w:hideMark/>
          </w:tcPr>
          <w:p w14:paraId="2D5E3A4E" w14:textId="1C16AF1A" w:rsidR="00882C9C" w:rsidRPr="00D926D2" w:rsidRDefault="00882C9C" w:rsidP="00882C9C">
            <w:pPr>
              <w:pStyle w:val="LZ-4"/>
            </w:pPr>
            <w:r>
              <w:rPr>
                <w:rFonts w:eastAsia="等线"/>
                <w:color w:val="000000"/>
                <w:sz w:val="22"/>
                <w:szCs w:val="22"/>
              </w:rPr>
              <w:t>0.0</w:t>
            </w:r>
          </w:p>
        </w:tc>
      </w:tr>
      <w:tr w:rsidR="00882C9C" w:rsidRPr="00D926D2" w14:paraId="3EA3ABC8" w14:textId="77777777" w:rsidTr="00882C9C">
        <w:trPr>
          <w:trHeight w:val="371"/>
          <w:jc w:val="center"/>
        </w:trPr>
        <w:tc>
          <w:tcPr>
            <w:tcW w:w="2800" w:type="dxa"/>
            <w:noWrap/>
            <w:vAlign w:val="center"/>
            <w:hideMark/>
          </w:tcPr>
          <w:p w14:paraId="0A619D64" w14:textId="77777777" w:rsidR="00882C9C" w:rsidRPr="00D926D2" w:rsidRDefault="00882C9C" w:rsidP="00882C9C">
            <w:pPr>
              <w:pStyle w:val="LZ-4"/>
            </w:pPr>
            <w:r w:rsidRPr="00D926D2">
              <w:rPr>
                <w:rFonts w:hint="eastAsia"/>
              </w:rPr>
              <w:t>其他行业</w:t>
            </w:r>
          </w:p>
        </w:tc>
        <w:tc>
          <w:tcPr>
            <w:tcW w:w="1081" w:type="dxa"/>
            <w:noWrap/>
            <w:vAlign w:val="center"/>
            <w:hideMark/>
          </w:tcPr>
          <w:p w14:paraId="5DDFAD6A" w14:textId="77777777" w:rsidR="00882C9C" w:rsidRPr="00D926D2" w:rsidRDefault="00882C9C" w:rsidP="00882C9C">
            <w:pPr>
              <w:pStyle w:val="LZ-4"/>
            </w:pPr>
            <w:r w:rsidRPr="00D926D2">
              <w:t>2095</w:t>
            </w:r>
          </w:p>
        </w:tc>
        <w:tc>
          <w:tcPr>
            <w:tcW w:w="1061" w:type="dxa"/>
            <w:tcBorders>
              <w:top w:val="nil"/>
              <w:left w:val="single" w:sz="4" w:space="0" w:color="auto"/>
              <w:bottom w:val="single" w:sz="4" w:space="0" w:color="auto"/>
              <w:right w:val="single" w:sz="4" w:space="0" w:color="auto"/>
            </w:tcBorders>
            <w:shd w:val="clear" w:color="auto" w:fill="auto"/>
            <w:noWrap/>
            <w:vAlign w:val="bottom"/>
            <w:hideMark/>
          </w:tcPr>
          <w:p w14:paraId="690C9C2A" w14:textId="44795207" w:rsidR="00882C9C" w:rsidRPr="00D926D2" w:rsidRDefault="00882C9C" w:rsidP="00882C9C">
            <w:pPr>
              <w:pStyle w:val="LZ-4"/>
            </w:pPr>
            <w:r>
              <w:rPr>
                <w:rFonts w:eastAsia="等线"/>
                <w:color w:val="000000"/>
                <w:sz w:val="22"/>
                <w:szCs w:val="22"/>
              </w:rPr>
              <w:t>78.4</w:t>
            </w:r>
          </w:p>
        </w:tc>
        <w:tc>
          <w:tcPr>
            <w:tcW w:w="1061" w:type="dxa"/>
            <w:tcBorders>
              <w:top w:val="nil"/>
              <w:left w:val="nil"/>
              <w:bottom w:val="single" w:sz="4" w:space="0" w:color="auto"/>
              <w:right w:val="single" w:sz="4" w:space="0" w:color="auto"/>
            </w:tcBorders>
            <w:shd w:val="clear" w:color="auto" w:fill="auto"/>
            <w:noWrap/>
            <w:vAlign w:val="bottom"/>
            <w:hideMark/>
          </w:tcPr>
          <w:p w14:paraId="23CFDD3D" w14:textId="0211B189" w:rsidR="00882C9C" w:rsidRPr="00D926D2" w:rsidRDefault="00882C9C" w:rsidP="00882C9C">
            <w:pPr>
              <w:pStyle w:val="LZ-4"/>
            </w:pPr>
            <w:r>
              <w:rPr>
                <w:rFonts w:eastAsia="等线"/>
                <w:color w:val="000000"/>
                <w:sz w:val="22"/>
                <w:szCs w:val="22"/>
              </w:rPr>
              <w:t>113.3</w:t>
            </w:r>
          </w:p>
        </w:tc>
        <w:tc>
          <w:tcPr>
            <w:tcW w:w="1061" w:type="dxa"/>
            <w:tcBorders>
              <w:top w:val="nil"/>
              <w:left w:val="nil"/>
              <w:bottom w:val="single" w:sz="4" w:space="0" w:color="auto"/>
              <w:right w:val="single" w:sz="4" w:space="0" w:color="auto"/>
            </w:tcBorders>
            <w:shd w:val="clear" w:color="auto" w:fill="auto"/>
            <w:noWrap/>
            <w:vAlign w:val="bottom"/>
            <w:hideMark/>
          </w:tcPr>
          <w:p w14:paraId="786728CD" w14:textId="24A69D1D" w:rsidR="00882C9C" w:rsidRPr="00D926D2" w:rsidRDefault="00882C9C" w:rsidP="00882C9C">
            <w:pPr>
              <w:pStyle w:val="LZ-4"/>
            </w:pPr>
            <w:r>
              <w:rPr>
                <w:rFonts w:eastAsia="等线"/>
                <w:color w:val="000000"/>
                <w:sz w:val="22"/>
                <w:szCs w:val="22"/>
              </w:rPr>
              <w:t>182.6</w:t>
            </w:r>
          </w:p>
        </w:tc>
        <w:tc>
          <w:tcPr>
            <w:tcW w:w="1061" w:type="dxa"/>
            <w:tcBorders>
              <w:top w:val="nil"/>
              <w:left w:val="nil"/>
              <w:bottom w:val="single" w:sz="4" w:space="0" w:color="auto"/>
              <w:right w:val="single" w:sz="4" w:space="0" w:color="auto"/>
            </w:tcBorders>
            <w:shd w:val="clear" w:color="auto" w:fill="auto"/>
            <w:noWrap/>
            <w:vAlign w:val="bottom"/>
            <w:hideMark/>
          </w:tcPr>
          <w:p w14:paraId="289530CB" w14:textId="66280A15" w:rsidR="00882C9C" w:rsidRPr="00D926D2" w:rsidRDefault="00882C9C" w:rsidP="00882C9C">
            <w:pPr>
              <w:pStyle w:val="LZ-4"/>
            </w:pPr>
            <w:r>
              <w:rPr>
                <w:rFonts w:eastAsia="等线"/>
                <w:color w:val="000000"/>
                <w:sz w:val="22"/>
                <w:szCs w:val="22"/>
              </w:rPr>
              <w:t>458.4</w:t>
            </w:r>
          </w:p>
        </w:tc>
        <w:tc>
          <w:tcPr>
            <w:tcW w:w="1061" w:type="dxa"/>
            <w:tcBorders>
              <w:top w:val="nil"/>
              <w:left w:val="nil"/>
              <w:bottom w:val="single" w:sz="4" w:space="0" w:color="auto"/>
              <w:right w:val="single" w:sz="4" w:space="0" w:color="auto"/>
            </w:tcBorders>
            <w:shd w:val="clear" w:color="auto" w:fill="auto"/>
            <w:noWrap/>
            <w:vAlign w:val="bottom"/>
            <w:hideMark/>
          </w:tcPr>
          <w:p w14:paraId="7E7D9A02" w14:textId="105A080E" w:rsidR="00882C9C" w:rsidRPr="00D926D2" w:rsidRDefault="00882C9C" w:rsidP="00882C9C">
            <w:pPr>
              <w:pStyle w:val="LZ-4"/>
            </w:pPr>
            <w:r>
              <w:rPr>
                <w:rFonts w:eastAsia="等线"/>
                <w:color w:val="000000"/>
                <w:sz w:val="22"/>
                <w:szCs w:val="22"/>
              </w:rPr>
              <w:t>243.6</w:t>
            </w:r>
          </w:p>
        </w:tc>
        <w:tc>
          <w:tcPr>
            <w:tcW w:w="1061" w:type="dxa"/>
            <w:tcBorders>
              <w:top w:val="nil"/>
              <w:left w:val="nil"/>
              <w:bottom w:val="single" w:sz="4" w:space="0" w:color="auto"/>
              <w:right w:val="single" w:sz="4" w:space="0" w:color="auto"/>
            </w:tcBorders>
            <w:shd w:val="clear" w:color="auto" w:fill="auto"/>
            <w:noWrap/>
            <w:vAlign w:val="bottom"/>
            <w:hideMark/>
          </w:tcPr>
          <w:p w14:paraId="338A3CC2" w14:textId="68518AC2" w:rsidR="00882C9C" w:rsidRPr="00D926D2" w:rsidRDefault="00882C9C" w:rsidP="00882C9C">
            <w:pPr>
              <w:pStyle w:val="LZ-4"/>
            </w:pPr>
            <w:r>
              <w:rPr>
                <w:rFonts w:eastAsia="等线"/>
                <w:color w:val="000000"/>
                <w:sz w:val="22"/>
                <w:szCs w:val="22"/>
              </w:rPr>
              <w:t>3728.0</w:t>
            </w:r>
          </w:p>
        </w:tc>
        <w:tc>
          <w:tcPr>
            <w:tcW w:w="1061" w:type="dxa"/>
            <w:tcBorders>
              <w:top w:val="nil"/>
              <w:left w:val="nil"/>
              <w:bottom w:val="single" w:sz="4" w:space="0" w:color="auto"/>
              <w:right w:val="single" w:sz="4" w:space="0" w:color="auto"/>
            </w:tcBorders>
            <w:shd w:val="clear" w:color="auto" w:fill="auto"/>
            <w:noWrap/>
            <w:vAlign w:val="bottom"/>
            <w:hideMark/>
          </w:tcPr>
          <w:p w14:paraId="5949A608" w14:textId="46E66132" w:rsidR="00882C9C" w:rsidRPr="00D926D2" w:rsidRDefault="00882C9C" w:rsidP="00882C9C">
            <w:pPr>
              <w:pStyle w:val="LZ-4"/>
            </w:pPr>
            <w:r>
              <w:rPr>
                <w:rFonts w:eastAsia="等线"/>
                <w:color w:val="000000"/>
                <w:sz w:val="22"/>
                <w:szCs w:val="22"/>
              </w:rPr>
              <w:t>0.3</w:t>
            </w:r>
          </w:p>
        </w:tc>
        <w:tc>
          <w:tcPr>
            <w:tcW w:w="601" w:type="dxa"/>
            <w:tcBorders>
              <w:top w:val="nil"/>
              <w:left w:val="nil"/>
              <w:bottom w:val="single" w:sz="4" w:space="0" w:color="auto"/>
              <w:right w:val="single" w:sz="4" w:space="0" w:color="auto"/>
            </w:tcBorders>
            <w:shd w:val="clear" w:color="auto" w:fill="auto"/>
            <w:noWrap/>
            <w:vAlign w:val="bottom"/>
            <w:hideMark/>
          </w:tcPr>
          <w:p w14:paraId="79736CA6" w14:textId="170E4CE2" w:rsidR="00882C9C" w:rsidRPr="00D926D2" w:rsidRDefault="00882C9C" w:rsidP="00882C9C">
            <w:pPr>
              <w:pStyle w:val="LZ-4"/>
            </w:pPr>
            <w:r>
              <w:rPr>
                <w:rFonts w:eastAsia="等线"/>
                <w:color w:val="000000"/>
                <w:sz w:val="22"/>
                <w:szCs w:val="22"/>
              </w:rPr>
              <w:t>0.0</w:t>
            </w:r>
          </w:p>
        </w:tc>
        <w:tc>
          <w:tcPr>
            <w:tcW w:w="821" w:type="dxa"/>
            <w:tcBorders>
              <w:top w:val="nil"/>
              <w:left w:val="nil"/>
              <w:bottom w:val="single" w:sz="4" w:space="0" w:color="auto"/>
              <w:right w:val="single" w:sz="4" w:space="0" w:color="auto"/>
            </w:tcBorders>
            <w:shd w:val="clear" w:color="auto" w:fill="auto"/>
            <w:noWrap/>
            <w:vAlign w:val="bottom"/>
            <w:hideMark/>
          </w:tcPr>
          <w:p w14:paraId="5C1C2426" w14:textId="40485FAE" w:rsidR="00882C9C" w:rsidRPr="00D926D2" w:rsidRDefault="00882C9C" w:rsidP="00882C9C">
            <w:pPr>
              <w:pStyle w:val="LZ-4"/>
            </w:pPr>
            <w:r>
              <w:rPr>
                <w:rFonts w:eastAsia="等线"/>
                <w:color w:val="000000"/>
                <w:sz w:val="22"/>
                <w:szCs w:val="22"/>
              </w:rPr>
              <w:t>0.0</w:t>
            </w:r>
          </w:p>
        </w:tc>
      </w:tr>
      <w:tr w:rsidR="00882C9C" w:rsidRPr="00D926D2" w14:paraId="59455C0C" w14:textId="77777777" w:rsidTr="00882C9C">
        <w:trPr>
          <w:trHeight w:val="371"/>
          <w:jc w:val="center"/>
        </w:trPr>
        <w:tc>
          <w:tcPr>
            <w:tcW w:w="2800" w:type="dxa"/>
            <w:noWrap/>
            <w:vAlign w:val="center"/>
          </w:tcPr>
          <w:p w14:paraId="1ED0F0DD" w14:textId="6A949064" w:rsidR="00882C9C" w:rsidRPr="00B300D5" w:rsidRDefault="00882C9C" w:rsidP="00882C9C">
            <w:pPr>
              <w:pStyle w:val="LZ-4"/>
              <w:rPr>
                <w:b/>
                <w:highlight w:val="yellow"/>
              </w:rPr>
            </w:pPr>
            <w:r w:rsidRPr="00BD7CF0">
              <w:rPr>
                <w:rFonts w:hint="eastAsia"/>
                <w:b/>
              </w:rPr>
              <w:t>合计</w:t>
            </w:r>
          </w:p>
        </w:tc>
        <w:tc>
          <w:tcPr>
            <w:tcW w:w="1081" w:type="dxa"/>
            <w:shd w:val="clear" w:color="auto" w:fill="auto"/>
            <w:noWrap/>
            <w:vAlign w:val="bottom"/>
          </w:tcPr>
          <w:p w14:paraId="50B50D60" w14:textId="5A3C9342" w:rsidR="00882C9C" w:rsidRPr="00CE1B19" w:rsidRDefault="00882C9C" w:rsidP="00882C9C">
            <w:pPr>
              <w:pStyle w:val="LZ-4"/>
              <w:rPr>
                <w:b/>
                <w:bCs/>
                <w:highlight w:val="yellow"/>
              </w:rPr>
            </w:pPr>
            <w:r w:rsidRPr="00CE1B19">
              <w:rPr>
                <w:rFonts w:eastAsia="等线"/>
                <w:b/>
                <w:bCs/>
                <w:color w:val="000000"/>
                <w:sz w:val="22"/>
                <w:szCs w:val="22"/>
              </w:rPr>
              <w:t>4777</w:t>
            </w:r>
          </w:p>
        </w:tc>
        <w:tc>
          <w:tcPr>
            <w:tcW w:w="1061" w:type="dxa"/>
            <w:tcBorders>
              <w:top w:val="single" w:sz="4" w:space="0" w:color="auto"/>
              <w:left w:val="nil"/>
              <w:bottom w:val="single" w:sz="4" w:space="0" w:color="auto"/>
              <w:right w:val="single" w:sz="4" w:space="0" w:color="auto"/>
            </w:tcBorders>
            <w:shd w:val="clear" w:color="auto" w:fill="auto"/>
            <w:noWrap/>
            <w:vAlign w:val="bottom"/>
          </w:tcPr>
          <w:p w14:paraId="4CCF01DA" w14:textId="075C3424" w:rsidR="00882C9C" w:rsidRPr="00882C9C" w:rsidRDefault="00882C9C" w:rsidP="00882C9C">
            <w:pPr>
              <w:pStyle w:val="LZ-4"/>
              <w:rPr>
                <w:rFonts w:eastAsia="等线"/>
                <w:b/>
                <w:bCs/>
                <w:color w:val="000000"/>
                <w:sz w:val="22"/>
                <w:szCs w:val="22"/>
                <w:highlight w:val="yellow"/>
              </w:rPr>
            </w:pPr>
            <w:r w:rsidRPr="00882C9C">
              <w:rPr>
                <w:rFonts w:eastAsia="等线"/>
                <w:b/>
                <w:bCs/>
                <w:color w:val="000000"/>
                <w:sz w:val="22"/>
                <w:szCs w:val="22"/>
              </w:rPr>
              <w:t>628.7</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C86EA34" w14:textId="44C03442" w:rsidR="00882C9C" w:rsidRPr="00882C9C" w:rsidRDefault="00882C9C" w:rsidP="00882C9C">
            <w:pPr>
              <w:pStyle w:val="LZ-4"/>
              <w:rPr>
                <w:rFonts w:eastAsia="等线"/>
                <w:b/>
                <w:bCs/>
                <w:color w:val="000000"/>
                <w:sz w:val="22"/>
                <w:szCs w:val="22"/>
                <w:highlight w:val="yellow"/>
              </w:rPr>
            </w:pPr>
            <w:r w:rsidRPr="00882C9C">
              <w:rPr>
                <w:rFonts w:eastAsia="等线"/>
                <w:b/>
                <w:bCs/>
                <w:color w:val="000000"/>
                <w:sz w:val="22"/>
                <w:szCs w:val="22"/>
              </w:rPr>
              <w:t>2123.8</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ED396D9" w14:textId="02648299" w:rsidR="00882C9C" w:rsidRPr="00882C9C" w:rsidRDefault="00882C9C" w:rsidP="00882C9C">
            <w:pPr>
              <w:pStyle w:val="LZ-4"/>
              <w:rPr>
                <w:rFonts w:eastAsia="等线"/>
                <w:b/>
                <w:bCs/>
                <w:color w:val="000000"/>
                <w:sz w:val="22"/>
                <w:szCs w:val="22"/>
                <w:highlight w:val="yellow"/>
              </w:rPr>
            </w:pPr>
            <w:r w:rsidRPr="00882C9C">
              <w:rPr>
                <w:rFonts w:eastAsia="等线"/>
                <w:b/>
                <w:bCs/>
                <w:color w:val="000000"/>
                <w:sz w:val="22"/>
                <w:szCs w:val="22"/>
              </w:rPr>
              <w:t>11873.3</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64EC106" w14:textId="542C5BBA" w:rsidR="00882C9C" w:rsidRPr="00882C9C" w:rsidRDefault="00882C9C" w:rsidP="00882C9C">
            <w:pPr>
              <w:pStyle w:val="LZ-4"/>
              <w:rPr>
                <w:rFonts w:eastAsia="等线"/>
                <w:b/>
                <w:bCs/>
                <w:color w:val="000000"/>
                <w:sz w:val="22"/>
                <w:szCs w:val="22"/>
                <w:highlight w:val="yellow"/>
              </w:rPr>
            </w:pPr>
            <w:r w:rsidRPr="00882C9C">
              <w:rPr>
                <w:rFonts w:eastAsia="等线"/>
                <w:b/>
                <w:bCs/>
                <w:color w:val="000000"/>
                <w:sz w:val="22"/>
                <w:szCs w:val="22"/>
              </w:rPr>
              <w:t>1502.8</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64FD3E2" w14:textId="3F015A16" w:rsidR="00882C9C" w:rsidRPr="00882C9C" w:rsidRDefault="00882C9C" w:rsidP="00882C9C">
            <w:pPr>
              <w:pStyle w:val="LZ-4"/>
              <w:rPr>
                <w:rFonts w:eastAsia="等线"/>
                <w:b/>
                <w:bCs/>
                <w:color w:val="000000"/>
                <w:sz w:val="22"/>
                <w:szCs w:val="22"/>
                <w:highlight w:val="yellow"/>
              </w:rPr>
            </w:pPr>
            <w:r w:rsidRPr="00882C9C">
              <w:rPr>
                <w:rFonts w:eastAsia="等线"/>
                <w:b/>
                <w:bCs/>
                <w:color w:val="000000"/>
                <w:sz w:val="22"/>
                <w:szCs w:val="22"/>
              </w:rPr>
              <w:t>851.5</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F802A44" w14:textId="705AD6F5" w:rsidR="00882C9C" w:rsidRPr="00882C9C" w:rsidRDefault="00882C9C" w:rsidP="00882C9C">
            <w:pPr>
              <w:pStyle w:val="LZ-4"/>
              <w:rPr>
                <w:rFonts w:eastAsia="等线"/>
                <w:b/>
                <w:bCs/>
                <w:color w:val="000000"/>
                <w:sz w:val="22"/>
                <w:szCs w:val="22"/>
                <w:highlight w:val="yellow"/>
              </w:rPr>
            </w:pPr>
            <w:r w:rsidRPr="00882C9C">
              <w:rPr>
                <w:rFonts w:eastAsia="等线"/>
                <w:b/>
                <w:bCs/>
                <w:color w:val="000000"/>
                <w:sz w:val="22"/>
                <w:szCs w:val="22"/>
              </w:rPr>
              <w:t>17596.3</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2E25024" w14:textId="4CACFA73" w:rsidR="00882C9C" w:rsidRPr="00882C9C" w:rsidRDefault="00882C9C" w:rsidP="00882C9C">
            <w:pPr>
              <w:pStyle w:val="LZ-4"/>
              <w:rPr>
                <w:rFonts w:eastAsia="等线"/>
                <w:b/>
                <w:bCs/>
                <w:color w:val="000000"/>
                <w:sz w:val="22"/>
                <w:szCs w:val="22"/>
                <w:highlight w:val="yellow"/>
              </w:rPr>
            </w:pPr>
            <w:r w:rsidRPr="00882C9C">
              <w:rPr>
                <w:rFonts w:eastAsia="等线"/>
                <w:b/>
                <w:bCs/>
                <w:color w:val="000000"/>
                <w:sz w:val="22"/>
                <w:szCs w:val="22"/>
              </w:rPr>
              <w:t>146.5</w:t>
            </w:r>
          </w:p>
        </w:tc>
        <w:tc>
          <w:tcPr>
            <w:tcW w:w="60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F293BF6" w14:textId="5A338E56" w:rsidR="00882C9C" w:rsidRPr="00882C9C" w:rsidRDefault="00882C9C" w:rsidP="00882C9C">
            <w:pPr>
              <w:pStyle w:val="LZ-4"/>
              <w:rPr>
                <w:rFonts w:eastAsia="等线"/>
                <w:b/>
                <w:bCs/>
                <w:color w:val="000000"/>
                <w:sz w:val="22"/>
                <w:szCs w:val="22"/>
                <w:highlight w:val="yellow"/>
              </w:rPr>
            </w:pPr>
            <w:r w:rsidRPr="00882C9C">
              <w:rPr>
                <w:rFonts w:eastAsia="等线"/>
                <w:b/>
                <w:bCs/>
                <w:color w:val="000000"/>
                <w:sz w:val="22"/>
                <w:szCs w:val="22"/>
              </w:rPr>
              <w:t>1.0</w:t>
            </w:r>
          </w:p>
        </w:tc>
        <w:tc>
          <w:tcPr>
            <w:tcW w:w="8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BEE1FC3" w14:textId="1CD8DAFF" w:rsidR="00882C9C" w:rsidRPr="00882C9C" w:rsidRDefault="00882C9C" w:rsidP="00882C9C">
            <w:pPr>
              <w:pStyle w:val="LZ-4"/>
              <w:rPr>
                <w:rFonts w:eastAsia="等线"/>
                <w:b/>
                <w:bCs/>
                <w:color w:val="000000"/>
                <w:sz w:val="22"/>
                <w:szCs w:val="22"/>
                <w:highlight w:val="yellow"/>
              </w:rPr>
            </w:pPr>
            <w:r w:rsidRPr="00882C9C">
              <w:rPr>
                <w:rFonts w:eastAsia="等线"/>
                <w:b/>
                <w:bCs/>
                <w:color w:val="000000"/>
                <w:sz w:val="22"/>
                <w:szCs w:val="22"/>
              </w:rPr>
              <w:t>2.0</w:t>
            </w:r>
          </w:p>
        </w:tc>
      </w:tr>
    </w:tbl>
    <w:p w14:paraId="7AA97F7B" w14:textId="4528572B" w:rsidR="00214C2E" w:rsidRDefault="00214C2E" w:rsidP="00584256">
      <w:pPr>
        <w:pStyle w:val="LZ-4"/>
      </w:pPr>
    </w:p>
    <w:p w14:paraId="1A933B0B" w14:textId="77777777" w:rsidR="00817F86" w:rsidRDefault="00817F86" w:rsidP="00584256">
      <w:pPr>
        <w:pStyle w:val="LZ-4"/>
        <w:sectPr w:rsidR="00817F86" w:rsidSect="00584256">
          <w:pgSz w:w="16838" w:h="11906" w:orient="landscape"/>
          <w:pgMar w:top="1800" w:right="1440" w:bottom="1800" w:left="1440" w:header="851" w:footer="992" w:gutter="0"/>
          <w:cols w:space="425"/>
          <w:docGrid w:type="lines" w:linePitch="326"/>
        </w:sectPr>
      </w:pPr>
    </w:p>
    <w:p w14:paraId="37A4F512" w14:textId="1BD6CD6B" w:rsidR="00D12C22" w:rsidRDefault="00D12C22" w:rsidP="00584256">
      <w:pPr>
        <w:pStyle w:val="LZ-4"/>
      </w:pPr>
    </w:p>
    <w:p w14:paraId="538C9B53" w14:textId="53906104" w:rsidR="00564916" w:rsidRPr="007B3BD8" w:rsidRDefault="00041C0F" w:rsidP="00041C0F">
      <w:pPr>
        <w:pStyle w:val="LZ-4"/>
      </w:pPr>
      <w:r>
        <w:rPr>
          <w:noProof/>
        </w:rPr>
        <w:drawing>
          <wp:inline distT="0" distB="0" distL="0" distR="0" wp14:anchorId="64E6B65C" wp14:editId="614AB7CA">
            <wp:extent cx="5619750" cy="3011170"/>
            <wp:effectExtent l="0" t="0" r="0" b="0"/>
            <wp:docPr id="34" name="图表 34">
              <a:extLst xmlns:a="http://schemas.openxmlformats.org/drawingml/2006/main">
                <a:ext uri="{FF2B5EF4-FFF2-40B4-BE49-F238E27FC236}">
                  <a16:creationId xmlns:a16="http://schemas.microsoft.com/office/drawing/2014/main" id="{97896200-68C5-32DE-1DE7-98D8C4FF4B6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542FB2EA" w14:textId="33758FFC" w:rsidR="0066152C" w:rsidRPr="007B3BD8" w:rsidRDefault="00266A2E" w:rsidP="0066152C">
      <w:pPr>
        <w:pStyle w:val="LZ-0"/>
      </w:pPr>
      <w:r w:rsidRPr="00063505">
        <w:rPr>
          <w:rFonts w:hint="eastAsia"/>
          <w:highlight w:val="yellow"/>
          <w:rPrChange w:id="577" w:author="彭 mq" w:date="2023-03-09T10:46:00Z">
            <w:rPr>
              <w:rFonts w:hint="eastAsia"/>
            </w:rPr>
          </w:rPrChange>
        </w:rPr>
        <w:t>图</w:t>
      </w:r>
      <w:r w:rsidR="005E38FA" w:rsidRPr="00063505">
        <w:rPr>
          <w:highlight w:val="yellow"/>
          <w:rPrChange w:id="578" w:author="彭 mq" w:date="2023-03-09T10:46:00Z">
            <w:rPr/>
          </w:rPrChange>
        </w:rPr>
        <w:t>4</w:t>
      </w:r>
      <w:r w:rsidRPr="00063505">
        <w:rPr>
          <w:rFonts w:hint="eastAsia"/>
          <w:highlight w:val="yellow"/>
          <w:rPrChange w:id="579" w:author="彭 mq" w:date="2023-03-09T10:46:00Z">
            <w:rPr>
              <w:rFonts w:hint="eastAsia"/>
            </w:rPr>
          </w:rPrChange>
        </w:rPr>
        <w:t>-</w:t>
      </w:r>
      <w:ins w:id="580" w:author="彭 mq" w:date="2023-03-09T10:06:00Z">
        <w:r w:rsidR="0074197B" w:rsidRPr="00063505">
          <w:rPr>
            <w:highlight w:val="yellow"/>
            <w:rPrChange w:id="581" w:author="彭 mq" w:date="2023-03-09T10:46:00Z">
              <w:rPr/>
            </w:rPrChange>
          </w:rPr>
          <w:t>1</w:t>
        </w:r>
      </w:ins>
      <w:r w:rsidRPr="00063505">
        <w:rPr>
          <w:highlight w:val="yellow"/>
          <w:rPrChange w:id="582" w:author="彭 mq" w:date="2023-03-09T10:46:00Z">
            <w:rPr/>
          </w:rPrChange>
        </w:rPr>
        <w:fldChar w:fldCharType="begin"/>
      </w:r>
      <w:r w:rsidRPr="00063505">
        <w:rPr>
          <w:highlight w:val="yellow"/>
          <w:rPrChange w:id="583" w:author="彭 mq" w:date="2023-03-09T10:46:00Z">
            <w:rPr/>
          </w:rPrChange>
        </w:rPr>
        <w:instrText xml:space="preserve"> </w:instrText>
      </w:r>
      <w:r w:rsidRPr="00063505">
        <w:rPr>
          <w:rFonts w:hint="eastAsia"/>
          <w:highlight w:val="yellow"/>
          <w:rPrChange w:id="584" w:author="彭 mq" w:date="2023-03-09T10:46:00Z">
            <w:rPr>
              <w:rFonts w:hint="eastAsia"/>
            </w:rPr>
          </w:rPrChange>
        </w:rPr>
        <w:instrText xml:space="preserve">SEQ </w:instrText>
      </w:r>
      <w:r w:rsidRPr="00063505">
        <w:rPr>
          <w:rFonts w:hint="eastAsia"/>
          <w:highlight w:val="yellow"/>
          <w:rPrChange w:id="585" w:author="彭 mq" w:date="2023-03-09T10:46:00Z">
            <w:rPr>
              <w:rFonts w:hint="eastAsia"/>
            </w:rPr>
          </w:rPrChange>
        </w:rPr>
        <w:instrText>图</w:instrText>
      </w:r>
      <w:r w:rsidRPr="00063505">
        <w:rPr>
          <w:rFonts w:hint="eastAsia"/>
          <w:highlight w:val="yellow"/>
          <w:rPrChange w:id="586" w:author="彭 mq" w:date="2023-03-09T10:46:00Z">
            <w:rPr>
              <w:rFonts w:hint="eastAsia"/>
            </w:rPr>
          </w:rPrChange>
        </w:rPr>
        <w:instrText>6- \* ARABIC</w:instrText>
      </w:r>
      <w:r w:rsidRPr="00063505">
        <w:rPr>
          <w:highlight w:val="yellow"/>
          <w:rPrChange w:id="587" w:author="彭 mq" w:date="2023-03-09T10:46:00Z">
            <w:rPr/>
          </w:rPrChange>
        </w:rPr>
        <w:instrText xml:space="preserve"> </w:instrText>
      </w:r>
      <w:r w:rsidRPr="00063505">
        <w:rPr>
          <w:highlight w:val="yellow"/>
          <w:rPrChange w:id="588" w:author="彭 mq" w:date="2023-03-09T10:46:00Z">
            <w:rPr/>
          </w:rPrChange>
        </w:rPr>
        <w:fldChar w:fldCharType="separate"/>
      </w:r>
      <w:r w:rsidR="000E3AA8" w:rsidRPr="00063505">
        <w:rPr>
          <w:noProof/>
          <w:highlight w:val="yellow"/>
          <w:rPrChange w:id="589" w:author="彭 mq" w:date="2023-03-09T10:46:00Z">
            <w:rPr>
              <w:noProof/>
            </w:rPr>
          </w:rPrChange>
        </w:rPr>
        <w:t>1</w:t>
      </w:r>
      <w:r w:rsidRPr="00063505">
        <w:rPr>
          <w:highlight w:val="yellow"/>
          <w:rPrChange w:id="590" w:author="彭 mq" w:date="2023-03-09T10:46:00Z">
            <w:rPr/>
          </w:rPrChange>
        </w:rPr>
        <w:fldChar w:fldCharType="end"/>
      </w:r>
      <w:r w:rsidRPr="007B3BD8">
        <w:t xml:space="preserve"> </w:t>
      </w:r>
      <w:proofErr w:type="gramStart"/>
      <w:r w:rsidR="00A93D9A">
        <w:t>萧山区</w:t>
      </w:r>
      <w:r w:rsidRPr="007B3BD8">
        <w:rPr>
          <w:rFonts w:hint="eastAsia"/>
        </w:rPr>
        <w:t>工业源</w:t>
      </w:r>
      <w:r w:rsidRPr="007B3BD8">
        <w:t>各</w:t>
      </w:r>
      <w:proofErr w:type="gramEnd"/>
      <w:r w:rsidRPr="007B3BD8">
        <w:t>行业排放贡献情况</w:t>
      </w:r>
    </w:p>
    <w:p w14:paraId="21200EB8" w14:textId="29965B41" w:rsidR="00214C2E" w:rsidRPr="007B3BD8" w:rsidRDefault="00041C0F" w:rsidP="0066152C">
      <w:pPr>
        <w:pStyle w:val="LZ-4"/>
      </w:pPr>
      <w:r>
        <w:rPr>
          <w:noProof/>
        </w:rPr>
        <w:drawing>
          <wp:inline distT="0" distB="0" distL="0" distR="0" wp14:anchorId="0837856A" wp14:editId="5505DAD8">
            <wp:extent cx="4571773" cy="2696180"/>
            <wp:effectExtent l="0" t="0" r="635" b="0"/>
            <wp:docPr id="36" name="图表 36">
              <a:extLst xmlns:a="http://schemas.openxmlformats.org/drawingml/2006/main">
                <a:ext uri="{FF2B5EF4-FFF2-40B4-BE49-F238E27FC236}">
                  <a16:creationId xmlns:a16="http://schemas.microsoft.com/office/drawing/2014/main" id="{688A32F6-53F1-54A3-0FCF-BE30BF1663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65E17DBC" w14:textId="72DB6B6C" w:rsidR="0066152C" w:rsidRPr="007B3BD8" w:rsidRDefault="0066152C" w:rsidP="00214C2E">
      <w:pPr>
        <w:pStyle w:val="LZ-0"/>
      </w:pPr>
      <w:r w:rsidRPr="00063505">
        <w:rPr>
          <w:rFonts w:hint="eastAsia"/>
          <w:highlight w:val="yellow"/>
          <w:rPrChange w:id="591" w:author="彭 mq" w:date="2023-03-09T10:46:00Z">
            <w:rPr>
              <w:rFonts w:hint="eastAsia"/>
            </w:rPr>
          </w:rPrChange>
        </w:rPr>
        <w:t>图</w:t>
      </w:r>
      <w:r w:rsidR="00CF3509" w:rsidRPr="00063505">
        <w:rPr>
          <w:highlight w:val="yellow"/>
          <w:rPrChange w:id="592" w:author="彭 mq" w:date="2023-03-09T10:46:00Z">
            <w:rPr/>
          </w:rPrChange>
        </w:rPr>
        <w:t>4</w:t>
      </w:r>
      <w:r w:rsidRPr="00063505">
        <w:rPr>
          <w:rFonts w:hint="eastAsia"/>
          <w:highlight w:val="yellow"/>
          <w:rPrChange w:id="593" w:author="彭 mq" w:date="2023-03-09T10:46:00Z">
            <w:rPr>
              <w:rFonts w:hint="eastAsia"/>
            </w:rPr>
          </w:rPrChange>
        </w:rPr>
        <w:t>-</w:t>
      </w:r>
      <w:ins w:id="594" w:author="彭 mq" w:date="2023-03-09T10:06:00Z">
        <w:r w:rsidR="0074197B" w:rsidRPr="00063505">
          <w:rPr>
            <w:highlight w:val="yellow"/>
            <w:rPrChange w:id="595" w:author="彭 mq" w:date="2023-03-09T10:46:00Z">
              <w:rPr/>
            </w:rPrChange>
          </w:rPr>
          <w:t>1</w:t>
        </w:r>
      </w:ins>
      <w:r w:rsidRPr="00063505">
        <w:rPr>
          <w:highlight w:val="yellow"/>
          <w:rPrChange w:id="596" w:author="彭 mq" w:date="2023-03-09T10:46:00Z">
            <w:rPr/>
          </w:rPrChange>
        </w:rPr>
        <w:fldChar w:fldCharType="begin"/>
      </w:r>
      <w:r w:rsidRPr="00063505">
        <w:rPr>
          <w:highlight w:val="yellow"/>
          <w:rPrChange w:id="597" w:author="彭 mq" w:date="2023-03-09T10:46:00Z">
            <w:rPr/>
          </w:rPrChange>
        </w:rPr>
        <w:instrText xml:space="preserve"> </w:instrText>
      </w:r>
      <w:r w:rsidRPr="00063505">
        <w:rPr>
          <w:rFonts w:hint="eastAsia"/>
          <w:highlight w:val="yellow"/>
          <w:rPrChange w:id="598" w:author="彭 mq" w:date="2023-03-09T10:46:00Z">
            <w:rPr>
              <w:rFonts w:hint="eastAsia"/>
            </w:rPr>
          </w:rPrChange>
        </w:rPr>
        <w:instrText xml:space="preserve">SEQ </w:instrText>
      </w:r>
      <w:r w:rsidRPr="00063505">
        <w:rPr>
          <w:rFonts w:hint="eastAsia"/>
          <w:highlight w:val="yellow"/>
          <w:rPrChange w:id="599" w:author="彭 mq" w:date="2023-03-09T10:46:00Z">
            <w:rPr>
              <w:rFonts w:hint="eastAsia"/>
            </w:rPr>
          </w:rPrChange>
        </w:rPr>
        <w:instrText>图</w:instrText>
      </w:r>
      <w:r w:rsidRPr="00063505">
        <w:rPr>
          <w:rFonts w:hint="eastAsia"/>
          <w:highlight w:val="yellow"/>
          <w:rPrChange w:id="600" w:author="彭 mq" w:date="2023-03-09T10:46:00Z">
            <w:rPr>
              <w:rFonts w:hint="eastAsia"/>
            </w:rPr>
          </w:rPrChange>
        </w:rPr>
        <w:instrText>6- \* ARABIC</w:instrText>
      </w:r>
      <w:r w:rsidRPr="00063505">
        <w:rPr>
          <w:highlight w:val="yellow"/>
          <w:rPrChange w:id="601" w:author="彭 mq" w:date="2023-03-09T10:46:00Z">
            <w:rPr/>
          </w:rPrChange>
        </w:rPr>
        <w:instrText xml:space="preserve"> </w:instrText>
      </w:r>
      <w:r w:rsidRPr="00063505">
        <w:rPr>
          <w:highlight w:val="yellow"/>
          <w:rPrChange w:id="602" w:author="彭 mq" w:date="2023-03-09T10:46:00Z">
            <w:rPr/>
          </w:rPrChange>
        </w:rPr>
        <w:fldChar w:fldCharType="separate"/>
      </w:r>
      <w:r w:rsidR="000E3AA8" w:rsidRPr="00063505">
        <w:rPr>
          <w:noProof/>
          <w:highlight w:val="yellow"/>
          <w:rPrChange w:id="603" w:author="彭 mq" w:date="2023-03-09T10:46:00Z">
            <w:rPr>
              <w:noProof/>
            </w:rPr>
          </w:rPrChange>
        </w:rPr>
        <w:t>2</w:t>
      </w:r>
      <w:r w:rsidRPr="00063505">
        <w:rPr>
          <w:highlight w:val="yellow"/>
          <w:rPrChange w:id="604" w:author="彭 mq" w:date="2023-03-09T10:46:00Z">
            <w:rPr/>
          </w:rPrChange>
        </w:rPr>
        <w:fldChar w:fldCharType="end"/>
      </w:r>
      <w:r w:rsidRPr="007B3BD8">
        <w:t xml:space="preserve"> </w:t>
      </w:r>
      <w:proofErr w:type="gramStart"/>
      <w:r w:rsidR="00A93D9A">
        <w:t>萧山区</w:t>
      </w:r>
      <w:proofErr w:type="gramEnd"/>
      <w:r w:rsidRPr="007B3BD8">
        <w:rPr>
          <w:rFonts w:hint="eastAsia"/>
        </w:rPr>
        <w:t>工业源</w:t>
      </w:r>
      <w:r w:rsidRPr="007B3BD8">
        <w:rPr>
          <w:rFonts w:hint="eastAsia"/>
        </w:rPr>
        <w:t>V</w:t>
      </w:r>
      <w:r w:rsidRPr="007B3BD8">
        <w:t>OCs</w:t>
      </w:r>
      <w:r w:rsidRPr="007B3BD8">
        <w:t>排放贡献情况</w:t>
      </w:r>
    </w:p>
    <w:p w14:paraId="16A18DC9" w14:textId="6AD337FC" w:rsidR="00584256" w:rsidRPr="007B3BD8" w:rsidRDefault="00946C0D" w:rsidP="0066152C">
      <w:pPr>
        <w:pStyle w:val="LA-4NEW"/>
      </w:pPr>
      <w:r>
        <w:rPr>
          <w:rFonts w:hint="eastAsia"/>
          <w:lang w:eastAsia="zh-CN"/>
        </w:rPr>
        <w:t>镇街</w:t>
      </w:r>
      <w:r w:rsidR="0066152C" w:rsidRPr="007B3BD8">
        <w:rPr>
          <w:lang w:eastAsia="zh-CN"/>
        </w:rPr>
        <w:t>排放特征</w:t>
      </w:r>
    </w:p>
    <w:p w14:paraId="219247CF" w14:textId="7B65FAEA" w:rsidR="008E2400" w:rsidRDefault="001178CA" w:rsidP="002F4A44">
      <w:pPr>
        <w:pStyle w:val="LZ-"/>
        <w:ind w:firstLine="480"/>
        <w:rPr>
          <w:lang w:val="en-US"/>
        </w:rPr>
      </w:pPr>
      <w:r w:rsidRPr="007B3BD8">
        <w:rPr>
          <w:rFonts w:hint="eastAsia"/>
          <w:lang w:val="en-US"/>
        </w:rPr>
        <w:t>从</w:t>
      </w:r>
      <w:r w:rsidRPr="007B3BD8">
        <w:rPr>
          <w:lang w:val="en-US"/>
        </w:rPr>
        <w:t>各</w:t>
      </w:r>
      <w:r w:rsidR="008E2400">
        <w:rPr>
          <w:rFonts w:hint="eastAsia"/>
          <w:lang w:val="en-US"/>
        </w:rPr>
        <w:t>镇街</w:t>
      </w:r>
      <w:r w:rsidRPr="007B3BD8">
        <w:rPr>
          <w:lang w:val="en-US"/>
        </w:rPr>
        <w:t>的工业源排放</w:t>
      </w:r>
      <w:r w:rsidRPr="007B3BD8">
        <w:rPr>
          <w:rFonts w:hint="eastAsia"/>
          <w:lang w:val="en-US"/>
        </w:rPr>
        <w:t>情况</w:t>
      </w:r>
      <w:r w:rsidRPr="007B3BD8">
        <w:rPr>
          <w:lang w:val="en-US"/>
        </w:rPr>
        <w:t>来看</w:t>
      </w:r>
      <w:r w:rsidR="007B4429" w:rsidRPr="007B3BD8">
        <w:rPr>
          <w:rFonts w:hint="eastAsia"/>
          <w:lang w:val="en-US"/>
        </w:rPr>
        <w:t>（图</w:t>
      </w:r>
      <w:r w:rsidR="00CF3509">
        <w:rPr>
          <w:lang w:val="en-US"/>
        </w:rPr>
        <w:t>4</w:t>
      </w:r>
      <w:r w:rsidR="007B4429" w:rsidRPr="007B3BD8">
        <w:rPr>
          <w:lang w:val="en-US"/>
        </w:rPr>
        <w:t>-</w:t>
      </w:r>
      <w:r w:rsidR="00552D36" w:rsidRPr="007B3BD8">
        <w:rPr>
          <w:lang w:val="en-US"/>
        </w:rPr>
        <w:t>13</w:t>
      </w:r>
      <w:r w:rsidR="007B4429" w:rsidRPr="007B3BD8">
        <w:rPr>
          <w:lang w:val="en-US"/>
        </w:rPr>
        <w:t>和图</w:t>
      </w:r>
      <w:r w:rsidR="00CF3509">
        <w:rPr>
          <w:lang w:val="en-US"/>
        </w:rPr>
        <w:t>4</w:t>
      </w:r>
      <w:r w:rsidR="007B4429" w:rsidRPr="007B3BD8">
        <w:rPr>
          <w:lang w:val="en-US"/>
        </w:rPr>
        <w:t>-</w:t>
      </w:r>
      <w:r w:rsidR="00552D36" w:rsidRPr="007B3BD8">
        <w:rPr>
          <w:lang w:val="en-US"/>
        </w:rPr>
        <w:t>14</w:t>
      </w:r>
      <w:r w:rsidR="007B4429" w:rsidRPr="007B3BD8">
        <w:rPr>
          <w:rFonts w:hint="eastAsia"/>
          <w:lang w:val="en-US"/>
        </w:rPr>
        <w:t>）</w:t>
      </w:r>
      <w:r w:rsidRPr="007B3BD8">
        <w:rPr>
          <w:lang w:val="en-US"/>
        </w:rPr>
        <w:t>，</w:t>
      </w:r>
      <w:proofErr w:type="gramStart"/>
      <w:r w:rsidR="008E2400">
        <w:rPr>
          <w:rFonts w:hint="eastAsia"/>
          <w:lang w:val="en-US"/>
        </w:rPr>
        <w:t>萧山区</w:t>
      </w:r>
      <w:proofErr w:type="gramEnd"/>
      <w:r w:rsidR="008E2400">
        <w:rPr>
          <w:rFonts w:hint="eastAsia"/>
          <w:lang w:val="en-US"/>
        </w:rPr>
        <w:t>工业源排放主要集中在瓜</w:t>
      </w:r>
      <w:proofErr w:type="gramStart"/>
      <w:r w:rsidR="008E2400">
        <w:rPr>
          <w:rFonts w:hint="eastAsia"/>
          <w:lang w:val="en-US"/>
        </w:rPr>
        <w:t>沥</w:t>
      </w:r>
      <w:proofErr w:type="gramEnd"/>
      <w:r w:rsidR="008E2400">
        <w:rPr>
          <w:rFonts w:hint="eastAsia"/>
          <w:lang w:val="en-US"/>
        </w:rPr>
        <w:t>、</w:t>
      </w:r>
      <w:r w:rsidR="00D079AC">
        <w:rPr>
          <w:rFonts w:hint="eastAsia"/>
          <w:lang w:val="en-US"/>
        </w:rPr>
        <w:t>益农、</w:t>
      </w:r>
      <w:proofErr w:type="gramStart"/>
      <w:r w:rsidR="008E2400">
        <w:rPr>
          <w:rFonts w:hint="eastAsia"/>
          <w:lang w:val="en-US"/>
        </w:rPr>
        <w:t>衙</w:t>
      </w:r>
      <w:proofErr w:type="gramEnd"/>
      <w:r w:rsidR="008E2400">
        <w:rPr>
          <w:rFonts w:hint="eastAsia"/>
          <w:lang w:val="en-US"/>
        </w:rPr>
        <w:t>前、新街、经开区、红山、临浦、义桥、</w:t>
      </w:r>
      <w:r w:rsidR="0086121B">
        <w:rPr>
          <w:rFonts w:hint="eastAsia"/>
          <w:lang w:val="en-US"/>
        </w:rPr>
        <w:t>戴村</w:t>
      </w:r>
      <w:r w:rsidR="008E2400">
        <w:rPr>
          <w:rFonts w:hint="eastAsia"/>
          <w:lang w:val="en-US"/>
        </w:rPr>
        <w:t>和北干等镇街，从</w:t>
      </w:r>
      <w:r w:rsidR="0086121B">
        <w:rPr>
          <w:rFonts w:hint="eastAsia"/>
          <w:lang w:val="en-US"/>
        </w:rPr>
        <w:t>镇街分布的</w:t>
      </w:r>
      <w:r w:rsidR="008E2400">
        <w:rPr>
          <w:rFonts w:hint="eastAsia"/>
          <w:lang w:val="en-US"/>
        </w:rPr>
        <w:t>片区来看主要集中在</w:t>
      </w:r>
      <w:proofErr w:type="gramStart"/>
      <w:r w:rsidR="008E2400">
        <w:rPr>
          <w:rFonts w:hint="eastAsia"/>
          <w:lang w:val="en-US"/>
        </w:rPr>
        <w:t>萧山区</w:t>
      </w:r>
      <w:proofErr w:type="gramEnd"/>
      <w:r w:rsidR="008E2400">
        <w:rPr>
          <w:rFonts w:hint="eastAsia"/>
          <w:lang w:val="en-US"/>
        </w:rPr>
        <w:t>东部镇街。</w:t>
      </w:r>
    </w:p>
    <w:p w14:paraId="4EC90E7E" w14:textId="0128E48F" w:rsidR="002F4A44" w:rsidRPr="007B3BD8" w:rsidRDefault="007B4429" w:rsidP="002F4A44">
      <w:pPr>
        <w:pStyle w:val="LZ-"/>
        <w:ind w:firstLine="480"/>
        <w:rPr>
          <w:lang w:val="en-US"/>
        </w:rPr>
      </w:pPr>
      <w:r w:rsidRPr="007B3BD8">
        <w:rPr>
          <w:rFonts w:hint="eastAsia"/>
          <w:lang w:val="en-US"/>
        </w:rPr>
        <w:t>VOCs</w:t>
      </w:r>
      <w:r w:rsidRPr="007B3BD8">
        <w:rPr>
          <w:lang w:val="en-US"/>
        </w:rPr>
        <w:t>排放</w:t>
      </w:r>
      <w:r w:rsidR="008E2400">
        <w:rPr>
          <w:rFonts w:hint="eastAsia"/>
          <w:lang w:val="en-US"/>
        </w:rPr>
        <w:t>较大的镇</w:t>
      </w:r>
      <w:proofErr w:type="gramStart"/>
      <w:r w:rsidR="008E2400">
        <w:rPr>
          <w:rFonts w:hint="eastAsia"/>
          <w:lang w:val="en-US"/>
        </w:rPr>
        <w:t>街主要</w:t>
      </w:r>
      <w:proofErr w:type="gramEnd"/>
      <w:r w:rsidR="008E2400">
        <w:rPr>
          <w:rFonts w:hint="eastAsia"/>
          <w:lang w:val="en-US"/>
        </w:rPr>
        <w:t>集中在瓜</w:t>
      </w:r>
      <w:proofErr w:type="gramStart"/>
      <w:r w:rsidR="008E2400">
        <w:rPr>
          <w:rFonts w:hint="eastAsia"/>
          <w:lang w:val="en-US"/>
        </w:rPr>
        <w:t>沥</w:t>
      </w:r>
      <w:proofErr w:type="gramEnd"/>
      <w:r w:rsidR="008E2400">
        <w:rPr>
          <w:rFonts w:hint="eastAsia"/>
          <w:lang w:val="en-US"/>
        </w:rPr>
        <w:t>、</w:t>
      </w:r>
      <w:r w:rsidR="004968B5">
        <w:rPr>
          <w:rFonts w:hint="eastAsia"/>
          <w:lang w:val="en-US"/>
        </w:rPr>
        <w:t>经开区、</w:t>
      </w:r>
      <w:proofErr w:type="gramStart"/>
      <w:r w:rsidR="008E2400">
        <w:rPr>
          <w:rFonts w:hint="eastAsia"/>
          <w:lang w:val="en-US"/>
        </w:rPr>
        <w:t>衙</w:t>
      </w:r>
      <w:proofErr w:type="gramEnd"/>
      <w:r w:rsidR="008E2400">
        <w:rPr>
          <w:rFonts w:hint="eastAsia"/>
          <w:lang w:val="en-US"/>
        </w:rPr>
        <w:t>前、南阳</w:t>
      </w:r>
      <w:r w:rsidR="004968B5">
        <w:rPr>
          <w:rFonts w:hint="eastAsia"/>
          <w:lang w:val="en-US"/>
        </w:rPr>
        <w:t>、</w:t>
      </w:r>
      <w:r w:rsidR="008E2400">
        <w:rPr>
          <w:rFonts w:hint="eastAsia"/>
          <w:lang w:val="en-US"/>
        </w:rPr>
        <w:t>新街等东部</w:t>
      </w:r>
      <w:r w:rsidR="002A6102">
        <w:rPr>
          <w:rFonts w:hint="eastAsia"/>
          <w:lang w:val="en-US"/>
        </w:rPr>
        <w:t>镇街</w:t>
      </w:r>
      <w:r w:rsidR="008E2400">
        <w:rPr>
          <w:rFonts w:hint="eastAsia"/>
          <w:lang w:val="en-US"/>
        </w:rPr>
        <w:t>和</w:t>
      </w:r>
      <w:proofErr w:type="gramStart"/>
      <w:r w:rsidR="008E2400">
        <w:rPr>
          <w:rFonts w:hint="eastAsia"/>
          <w:lang w:val="en-US"/>
        </w:rPr>
        <w:t>义桥</w:t>
      </w:r>
      <w:proofErr w:type="gramEnd"/>
      <w:r w:rsidR="004968B5">
        <w:rPr>
          <w:rFonts w:hint="eastAsia"/>
          <w:lang w:val="en-US"/>
        </w:rPr>
        <w:t>、临</w:t>
      </w:r>
      <w:proofErr w:type="gramStart"/>
      <w:r w:rsidR="004968B5">
        <w:rPr>
          <w:rFonts w:hint="eastAsia"/>
          <w:lang w:val="en-US"/>
        </w:rPr>
        <w:t>浦</w:t>
      </w:r>
      <w:r w:rsidR="008E2400">
        <w:rPr>
          <w:rFonts w:hint="eastAsia"/>
          <w:lang w:val="en-US"/>
        </w:rPr>
        <w:t>所在</w:t>
      </w:r>
      <w:proofErr w:type="gramEnd"/>
      <w:r w:rsidR="008E2400">
        <w:rPr>
          <w:rFonts w:hint="eastAsia"/>
          <w:lang w:val="en-US"/>
        </w:rPr>
        <w:t>的南部</w:t>
      </w:r>
      <w:r w:rsidR="002A6102">
        <w:rPr>
          <w:rFonts w:hint="eastAsia"/>
          <w:lang w:val="en-US"/>
        </w:rPr>
        <w:t>镇街</w:t>
      </w:r>
      <w:r w:rsidR="002F4A44" w:rsidRPr="007B3BD8">
        <w:rPr>
          <w:rFonts w:hint="eastAsia"/>
          <w:lang w:val="en-US"/>
        </w:rPr>
        <w:t>。</w:t>
      </w:r>
    </w:p>
    <w:p w14:paraId="123DD3A3" w14:textId="5067F2BC" w:rsidR="002F4A44" w:rsidRPr="007B3BD8" w:rsidRDefault="00BB28A7" w:rsidP="002F4A44">
      <w:pPr>
        <w:pStyle w:val="LZ-"/>
        <w:ind w:firstLine="480"/>
        <w:rPr>
          <w:lang w:val="en-US"/>
        </w:rPr>
      </w:pPr>
      <w:r w:rsidRPr="007B3BD8">
        <w:rPr>
          <w:rFonts w:hint="eastAsia"/>
          <w:lang w:val="en-US"/>
        </w:rPr>
        <w:lastRenderedPageBreak/>
        <w:t>SO</w:t>
      </w:r>
      <w:r w:rsidRPr="007B3BD8">
        <w:rPr>
          <w:rFonts w:hint="eastAsia"/>
          <w:vertAlign w:val="subscript"/>
          <w:lang w:val="en-US"/>
        </w:rPr>
        <w:t>2</w:t>
      </w:r>
      <w:r w:rsidR="00D079AC" w:rsidRPr="007B3BD8">
        <w:rPr>
          <w:lang w:val="en-US"/>
        </w:rPr>
        <w:t>排放</w:t>
      </w:r>
      <w:r w:rsidR="00D079AC">
        <w:rPr>
          <w:rFonts w:hint="eastAsia"/>
          <w:lang w:val="en-US"/>
        </w:rPr>
        <w:t>较大的镇</w:t>
      </w:r>
      <w:proofErr w:type="gramStart"/>
      <w:r w:rsidR="00D079AC">
        <w:rPr>
          <w:rFonts w:hint="eastAsia"/>
          <w:lang w:val="en-US"/>
        </w:rPr>
        <w:t>街主要</w:t>
      </w:r>
      <w:proofErr w:type="gramEnd"/>
      <w:r w:rsidR="00D079AC">
        <w:rPr>
          <w:rFonts w:hint="eastAsia"/>
          <w:lang w:val="en-US"/>
        </w:rPr>
        <w:t>集中在瓜</w:t>
      </w:r>
      <w:proofErr w:type="gramStart"/>
      <w:r w:rsidR="00D079AC">
        <w:rPr>
          <w:rFonts w:hint="eastAsia"/>
          <w:lang w:val="en-US"/>
        </w:rPr>
        <w:t>沥</w:t>
      </w:r>
      <w:proofErr w:type="gramEnd"/>
      <w:r w:rsidR="00D079AC">
        <w:rPr>
          <w:rFonts w:hint="eastAsia"/>
          <w:lang w:val="en-US"/>
        </w:rPr>
        <w:t>、</w:t>
      </w:r>
      <w:r w:rsidR="004011B6">
        <w:rPr>
          <w:rFonts w:hint="eastAsia"/>
          <w:lang w:val="en-US"/>
        </w:rPr>
        <w:t>益农、</w:t>
      </w:r>
      <w:proofErr w:type="gramStart"/>
      <w:r w:rsidR="0086121B">
        <w:rPr>
          <w:rFonts w:hint="eastAsia"/>
          <w:lang w:val="en-US"/>
        </w:rPr>
        <w:t>衙</w:t>
      </w:r>
      <w:proofErr w:type="gramEnd"/>
      <w:r w:rsidR="0086121B">
        <w:rPr>
          <w:rFonts w:hint="eastAsia"/>
          <w:lang w:val="en-US"/>
        </w:rPr>
        <w:t>前</w:t>
      </w:r>
      <w:r w:rsidR="004011B6">
        <w:rPr>
          <w:rFonts w:hint="eastAsia"/>
          <w:lang w:val="en-US"/>
        </w:rPr>
        <w:t>和</w:t>
      </w:r>
      <w:r w:rsidR="00D079AC">
        <w:rPr>
          <w:rFonts w:hint="eastAsia"/>
          <w:lang w:val="en-US"/>
        </w:rPr>
        <w:t>红山等东部</w:t>
      </w:r>
      <w:r w:rsidR="002A6102">
        <w:rPr>
          <w:rFonts w:hint="eastAsia"/>
          <w:lang w:val="en-US"/>
        </w:rPr>
        <w:t>镇街</w:t>
      </w:r>
      <w:r w:rsidR="002F4A44" w:rsidRPr="007B3BD8">
        <w:rPr>
          <w:rFonts w:hint="eastAsia"/>
          <w:lang w:val="en-US"/>
        </w:rPr>
        <w:t>。</w:t>
      </w:r>
    </w:p>
    <w:p w14:paraId="68ECE237" w14:textId="7A929991" w:rsidR="002F4A44" w:rsidRPr="007B3BD8" w:rsidRDefault="00BB28A7" w:rsidP="002F4A44">
      <w:pPr>
        <w:pStyle w:val="LZ-"/>
        <w:ind w:firstLine="480"/>
        <w:rPr>
          <w:lang w:val="en-US"/>
        </w:rPr>
      </w:pPr>
      <w:r w:rsidRPr="007B3BD8">
        <w:rPr>
          <w:lang w:val="en-US"/>
        </w:rPr>
        <w:t>NOx</w:t>
      </w:r>
      <w:r w:rsidRPr="007B3BD8">
        <w:rPr>
          <w:lang w:val="en-US"/>
        </w:rPr>
        <w:t>排放</w:t>
      </w:r>
      <w:r w:rsidR="002A6102">
        <w:rPr>
          <w:rFonts w:hint="eastAsia"/>
          <w:lang w:val="en-US"/>
        </w:rPr>
        <w:t>较大的镇</w:t>
      </w:r>
      <w:proofErr w:type="gramStart"/>
      <w:r w:rsidR="002A6102">
        <w:rPr>
          <w:rFonts w:hint="eastAsia"/>
          <w:lang w:val="en-US"/>
        </w:rPr>
        <w:t>街主要</w:t>
      </w:r>
      <w:proofErr w:type="gramEnd"/>
      <w:r w:rsidR="002A6102">
        <w:rPr>
          <w:rFonts w:hint="eastAsia"/>
          <w:lang w:val="en-US"/>
        </w:rPr>
        <w:t>集中在南部</w:t>
      </w:r>
      <w:r w:rsidR="004011B6">
        <w:rPr>
          <w:rFonts w:hint="eastAsia"/>
          <w:lang w:val="en-US"/>
        </w:rPr>
        <w:t>临浦镇街、中部蜀山镇街</w:t>
      </w:r>
      <w:r w:rsidR="002A6102">
        <w:rPr>
          <w:rFonts w:hint="eastAsia"/>
          <w:lang w:val="en-US"/>
        </w:rPr>
        <w:t>和</w:t>
      </w:r>
      <w:r w:rsidR="004011B6">
        <w:rPr>
          <w:rFonts w:hint="eastAsia"/>
          <w:lang w:val="en-US"/>
        </w:rPr>
        <w:t>东部的</w:t>
      </w:r>
      <w:r w:rsidR="002A6102">
        <w:rPr>
          <w:rFonts w:hint="eastAsia"/>
          <w:lang w:val="en-US"/>
        </w:rPr>
        <w:t>瓜</w:t>
      </w:r>
      <w:proofErr w:type="gramStart"/>
      <w:r w:rsidR="002A6102">
        <w:rPr>
          <w:rFonts w:hint="eastAsia"/>
          <w:lang w:val="en-US"/>
        </w:rPr>
        <w:t>沥</w:t>
      </w:r>
      <w:proofErr w:type="gramEnd"/>
      <w:r w:rsidR="002A6102">
        <w:rPr>
          <w:rFonts w:hint="eastAsia"/>
          <w:lang w:val="en-US"/>
        </w:rPr>
        <w:t>、益农、</w:t>
      </w:r>
      <w:r w:rsidR="004011B6">
        <w:rPr>
          <w:rFonts w:hint="eastAsia"/>
          <w:lang w:val="en-US"/>
        </w:rPr>
        <w:t>红山和</w:t>
      </w:r>
      <w:proofErr w:type="gramStart"/>
      <w:r w:rsidR="002A6102">
        <w:rPr>
          <w:rFonts w:hint="eastAsia"/>
          <w:lang w:val="en-US"/>
        </w:rPr>
        <w:t>衙</w:t>
      </w:r>
      <w:proofErr w:type="gramEnd"/>
      <w:r w:rsidR="002A6102">
        <w:rPr>
          <w:rFonts w:hint="eastAsia"/>
          <w:lang w:val="en-US"/>
        </w:rPr>
        <w:t>前等</w:t>
      </w:r>
      <w:r w:rsidR="004011B6">
        <w:rPr>
          <w:rFonts w:hint="eastAsia"/>
          <w:lang w:val="en-US"/>
        </w:rPr>
        <w:t>镇街</w:t>
      </w:r>
      <w:r w:rsidR="002F4A44" w:rsidRPr="007B3BD8">
        <w:rPr>
          <w:rFonts w:hint="eastAsia"/>
          <w:lang w:val="en-US"/>
        </w:rPr>
        <w:t>。</w:t>
      </w:r>
    </w:p>
    <w:p w14:paraId="62AF3531" w14:textId="40551E5A" w:rsidR="002F4A44" w:rsidRPr="007B3BD8" w:rsidRDefault="00BB28A7" w:rsidP="002F4A44">
      <w:pPr>
        <w:pStyle w:val="LZ-"/>
        <w:ind w:firstLine="480"/>
        <w:rPr>
          <w:lang w:val="en-US"/>
        </w:rPr>
      </w:pPr>
      <w:r w:rsidRPr="007B3BD8">
        <w:rPr>
          <w:lang w:val="en-US"/>
        </w:rPr>
        <w:t>PM</w:t>
      </w:r>
      <w:r w:rsidRPr="007B3BD8">
        <w:rPr>
          <w:vertAlign w:val="subscript"/>
          <w:lang w:val="en-US"/>
        </w:rPr>
        <w:t>10</w:t>
      </w:r>
      <w:r w:rsidRPr="007B3BD8">
        <w:rPr>
          <w:lang w:val="en-US"/>
        </w:rPr>
        <w:t>排放</w:t>
      </w:r>
      <w:r w:rsidR="002A6102">
        <w:rPr>
          <w:rFonts w:hint="eastAsia"/>
          <w:lang w:val="en-US"/>
        </w:rPr>
        <w:t>较大的镇</w:t>
      </w:r>
      <w:proofErr w:type="gramStart"/>
      <w:r w:rsidR="002A6102">
        <w:rPr>
          <w:rFonts w:hint="eastAsia"/>
          <w:lang w:val="en-US"/>
        </w:rPr>
        <w:t>街主要</w:t>
      </w:r>
      <w:proofErr w:type="gramEnd"/>
      <w:r w:rsidR="002A6102">
        <w:rPr>
          <w:rFonts w:hint="eastAsia"/>
          <w:lang w:val="en-US"/>
        </w:rPr>
        <w:t>集中在瓜</w:t>
      </w:r>
      <w:proofErr w:type="gramStart"/>
      <w:r w:rsidR="002A6102">
        <w:rPr>
          <w:rFonts w:hint="eastAsia"/>
          <w:lang w:val="en-US"/>
        </w:rPr>
        <w:t>沥</w:t>
      </w:r>
      <w:proofErr w:type="gramEnd"/>
      <w:r w:rsidR="002A6102">
        <w:rPr>
          <w:rFonts w:hint="eastAsia"/>
          <w:lang w:val="en-US"/>
        </w:rPr>
        <w:t>、</w:t>
      </w:r>
      <w:r w:rsidR="004011B6">
        <w:rPr>
          <w:rFonts w:hint="eastAsia"/>
          <w:lang w:val="en-US"/>
        </w:rPr>
        <w:t>经开区、新街、南阳</w:t>
      </w:r>
      <w:r w:rsidR="002A6102">
        <w:rPr>
          <w:rFonts w:hint="eastAsia"/>
          <w:lang w:val="en-US"/>
        </w:rPr>
        <w:t>等东部镇街</w:t>
      </w:r>
      <w:r w:rsidR="004011B6">
        <w:rPr>
          <w:rFonts w:hint="eastAsia"/>
          <w:lang w:val="en-US"/>
        </w:rPr>
        <w:t>、临浦和戴村所在的南部镇街和新</w:t>
      </w:r>
      <w:proofErr w:type="gramStart"/>
      <w:r w:rsidR="004011B6">
        <w:rPr>
          <w:rFonts w:hint="eastAsia"/>
          <w:lang w:val="en-US"/>
        </w:rPr>
        <w:t>塘</w:t>
      </w:r>
      <w:r w:rsidR="002A6102">
        <w:rPr>
          <w:rFonts w:hint="eastAsia"/>
          <w:lang w:val="en-US"/>
        </w:rPr>
        <w:t>所在</w:t>
      </w:r>
      <w:proofErr w:type="gramEnd"/>
      <w:r w:rsidR="002A6102">
        <w:rPr>
          <w:rFonts w:hint="eastAsia"/>
          <w:lang w:val="en-US"/>
        </w:rPr>
        <w:t>的中部镇街</w:t>
      </w:r>
      <w:r w:rsidR="002F4A44" w:rsidRPr="007B3BD8">
        <w:rPr>
          <w:rFonts w:hint="eastAsia"/>
          <w:lang w:val="en-US"/>
        </w:rPr>
        <w:t>。</w:t>
      </w:r>
    </w:p>
    <w:p w14:paraId="1F5AFACE" w14:textId="62F853EB" w:rsidR="00946C0D" w:rsidRPr="00545F7C" w:rsidRDefault="002A6102" w:rsidP="00545F7C">
      <w:pPr>
        <w:pStyle w:val="LZ-"/>
        <w:ind w:firstLine="480"/>
        <w:rPr>
          <w:lang w:val="en-US"/>
        </w:rPr>
      </w:pPr>
      <w:r>
        <w:rPr>
          <w:rFonts w:hint="eastAsia"/>
          <w:lang w:val="en-US"/>
        </w:rPr>
        <w:t>与</w:t>
      </w:r>
      <w:r w:rsidRPr="007B3BD8">
        <w:rPr>
          <w:lang w:val="en-US"/>
        </w:rPr>
        <w:t>PM</w:t>
      </w:r>
      <w:r w:rsidRPr="007B3BD8">
        <w:rPr>
          <w:vertAlign w:val="subscript"/>
          <w:lang w:val="en-US"/>
        </w:rPr>
        <w:t>10</w:t>
      </w:r>
      <w:r>
        <w:rPr>
          <w:rFonts w:hint="eastAsia"/>
          <w:lang w:val="en-US"/>
        </w:rPr>
        <w:t>类似，</w:t>
      </w:r>
      <w:r w:rsidR="00BB28A7" w:rsidRPr="007B3BD8">
        <w:rPr>
          <w:lang w:val="en-US"/>
        </w:rPr>
        <w:t>PM</w:t>
      </w:r>
      <w:r w:rsidR="00BB28A7" w:rsidRPr="007B3BD8">
        <w:rPr>
          <w:vertAlign w:val="subscript"/>
          <w:lang w:val="en-US"/>
        </w:rPr>
        <w:t>2.5</w:t>
      </w:r>
      <w:r w:rsidRPr="007B3BD8">
        <w:rPr>
          <w:lang w:val="en-US"/>
        </w:rPr>
        <w:t>排放</w:t>
      </w:r>
      <w:r>
        <w:rPr>
          <w:rFonts w:hint="eastAsia"/>
          <w:lang w:val="en-US"/>
        </w:rPr>
        <w:t>较大的镇</w:t>
      </w:r>
      <w:proofErr w:type="gramStart"/>
      <w:r>
        <w:rPr>
          <w:rFonts w:hint="eastAsia"/>
          <w:lang w:val="en-US"/>
        </w:rPr>
        <w:t>街主要</w:t>
      </w:r>
      <w:proofErr w:type="gramEnd"/>
      <w:r>
        <w:rPr>
          <w:rFonts w:hint="eastAsia"/>
          <w:lang w:val="en-US"/>
        </w:rPr>
        <w:t>集中在</w:t>
      </w:r>
      <w:r w:rsidR="004011B6">
        <w:rPr>
          <w:rFonts w:hint="eastAsia"/>
          <w:lang w:val="en-US"/>
        </w:rPr>
        <w:t>东部瓜</w:t>
      </w:r>
      <w:proofErr w:type="gramStart"/>
      <w:r w:rsidR="004011B6">
        <w:rPr>
          <w:rFonts w:hint="eastAsia"/>
          <w:lang w:val="en-US"/>
        </w:rPr>
        <w:t>沥</w:t>
      </w:r>
      <w:proofErr w:type="gramEnd"/>
      <w:r w:rsidR="004011B6">
        <w:rPr>
          <w:rFonts w:hint="eastAsia"/>
          <w:lang w:val="en-US"/>
        </w:rPr>
        <w:t>、经开区、新街、南阳等镇街、南部临浦和戴村镇街和中部新塘镇街</w:t>
      </w:r>
      <w:r w:rsidR="002F4A44" w:rsidRPr="007B3BD8">
        <w:rPr>
          <w:rFonts w:hint="eastAsia"/>
          <w:lang w:val="en-US"/>
        </w:rPr>
        <w:t>。</w:t>
      </w:r>
    </w:p>
    <w:p w14:paraId="513951D6" w14:textId="6DDEEC21" w:rsidR="00564916" w:rsidRPr="007B3BD8" w:rsidRDefault="0086121B" w:rsidP="0066152C">
      <w:pPr>
        <w:pStyle w:val="LZ-4"/>
      </w:pPr>
      <w:r>
        <w:rPr>
          <w:noProof/>
        </w:rPr>
        <w:drawing>
          <wp:inline distT="0" distB="0" distL="0" distR="0" wp14:anchorId="1C1592B2" wp14:editId="78840389">
            <wp:extent cx="5274310" cy="3520440"/>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520440"/>
                    </a:xfrm>
                    <a:prstGeom prst="rect">
                      <a:avLst/>
                    </a:prstGeom>
                  </pic:spPr>
                </pic:pic>
              </a:graphicData>
            </a:graphic>
          </wp:inline>
        </w:drawing>
      </w:r>
    </w:p>
    <w:p w14:paraId="1F055DFA" w14:textId="54BE5274" w:rsidR="0054240D" w:rsidRDefault="0054240D" w:rsidP="0054240D">
      <w:pPr>
        <w:pStyle w:val="LZ-0"/>
      </w:pPr>
      <w:r w:rsidRPr="00063505">
        <w:rPr>
          <w:rFonts w:hint="eastAsia"/>
          <w:highlight w:val="yellow"/>
          <w:rPrChange w:id="605" w:author="彭 mq" w:date="2023-03-09T10:46:00Z">
            <w:rPr>
              <w:rFonts w:hint="eastAsia"/>
            </w:rPr>
          </w:rPrChange>
        </w:rPr>
        <w:t>图</w:t>
      </w:r>
      <w:r w:rsidR="00CF3509" w:rsidRPr="00063505">
        <w:rPr>
          <w:highlight w:val="yellow"/>
          <w:rPrChange w:id="606" w:author="彭 mq" w:date="2023-03-09T10:46:00Z">
            <w:rPr/>
          </w:rPrChange>
        </w:rPr>
        <w:t>4</w:t>
      </w:r>
      <w:r w:rsidRPr="00063505">
        <w:rPr>
          <w:rFonts w:hint="eastAsia"/>
          <w:highlight w:val="yellow"/>
          <w:rPrChange w:id="607" w:author="彭 mq" w:date="2023-03-09T10:46:00Z">
            <w:rPr>
              <w:rFonts w:hint="eastAsia"/>
            </w:rPr>
          </w:rPrChange>
        </w:rPr>
        <w:t>-</w:t>
      </w:r>
      <w:ins w:id="608" w:author="彭 mq" w:date="2023-03-09T10:08:00Z">
        <w:r w:rsidR="0074197B" w:rsidRPr="00063505">
          <w:rPr>
            <w:highlight w:val="yellow"/>
            <w:rPrChange w:id="609" w:author="彭 mq" w:date="2023-03-09T10:46:00Z">
              <w:rPr/>
            </w:rPrChange>
          </w:rPr>
          <w:t>1</w:t>
        </w:r>
      </w:ins>
      <w:r w:rsidRPr="00063505">
        <w:rPr>
          <w:highlight w:val="yellow"/>
          <w:rPrChange w:id="610" w:author="彭 mq" w:date="2023-03-09T10:46:00Z">
            <w:rPr/>
          </w:rPrChange>
        </w:rPr>
        <w:fldChar w:fldCharType="begin"/>
      </w:r>
      <w:r w:rsidRPr="00063505">
        <w:rPr>
          <w:highlight w:val="yellow"/>
          <w:rPrChange w:id="611" w:author="彭 mq" w:date="2023-03-09T10:46:00Z">
            <w:rPr/>
          </w:rPrChange>
        </w:rPr>
        <w:instrText xml:space="preserve"> </w:instrText>
      </w:r>
      <w:r w:rsidRPr="00063505">
        <w:rPr>
          <w:rFonts w:hint="eastAsia"/>
          <w:highlight w:val="yellow"/>
          <w:rPrChange w:id="612" w:author="彭 mq" w:date="2023-03-09T10:46:00Z">
            <w:rPr>
              <w:rFonts w:hint="eastAsia"/>
            </w:rPr>
          </w:rPrChange>
        </w:rPr>
        <w:instrText xml:space="preserve">SEQ </w:instrText>
      </w:r>
      <w:r w:rsidRPr="00063505">
        <w:rPr>
          <w:rFonts w:hint="eastAsia"/>
          <w:highlight w:val="yellow"/>
          <w:rPrChange w:id="613" w:author="彭 mq" w:date="2023-03-09T10:46:00Z">
            <w:rPr>
              <w:rFonts w:hint="eastAsia"/>
            </w:rPr>
          </w:rPrChange>
        </w:rPr>
        <w:instrText>图</w:instrText>
      </w:r>
      <w:r w:rsidRPr="00063505">
        <w:rPr>
          <w:rFonts w:hint="eastAsia"/>
          <w:highlight w:val="yellow"/>
          <w:rPrChange w:id="614" w:author="彭 mq" w:date="2023-03-09T10:46:00Z">
            <w:rPr>
              <w:rFonts w:hint="eastAsia"/>
            </w:rPr>
          </w:rPrChange>
        </w:rPr>
        <w:instrText>6- \* ARABIC</w:instrText>
      </w:r>
      <w:r w:rsidRPr="00063505">
        <w:rPr>
          <w:highlight w:val="yellow"/>
          <w:rPrChange w:id="615" w:author="彭 mq" w:date="2023-03-09T10:46:00Z">
            <w:rPr/>
          </w:rPrChange>
        </w:rPr>
        <w:instrText xml:space="preserve"> </w:instrText>
      </w:r>
      <w:r w:rsidRPr="00063505">
        <w:rPr>
          <w:highlight w:val="yellow"/>
          <w:rPrChange w:id="616" w:author="彭 mq" w:date="2023-03-09T10:46:00Z">
            <w:rPr/>
          </w:rPrChange>
        </w:rPr>
        <w:fldChar w:fldCharType="separate"/>
      </w:r>
      <w:r w:rsidR="000E3AA8" w:rsidRPr="00063505">
        <w:rPr>
          <w:noProof/>
          <w:highlight w:val="yellow"/>
          <w:rPrChange w:id="617" w:author="彭 mq" w:date="2023-03-09T10:46:00Z">
            <w:rPr>
              <w:noProof/>
            </w:rPr>
          </w:rPrChange>
        </w:rPr>
        <w:t>3</w:t>
      </w:r>
      <w:r w:rsidRPr="00063505">
        <w:rPr>
          <w:highlight w:val="yellow"/>
          <w:rPrChange w:id="618" w:author="彭 mq" w:date="2023-03-09T10:46:00Z">
            <w:rPr/>
          </w:rPrChange>
        </w:rPr>
        <w:fldChar w:fldCharType="end"/>
      </w:r>
      <w:r w:rsidRPr="007B3BD8">
        <w:t xml:space="preserve"> </w:t>
      </w:r>
      <w:proofErr w:type="gramStart"/>
      <w:r w:rsidR="00A93D9A">
        <w:t>萧山区</w:t>
      </w:r>
      <w:proofErr w:type="gramEnd"/>
      <w:r w:rsidRPr="007B3BD8">
        <w:rPr>
          <w:rFonts w:hint="eastAsia"/>
        </w:rPr>
        <w:t>各</w:t>
      </w:r>
      <w:r w:rsidR="00F41C2D">
        <w:rPr>
          <w:rFonts w:hint="eastAsia"/>
        </w:rPr>
        <w:t>镇街</w:t>
      </w:r>
      <w:r w:rsidRPr="007B3BD8">
        <w:rPr>
          <w:rFonts w:hint="eastAsia"/>
        </w:rPr>
        <w:t>工业源</w:t>
      </w:r>
      <w:r w:rsidRPr="007B3BD8">
        <w:t>排放情况</w:t>
      </w:r>
    </w:p>
    <w:p w14:paraId="1AF77D62" w14:textId="10A14CF7" w:rsidR="00545F7C" w:rsidRPr="00545F7C" w:rsidRDefault="0086121B" w:rsidP="00545F7C">
      <w:pPr>
        <w:pStyle w:val="LZ-"/>
        <w:ind w:firstLineChars="0" w:firstLine="0"/>
        <w:jc w:val="center"/>
        <w:rPr>
          <w:lang w:val="en-US"/>
        </w:rPr>
      </w:pPr>
      <w:r>
        <w:rPr>
          <w:noProof/>
          <w:lang w:val="en-US"/>
        </w:rPr>
        <w:drawing>
          <wp:inline distT="0" distB="0" distL="0" distR="0" wp14:anchorId="17124B44" wp14:editId="5A6D7C9E">
            <wp:extent cx="4011930" cy="2514600"/>
            <wp:effectExtent l="0" t="0" r="7620" b="0"/>
            <wp:docPr id="37" name="图表 37">
              <a:extLst xmlns:a="http://schemas.openxmlformats.org/drawingml/2006/main">
                <a:ext uri="{FF2B5EF4-FFF2-40B4-BE49-F238E27FC236}">
                  <a16:creationId xmlns:a16="http://schemas.microsoft.com/office/drawing/2014/main" id="{A8201AAE-B2CC-2D7E-CC96-115CE3AA0CD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52FACB1C" w14:textId="67CEC05C" w:rsidR="00EB0596" w:rsidRPr="007B3BD8" w:rsidRDefault="00F143EE" w:rsidP="002F4A44">
      <w:pPr>
        <w:pStyle w:val="LZ-0"/>
      </w:pPr>
      <w:r w:rsidRPr="00063505">
        <w:rPr>
          <w:rFonts w:hint="eastAsia"/>
          <w:highlight w:val="yellow"/>
          <w:rPrChange w:id="619" w:author="彭 mq" w:date="2023-03-09T10:46:00Z">
            <w:rPr>
              <w:rFonts w:hint="eastAsia"/>
            </w:rPr>
          </w:rPrChange>
        </w:rPr>
        <w:t>图</w:t>
      </w:r>
      <w:r w:rsidR="00CF3509" w:rsidRPr="00063505">
        <w:rPr>
          <w:highlight w:val="yellow"/>
          <w:rPrChange w:id="620" w:author="彭 mq" w:date="2023-03-09T10:46:00Z">
            <w:rPr/>
          </w:rPrChange>
        </w:rPr>
        <w:t>4</w:t>
      </w:r>
      <w:r w:rsidRPr="00063505">
        <w:rPr>
          <w:rFonts w:hint="eastAsia"/>
          <w:highlight w:val="yellow"/>
          <w:rPrChange w:id="621" w:author="彭 mq" w:date="2023-03-09T10:46:00Z">
            <w:rPr>
              <w:rFonts w:hint="eastAsia"/>
            </w:rPr>
          </w:rPrChange>
        </w:rPr>
        <w:t>-</w:t>
      </w:r>
      <w:ins w:id="622" w:author="彭 mq" w:date="2023-03-09T10:08:00Z">
        <w:r w:rsidR="0074197B" w:rsidRPr="00063505">
          <w:rPr>
            <w:highlight w:val="yellow"/>
            <w:rPrChange w:id="623" w:author="彭 mq" w:date="2023-03-09T10:46:00Z">
              <w:rPr/>
            </w:rPrChange>
          </w:rPr>
          <w:t>1</w:t>
        </w:r>
      </w:ins>
      <w:r w:rsidRPr="00063505">
        <w:rPr>
          <w:highlight w:val="yellow"/>
          <w:rPrChange w:id="624" w:author="彭 mq" w:date="2023-03-09T10:46:00Z">
            <w:rPr/>
          </w:rPrChange>
        </w:rPr>
        <w:fldChar w:fldCharType="begin"/>
      </w:r>
      <w:r w:rsidRPr="00063505">
        <w:rPr>
          <w:highlight w:val="yellow"/>
          <w:rPrChange w:id="625" w:author="彭 mq" w:date="2023-03-09T10:46:00Z">
            <w:rPr/>
          </w:rPrChange>
        </w:rPr>
        <w:instrText xml:space="preserve"> </w:instrText>
      </w:r>
      <w:r w:rsidRPr="00063505">
        <w:rPr>
          <w:rFonts w:hint="eastAsia"/>
          <w:highlight w:val="yellow"/>
          <w:rPrChange w:id="626" w:author="彭 mq" w:date="2023-03-09T10:46:00Z">
            <w:rPr>
              <w:rFonts w:hint="eastAsia"/>
            </w:rPr>
          </w:rPrChange>
        </w:rPr>
        <w:instrText xml:space="preserve">SEQ </w:instrText>
      </w:r>
      <w:r w:rsidRPr="00063505">
        <w:rPr>
          <w:rFonts w:hint="eastAsia"/>
          <w:highlight w:val="yellow"/>
          <w:rPrChange w:id="627" w:author="彭 mq" w:date="2023-03-09T10:46:00Z">
            <w:rPr>
              <w:rFonts w:hint="eastAsia"/>
            </w:rPr>
          </w:rPrChange>
        </w:rPr>
        <w:instrText>图</w:instrText>
      </w:r>
      <w:r w:rsidRPr="00063505">
        <w:rPr>
          <w:rFonts w:hint="eastAsia"/>
          <w:highlight w:val="yellow"/>
          <w:rPrChange w:id="628" w:author="彭 mq" w:date="2023-03-09T10:46:00Z">
            <w:rPr>
              <w:rFonts w:hint="eastAsia"/>
            </w:rPr>
          </w:rPrChange>
        </w:rPr>
        <w:instrText>6- \* ARABIC</w:instrText>
      </w:r>
      <w:r w:rsidRPr="00063505">
        <w:rPr>
          <w:highlight w:val="yellow"/>
          <w:rPrChange w:id="629" w:author="彭 mq" w:date="2023-03-09T10:46:00Z">
            <w:rPr/>
          </w:rPrChange>
        </w:rPr>
        <w:instrText xml:space="preserve"> </w:instrText>
      </w:r>
      <w:r w:rsidRPr="00063505">
        <w:rPr>
          <w:highlight w:val="yellow"/>
          <w:rPrChange w:id="630" w:author="彭 mq" w:date="2023-03-09T10:46:00Z">
            <w:rPr/>
          </w:rPrChange>
        </w:rPr>
        <w:fldChar w:fldCharType="separate"/>
      </w:r>
      <w:r w:rsidR="000E3AA8" w:rsidRPr="00063505">
        <w:rPr>
          <w:noProof/>
          <w:highlight w:val="yellow"/>
          <w:rPrChange w:id="631" w:author="彭 mq" w:date="2023-03-09T10:46:00Z">
            <w:rPr>
              <w:noProof/>
            </w:rPr>
          </w:rPrChange>
        </w:rPr>
        <w:t>4</w:t>
      </w:r>
      <w:r w:rsidRPr="00063505">
        <w:rPr>
          <w:highlight w:val="yellow"/>
          <w:rPrChange w:id="632" w:author="彭 mq" w:date="2023-03-09T10:46:00Z">
            <w:rPr/>
          </w:rPrChange>
        </w:rPr>
        <w:fldChar w:fldCharType="end"/>
      </w:r>
      <w:r w:rsidRPr="007B3BD8">
        <w:t xml:space="preserve"> </w:t>
      </w:r>
      <w:proofErr w:type="gramStart"/>
      <w:r w:rsidR="00A93D9A">
        <w:t>萧山区</w:t>
      </w:r>
      <w:proofErr w:type="gramEnd"/>
      <w:r w:rsidRPr="007B3BD8">
        <w:rPr>
          <w:rFonts w:hint="eastAsia"/>
        </w:rPr>
        <w:t>各</w:t>
      </w:r>
      <w:r w:rsidR="00F41C2D">
        <w:rPr>
          <w:rFonts w:hint="eastAsia"/>
        </w:rPr>
        <w:t>片区</w:t>
      </w:r>
      <w:r w:rsidRPr="007B3BD8">
        <w:rPr>
          <w:rFonts w:hint="eastAsia"/>
        </w:rPr>
        <w:t>工业源</w:t>
      </w:r>
      <w:r w:rsidRPr="007B3BD8">
        <w:t>排放</w:t>
      </w:r>
      <w:r w:rsidR="00F41C2D">
        <w:rPr>
          <w:rFonts w:hint="eastAsia"/>
        </w:rPr>
        <w:t>贡献</w:t>
      </w:r>
      <w:r w:rsidRPr="007B3BD8">
        <w:t>情况</w:t>
      </w:r>
    </w:p>
    <w:p w14:paraId="7A4EC7DC" w14:textId="77777777" w:rsidR="002F4A44" w:rsidRPr="007B3BD8" w:rsidRDefault="002F4A44" w:rsidP="002F4A44">
      <w:pPr>
        <w:pStyle w:val="LA-4NEW"/>
      </w:pPr>
      <w:r w:rsidRPr="007B3BD8">
        <w:rPr>
          <w:rFonts w:hint="eastAsia"/>
          <w:lang w:eastAsia="zh-CN"/>
        </w:rPr>
        <w:lastRenderedPageBreak/>
        <w:t>重点企业</w:t>
      </w:r>
      <w:r w:rsidRPr="007B3BD8">
        <w:rPr>
          <w:lang w:eastAsia="zh-CN"/>
        </w:rPr>
        <w:t>排放</w:t>
      </w:r>
    </w:p>
    <w:p w14:paraId="3B564932" w14:textId="17AE6AC4" w:rsidR="0066152C" w:rsidRPr="007B3BD8" w:rsidRDefault="000A1B78" w:rsidP="00584256">
      <w:pPr>
        <w:pStyle w:val="LZ-"/>
        <w:ind w:firstLine="480"/>
        <w:rPr>
          <w:lang w:val="en-US"/>
        </w:rPr>
      </w:pPr>
      <w:r w:rsidRPr="007B3BD8">
        <w:rPr>
          <w:rFonts w:hint="eastAsia"/>
          <w:lang w:val="en-US"/>
        </w:rPr>
        <w:t>表</w:t>
      </w:r>
      <w:r w:rsidR="00CF3509">
        <w:rPr>
          <w:lang w:val="en-US"/>
        </w:rPr>
        <w:t>4</w:t>
      </w:r>
      <w:r w:rsidRPr="007B3BD8">
        <w:rPr>
          <w:lang w:val="en-US"/>
        </w:rPr>
        <w:t>-</w:t>
      </w:r>
      <w:r w:rsidR="00552D36" w:rsidRPr="007B3BD8">
        <w:rPr>
          <w:lang w:val="en-US"/>
        </w:rPr>
        <w:t>3</w:t>
      </w:r>
      <w:r w:rsidRPr="007B3BD8">
        <w:rPr>
          <w:lang w:val="en-US"/>
        </w:rPr>
        <w:t>至表</w:t>
      </w:r>
      <w:r w:rsidR="00CF3509">
        <w:rPr>
          <w:lang w:val="en-US"/>
        </w:rPr>
        <w:t>4</w:t>
      </w:r>
      <w:r w:rsidRPr="007B3BD8">
        <w:rPr>
          <w:lang w:val="en-US"/>
        </w:rPr>
        <w:t>-</w:t>
      </w:r>
      <w:r w:rsidR="00552D36" w:rsidRPr="007B3BD8">
        <w:rPr>
          <w:lang w:val="en-US"/>
        </w:rPr>
        <w:t>6</w:t>
      </w:r>
      <w:r w:rsidRPr="007B3BD8">
        <w:rPr>
          <w:rFonts w:hint="eastAsia"/>
          <w:lang w:val="en-US"/>
        </w:rPr>
        <w:t>分别</w:t>
      </w:r>
      <w:r w:rsidRPr="007B3BD8">
        <w:rPr>
          <w:lang w:val="en-US"/>
        </w:rPr>
        <w:t>为</w:t>
      </w:r>
      <w:proofErr w:type="gramStart"/>
      <w:r w:rsidR="00A93D9A">
        <w:rPr>
          <w:rFonts w:hint="eastAsia"/>
          <w:lang w:val="en-US"/>
        </w:rPr>
        <w:t>萧山区</w:t>
      </w:r>
      <w:proofErr w:type="gramEnd"/>
      <w:r w:rsidRPr="007B3BD8">
        <w:rPr>
          <w:rFonts w:hint="eastAsia"/>
          <w:lang w:val="en-US"/>
        </w:rPr>
        <w:t>SO</w:t>
      </w:r>
      <w:r w:rsidRPr="007B3BD8">
        <w:rPr>
          <w:rFonts w:hint="eastAsia"/>
          <w:vertAlign w:val="subscript"/>
          <w:lang w:val="en-US"/>
        </w:rPr>
        <w:t>2</w:t>
      </w:r>
      <w:r w:rsidRPr="007B3BD8">
        <w:rPr>
          <w:rFonts w:hint="eastAsia"/>
          <w:lang w:val="en-US"/>
        </w:rPr>
        <w:t>、</w:t>
      </w:r>
      <w:r w:rsidRPr="007B3BD8">
        <w:rPr>
          <w:rFonts w:hint="eastAsia"/>
          <w:lang w:val="en-US"/>
        </w:rPr>
        <w:t>N</w:t>
      </w:r>
      <w:r w:rsidRPr="007B3BD8">
        <w:rPr>
          <w:lang w:val="en-US"/>
        </w:rPr>
        <w:t>Ox</w:t>
      </w:r>
      <w:r w:rsidRPr="007B3BD8">
        <w:rPr>
          <w:rFonts w:hint="eastAsia"/>
          <w:lang w:val="en-US"/>
        </w:rPr>
        <w:t>、</w:t>
      </w:r>
      <w:r w:rsidRPr="007B3BD8">
        <w:rPr>
          <w:rFonts w:hint="eastAsia"/>
          <w:lang w:val="en-US"/>
        </w:rPr>
        <w:t>VOCs</w:t>
      </w:r>
      <w:r w:rsidRPr="007B3BD8">
        <w:rPr>
          <w:rFonts w:hint="eastAsia"/>
          <w:lang w:val="en-US"/>
        </w:rPr>
        <w:t>和</w:t>
      </w:r>
      <w:r w:rsidRPr="007B3BD8">
        <w:rPr>
          <w:lang w:val="en-US"/>
        </w:rPr>
        <w:t>PM</w:t>
      </w:r>
      <w:r w:rsidRPr="007B3BD8">
        <w:rPr>
          <w:vertAlign w:val="subscript"/>
          <w:lang w:val="en-US"/>
        </w:rPr>
        <w:t>10</w:t>
      </w:r>
      <w:r w:rsidRPr="007B3BD8">
        <w:rPr>
          <w:rFonts w:hint="eastAsia"/>
          <w:lang w:val="en-US"/>
        </w:rPr>
        <w:t>排名</w:t>
      </w:r>
      <w:r w:rsidRPr="007B3BD8">
        <w:rPr>
          <w:lang w:val="en-US"/>
        </w:rPr>
        <w:t>前</w:t>
      </w:r>
      <w:r w:rsidRPr="007B3BD8">
        <w:rPr>
          <w:rFonts w:hint="eastAsia"/>
          <w:lang w:val="en-US"/>
        </w:rPr>
        <w:t>20</w:t>
      </w:r>
      <w:r w:rsidRPr="007B3BD8">
        <w:rPr>
          <w:rFonts w:hint="eastAsia"/>
          <w:lang w:val="en-US"/>
        </w:rPr>
        <w:t>的</w:t>
      </w:r>
      <w:r w:rsidRPr="007B3BD8">
        <w:rPr>
          <w:lang w:val="en-US"/>
        </w:rPr>
        <w:t>企业名单</w:t>
      </w:r>
      <w:r w:rsidRPr="007B3BD8">
        <w:rPr>
          <w:rFonts w:hint="eastAsia"/>
          <w:lang w:val="en-US"/>
        </w:rPr>
        <w:t>，</w:t>
      </w:r>
      <w:r w:rsidRPr="007B3BD8">
        <w:rPr>
          <w:rFonts w:hint="eastAsia"/>
          <w:lang w:val="en-US"/>
        </w:rPr>
        <w:t>SO</w:t>
      </w:r>
      <w:r w:rsidRPr="007B3BD8">
        <w:rPr>
          <w:rFonts w:hint="eastAsia"/>
          <w:vertAlign w:val="subscript"/>
          <w:lang w:val="en-US"/>
        </w:rPr>
        <w:t>2</w:t>
      </w:r>
      <w:r w:rsidRPr="007B3BD8">
        <w:rPr>
          <w:lang w:val="en-US"/>
        </w:rPr>
        <w:t>排放主要</w:t>
      </w:r>
      <w:r w:rsidRPr="007B3BD8">
        <w:rPr>
          <w:rFonts w:hint="eastAsia"/>
          <w:lang w:val="en-US"/>
        </w:rPr>
        <w:t>集中在</w:t>
      </w:r>
      <w:r w:rsidR="00F328EE">
        <w:rPr>
          <w:rFonts w:hint="eastAsia"/>
          <w:lang w:val="en-US"/>
        </w:rPr>
        <w:t>瓜</w:t>
      </w:r>
      <w:proofErr w:type="gramStart"/>
      <w:r w:rsidR="00F328EE">
        <w:rPr>
          <w:rFonts w:hint="eastAsia"/>
          <w:lang w:val="en-US"/>
        </w:rPr>
        <w:t>沥</w:t>
      </w:r>
      <w:proofErr w:type="gramEnd"/>
      <w:r w:rsidR="00F328EE">
        <w:rPr>
          <w:rFonts w:hint="eastAsia"/>
          <w:lang w:val="en-US"/>
        </w:rPr>
        <w:t>、</w:t>
      </w:r>
      <w:proofErr w:type="gramStart"/>
      <w:r w:rsidR="00F328EE">
        <w:rPr>
          <w:rFonts w:hint="eastAsia"/>
          <w:lang w:val="en-US"/>
        </w:rPr>
        <w:t>衙</w:t>
      </w:r>
      <w:proofErr w:type="gramEnd"/>
      <w:r w:rsidR="00F328EE">
        <w:rPr>
          <w:rFonts w:hint="eastAsia"/>
          <w:lang w:val="en-US"/>
        </w:rPr>
        <w:t>前和</w:t>
      </w:r>
      <w:proofErr w:type="gramStart"/>
      <w:r w:rsidR="006D5128">
        <w:rPr>
          <w:rFonts w:hint="eastAsia"/>
          <w:lang w:val="en-US"/>
        </w:rPr>
        <w:t>益农</w:t>
      </w:r>
      <w:proofErr w:type="gramEnd"/>
      <w:r w:rsidR="00375F97">
        <w:rPr>
          <w:rFonts w:hint="eastAsia"/>
          <w:lang w:val="en-US"/>
        </w:rPr>
        <w:t>等东</w:t>
      </w:r>
      <w:r w:rsidR="00F328EE">
        <w:rPr>
          <w:rFonts w:hint="eastAsia"/>
          <w:lang w:val="en-US"/>
        </w:rPr>
        <w:t>部镇街的电力、纤维制造等行业企业</w:t>
      </w:r>
      <w:r w:rsidRPr="007B3BD8">
        <w:rPr>
          <w:lang w:val="en-US"/>
        </w:rPr>
        <w:t>，前</w:t>
      </w:r>
      <w:r w:rsidRPr="007B3BD8">
        <w:rPr>
          <w:rFonts w:hint="eastAsia"/>
          <w:lang w:val="en-US"/>
        </w:rPr>
        <w:t>20</w:t>
      </w:r>
      <w:r w:rsidRPr="007B3BD8">
        <w:rPr>
          <w:rFonts w:hint="eastAsia"/>
          <w:lang w:val="en-US"/>
        </w:rPr>
        <w:t>企业</w:t>
      </w:r>
      <w:r w:rsidRPr="007B3BD8">
        <w:rPr>
          <w:lang w:val="en-US"/>
        </w:rPr>
        <w:t>的</w:t>
      </w:r>
      <w:r w:rsidRPr="007B3BD8">
        <w:rPr>
          <w:rFonts w:hint="eastAsia"/>
          <w:lang w:val="en-US"/>
        </w:rPr>
        <w:t>排放量</w:t>
      </w:r>
      <w:r w:rsidRPr="007B3BD8">
        <w:rPr>
          <w:lang w:val="en-US"/>
        </w:rPr>
        <w:t>占全市</w:t>
      </w:r>
      <w:r w:rsidR="00375F97">
        <w:rPr>
          <w:rFonts w:hint="eastAsia"/>
          <w:lang w:val="en-US"/>
        </w:rPr>
        <w:t>工业源</w:t>
      </w:r>
      <w:r w:rsidRPr="007B3BD8">
        <w:rPr>
          <w:lang w:val="en-US"/>
        </w:rPr>
        <w:t>总排放量的</w:t>
      </w:r>
      <w:r w:rsidR="00814581">
        <w:rPr>
          <w:lang w:val="en-US"/>
        </w:rPr>
        <w:t>73.0</w:t>
      </w:r>
      <w:r w:rsidRPr="007B3BD8">
        <w:rPr>
          <w:lang w:val="en-US"/>
        </w:rPr>
        <w:t>%</w:t>
      </w:r>
      <w:r w:rsidRPr="007B3BD8">
        <w:rPr>
          <w:lang w:val="en-US"/>
        </w:rPr>
        <w:t>；</w:t>
      </w:r>
      <w:r w:rsidRPr="007B3BD8">
        <w:rPr>
          <w:rFonts w:hint="eastAsia"/>
          <w:lang w:val="en-US"/>
        </w:rPr>
        <w:t>NOx</w:t>
      </w:r>
      <w:r w:rsidRPr="007B3BD8">
        <w:rPr>
          <w:lang w:val="en-US"/>
        </w:rPr>
        <w:t>排放</w:t>
      </w:r>
      <w:r w:rsidR="00375F97">
        <w:rPr>
          <w:rFonts w:hint="eastAsia"/>
          <w:lang w:val="en-US"/>
        </w:rPr>
        <w:t>主要集中在瓜</w:t>
      </w:r>
      <w:proofErr w:type="gramStart"/>
      <w:r w:rsidR="00375F97">
        <w:rPr>
          <w:rFonts w:hint="eastAsia"/>
          <w:lang w:val="en-US"/>
        </w:rPr>
        <w:t>沥</w:t>
      </w:r>
      <w:proofErr w:type="gramEnd"/>
      <w:r w:rsidR="00375F97">
        <w:rPr>
          <w:rFonts w:hint="eastAsia"/>
          <w:lang w:val="en-US"/>
        </w:rPr>
        <w:t>、新街、红山、</w:t>
      </w:r>
      <w:proofErr w:type="gramStart"/>
      <w:r w:rsidR="00375F97">
        <w:rPr>
          <w:rFonts w:hint="eastAsia"/>
          <w:lang w:val="en-US"/>
        </w:rPr>
        <w:t>益农等</w:t>
      </w:r>
      <w:proofErr w:type="gramEnd"/>
      <w:r w:rsidR="00375F97">
        <w:rPr>
          <w:rFonts w:hint="eastAsia"/>
          <w:lang w:val="en-US"/>
        </w:rPr>
        <w:t>东部镇街及临</w:t>
      </w:r>
      <w:proofErr w:type="gramStart"/>
      <w:r w:rsidR="00375F97">
        <w:rPr>
          <w:rFonts w:hint="eastAsia"/>
          <w:lang w:val="en-US"/>
        </w:rPr>
        <w:t>浦所在</w:t>
      </w:r>
      <w:proofErr w:type="gramEnd"/>
      <w:r w:rsidR="00375F97">
        <w:rPr>
          <w:rFonts w:hint="eastAsia"/>
          <w:lang w:val="en-US"/>
        </w:rPr>
        <w:t>的南部镇街的电力、纤维制造、纺织业等行业企业</w:t>
      </w:r>
      <w:r w:rsidRPr="007B3BD8">
        <w:rPr>
          <w:lang w:val="en-US"/>
        </w:rPr>
        <w:t>，前</w:t>
      </w:r>
      <w:r w:rsidRPr="007B3BD8">
        <w:rPr>
          <w:rFonts w:hint="eastAsia"/>
          <w:lang w:val="en-US"/>
        </w:rPr>
        <w:t>20</w:t>
      </w:r>
      <w:r w:rsidRPr="007B3BD8">
        <w:rPr>
          <w:rFonts w:hint="eastAsia"/>
          <w:lang w:val="en-US"/>
        </w:rPr>
        <w:t>的</w:t>
      </w:r>
      <w:r w:rsidRPr="007B3BD8">
        <w:rPr>
          <w:lang w:val="en-US"/>
        </w:rPr>
        <w:t>企业排放量</w:t>
      </w:r>
      <w:r w:rsidR="00375F97">
        <w:rPr>
          <w:rFonts w:hint="eastAsia"/>
          <w:lang w:val="en-US"/>
        </w:rPr>
        <w:t>占全市</w:t>
      </w:r>
      <w:proofErr w:type="gramStart"/>
      <w:r w:rsidR="00375F97">
        <w:rPr>
          <w:rFonts w:hint="eastAsia"/>
          <w:lang w:val="en-US"/>
        </w:rPr>
        <w:t>总工业源</w:t>
      </w:r>
      <w:proofErr w:type="gramEnd"/>
      <w:r w:rsidR="00375F97">
        <w:rPr>
          <w:rFonts w:hint="eastAsia"/>
          <w:lang w:val="en-US"/>
        </w:rPr>
        <w:t>总排放量的</w:t>
      </w:r>
      <w:r w:rsidR="001B3C3C">
        <w:rPr>
          <w:lang w:val="en-US"/>
        </w:rPr>
        <w:t>77.5</w:t>
      </w:r>
      <w:r w:rsidRPr="007B3BD8">
        <w:rPr>
          <w:lang w:val="en-US"/>
        </w:rPr>
        <w:t>%</w:t>
      </w:r>
      <w:r w:rsidRPr="007B3BD8">
        <w:rPr>
          <w:rFonts w:hint="eastAsia"/>
          <w:lang w:val="en-US"/>
        </w:rPr>
        <w:t>；</w:t>
      </w:r>
      <w:r w:rsidR="00AF79E4" w:rsidRPr="007B3BD8">
        <w:rPr>
          <w:rFonts w:hint="eastAsia"/>
          <w:lang w:val="en-US"/>
        </w:rPr>
        <w:t>VOCs</w:t>
      </w:r>
      <w:r w:rsidR="00AF79E4" w:rsidRPr="007B3BD8">
        <w:rPr>
          <w:rFonts w:hint="eastAsia"/>
          <w:lang w:val="en-US"/>
        </w:rPr>
        <w:t>的</w:t>
      </w:r>
      <w:r w:rsidR="00AF79E4" w:rsidRPr="007B3BD8">
        <w:rPr>
          <w:lang w:val="en-US"/>
        </w:rPr>
        <w:t>排放行业</w:t>
      </w:r>
      <w:r w:rsidR="00AF79E4" w:rsidRPr="007B3BD8">
        <w:rPr>
          <w:rFonts w:hint="eastAsia"/>
          <w:lang w:val="en-US"/>
        </w:rPr>
        <w:t>相对</w:t>
      </w:r>
      <w:r w:rsidR="00AF79E4" w:rsidRPr="007B3BD8">
        <w:rPr>
          <w:lang w:val="en-US"/>
        </w:rPr>
        <w:t>来说较为分散</w:t>
      </w:r>
      <w:r w:rsidR="00AF79E4" w:rsidRPr="007B3BD8">
        <w:rPr>
          <w:rFonts w:hint="eastAsia"/>
          <w:lang w:val="en-US"/>
        </w:rPr>
        <w:t>，</w:t>
      </w:r>
      <w:r w:rsidR="00AF79E4" w:rsidRPr="007B3BD8">
        <w:rPr>
          <w:lang w:val="en-US"/>
        </w:rPr>
        <w:t>主要来自化工行业、</w:t>
      </w:r>
      <w:r w:rsidR="007944A5">
        <w:rPr>
          <w:rFonts w:hint="eastAsia"/>
          <w:lang w:val="en-US"/>
        </w:rPr>
        <w:t>纤维制造、橡胶和塑料制品业和医药制造等行业</w:t>
      </w:r>
      <w:r w:rsidR="00552D36" w:rsidRPr="007B3BD8">
        <w:rPr>
          <w:lang w:val="en-US"/>
        </w:rPr>
        <w:t>排放</w:t>
      </w:r>
      <w:r w:rsidR="00552D36" w:rsidRPr="007B3BD8">
        <w:rPr>
          <w:rFonts w:hint="eastAsia"/>
          <w:lang w:val="en-US"/>
        </w:rPr>
        <w:t>，</w:t>
      </w:r>
      <w:r w:rsidR="007944A5">
        <w:rPr>
          <w:rFonts w:hint="eastAsia"/>
          <w:lang w:val="en-US"/>
        </w:rPr>
        <w:t>主要集中在瓜</w:t>
      </w:r>
      <w:proofErr w:type="gramStart"/>
      <w:r w:rsidR="007944A5">
        <w:rPr>
          <w:rFonts w:hint="eastAsia"/>
          <w:lang w:val="en-US"/>
        </w:rPr>
        <w:t>沥</w:t>
      </w:r>
      <w:proofErr w:type="gramEnd"/>
      <w:r w:rsidR="007944A5">
        <w:rPr>
          <w:rFonts w:hint="eastAsia"/>
          <w:lang w:val="en-US"/>
        </w:rPr>
        <w:t>、经开区、</w:t>
      </w:r>
      <w:proofErr w:type="gramStart"/>
      <w:r w:rsidR="001B3C3C">
        <w:rPr>
          <w:rFonts w:hint="eastAsia"/>
          <w:lang w:val="en-US"/>
        </w:rPr>
        <w:t>衙</w:t>
      </w:r>
      <w:proofErr w:type="gramEnd"/>
      <w:r w:rsidR="001B3C3C">
        <w:rPr>
          <w:rFonts w:hint="eastAsia"/>
          <w:lang w:val="en-US"/>
        </w:rPr>
        <w:t>前</w:t>
      </w:r>
      <w:r w:rsidR="00C4138B">
        <w:rPr>
          <w:rFonts w:hint="eastAsia"/>
          <w:lang w:val="en-US"/>
        </w:rPr>
        <w:t>等东部和南部镇街</w:t>
      </w:r>
      <w:r w:rsidR="007944A5">
        <w:rPr>
          <w:rFonts w:hint="eastAsia"/>
          <w:lang w:val="en-US"/>
        </w:rPr>
        <w:t>，</w:t>
      </w:r>
      <w:r w:rsidR="00552D36" w:rsidRPr="007B3BD8">
        <w:rPr>
          <w:rFonts w:hint="eastAsia"/>
          <w:lang w:val="en-US"/>
        </w:rPr>
        <w:t>前</w:t>
      </w:r>
      <w:r w:rsidR="00552D36" w:rsidRPr="007B3BD8">
        <w:rPr>
          <w:rFonts w:hint="eastAsia"/>
          <w:lang w:val="en-US"/>
        </w:rPr>
        <w:t>2</w:t>
      </w:r>
      <w:r w:rsidR="00552D36" w:rsidRPr="007B3BD8">
        <w:rPr>
          <w:lang w:val="en-US"/>
        </w:rPr>
        <w:t>0</w:t>
      </w:r>
      <w:r w:rsidR="00552D36" w:rsidRPr="007B3BD8">
        <w:rPr>
          <w:rFonts w:hint="eastAsia"/>
          <w:lang w:val="en-US"/>
        </w:rPr>
        <w:t>的企业排放量占</w:t>
      </w:r>
      <w:r w:rsidR="00C4138B">
        <w:rPr>
          <w:rFonts w:hint="eastAsia"/>
          <w:lang w:val="en-US"/>
        </w:rPr>
        <w:t>全区工业源排放的</w:t>
      </w:r>
      <w:r w:rsidR="00C4138B">
        <w:rPr>
          <w:lang w:val="en-US"/>
        </w:rPr>
        <w:t>5</w:t>
      </w:r>
      <w:r w:rsidR="00A26623">
        <w:rPr>
          <w:lang w:val="en-US"/>
        </w:rPr>
        <w:t>3.</w:t>
      </w:r>
      <w:r w:rsidR="00334368">
        <w:rPr>
          <w:lang w:val="en-US"/>
        </w:rPr>
        <w:t>1</w:t>
      </w:r>
      <w:r w:rsidR="00552D36" w:rsidRPr="007B3BD8">
        <w:rPr>
          <w:lang w:val="en-US"/>
        </w:rPr>
        <w:t>%</w:t>
      </w:r>
      <w:r w:rsidR="00552D36" w:rsidRPr="007B3BD8">
        <w:rPr>
          <w:rFonts w:hint="eastAsia"/>
          <w:lang w:val="en-US"/>
        </w:rPr>
        <w:t>；相比</w:t>
      </w:r>
      <w:r w:rsidR="00552D36" w:rsidRPr="007B3BD8">
        <w:rPr>
          <w:lang w:val="en-US"/>
        </w:rPr>
        <w:t>上述</w:t>
      </w:r>
      <w:r w:rsidR="00552D36" w:rsidRPr="007B3BD8">
        <w:rPr>
          <w:rFonts w:hint="eastAsia"/>
          <w:lang w:val="en-US"/>
        </w:rPr>
        <w:t>污染物，</w:t>
      </w:r>
      <w:r w:rsidR="00552D36" w:rsidRPr="007B3BD8">
        <w:rPr>
          <w:rFonts w:hint="eastAsia"/>
          <w:lang w:val="en-US"/>
        </w:rPr>
        <w:t>P</w:t>
      </w:r>
      <w:r w:rsidR="00552D36" w:rsidRPr="007B3BD8">
        <w:rPr>
          <w:lang w:val="en-US"/>
        </w:rPr>
        <w:t>M</w:t>
      </w:r>
      <w:r w:rsidR="00552D36" w:rsidRPr="007B3BD8">
        <w:rPr>
          <w:vertAlign w:val="subscript"/>
          <w:lang w:val="en-US"/>
        </w:rPr>
        <w:t>10</w:t>
      </w:r>
      <w:r w:rsidR="00C4138B">
        <w:rPr>
          <w:rFonts w:hint="eastAsia"/>
          <w:lang w:val="en-US"/>
        </w:rPr>
        <w:t>排放贡献较大的镇街分散较多，</w:t>
      </w:r>
      <w:r w:rsidR="00C4138B" w:rsidRPr="007B3BD8">
        <w:rPr>
          <w:rFonts w:hint="eastAsia"/>
          <w:lang w:val="en-US"/>
        </w:rPr>
        <w:t>前</w:t>
      </w:r>
      <w:r w:rsidR="00C4138B" w:rsidRPr="007B3BD8">
        <w:rPr>
          <w:rFonts w:hint="eastAsia"/>
          <w:lang w:val="en-US"/>
        </w:rPr>
        <w:t>2</w:t>
      </w:r>
      <w:r w:rsidR="00C4138B" w:rsidRPr="007B3BD8">
        <w:rPr>
          <w:lang w:val="en-US"/>
        </w:rPr>
        <w:t>0</w:t>
      </w:r>
      <w:r w:rsidR="00C4138B" w:rsidRPr="007B3BD8">
        <w:rPr>
          <w:rFonts w:hint="eastAsia"/>
          <w:lang w:val="en-US"/>
        </w:rPr>
        <w:t>的企业排放量占</w:t>
      </w:r>
      <w:r w:rsidR="00C4138B">
        <w:rPr>
          <w:rFonts w:hint="eastAsia"/>
          <w:lang w:val="en-US"/>
        </w:rPr>
        <w:t>全区工业源排放的</w:t>
      </w:r>
      <w:r w:rsidR="001B3C3C">
        <w:rPr>
          <w:lang w:val="en-US"/>
        </w:rPr>
        <w:t>50.6</w:t>
      </w:r>
      <w:r w:rsidR="00C4138B" w:rsidRPr="007B3BD8">
        <w:rPr>
          <w:lang w:val="en-US"/>
        </w:rPr>
        <w:t>%</w:t>
      </w:r>
      <w:r w:rsidR="00552D36" w:rsidRPr="007B3BD8">
        <w:rPr>
          <w:rFonts w:hint="eastAsia"/>
          <w:lang w:val="en-US"/>
        </w:rPr>
        <w:t>。</w:t>
      </w:r>
    </w:p>
    <w:p w14:paraId="7842C9D1" w14:textId="7E757C77" w:rsidR="00B375E1" w:rsidRPr="007B3BD8" w:rsidRDefault="00B375E1" w:rsidP="00B375E1">
      <w:pPr>
        <w:pStyle w:val="LZ-0"/>
        <w:rPr>
          <w:rStyle w:val="Char1"/>
          <w:rFonts w:ascii="Times New Roman" w:eastAsia="黑体" w:hAnsi="Times New Roman"/>
          <w:b w:val="0"/>
          <w:szCs w:val="24"/>
        </w:rPr>
      </w:pPr>
      <w:bookmarkStart w:id="633" w:name="_Toc467074733"/>
      <w:bookmarkEnd w:id="575"/>
      <w:r w:rsidRPr="007B3BD8">
        <w:rPr>
          <w:rFonts w:hint="eastAsia"/>
        </w:rPr>
        <w:t>表</w:t>
      </w:r>
      <w:r w:rsidR="00CF3509">
        <w:t>4</w:t>
      </w:r>
      <w:r w:rsidRPr="007B3BD8">
        <w:rPr>
          <w:rFonts w:hint="eastAsia"/>
        </w:rPr>
        <w:t>-</w:t>
      </w:r>
      <w:del w:id="634" w:author="彭 mq" w:date="2023-03-09T10:09:00Z">
        <w:r w:rsidRPr="007B3BD8" w:rsidDel="0074197B">
          <w:rPr>
            <w:rFonts w:hint="eastAsia"/>
          </w:rPr>
          <w:delText xml:space="preserve"> </w:delText>
        </w:r>
      </w:del>
      <w:r w:rsidRPr="007B3BD8">
        <w:fldChar w:fldCharType="begin"/>
      </w:r>
      <w:r w:rsidRPr="007B3BD8">
        <w:instrText xml:space="preserve"> </w:instrText>
      </w:r>
      <w:r w:rsidRPr="007B3BD8">
        <w:rPr>
          <w:rFonts w:hint="eastAsia"/>
        </w:rPr>
        <w:instrText xml:space="preserve">SEQ </w:instrText>
      </w:r>
      <w:r w:rsidRPr="007B3BD8">
        <w:rPr>
          <w:rFonts w:hint="eastAsia"/>
        </w:rPr>
        <w:instrText>表</w:instrText>
      </w:r>
      <w:r w:rsidRPr="007B3BD8">
        <w:rPr>
          <w:rFonts w:hint="eastAsia"/>
        </w:rPr>
        <w:instrText>6- \* ARABIC</w:instrText>
      </w:r>
      <w:r w:rsidRPr="007B3BD8">
        <w:instrText xml:space="preserve"> </w:instrText>
      </w:r>
      <w:r w:rsidRPr="007B3BD8">
        <w:fldChar w:fldCharType="separate"/>
      </w:r>
      <w:r w:rsidR="000E3AA8">
        <w:rPr>
          <w:noProof/>
        </w:rPr>
        <w:t>3</w:t>
      </w:r>
      <w:r w:rsidRPr="007B3BD8">
        <w:fldChar w:fldCharType="end"/>
      </w:r>
      <w:r w:rsidRPr="007B3BD8">
        <w:t xml:space="preserve"> </w:t>
      </w:r>
      <w:proofErr w:type="gramStart"/>
      <w:r w:rsidR="00A93D9A">
        <w:rPr>
          <w:rStyle w:val="Char1"/>
          <w:rFonts w:ascii="Times New Roman" w:eastAsia="黑体" w:hAnsi="Times New Roman" w:hint="eastAsia"/>
          <w:b w:val="0"/>
          <w:szCs w:val="24"/>
        </w:rPr>
        <w:t>萧山区</w:t>
      </w:r>
      <w:proofErr w:type="gramEnd"/>
      <w:r w:rsidRPr="007B3BD8">
        <w:rPr>
          <w:rStyle w:val="Char1"/>
          <w:rFonts w:ascii="Times New Roman" w:eastAsia="黑体" w:hAnsi="Times New Roman" w:hint="eastAsia"/>
          <w:b w:val="0"/>
          <w:szCs w:val="24"/>
        </w:rPr>
        <w:t>工业源</w:t>
      </w:r>
      <w:r w:rsidRPr="007B3BD8">
        <w:rPr>
          <w:rStyle w:val="Char1"/>
          <w:rFonts w:ascii="Times New Roman" w:eastAsia="黑体" w:hAnsi="Times New Roman" w:hint="eastAsia"/>
          <w:b w:val="0"/>
          <w:szCs w:val="24"/>
        </w:rPr>
        <w:t>SO</w:t>
      </w:r>
      <w:r w:rsidRPr="007B3BD8">
        <w:rPr>
          <w:rStyle w:val="Char1"/>
          <w:rFonts w:ascii="Times New Roman" w:eastAsia="黑体" w:hAnsi="Times New Roman" w:hint="eastAsia"/>
          <w:b w:val="0"/>
          <w:szCs w:val="24"/>
          <w:vertAlign w:val="subscript"/>
        </w:rPr>
        <w:t>2</w:t>
      </w:r>
      <w:r w:rsidRPr="007B3BD8">
        <w:rPr>
          <w:rStyle w:val="Char1"/>
          <w:rFonts w:ascii="Times New Roman" w:eastAsia="黑体" w:hAnsi="Times New Roman" w:hint="eastAsia"/>
          <w:b w:val="0"/>
          <w:szCs w:val="24"/>
        </w:rPr>
        <w:t>排放</w:t>
      </w:r>
      <w:r w:rsidRPr="007B3BD8">
        <w:rPr>
          <w:rStyle w:val="Char1"/>
          <w:rFonts w:ascii="Times New Roman" w:eastAsia="黑体" w:hAnsi="Times New Roman"/>
          <w:b w:val="0"/>
          <w:szCs w:val="24"/>
        </w:rPr>
        <w:t>前</w:t>
      </w:r>
      <w:r w:rsidRPr="007B3BD8">
        <w:rPr>
          <w:rStyle w:val="Char1"/>
          <w:rFonts w:ascii="Times New Roman" w:eastAsia="黑体" w:hAnsi="Times New Roman" w:hint="eastAsia"/>
          <w:b w:val="0"/>
          <w:szCs w:val="24"/>
        </w:rPr>
        <w:t>20</w:t>
      </w:r>
      <w:r w:rsidRPr="007B3BD8">
        <w:rPr>
          <w:rStyle w:val="Char1"/>
          <w:rFonts w:ascii="Times New Roman" w:eastAsia="黑体" w:hAnsi="Times New Roman" w:hint="eastAsia"/>
          <w:b w:val="0"/>
          <w:szCs w:val="24"/>
        </w:rPr>
        <w:t>企业（单位</w:t>
      </w:r>
      <w:r w:rsidRPr="007B3BD8">
        <w:rPr>
          <w:rStyle w:val="Char1"/>
          <w:rFonts w:ascii="Times New Roman" w:eastAsia="黑体" w:hAnsi="Times New Roman"/>
          <w:b w:val="0"/>
          <w:szCs w:val="24"/>
        </w:rPr>
        <w:t>：吨</w:t>
      </w:r>
      <w:r w:rsidRPr="007B3BD8">
        <w:rPr>
          <w:rStyle w:val="Char1"/>
          <w:rFonts w:ascii="Times New Roman" w:eastAsia="黑体" w:hAnsi="Times New Roman" w:hint="eastAsia"/>
          <w:b w:val="0"/>
          <w:szCs w:val="24"/>
        </w:rPr>
        <w:t>/</w:t>
      </w:r>
      <w:r w:rsidRPr="007B3BD8">
        <w:rPr>
          <w:rStyle w:val="Char1"/>
          <w:rFonts w:ascii="Times New Roman" w:eastAsia="黑体" w:hAnsi="Times New Roman" w:hint="eastAsia"/>
          <w:b w:val="0"/>
          <w:szCs w:val="24"/>
        </w:rPr>
        <w:t>年）</w:t>
      </w:r>
    </w:p>
    <w:tbl>
      <w:tblPr>
        <w:tblStyle w:val="af8"/>
        <w:tblW w:w="9073" w:type="dxa"/>
        <w:tblInd w:w="-289" w:type="dxa"/>
        <w:tblLook w:val="04A0" w:firstRow="1" w:lastRow="0" w:firstColumn="1" w:lastColumn="0" w:noHBand="0" w:noVBand="1"/>
      </w:tblPr>
      <w:tblGrid>
        <w:gridCol w:w="710"/>
        <w:gridCol w:w="4110"/>
        <w:gridCol w:w="993"/>
        <w:gridCol w:w="2268"/>
        <w:gridCol w:w="992"/>
      </w:tblGrid>
      <w:tr w:rsidR="00261BD4" w:rsidRPr="00814581" w14:paraId="0EFEED9B" w14:textId="77777777" w:rsidTr="00814581">
        <w:trPr>
          <w:trHeight w:val="384"/>
        </w:trPr>
        <w:tc>
          <w:tcPr>
            <w:tcW w:w="710" w:type="dxa"/>
            <w:vAlign w:val="center"/>
            <w:hideMark/>
          </w:tcPr>
          <w:p w14:paraId="653DFED2" w14:textId="77777777" w:rsidR="00261BD4" w:rsidRPr="00814581" w:rsidRDefault="00261BD4" w:rsidP="00971649">
            <w:pPr>
              <w:pStyle w:val="LZ-4"/>
              <w:rPr>
                <w:rFonts w:eastAsiaTheme="minorEastAsia"/>
                <w:b/>
                <w:bCs/>
              </w:rPr>
            </w:pPr>
            <w:r w:rsidRPr="00814581">
              <w:rPr>
                <w:rFonts w:eastAsiaTheme="minorEastAsia"/>
                <w:b/>
                <w:bCs/>
              </w:rPr>
              <w:t>序号</w:t>
            </w:r>
          </w:p>
        </w:tc>
        <w:tc>
          <w:tcPr>
            <w:tcW w:w="4110" w:type="dxa"/>
            <w:vAlign w:val="center"/>
            <w:hideMark/>
          </w:tcPr>
          <w:p w14:paraId="16659E33" w14:textId="77777777" w:rsidR="00261BD4" w:rsidRPr="00814581" w:rsidRDefault="00261BD4" w:rsidP="00971649">
            <w:pPr>
              <w:pStyle w:val="LZ-4"/>
              <w:rPr>
                <w:rFonts w:eastAsiaTheme="minorEastAsia"/>
                <w:b/>
                <w:bCs/>
              </w:rPr>
            </w:pPr>
            <w:r w:rsidRPr="00814581">
              <w:rPr>
                <w:rFonts w:eastAsiaTheme="minorEastAsia"/>
                <w:b/>
                <w:bCs/>
              </w:rPr>
              <w:t>企业名称</w:t>
            </w:r>
          </w:p>
        </w:tc>
        <w:tc>
          <w:tcPr>
            <w:tcW w:w="993" w:type="dxa"/>
            <w:vAlign w:val="center"/>
            <w:hideMark/>
          </w:tcPr>
          <w:p w14:paraId="5372D12F" w14:textId="77777777" w:rsidR="00261BD4" w:rsidRPr="00814581" w:rsidRDefault="00261BD4" w:rsidP="00971649">
            <w:pPr>
              <w:pStyle w:val="LZ-4"/>
              <w:rPr>
                <w:rFonts w:eastAsiaTheme="minorEastAsia"/>
                <w:b/>
                <w:bCs/>
              </w:rPr>
            </w:pPr>
            <w:r w:rsidRPr="00814581">
              <w:rPr>
                <w:rFonts w:eastAsiaTheme="minorEastAsia"/>
                <w:b/>
                <w:bCs/>
              </w:rPr>
              <w:t>街道</w:t>
            </w:r>
          </w:p>
        </w:tc>
        <w:tc>
          <w:tcPr>
            <w:tcW w:w="2268" w:type="dxa"/>
            <w:vAlign w:val="center"/>
            <w:hideMark/>
          </w:tcPr>
          <w:p w14:paraId="76CFDCED" w14:textId="77777777" w:rsidR="00261BD4" w:rsidRPr="00814581" w:rsidRDefault="00261BD4" w:rsidP="00971649">
            <w:pPr>
              <w:pStyle w:val="LZ-4"/>
              <w:rPr>
                <w:rFonts w:eastAsiaTheme="minorEastAsia"/>
                <w:b/>
                <w:bCs/>
              </w:rPr>
            </w:pPr>
            <w:r w:rsidRPr="00814581">
              <w:rPr>
                <w:rFonts w:eastAsiaTheme="minorEastAsia"/>
                <w:b/>
                <w:bCs/>
              </w:rPr>
              <w:t>行业名称</w:t>
            </w:r>
          </w:p>
        </w:tc>
        <w:tc>
          <w:tcPr>
            <w:tcW w:w="992" w:type="dxa"/>
            <w:vAlign w:val="center"/>
            <w:hideMark/>
          </w:tcPr>
          <w:p w14:paraId="1F5B5CAC" w14:textId="77777777" w:rsidR="00261BD4" w:rsidRPr="00814581" w:rsidRDefault="00261BD4" w:rsidP="00971649">
            <w:pPr>
              <w:pStyle w:val="LZ-4"/>
              <w:rPr>
                <w:rFonts w:eastAsiaTheme="minorEastAsia"/>
                <w:b/>
                <w:bCs/>
              </w:rPr>
            </w:pPr>
            <w:r w:rsidRPr="00814581">
              <w:rPr>
                <w:rFonts w:eastAsiaTheme="minorEastAsia"/>
                <w:b/>
                <w:bCs/>
              </w:rPr>
              <w:t>排放量</w:t>
            </w:r>
          </w:p>
        </w:tc>
      </w:tr>
      <w:tr w:rsidR="00814581" w:rsidRPr="00814581" w14:paraId="48A1ED06" w14:textId="77777777" w:rsidTr="00814581">
        <w:trPr>
          <w:trHeight w:val="20"/>
        </w:trPr>
        <w:tc>
          <w:tcPr>
            <w:tcW w:w="7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EE12D9" w14:textId="763351BF" w:rsidR="00814581" w:rsidRPr="00814581" w:rsidRDefault="00814581" w:rsidP="00814581">
            <w:pPr>
              <w:pStyle w:val="LZ-4"/>
              <w:rPr>
                <w:rFonts w:eastAsiaTheme="minorEastAsia"/>
              </w:rPr>
            </w:pPr>
            <w:r w:rsidRPr="00814581">
              <w:rPr>
                <w:rFonts w:eastAsiaTheme="minorEastAsia"/>
                <w:color w:val="000000"/>
                <w:sz w:val="22"/>
                <w:szCs w:val="22"/>
              </w:rPr>
              <w:t>1</w:t>
            </w:r>
          </w:p>
        </w:tc>
        <w:tc>
          <w:tcPr>
            <w:tcW w:w="4110" w:type="dxa"/>
            <w:tcBorders>
              <w:top w:val="single" w:sz="4" w:space="0" w:color="auto"/>
              <w:left w:val="nil"/>
              <w:bottom w:val="single" w:sz="4" w:space="0" w:color="auto"/>
              <w:right w:val="single" w:sz="4" w:space="0" w:color="auto"/>
            </w:tcBorders>
            <w:shd w:val="clear" w:color="auto" w:fill="auto"/>
            <w:noWrap/>
            <w:vAlign w:val="bottom"/>
            <w:hideMark/>
          </w:tcPr>
          <w:p w14:paraId="1C55E9DF" w14:textId="4652D5D8" w:rsidR="00814581" w:rsidRPr="00814581" w:rsidRDefault="00814581" w:rsidP="00814581">
            <w:pPr>
              <w:pStyle w:val="LZ-4"/>
              <w:rPr>
                <w:rFonts w:eastAsiaTheme="minorEastAsia"/>
              </w:rPr>
            </w:pPr>
            <w:r w:rsidRPr="00814581">
              <w:rPr>
                <w:rFonts w:eastAsiaTheme="minorEastAsia"/>
                <w:color w:val="000000"/>
                <w:sz w:val="22"/>
                <w:szCs w:val="22"/>
              </w:rPr>
              <w:t>浙江森楷新材料有限公司</w:t>
            </w:r>
          </w:p>
        </w:tc>
        <w:tc>
          <w:tcPr>
            <w:tcW w:w="993" w:type="dxa"/>
            <w:tcBorders>
              <w:top w:val="single" w:sz="4" w:space="0" w:color="auto"/>
              <w:left w:val="nil"/>
              <w:bottom w:val="single" w:sz="4" w:space="0" w:color="auto"/>
              <w:right w:val="single" w:sz="4" w:space="0" w:color="auto"/>
            </w:tcBorders>
            <w:shd w:val="clear" w:color="auto" w:fill="auto"/>
            <w:noWrap/>
            <w:vAlign w:val="bottom"/>
            <w:hideMark/>
          </w:tcPr>
          <w:p w14:paraId="26F9DE17" w14:textId="7B315115" w:rsidR="00814581" w:rsidRPr="00814581" w:rsidRDefault="00814581" w:rsidP="00814581">
            <w:pPr>
              <w:pStyle w:val="LZ-4"/>
              <w:rPr>
                <w:rFonts w:eastAsiaTheme="minorEastAsia"/>
              </w:rPr>
            </w:pPr>
            <w:r w:rsidRPr="00814581">
              <w:rPr>
                <w:rFonts w:eastAsiaTheme="minorEastAsia"/>
                <w:color w:val="000000"/>
                <w:sz w:val="22"/>
                <w:szCs w:val="22"/>
              </w:rPr>
              <w:t>瓜</w:t>
            </w:r>
            <w:proofErr w:type="gramStart"/>
            <w:r w:rsidRPr="00814581">
              <w:rPr>
                <w:rFonts w:eastAsiaTheme="minorEastAsia"/>
                <w:color w:val="000000"/>
                <w:sz w:val="22"/>
                <w:szCs w:val="22"/>
              </w:rPr>
              <w:t>沥</w:t>
            </w:r>
            <w:proofErr w:type="gramEnd"/>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5AC9D62C" w14:textId="65D19559" w:rsidR="00814581" w:rsidRPr="00814581" w:rsidRDefault="00814581" w:rsidP="00814581">
            <w:pPr>
              <w:pStyle w:val="LZ-4"/>
              <w:rPr>
                <w:rFonts w:eastAsiaTheme="minorEastAsia"/>
              </w:rPr>
            </w:pPr>
            <w:r w:rsidRPr="00814581">
              <w:rPr>
                <w:rFonts w:eastAsiaTheme="minorEastAsia"/>
                <w:color w:val="000000"/>
                <w:sz w:val="22"/>
                <w:szCs w:val="22"/>
              </w:rPr>
              <w:t>涤纶纤维制造</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0C2A2A35" w14:textId="33F17559" w:rsidR="00814581" w:rsidRPr="00814581" w:rsidRDefault="00814581" w:rsidP="00814581">
            <w:pPr>
              <w:pStyle w:val="LZ-4"/>
              <w:rPr>
                <w:rFonts w:eastAsiaTheme="minorEastAsia"/>
              </w:rPr>
            </w:pPr>
            <w:r w:rsidRPr="00814581">
              <w:rPr>
                <w:rFonts w:eastAsiaTheme="minorEastAsia"/>
                <w:color w:val="000000"/>
                <w:sz w:val="22"/>
                <w:szCs w:val="22"/>
              </w:rPr>
              <w:t>70.0</w:t>
            </w:r>
          </w:p>
        </w:tc>
      </w:tr>
      <w:tr w:rsidR="00814581" w:rsidRPr="00814581" w14:paraId="15108DA2" w14:textId="77777777" w:rsidTr="00814581">
        <w:trPr>
          <w:trHeight w:val="20"/>
        </w:trPr>
        <w:tc>
          <w:tcPr>
            <w:tcW w:w="710" w:type="dxa"/>
            <w:tcBorders>
              <w:top w:val="nil"/>
              <w:left w:val="single" w:sz="4" w:space="0" w:color="auto"/>
              <w:bottom w:val="single" w:sz="4" w:space="0" w:color="auto"/>
              <w:right w:val="single" w:sz="4" w:space="0" w:color="auto"/>
            </w:tcBorders>
            <w:shd w:val="clear" w:color="auto" w:fill="auto"/>
            <w:noWrap/>
            <w:vAlign w:val="bottom"/>
            <w:hideMark/>
          </w:tcPr>
          <w:p w14:paraId="070EDABF" w14:textId="2C2E67DC" w:rsidR="00814581" w:rsidRPr="00814581" w:rsidRDefault="00814581" w:rsidP="00814581">
            <w:pPr>
              <w:pStyle w:val="LZ-4"/>
              <w:rPr>
                <w:rFonts w:eastAsiaTheme="minorEastAsia"/>
              </w:rPr>
            </w:pPr>
            <w:r w:rsidRPr="00814581">
              <w:rPr>
                <w:rFonts w:eastAsiaTheme="minorEastAsia"/>
                <w:color w:val="000000"/>
                <w:sz w:val="22"/>
                <w:szCs w:val="22"/>
              </w:rPr>
              <w:t>2</w:t>
            </w:r>
          </w:p>
        </w:tc>
        <w:tc>
          <w:tcPr>
            <w:tcW w:w="4110" w:type="dxa"/>
            <w:tcBorders>
              <w:top w:val="nil"/>
              <w:left w:val="nil"/>
              <w:bottom w:val="single" w:sz="4" w:space="0" w:color="auto"/>
              <w:right w:val="single" w:sz="4" w:space="0" w:color="auto"/>
            </w:tcBorders>
            <w:shd w:val="clear" w:color="auto" w:fill="auto"/>
            <w:noWrap/>
            <w:vAlign w:val="bottom"/>
            <w:hideMark/>
          </w:tcPr>
          <w:p w14:paraId="5FEA8383" w14:textId="0F24667F" w:rsidR="00814581" w:rsidRPr="00814581" w:rsidRDefault="00814581" w:rsidP="00814581">
            <w:pPr>
              <w:pStyle w:val="LZ-4"/>
              <w:rPr>
                <w:rFonts w:eastAsiaTheme="minorEastAsia"/>
              </w:rPr>
            </w:pPr>
            <w:r w:rsidRPr="00814581">
              <w:rPr>
                <w:rFonts w:eastAsiaTheme="minorEastAsia"/>
                <w:color w:val="000000"/>
                <w:sz w:val="22"/>
                <w:szCs w:val="22"/>
              </w:rPr>
              <w:t>杭州大地印染有限公司灯塔印染分公司</w:t>
            </w:r>
          </w:p>
        </w:tc>
        <w:tc>
          <w:tcPr>
            <w:tcW w:w="993" w:type="dxa"/>
            <w:tcBorders>
              <w:top w:val="nil"/>
              <w:left w:val="nil"/>
              <w:bottom w:val="single" w:sz="4" w:space="0" w:color="auto"/>
              <w:right w:val="single" w:sz="4" w:space="0" w:color="auto"/>
            </w:tcBorders>
            <w:shd w:val="clear" w:color="auto" w:fill="auto"/>
            <w:noWrap/>
            <w:vAlign w:val="bottom"/>
            <w:hideMark/>
          </w:tcPr>
          <w:p w14:paraId="42C42649" w14:textId="07668830" w:rsidR="00814581" w:rsidRPr="00814581" w:rsidRDefault="00814581" w:rsidP="00814581">
            <w:pPr>
              <w:pStyle w:val="LZ-4"/>
              <w:rPr>
                <w:rFonts w:eastAsiaTheme="minorEastAsia"/>
              </w:rPr>
            </w:pPr>
            <w:r w:rsidRPr="00814581">
              <w:rPr>
                <w:rFonts w:eastAsiaTheme="minorEastAsia"/>
                <w:color w:val="000000"/>
                <w:sz w:val="22"/>
                <w:szCs w:val="22"/>
              </w:rPr>
              <w:t>瓜</w:t>
            </w:r>
            <w:proofErr w:type="gramStart"/>
            <w:r w:rsidRPr="00814581">
              <w:rPr>
                <w:rFonts w:eastAsiaTheme="minorEastAsia"/>
                <w:color w:val="000000"/>
                <w:sz w:val="22"/>
                <w:szCs w:val="22"/>
              </w:rPr>
              <w:t>沥</w:t>
            </w:r>
            <w:proofErr w:type="gramEnd"/>
          </w:p>
        </w:tc>
        <w:tc>
          <w:tcPr>
            <w:tcW w:w="2268" w:type="dxa"/>
            <w:tcBorders>
              <w:top w:val="nil"/>
              <w:left w:val="nil"/>
              <w:bottom w:val="single" w:sz="4" w:space="0" w:color="auto"/>
              <w:right w:val="single" w:sz="4" w:space="0" w:color="auto"/>
            </w:tcBorders>
            <w:shd w:val="clear" w:color="auto" w:fill="auto"/>
            <w:noWrap/>
            <w:vAlign w:val="bottom"/>
            <w:hideMark/>
          </w:tcPr>
          <w:p w14:paraId="79FD955C" w14:textId="5D618A3C" w:rsidR="00814581" w:rsidRPr="00814581" w:rsidRDefault="00814581" w:rsidP="00814581">
            <w:pPr>
              <w:pStyle w:val="LZ-4"/>
              <w:rPr>
                <w:rFonts w:eastAsiaTheme="minorEastAsia"/>
              </w:rPr>
            </w:pPr>
            <w:r w:rsidRPr="00814581">
              <w:rPr>
                <w:rFonts w:eastAsiaTheme="minorEastAsia"/>
                <w:color w:val="000000"/>
                <w:sz w:val="22"/>
                <w:szCs w:val="22"/>
              </w:rPr>
              <w:t>化纤织物染整精加工</w:t>
            </w:r>
          </w:p>
        </w:tc>
        <w:tc>
          <w:tcPr>
            <w:tcW w:w="992" w:type="dxa"/>
            <w:tcBorders>
              <w:top w:val="nil"/>
              <w:left w:val="nil"/>
              <w:bottom w:val="single" w:sz="4" w:space="0" w:color="auto"/>
              <w:right w:val="single" w:sz="4" w:space="0" w:color="auto"/>
            </w:tcBorders>
            <w:shd w:val="clear" w:color="auto" w:fill="auto"/>
            <w:noWrap/>
            <w:vAlign w:val="bottom"/>
            <w:hideMark/>
          </w:tcPr>
          <w:p w14:paraId="1057D845" w14:textId="7CF4EB22" w:rsidR="00814581" w:rsidRPr="00814581" w:rsidRDefault="00814581" w:rsidP="00814581">
            <w:pPr>
              <w:pStyle w:val="LZ-4"/>
              <w:rPr>
                <w:rFonts w:eastAsiaTheme="minorEastAsia"/>
              </w:rPr>
            </w:pPr>
            <w:r w:rsidRPr="00814581">
              <w:rPr>
                <w:rFonts w:eastAsiaTheme="minorEastAsia"/>
                <w:color w:val="000000"/>
                <w:sz w:val="22"/>
                <w:szCs w:val="22"/>
              </w:rPr>
              <w:t>41.7</w:t>
            </w:r>
          </w:p>
        </w:tc>
      </w:tr>
      <w:tr w:rsidR="00814581" w:rsidRPr="00814581" w14:paraId="62B6CED4" w14:textId="77777777" w:rsidTr="00814581">
        <w:trPr>
          <w:trHeight w:val="20"/>
        </w:trPr>
        <w:tc>
          <w:tcPr>
            <w:tcW w:w="710" w:type="dxa"/>
            <w:tcBorders>
              <w:top w:val="nil"/>
              <w:left w:val="single" w:sz="4" w:space="0" w:color="auto"/>
              <w:bottom w:val="single" w:sz="4" w:space="0" w:color="auto"/>
              <w:right w:val="single" w:sz="4" w:space="0" w:color="auto"/>
            </w:tcBorders>
            <w:shd w:val="clear" w:color="auto" w:fill="auto"/>
            <w:noWrap/>
            <w:vAlign w:val="bottom"/>
            <w:hideMark/>
          </w:tcPr>
          <w:p w14:paraId="37164D07" w14:textId="63C58330" w:rsidR="00814581" w:rsidRPr="00814581" w:rsidRDefault="00814581" w:rsidP="00814581">
            <w:pPr>
              <w:pStyle w:val="LZ-4"/>
              <w:rPr>
                <w:rFonts w:eastAsiaTheme="minorEastAsia"/>
              </w:rPr>
            </w:pPr>
            <w:r w:rsidRPr="00814581">
              <w:rPr>
                <w:rFonts w:eastAsiaTheme="minorEastAsia"/>
                <w:color w:val="000000"/>
                <w:sz w:val="22"/>
                <w:szCs w:val="22"/>
              </w:rPr>
              <w:t>3</w:t>
            </w:r>
          </w:p>
        </w:tc>
        <w:tc>
          <w:tcPr>
            <w:tcW w:w="4110" w:type="dxa"/>
            <w:tcBorders>
              <w:top w:val="nil"/>
              <w:left w:val="nil"/>
              <w:bottom w:val="single" w:sz="4" w:space="0" w:color="auto"/>
              <w:right w:val="single" w:sz="4" w:space="0" w:color="auto"/>
            </w:tcBorders>
            <w:shd w:val="clear" w:color="auto" w:fill="auto"/>
            <w:noWrap/>
            <w:vAlign w:val="bottom"/>
            <w:hideMark/>
          </w:tcPr>
          <w:p w14:paraId="6D95E2D4" w14:textId="50C0A479" w:rsidR="00814581" w:rsidRPr="00814581" w:rsidRDefault="00814581" w:rsidP="00814581">
            <w:pPr>
              <w:pStyle w:val="LZ-4"/>
              <w:rPr>
                <w:rFonts w:eastAsiaTheme="minorEastAsia"/>
              </w:rPr>
            </w:pPr>
            <w:r w:rsidRPr="00814581">
              <w:rPr>
                <w:rFonts w:eastAsiaTheme="minorEastAsia"/>
                <w:color w:val="000000"/>
                <w:sz w:val="22"/>
                <w:szCs w:val="22"/>
              </w:rPr>
              <w:t>杭州</w:t>
            </w:r>
            <w:proofErr w:type="gramStart"/>
            <w:r w:rsidRPr="00814581">
              <w:rPr>
                <w:rFonts w:eastAsiaTheme="minorEastAsia"/>
                <w:color w:val="000000"/>
                <w:sz w:val="22"/>
                <w:szCs w:val="22"/>
              </w:rPr>
              <w:t>航民小城</w:t>
            </w:r>
            <w:proofErr w:type="gramEnd"/>
            <w:r w:rsidRPr="00814581">
              <w:rPr>
                <w:rFonts w:eastAsiaTheme="minorEastAsia"/>
                <w:color w:val="000000"/>
                <w:sz w:val="22"/>
                <w:szCs w:val="22"/>
              </w:rPr>
              <w:t>热电有限公司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2A2BBE53" w14:textId="0A31803A" w:rsidR="00814581" w:rsidRPr="00814581" w:rsidRDefault="00814581" w:rsidP="00814581">
            <w:pPr>
              <w:pStyle w:val="LZ-4"/>
              <w:rPr>
                <w:rFonts w:eastAsiaTheme="minorEastAsia"/>
              </w:rPr>
            </w:pPr>
            <w:r w:rsidRPr="00814581">
              <w:rPr>
                <w:rFonts w:eastAsiaTheme="minorEastAsia"/>
                <w:color w:val="000000"/>
                <w:sz w:val="22"/>
                <w:szCs w:val="22"/>
              </w:rPr>
              <w:t>瓜</w:t>
            </w:r>
            <w:proofErr w:type="gramStart"/>
            <w:r w:rsidRPr="00814581">
              <w:rPr>
                <w:rFonts w:eastAsiaTheme="minorEastAsia"/>
                <w:color w:val="000000"/>
                <w:sz w:val="22"/>
                <w:szCs w:val="22"/>
              </w:rPr>
              <w:t>沥</w:t>
            </w:r>
            <w:proofErr w:type="gramEnd"/>
          </w:p>
        </w:tc>
        <w:tc>
          <w:tcPr>
            <w:tcW w:w="2268" w:type="dxa"/>
            <w:tcBorders>
              <w:top w:val="nil"/>
              <w:left w:val="nil"/>
              <w:bottom w:val="single" w:sz="4" w:space="0" w:color="auto"/>
              <w:right w:val="single" w:sz="4" w:space="0" w:color="auto"/>
            </w:tcBorders>
            <w:shd w:val="clear" w:color="auto" w:fill="auto"/>
            <w:noWrap/>
            <w:vAlign w:val="bottom"/>
            <w:hideMark/>
          </w:tcPr>
          <w:p w14:paraId="6B3151CA" w14:textId="2A228BC9" w:rsidR="00814581" w:rsidRPr="00814581" w:rsidRDefault="00814581" w:rsidP="00814581">
            <w:pPr>
              <w:pStyle w:val="LZ-4"/>
              <w:rPr>
                <w:rFonts w:eastAsiaTheme="minorEastAsia"/>
              </w:rPr>
            </w:pPr>
            <w:r w:rsidRPr="00814581">
              <w:rPr>
                <w:rFonts w:eastAsiaTheme="minorEastAsia"/>
                <w:color w:val="000000"/>
                <w:sz w:val="22"/>
                <w:szCs w:val="22"/>
              </w:rPr>
              <w:t>热电联产</w:t>
            </w:r>
          </w:p>
        </w:tc>
        <w:tc>
          <w:tcPr>
            <w:tcW w:w="992" w:type="dxa"/>
            <w:tcBorders>
              <w:top w:val="nil"/>
              <w:left w:val="nil"/>
              <w:bottom w:val="single" w:sz="4" w:space="0" w:color="auto"/>
              <w:right w:val="single" w:sz="4" w:space="0" w:color="auto"/>
            </w:tcBorders>
            <w:shd w:val="clear" w:color="auto" w:fill="auto"/>
            <w:noWrap/>
            <w:vAlign w:val="bottom"/>
            <w:hideMark/>
          </w:tcPr>
          <w:p w14:paraId="5E1B91D7" w14:textId="2183D0B2" w:rsidR="00814581" w:rsidRPr="00814581" w:rsidRDefault="00814581" w:rsidP="00814581">
            <w:pPr>
              <w:pStyle w:val="LZ-4"/>
              <w:rPr>
                <w:rFonts w:eastAsiaTheme="minorEastAsia"/>
              </w:rPr>
            </w:pPr>
            <w:r w:rsidRPr="00814581">
              <w:rPr>
                <w:rFonts w:eastAsiaTheme="minorEastAsia"/>
                <w:color w:val="000000"/>
                <w:sz w:val="22"/>
                <w:szCs w:val="22"/>
              </w:rPr>
              <w:t>38.1</w:t>
            </w:r>
          </w:p>
        </w:tc>
      </w:tr>
      <w:tr w:rsidR="00814581" w:rsidRPr="00814581" w14:paraId="43BC4E7E" w14:textId="77777777" w:rsidTr="00814581">
        <w:trPr>
          <w:trHeight w:val="20"/>
        </w:trPr>
        <w:tc>
          <w:tcPr>
            <w:tcW w:w="710" w:type="dxa"/>
            <w:tcBorders>
              <w:top w:val="nil"/>
              <w:left w:val="single" w:sz="4" w:space="0" w:color="auto"/>
              <w:bottom w:val="single" w:sz="4" w:space="0" w:color="auto"/>
              <w:right w:val="single" w:sz="4" w:space="0" w:color="auto"/>
            </w:tcBorders>
            <w:shd w:val="clear" w:color="auto" w:fill="auto"/>
            <w:noWrap/>
            <w:vAlign w:val="bottom"/>
            <w:hideMark/>
          </w:tcPr>
          <w:p w14:paraId="1A29802C" w14:textId="253D9DC1" w:rsidR="00814581" w:rsidRPr="00814581" w:rsidRDefault="00814581" w:rsidP="00814581">
            <w:pPr>
              <w:pStyle w:val="LZ-4"/>
              <w:rPr>
                <w:rFonts w:eastAsiaTheme="minorEastAsia"/>
              </w:rPr>
            </w:pPr>
            <w:r w:rsidRPr="00814581">
              <w:rPr>
                <w:rFonts w:eastAsiaTheme="minorEastAsia"/>
                <w:color w:val="000000"/>
                <w:sz w:val="22"/>
                <w:szCs w:val="22"/>
              </w:rPr>
              <w:t>4</w:t>
            </w:r>
          </w:p>
        </w:tc>
        <w:tc>
          <w:tcPr>
            <w:tcW w:w="4110" w:type="dxa"/>
            <w:tcBorders>
              <w:top w:val="nil"/>
              <w:left w:val="nil"/>
              <w:bottom w:val="single" w:sz="4" w:space="0" w:color="auto"/>
              <w:right w:val="single" w:sz="4" w:space="0" w:color="auto"/>
            </w:tcBorders>
            <w:shd w:val="clear" w:color="auto" w:fill="auto"/>
            <w:noWrap/>
            <w:vAlign w:val="bottom"/>
            <w:hideMark/>
          </w:tcPr>
          <w:p w14:paraId="4526D3B4" w14:textId="09865C95" w:rsidR="00814581" w:rsidRPr="00814581" w:rsidRDefault="00814581" w:rsidP="00814581">
            <w:pPr>
              <w:pStyle w:val="LZ-4"/>
              <w:rPr>
                <w:rFonts w:eastAsiaTheme="minorEastAsia"/>
              </w:rPr>
            </w:pPr>
            <w:proofErr w:type="gramStart"/>
            <w:r w:rsidRPr="00814581">
              <w:rPr>
                <w:rFonts w:eastAsiaTheme="minorEastAsia"/>
                <w:color w:val="000000"/>
                <w:sz w:val="22"/>
                <w:szCs w:val="22"/>
              </w:rPr>
              <w:t>开氏集团</w:t>
            </w:r>
            <w:proofErr w:type="gramEnd"/>
            <w:r w:rsidRPr="00814581">
              <w:rPr>
                <w:rFonts w:eastAsiaTheme="minorEastAsia"/>
                <w:color w:val="000000"/>
                <w:sz w:val="22"/>
                <w:szCs w:val="22"/>
              </w:rPr>
              <w:t>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7D94714F" w14:textId="7D628FAC" w:rsidR="00814581" w:rsidRPr="00814581" w:rsidRDefault="00814581" w:rsidP="00814581">
            <w:pPr>
              <w:pStyle w:val="LZ-4"/>
              <w:rPr>
                <w:rFonts w:eastAsiaTheme="minorEastAsia"/>
              </w:rPr>
            </w:pPr>
            <w:proofErr w:type="gramStart"/>
            <w:r w:rsidRPr="00814581">
              <w:rPr>
                <w:rFonts w:eastAsiaTheme="minorEastAsia"/>
                <w:color w:val="000000"/>
                <w:sz w:val="22"/>
                <w:szCs w:val="22"/>
              </w:rPr>
              <w:t>衙</w:t>
            </w:r>
            <w:proofErr w:type="gramEnd"/>
            <w:r w:rsidRPr="00814581">
              <w:rPr>
                <w:rFonts w:eastAsiaTheme="minorEastAsia"/>
                <w:color w:val="000000"/>
                <w:sz w:val="22"/>
                <w:szCs w:val="22"/>
              </w:rPr>
              <w:t>前</w:t>
            </w:r>
          </w:p>
        </w:tc>
        <w:tc>
          <w:tcPr>
            <w:tcW w:w="2268" w:type="dxa"/>
            <w:tcBorders>
              <w:top w:val="nil"/>
              <w:left w:val="nil"/>
              <w:bottom w:val="single" w:sz="4" w:space="0" w:color="auto"/>
              <w:right w:val="single" w:sz="4" w:space="0" w:color="auto"/>
            </w:tcBorders>
            <w:shd w:val="clear" w:color="auto" w:fill="auto"/>
            <w:noWrap/>
            <w:vAlign w:val="bottom"/>
            <w:hideMark/>
          </w:tcPr>
          <w:p w14:paraId="42CBEA7F" w14:textId="1EA53410" w:rsidR="00814581" w:rsidRPr="00814581" w:rsidRDefault="00814581" w:rsidP="00814581">
            <w:pPr>
              <w:pStyle w:val="LZ-4"/>
              <w:rPr>
                <w:rFonts w:eastAsiaTheme="minorEastAsia"/>
              </w:rPr>
            </w:pPr>
            <w:r w:rsidRPr="00814581">
              <w:rPr>
                <w:rFonts w:eastAsiaTheme="minorEastAsia"/>
                <w:color w:val="000000"/>
                <w:sz w:val="22"/>
                <w:szCs w:val="22"/>
              </w:rPr>
              <w:t>涤纶纤维制造</w:t>
            </w:r>
          </w:p>
        </w:tc>
        <w:tc>
          <w:tcPr>
            <w:tcW w:w="992" w:type="dxa"/>
            <w:tcBorders>
              <w:top w:val="nil"/>
              <w:left w:val="nil"/>
              <w:bottom w:val="single" w:sz="4" w:space="0" w:color="auto"/>
              <w:right w:val="single" w:sz="4" w:space="0" w:color="auto"/>
            </w:tcBorders>
            <w:shd w:val="clear" w:color="auto" w:fill="auto"/>
            <w:noWrap/>
            <w:vAlign w:val="bottom"/>
            <w:hideMark/>
          </w:tcPr>
          <w:p w14:paraId="23EFDB49" w14:textId="035D8F4A" w:rsidR="00814581" w:rsidRPr="00814581" w:rsidRDefault="00814581" w:rsidP="00814581">
            <w:pPr>
              <w:pStyle w:val="LZ-4"/>
              <w:rPr>
                <w:rFonts w:eastAsiaTheme="minorEastAsia"/>
              </w:rPr>
            </w:pPr>
            <w:r w:rsidRPr="00814581">
              <w:rPr>
                <w:rFonts w:eastAsiaTheme="minorEastAsia"/>
                <w:color w:val="000000"/>
                <w:sz w:val="22"/>
                <w:szCs w:val="22"/>
              </w:rPr>
              <w:t>31.5</w:t>
            </w:r>
          </w:p>
        </w:tc>
      </w:tr>
      <w:tr w:rsidR="00814581" w:rsidRPr="00814581" w14:paraId="57DDABE8" w14:textId="77777777" w:rsidTr="00814581">
        <w:trPr>
          <w:trHeight w:val="20"/>
        </w:trPr>
        <w:tc>
          <w:tcPr>
            <w:tcW w:w="710" w:type="dxa"/>
            <w:tcBorders>
              <w:top w:val="nil"/>
              <w:left w:val="single" w:sz="4" w:space="0" w:color="auto"/>
              <w:bottom w:val="single" w:sz="4" w:space="0" w:color="auto"/>
              <w:right w:val="single" w:sz="4" w:space="0" w:color="auto"/>
            </w:tcBorders>
            <w:shd w:val="clear" w:color="auto" w:fill="auto"/>
            <w:noWrap/>
            <w:vAlign w:val="bottom"/>
            <w:hideMark/>
          </w:tcPr>
          <w:p w14:paraId="2A1C22D9" w14:textId="600303C7" w:rsidR="00814581" w:rsidRPr="00814581" w:rsidRDefault="00814581" w:rsidP="00814581">
            <w:pPr>
              <w:pStyle w:val="LZ-4"/>
              <w:rPr>
                <w:rFonts w:eastAsiaTheme="minorEastAsia"/>
              </w:rPr>
            </w:pPr>
            <w:r w:rsidRPr="00814581">
              <w:rPr>
                <w:rFonts w:eastAsiaTheme="minorEastAsia"/>
                <w:color w:val="000000"/>
                <w:sz w:val="22"/>
                <w:szCs w:val="22"/>
              </w:rPr>
              <w:t>5</w:t>
            </w:r>
          </w:p>
        </w:tc>
        <w:tc>
          <w:tcPr>
            <w:tcW w:w="4110" w:type="dxa"/>
            <w:tcBorders>
              <w:top w:val="nil"/>
              <w:left w:val="nil"/>
              <w:bottom w:val="single" w:sz="4" w:space="0" w:color="auto"/>
              <w:right w:val="single" w:sz="4" w:space="0" w:color="auto"/>
            </w:tcBorders>
            <w:shd w:val="clear" w:color="auto" w:fill="auto"/>
            <w:noWrap/>
            <w:vAlign w:val="bottom"/>
            <w:hideMark/>
          </w:tcPr>
          <w:p w14:paraId="1471A7F7" w14:textId="29720CB9" w:rsidR="00814581" w:rsidRPr="00814581" w:rsidRDefault="00814581" w:rsidP="00814581">
            <w:pPr>
              <w:pStyle w:val="LZ-4"/>
              <w:rPr>
                <w:rFonts w:eastAsiaTheme="minorEastAsia"/>
              </w:rPr>
            </w:pPr>
            <w:r w:rsidRPr="00814581">
              <w:rPr>
                <w:rFonts w:eastAsiaTheme="minorEastAsia"/>
                <w:color w:val="000000"/>
                <w:sz w:val="22"/>
                <w:szCs w:val="22"/>
              </w:rPr>
              <w:t>杭州萧山经济技术开发区热电有限公司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67456CFE" w14:textId="2AFDAAF9" w:rsidR="00814581" w:rsidRPr="00814581" w:rsidRDefault="00814581" w:rsidP="00814581">
            <w:pPr>
              <w:pStyle w:val="LZ-4"/>
              <w:rPr>
                <w:rFonts w:eastAsiaTheme="minorEastAsia"/>
              </w:rPr>
            </w:pPr>
            <w:r w:rsidRPr="00814581">
              <w:rPr>
                <w:rFonts w:eastAsiaTheme="minorEastAsia"/>
                <w:color w:val="000000"/>
                <w:sz w:val="22"/>
                <w:szCs w:val="22"/>
              </w:rPr>
              <w:t>北干</w:t>
            </w:r>
          </w:p>
        </w:tc>
        <w:tc>
          <w:tcPr>
            <w:tcW w:w="2268" w:type="dxa"/>
            <w:tcBorders>
              <w:top w:val="nil"/>
              <w:left w:val="nil"/>
              <w:bottom w:val="single" w:sz="4" w:space="0" w:color="auto"/>
              <w:right w:val="single" w:sz="4" w:space="0" w:color="auto"/>
            </w:tcBorders>
            <w:shd w:val="clear" w:color="auto" w:fill="auto"/>
            <w:noWrap/>
            <w:vAlign w:val="bottom"/>
            <w:hideMark/>
          </w:tcPr>
          <w:p w14:paraId="6D734A4D" w14:textId="4720EBFF" w:rsidR="00814581" w:rsidRPr="00814581" w:rsidRDefault="00814581" w:rsidP="00814581">
            <w:pPr>
              <w:pStyle w:val="LZ-4"/>
              <w:rPr>
                <w:rFonts w:eastAsiaTheme="minorEastAsia"/>
              </w:rPr>
            </w:pPr>
            <w:r w:rsidRPr="00814581">
              <w:rPr>
                <w:rFonts w:eastAsiaTheme="minorEastAsia"/>
                <w:color w:val="000000"/>
                <w:sz w:val="22"/>
                <w:szCs w:val="22"/>
              </w:rPr>
              <w:t>热电联产</w:t>
            </w:r>
          </w:p>
        </w:tc>
        <w:tc>
          <w:tcPr>
            <w:tcW w:w="992" w:type="dxa"/>
            <w:tcBorders>
              <w:top w:val="nil"/>
              <w:left w:val="nil"/>
              <w:bottom w:val="single" w:sz="4" w:space="0" w:color="auto"/>
              <w:right w:val="single" w:sz="4" w:space="0" w:color="auto"/>
            </w:tcBorders>
            <w:shd w:val="clear" w:color="auto" w:fill="auto"/>
            <w:noWrap/>
            <w:vAlign w:val="bottom"/>
            <w:hideMark/>
          </w:tcPr>
          <w:p w14:paraId="7AF659BD" w14:textId="0AFEFD08" w:rsidR="00814581" w:rsidRPr="00814581" w:rsidRDefault="00814581" w:rsidP="00814581">
            <w:pPr>
              <w:pStyle w:val="LZ-4"/>
              <w:rPr>
                <w:rFonts w:eastAsiaTheme="minorEastAsia"/>
              </w:rPr>
            </w:pPr>
            <w:r w:rsidRPr="00814581">
              <w:rPr>
                <w:rFonts w:eastAsiaTheme="minorEastAsia"/>
                <w:color w:val="000000"/>
                <w:sz w:val="22"/>
                <w:szCs w:val="22"/>
              </w:rPr>
              <w:t>30.3</w:t>
            </w:r>
          </w:p>
        </w:tc>
      </w:tr>
      <w:tr w:rsidR="00814581" w:rsidRPr="00814581" w14:paraId="6973C813" w14:textId="77777777" w:rsidTr="00814581">
        <w:trPr>
          <w:trHeight w:val="20"/>
        </w:trPr>
        <w:tc>
          <w:tcPr>
            <w:tcW w:w="710" w:type="dxa"/>
            <w:tcBorders>
              <w:top w:val="nil"/>
              <w:left w:val="single" w:sz="4" w:space="0" w:color="auto"/>
              <w:bottom w:val="single" w:sz="4" w:space="0" w:color="auto"/>
              <w:right w:val="single" w:sz="4" w:space="0" w:color="auto"/>
            </w:tcBorders>
            <w:shd w:val="clear" w:color="auto" w:fill="auto"/>
            <w:noWrap/>
            <w:vAlign w:val="bottom"/>
            <w:hideMark/>
          </w:tcPr>
          <w:p w14:paraId="6E18D40C" w14:textId="270FDFD7" w:rsidR="00814581" w:rsidRPr="00814581" w:rsidRDefault="00814581" w:rsidP="00814581">
            <w:pPr>
              <w:pStyle w:val="LZ-4"/>
              <w:rPr>
                <w:rFonts w:eastAsiaTheme="minorEastAsia"/>
              </w:rPr>
            </w:pPr>
            <w:r w:rsidRPr="00814581">
              <w:rPr>
                <w:rFonts w:eastAsiaTheme="minorEastAsia"/>
                <w:color w:val="000000"/>
                <w:sz w:val="22"/>
                <w:szCs w:val="22"/>
              </w:rPr>
              <w:t>6</w:t>
            </w:r>
          </w:p>
        </w:tc>
        <w:tc>
          <w:tcPr>
            <w:tcW w:w="4110" w:type="dxa"/>
            <w:tcBorders>
              <w:top w:val="nil"/>
              <w:left w:val="nil"/>
              <w:bottom w:val="single" w:sz="4" w:space="0" w:color="auto"/>
              <w:right w:val="single" w:sz="4" w:space="0" w:color="auto"/>
            </w:tcBorders>
            <w:shd w:val="clear" w:color="auto" w:fill="auto"/>
            <w:noWrap/>
            <w:vAlign w:val="bottom"/>
            <w:hideMark/>
          </w:tcPr>
          <w:p w14:paraId="498BB85C" w14:textId="6F46588C" w:rsidR="00814581" w:rsidRPr="00814581" w:rsidRDefault="00814581" w:rsidP="00814581">
            <w:pPr>
              <w:pStyle w:val="LZ-4"/>
              <w:rPr>
                <w:rFonts w:eastAsiaTheme="minorEastAsia"/>
              </w:rPr>
            </w:pPr>
            <w:r w:rsidRPr="00814581">
              <w:rPr>
                <w:rFonts w:eastAsiaTheme="minorEastAsia"/>
                <w:color w:val="000000"/>
                <w:sz w:val="22"/>
                <w:szCs w:val="22"/>
              </w:rPr>
              <w:t>杭州逸</w:t>
            </w:r>
            <w:proofErr w:type="gramStart"/>
            <w:r w:rsidRPr="00814581">
              <w:rPr>
                <w:rFonts w:eastAsiaTheme="minorEastAsia"/>
                <w:color w:val="000000"/>
                <w:sz w:val="22"/>
                <w:szCs w:val="22"/>
              </w:rPr>
              <w:t>暻</w:t>
            </w:r>
            <w:proofErr w:type="gramEnd"/>
            <w:r w:rsidRPr="00814581">
              <w:rPr>
                <w:rFonts w:eastAsiaTheme="minorEastAsia"/>
                <w:color w:val="000000"/>
                <w:sz w:val="22"/>
                <w:szCs w:val="22"/>
              </w:rPr>
              <w:t>化纤有限公司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102C7FC3" w14:textId="779A3605" w:rsidR="00814581" w:rsidRPr="00814581" w:rsidRDefault="00814581" w:rsidP="00814581">
            <w:pPr>
              <w:pStyle w:val="LZ-4"/>
              <w:rPr>
                <w:rFonts w:eastAsiaTheme="minorEastAsia"/>
              </w:rPr>
            </w:pPr>
            <w:r w:rsidRPr="00814581">
              <w:rPr>
                <w:rFonts w:eastAsiaTheme="minorEastAsia"/>
                <w:color w:val="000000"/>
                <w:sz w:val="22"/>
                <w:szCs w:val="22"/>
              </w:rPr>
              <w:t>红山</w:t>
            </w:r>
          </w:p>
        </w:tc>
        <w:tc>
          <w:tcPr>
            <w:tcW w:w="2268" w:type="dxa"/>
            <w:tcBorders>
              <w:top w:val="nil"/>
              <w:left w:val="nil"/>
              <w:bottom w:val="single" w:sz="4" w:space="0" w:color="auto"/>
              <w:right w:val="single" w:sz="4" w:space="0" w:color="auto"/>
            </w:tcBorders>
            <w:shd w:val="clear" w:color="auto" w:fill="auto"/>
            <w:noWrap/>
            <w:vAlign w:val="bottom"/>
            <w:hideMark/>
          </w:tcPr>
          <w:p w14:paraId="162E0341" w14:textId="05F77223" w:rsidR="00814581" w:rsidRPr="00814581" w:rsidRDefault="00814581" w:rsidP="00814581">
            <w:pPr>
              <w:pStyle w:val="LZ-4"/>
              <w:rPr>
                <w:rFonts w:eastAsiaTheme="minorEastAsia"/>
              </w:rPr>
            </w:pPr>
            <w:r w:rsidRPr="00814581">
              <w:rPr>
                <w:rFonts w:eastAsiaTheme="minorEastAsia"/>
                <w:color w:val="000000"/>
                <w:sz w:val="22"/>
                <w:szCs w:val="22"/>
              </w:rPr>
              <w:t>涤纶纤维制造</w:t>
            </w:r>
          </w:p>
        </w:tc>
        <w:tc>
          <w:tcPr>
            <w:tcW w:w="992" w:type="dxa"/>
            <w:tcBorders>
              <w:top w:val="nil"/>
              <w:left w:val="nil"/>
              <w:bottom w:val="single" w:sz="4" w:space="0" w:color="auto"/>
              <w:right w:val="single" w:sz="4" w:space="0" w:color="auto"/>
            </w:tcBorders>
            <w:shd w:val="clear" w:color="auto" w:fill="auto"/>
            <w:noWrap/>
            <w:vAlign w:val="bottom"/>
            <w:hideMark/>
          </w:tcPr>
          <w:p w14:paraId="7E3F9CEA" w14:textId="05036BFB" w:rsidR="00814581" w:rsidRPr="00814581" w:rsidRDefault="00814581" w:rsidP="00814581">
            <w:pPr>
              <w:pStyle w:val="LZ-4"/>
              <w:rPr>
                <w:rFonts w:eastAsiaTheme="minorEastAsia"/>
              </w:rPr>
            </w:pPr>
            <w:r w:rsidRPr="00814581">
              <w:rPr>
                <w:rFonts w:eastAsiaTheme="minorEastAsia"/>
                <w:color w:val="000000"/>
                <w:sz w:val="22"/>
                <w:szCs w:val="22"/>
              </w:rPr>
              <w:t>22.7</w:t>
            </w:r>
          </w:p>
        </w:tc>
      </w:tr>
      <w:tr w:rsidR="00814581" w:rsidRPr="00814581" w14:paraId="0DAB38EB" w14:textId="77777777" w:rsidTr="00814581">
        <w:trPr>
          <w:trHeight w:val="20"/>
        </w:trPr>
        <w:tc>
          <w:tcPr>
            <w:tcW w:w="710" w:type="dxa"/>
            <w:tcBorders>
              <w:top w:val="nil"/>
              <w:left w:val="single" w:sz="4" w:space="0" w:color="auto"/>
              <w:bottom w:val="single" w:sz="4" w:space="0" w:color="auto"/>
              <w:right w:val="single" w:sz="4" w:space="0" w:color="auto"/>
            </w:tcBorders>
            <w:shd w:val="clear" w:color="auto" w:fill="auto"/>
            <w:noWrap/>
            <w:vAlign w:val="bottom"/>
            <w:hideMark/>
          </w:tcPr>
          <w:p w14:paraId="19CF5F8A" w14:textId="3D23D8C6" w:rsidR="00814581" w:rsidRPr="00814581" w:rsidRDefault="00814581" w:rsidP="00814581">
            <w:pPr>
              <w:pStyle w:val="LZ-4"/>
              <w:rPr>
                <w:rFonts w:eastAsiaTheme="minorEastAsia"/>
              </w:rPr>
            </w:pPr>
            <w:r w:rsidRPr="00814581">
              <w:rPr>
                <w:rFonts w:eastAsiaTheme="minorEastAsia"/>
                <w:color w:val="000000"/>
                <w:sz w:val="22"/>
                <w:szCs w:val="22"/>
              </w:rPr>
              <w:t>7</w:t>
            </w:r>
          </w:p>
        </w:tc>
        <w:tc>
          <w:tcPr>
            <w:tcW w:w="4110" w:type="dxa"/>
            <w:tcBorders>
              <w:top w:val="nil"/>
              <w:left w:val="nil"/>
              <w:bottom w:val="single" w:sz="4" w:space="0" w:color="auto"/>
              <w:right w:val="single" w:sz="4" w:space="0" w:color="auto"/>
            </w:tcBorders>
            <w:shd w:val="clear" w:color="auto" w:fill="auto"/>
            <w:noWrap/>
            <w:vAlign w:val="bottom"/>
            <w:hideMark/>
          </w:tcPr>
          <w:p w14:paraId="4390F46B" w14:textId="67C0CE34" w:rsidR="00814581" w:rsidRPr="00814581" w:rsidRDefault="00814581" w:rsidP="00814581">
            <w:pPr>
              <w:pStyle w:val="LZ-4"/>
              <w:rPr>
                <w:rFonts w:eastAsiaTheme="minorEastAsia"/>
              </w:rPr>
            </w:pPr>
            <w:r w:rsidRPr="00814581">
              <w:rPr>
                <w:rFonts w:eastAsiaTheme="minorEastAsia"/>
                <w:color w:val="000000"/>
                <w:sz w:val="22"/>
                <w:szCs w:val="22"/>
              </w:rPr>
              <w:t>杭州</w:t>
            </w:r>
            <w:proofErr w:type="gramStart"/>
            <w:r w:rsidRPr="00814581">
              <w:rPr>
                <w:rFonts w:eastAsiaTheme="minorEastAsia"/>
                <w:color w:val="000000"/>
                <w:sz w:val="22"/>
                <w:szCs w:val="22"/>
              </w:rPr>
              <w:t>航民热电</w:t>
            </w:r>
            <w:proofErr w:type="gramEnd"/>
            <w:r w:rsidRPr="00814581">
              <w:rPr>
                <w:rFonts w:eastAsiaTheme="minorEastAsia"/>
                <w:color w:val="000000"/>
                <w:sz w:val="22"/>
                <w:szCs w:val="22"/>
              </w:rPr>
              <w:t>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2AFD8B0F" w14:textId="05DC428E" w:rsidR="00814581" w:rsidRPr="00814581" w:rsidRDefault="00814581" w:rsidP="00814581">
            <w:pPr>
              <w:pStyle w:val="LZ-4"/>
              <w:rPr>
                <w:rFonts w:eastAsiaTheme="minorEastAsia"/>
              </w:rPr>
            </w:pPr>
            <w:r w:rsidRPr="00814581">
              <w:rPr>
                <w:rFonts w:eastAsiaTheme="minorEastAsia"/>
                <w:color w:val="000000"/>
                <w:sz w:val="22"/>
                <w:szCs w:val="22"/>
              </w:rPr>
              <w:t>瓜</w:t>
            </w:r>
            <w:proofErr w:type="gramStart"/>
            <w:r w:rsidRPr="00814581">
              <w:rPr>
                <w:rFonts w:eastAsiaTheme="minorEastAsia"/>
                <w:color w:val="000000"/>
                <w:sz w:val="22"/>
                <w:szCs w:val="22"/>
              </w:rPr>
              <w:t>沥</w:t>
            </w:r>
            <w:proofErr w:type="gramEnd"/>
          </w:p>
        </w:tc>
        <w:tc>
          <w:tcPr>
            <w:tcW w:w="2268" w:type="dxa"/>
            <w:tcBorders>
              <w:top w:val="nil"/>
              <w:left w:val="nil"/>
              <w:bottom w:val="single" w:sz="4" w:space="0" w:color="auto"/>
              <w:right w:val="single" w:sz="4" w:space="0" w:color="auto"/>
            </w:tcBorders>
            <w:shd w:val="clear" w:color="auto" w:fill="auto"/>
            <w:noWrap/>
            <w:vAlign w:val="bottom"/>
            <w:hideMark/>
          </w:tcPr>
          <w:p w14:paraId="5BCC7E49" w14:textId="73B8567C" w:rsidR="00814581" w:rsidRPr="00814581" w:rsidRDefault="00814581" w:rsidP="00814581">
            <w:pPr>
              <w:pStyle w:val="LZ-4"/>
              <w:rPr>
                <w:rFonts w:eastAsiaTheme="minorEastAsia"/>
              </w:rPr>
            </w:pPr>
            <w:r w:rsidRPr="00814581">
              <w:rPr>
                <w:rFonts w:eastAsiaTheme="minorEastAsia"/>
                <w:color w:val="000000"/>
                <w:sz w:val="22"/>
                <w:szCs w:val="22"/>
              </w:rPr>
              <w:t>热电联产</w:t>
            </w:r>
          </w:p>
        </w:tc>
        <w:tc>
          <w:tcPr>
            <w:tcW w:w="992" w:type="dxa"/>
            <w:tcBorders>
              <w:top w:val="nil"/>
              <w:left w:val="nil"/>
              <w:bottom w:val="single" w:sz="4" w:space="0" w:color="auto"/>
              <w:right w:val="single" w:sz="4" w:space="0" w:color="auto"/>
            </w:tcBorders>
            <w:shd w:val="clear" w:color="auto" w:fill="auto"/>
            <w:noWrap/>
            <w:vAlign w:val="bottom"/>
            <w:hideMark/>
          </w:tcPr>
          <w:p w14:paraId="4F15AD6E" w14:textId="426895B0" w:rsidR="00814581" w:rsidRPr="00814581" w:rsidRDefault="00814581" w:rsidP="00814581">
            <w:pPr>
              <w:pStyle w:val="LZ-4"/>
              <w:rPr>
                <w:rFonts w:eastAsiaTheme="minorEastAsia"/>
              </w:rPr>
            </w:pPr>
            <w:r w:rsidRPr="00814581">
              <w:rPr>
                <w:rFonts w:eastAsiaTheme="minorEastAsia"/>
                <w:color w:val="000000"/>
                <w:sz w:val="22"/>
                <w:szCs w:val="22"/>
              </w:rPr>
              <w:t>22.2</w:t>
            </w:r>
          </w:p>
        </w:tc>
      </w:tr>
      <w:tr w:rsidR="00814581" w:rsidRPr="00814581" w14:paraId="2C037F1E" w14:textId="77777777" w:rsidTr="00814581">
        <w:trPr>
          <w:trHeight w:val="20"/>
        </w:trPr>
        <w:tc>
          <w:tcPr>
            <w:tcW w:w="710" w:type="dxa"/>
            <w:tcBorders>
              <w:top w:val="nil"/>
              <w:left w:val="single" w:sz="4" w:space="0" w:color="auto"/>
              <w:bottom w:val="single" w:sz="4" w:space="0" w:color="auto"/>
              <w:right w:val="single" w:sz="4" w:space="0" w:color="auto"/>
            </w:tcBorders>
            <w:shd w:val="clear" w:color="auto" w:fill="auto"/>
            <w:noWrap/>
            <w:vAlign w:val="bottom"/>
            <w:hideMark/>
          </w:tcPr>
          <w:p w14:paraId="7CB34EAF" w14:textId="4F6613D2" w:rsidR="00814581" w:rsidRPr="00814581" w:rsidRDefault="00814581" w:rsidP="00814581">
            <w:pPr>
              <w:pStyle w:val="LZ-4"/>
              <w:rPr>
                <w:rFonts w:eastAsiaTheme="minorEastAsia"/>
              </w:rPr>
            </w:pPr>
            <w:r w:rsidRPr="00814581">
              <w:rPr>
                <w:rFonts w:eastAsiaTheme="minorEastAsia"/>
                <w:color w:val="000000"/>
                <w:sz w:val="22"/>
                <w:szCs w:val="22"/>
              </w:rPr>
              <w:t>8</w:t>
            </w:r>
          </w:p>
        </w:tc>
        <w:tc>
          <w:tcPr>
            <w:tcW w:w="4110" w:type="dxa"/>
            <w:tcBorders>
              <w:top w:val="nil"/>
              <w:left w:val="nil"/>
              <w:bottom w:val="single" w:sz="4" w:space="0" w:color="auto"/>
              <w:right w:val="single" w:sz="4" w:space="0" w:color="auto"/>
            </w:tcBorders>
            <w:shd w:val="clear" w:color="auto" w:fill="auto"/>
            <w:noWrap/>
            <w:vAlign w:val="bottom"/>
            <w:hideMark/>
          </w:tcPr>
          <w:p w14:paraId="05DE7C13" w14:textId="7112DB2C" w:rsidR="00814581" w:rsidRPr="00814581" w:rsidRDefault="00814581" w:rsidP="00814581">
            <w:pPr>
              <w:pStyle w:val="LZ-4"/>
              <w:rPr>
                <w:rFonts w:eastAsiaTheme="minorEastAsia"/>
              </w:rPr>
            </w:pPr>
            <w:r w:rsidRPr="00814581">
              <w:rPr>
                <w:rFonts w:eastAsiaTheme="minorEastAsia"/>
                <w:color w:val="000000"/>
                <w:sz w:val="22"/>
                <w:szCs w:val="22"/>
              </w:rPr>
              <w:t>三元控股集团杭州热电有限公司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434A98FA" w14:textId="6F598F8C" w:rsidR="00814581" w:rsidRPr="00814581" w:rsidRDefault="00814581" w:rsidP="00814581">
            <w:pPr>
              <w:pStyle w:val="LZ-4"/>
              <w:rPr>
                <w:rFonts w:eastAsiaTheme="minorEastAsia"/>
              </w:rPr>
            </w:pPr>
            <w:proofErr w:type="gramStart"/>
            <w:r w:rsidRPr="00814581">
              <w:rPr>
                <w:rFonts w:eastAsiaTheme="minorEastAsia"/>
                <w:color w:val="000000"/>
                <w:sz w:val="22"/>
                <w:szCs w:val="22"/>
              </w:rPr>
              <w:t>益农</w:t>
            </w:r>
            <w:proofErr w:type="gramEnd"/>
          </w:p>
        </w:tc>
        <w:tc>
          <w:tcPr>
            <w:tcW w:w="2268" w:type="dxa"/>
            <w:tcBorders>
              <w:top w:val="nil"/>
              <w:left w:val="nil"/>
              <w:bottom w:val="single" w:sz="4" w:space="0" w:color="auto"/>
              <w:right w:val="single" w:sz="4" w:space="0" w:color="auto"/>
            </w:tcBorders>
            <w:shd w:val="clear" w:color="auto" w:fill="auto"/>
            <w:noWrap/>
            <w:vAlign w:val="bottom"/>
            <w:hideMark/>
          </w:tcPr>
          <w:p w14:paraId="1FDB91E1" w14:textId="3DE6F510" w:rsidR="00814581" w:rsidRPr="00814581" w:rsidRDefault="00814581" w:rsidP="00814581">
            <w:pPr>
              <w:pStyle w:val="LZ-4"/>
              <w:rPr>
                <w:rFonts w:eastAsiaTheme="minorEastAsia"/>
              </w:rPr>
            </w:pPr>
            <w:r w:rsidRPr="00814581">
              <w:rPr>
                <w:rFonts w:eastAsiaTheme="minorEastAsia"/>
                <w:color w:val="000000"/>
                <w:sz w:val="22"/>
                <w:szCs w:val="22"/>
              </w:rPr>
              <w:t>火力发电</w:t>
            </w:r>
          </w:p>
        </w:tc>
        <w:tc>
          <w:tcPr>
            <w:tcW w:w="992" w:type="dxa"/>
            <w:tcBorders>
              <w:top w:val="nil"/>
              <w:left w:val="nil"/>
              <w:bottom w:val="single" w:sz="4" w:space="0" w:color="auto"/>
              <w:right w:val="single" w:sz="4" w:space="0" w:color="auto"/>
            </w:tcBorders>
            <w:shd w:val="clear" w:color="auto" w:fill="auto"/>
            <w:noWrap/>
            <w:vAlign w:val="bottom"/>
            <w:hideMark/>
          </w:tcPr>
          <w:p w14:paraId="45781D29" w14:textId="17CEA00C" w:rsidR="00814581" w:rsidRPr="00814581" w:rsidRDefault="00814581" w:rsidP="00814581">
            <w:pPr>
              <w:pStyle w:val="LZ-4"/>
              <w:rPr>
                <w:rFonts w:eastAsiaTheme="minorEastAsia"/>
              </w:rPr>
            </w:pPr>
            <w:r w:rsidRPr="00814581">
              <w:rPr>
                <w:rFonts w:eastAsiaTheme="minorEastAsia"/>
                <w:color w:val="000000"/>
                <w:sz w:val="22"/>
                <w:szCs w:val="22"/>
              </w:rPr>
              <w:t>20.6</w:t>
            </w:r>
          </w:p>
        </w:tc>
      </w:tr>
      <w:tr w:rsidR="00814581" w:rsidRPr="00814581" w14:paraId="60CDB7EA" w14:textId="77777777" w:rsidTr="00814581">
        <w:trPr>
          <w:trHeight w:val="20"/>
        </w:trPr>
        <w:tc>
          <w:tcPr>
            <w:tcW w:w="710" w:type="dxa"/>
            <w:tcBorders>
              <w:top w:val="nil"/>
              <w:left w:val="single" w:sz="4" w:space="0" w:color="auto"/>
              <w:bottom w:val="single" w:sz="4" w:space="0" w:color="auto"/>
              <w:right w:val="single" w:sz="4" w:space="0" w:color="auto"/>
            </w:tcBorders>
            <w:shd w:val="clear" w:color="auto" w:fill="auto"/>
            <w:noWrap/>
            <w:vAlign w:val="bottom"/>
            <w:hideMark/>
          </w:tcPr>
          <w:p w14:paraId="1D3077D8" w14:textId="3375C89D" w:rsidR="00814581" w:rsidRPr="00814581" w:rsidRDefault="00814581" w:rsidP="00814581">
            <w:pPr>
              <w:pStyle w:val="LZ-4"/>
              <w:rPr>
                <w:rFonts w:eastAsiaTheme="minorEastAsia"/>
              </w:rPr>
            </w:pPr>
            <w:r w:rsidRPr="00814581">
              <w:rPr>
                <w:rFonts w:eastAsiaTheme="minorEastAsia"/>
                <w:color w:val="000000"/>
                <w:sz w:val="22"/>
                <w:szCs w:val="22"/>
              </w:rPr>
              <w:t>9</w:t>
            </w:r>
          </w:p>
        </w:tc>
        <w:tc>
          <w:tcPr>
            <w:tcW w:w="4110" w:type="dxa"/>
            <w:tcBorders>
              <w:top w:val="nil"/>
              <w:left w:val="nil"/>
              <w:bottom w:val="single" w:sz="4" w:space="0" w:color="auto"/>
              <w:right w:val="single" w:sz="4" w:space="0" w:color="auto"/>
            </w:tcBorders>
            <w:shd w:val="clear" w:color="auto" w:fill="auto"/>
            <w:noWrap/>
            <w:vAlign w:val="bottom"/>
            <w:hideMark/>
          </w:tcPr>
          <w:p w14:paraId="67725A0E" w14:textId="70B91733" w:rsidR="00814581" w:rsidRPr="00814581" w:rsidRDefault="00814581" w:rsidP="00814581">
            <w:pPr>
              <w:pStyle w:val="LZ-4"/>
              <w:rPr>
                <w:rFonts w:eastAsiaTheme="minorEastAsia"/>
              </w:rPr>
            </w:pPr>
            <w:proofErr w:type="gramStart"/>
            <w:r w:rsidRPr="00814581">
              <w:rPr>
                <w:rFonts w:eastAsiaTheme="minorEastAsia"/>
                <w:color w:val="000000"/>
                <w:sz w:val="22"/>
                <w:szCs w:val="22"/>
              </w:rPr>
              <w:t>杭州前诚混凝土</w:t>
            </w:r>
            <w:proofErr w:type="gramEnd"/>
            <w:r w:rsidRPr="00814581">
              <w:rPr>
                <w:rFonts w:eastAsiaTheme="minorEastAsia"/>
                <w:color w:val="000000"/>
                <w:sz w:val="22"/>
                <w:szCs w:val="22"/>
              </w:rPr>
              <w:t>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28F5BAF5" w14:textId="52CCF4FD" w:rsidR="00814581" w:rsidRPr="00814581" w:rsidRDefault="00814581" w:rsidP="00814581">
            <w:pPr>
              <w:pStyle w:val="LZ-4"/>
              <w:rPr>
                <w:rFonts w:eastAsiaTheme="minorEastAsia"/>
              </w:rPr>
            </w:pPr>
            <w:r w:rsidRPr="00814581">
              <w:rPr>
                <w:rFonts w:eastAsiaTheme="minorEastAsia"/>
                <w:color w:val="000000"/>
                <w:sz w:val="22"/>
                <w:szCs w:val="22"/>
              </w:rPr>
              <w:t>临浦</w:t>
            </w:r>
          </w:p>
        </w:tc>
        <w:tc>
          <w:tcPr>
            <w:tcW w:w="2268" w:type="dxa"/>
            <w:tcBorders>
              <w:top w:val="nil"/>
              <w:left w:val="nil"/>
              <w:bottom w:val="single" w:sz="4" w:space="0" w:color="auto"/>
              <w:right w:val="single" w:sz="4" w:space="0" w:color="auto"/>
            </w:tcBorders>
            <w:shd w:val="clear" w:color="auto" w:fill="auto"/>
            <w:noWrap/>
            <w:vAlign w:val="bottom"/>
            <w:hideMark/>
          </w:tcPr>
          <w:p w14:paraId="761203BF" w14:textId="67288510" w:rsidR="00814581" w:rsidRPr="00814581" w:rsidRDefault="00814581" w:rsidP="00814581">
            <w:pPr>
              <w:pStyle w:val="LZ-4"/>
              <w:rPr>
                <w:rFonts w:eastAsiaTheme="minorEastAsia"/>
              </w:rPr>
            </w:pPr>
            <w:r w:rsidRPr="00814581">
              <w:rPr>
                <w:rFonts w:eastAsiaTheme="minorEastAsia"/>
                <w:color w:val="000000"/>
                <w:sz w:val="22"/>
                <w:szCs w:val="22"/>
              </w:rPr>
              <w:t>水泥</w:t>
            </w:r>
          </w:p>
        </w:tc>
        <w:tc>
          <w:tcPr>
            <w:tcW w:w="992" w:type="dxa"/>
            <w:tcBorders>
              <w:top w:val="nil"/>
              <w:left w:val="nil"/>
              <w:bottom w:val="single" w:sz="4" w:space="0" w:color="auto"/>
              <w:right w:val="single" w:sz="4" w:space="0" w:color="auto"/>
            </w:tcBorders>
            <w:shd w:val="clear" w:color="auto" w:fill="auto"/>
            <w:noWrap/>
            <w:vAlign w:val="bottom"/>
            <w:hideMark/>
          </w:tcPr>
          <w:p w14:paraId="2C269FD0" w14:textId="5A836060" w:rsidR="00814581" w:rsidRPr="00814581" w:rsidRDefault="00814581" w:rsidP="00814581">
            <w:pPr>
              <w:pStyle w:val="LZ-4"/>
              <w:rPr>
                <w:rFonts w:eastAsiaTheme="minorEastAsia"/>
              </w:rPr>
            </w:pPr>
            <w:r w:rsidRPr="00814581">
              <w:rPr>
                <w:rFonts w:eastAsiaTheme="minorEastAsia"/>
                <w:color w:val="000000"/>
                <w:sz w:val="22"/>
                <w:szCs w:val="22"/>
              </w:rPr>
              <w:t>19.0</w:t>
            </w:r>
          </w:p>
        </w:tc>
      </w:tr>
      <w:tr w:rsidR="00814581" w:rsidRPr="00814581" w14:paraId="3E6D2853" w14:textId="77777777" w:rsidTr="00814581">
        <w:trPr>
          <w:trHeight w:val="20"/>
        </w:trPr>
        <w:tc>
          <w:tcPr>
            <w:tcW w:w="710" w:type="dxa"/>
            <w:tcBorders>
              <w:top w:val="nil"/>
              <w:left w:val="single" w:sz="4" w:space="0" w:color="auto"/>
              <w:bottom w:val="single" w:sz="4" w:space="0" w:color="auto"/>
              <w:right w:val="single" w:sz="4" w:space="0" w:color="auto"/>
            </w:tcBorders>
            <w:shd w:val="clear" w:color="auto" w:fill="auto"/>
            <w:noWrap/>
            <w:vAlign w:val="bottom"/>
            <w:hideMark/>
          </w:tcPr>
          <w:p w14:paraId="4F15858A" w14:textId="328D5585" w:rsidR="00814581" w:rsidRPr="00814581" w:rsidRDefault="00814581" w:rsidP="00814581">
            <w:pPr>
              <w:pStyle w:val="LZ-4"/>
              <w:rPr>
                <w:rFonts w:eastAsiaTheme="minorEastAsia"/>
              </w:rPr>
            </w:pPr>
            <w:r w:rsidRPr="00814581">
              <w:rPr>
                <w:rFonts w:eastAsiaTheme="minorEastAsia"/>
                <w:color w:val="000000"/>
                <w:sz w:val="22"/>
                <w:szCs w:val="22"/>
              </w:rPr>
              <w:t>10</w:t>
            </w:r>
          </w:p>
        </w:tc>
        <w:tc>
          <w:tcPr>
            <w:tcW w:w="4110" w:type="dxa"/>
            <w:tcBorders>
              <w:top w:val="nil"/>
              <w:left w:val="nil"/>
              <w:bottom w:val="single" w:sz="4" w:space="0" w:color="auto"/>
              <w:right w:val="single" w:sz="4" w:space="0" w:color="auto"/>
            </w:tcBorders>
            <w:shd w:val="clear" w:color="auto" w:fill="auto"/>
            <w:noWrap/>
            <w:vAlign w:val="bottom"/>
            <w:hideMark/>
          </w:tcPr>
          <w:p w14:paraId="07B0F0CE" w14:textId="43312592" w:rsidR="00814581" w:rsidRPr="00814581" w:rsidRDefault="00814581" w:rsidP="00814581">
            <w:pPr>
              <w:pStyle w:val="LZ-4"/>
              <w:rPr>
                <w:rFonts w:eastAsiaTheme="minorEastAsia"/>
              </w:rPr>
            </w:pPr>
            <w:r w:rsidRPr="00814581">
              <w:rPr>
                <w:rFonts w:eastAsiaTheme="minorEastAsia"/>
                <w:color w:val="000000"/>
                <w:sz w:val="22"/>
                <w:szCs w:val="22"/>
              </w:rPr>
              <w:t>杭州萧山锦江绿色能源有限公司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2A12B101" w14:textId="44409D8C" w:rsidR="00814581" w:rsidRPr="00814581" w:rsidRDefault="00814581" w:rsidP="00814581">
            <w:pPr>
              <w:pStyle w:val="LZ-4"/>
              <w:rPr>
                <w:rFonts w:eastAsiaTheme="minorEastAsia"/>
              </w:rPr>
            </w:pPr>
            <w:r w:rsidRPr="00814581">
              <w:rPr>
                <w:rFonts w:eastAsiaTheme="minorEastAsia"/>
                <w:color w:val="000000"/>
                <w:sz w:val="22"/>
                <w:szCs w:val="22"/>
              </w:rPr>
              <w:t>蜀山</w:t>
            </w:r>
          </w:p>
        </w:tc>
        <w:tc>
          <w:tcPr>
            <w:tcW w:w="2268" w:type="dxa"/>
            <w:tcBorders>
              <w:top w:val="nil"/>
              <w:left w:val="nil"/>
              <w:bottom w:val="single" w:sz="4" w:space="0" w:color="auto"/>
              <w:right w:val="single" w:sz="4" w:space="0" w:color="auto"/>
            </w:tcBorders>
            <w:shd w:val="clear" w:color="auto" w:fill="auto"/>
            <w:noWrap/>
            <w:vAlign w:val="bottom"/>
            <w:hideMark/>
          </w:tcPr>
          <w:p w14:paraId="2A1D469C" w14:textId="695A3006" w:rsidR="00814581" w:rsidRPr="00814581" w:rsidRDefault="00814581" w:rsidP="00814581">
            <w:pPr>
              <w:pStyle w:val="LZ-4"/>
              <w:rPr>
                <w:rFonts w:eastAsiaTheme="minorEastAsia"/>
              </w:rPr>
            </w:pPr>
            <w:r w:rsidRPr="00814581">
              <w:rPr>
                <w:rFonts w:eastAsiaTheme="minorEastAsia"/>
                <w:color w:val="000000"/>
                <w:sz w:val="22"/>
                <w:szCs w:val="22"/>
              </w:rPr>
              <w:t>生物质能发电</w:t>
            </w:r>
          </w:p>
        </w:tc>
        <w:tc>
          <w:tcPr>
            <w:tcW w:w="992" w:type="dxa"/>
            <w:tcBorders>
              <w:top w:val="nil"/>
              <w:left w:val="nil"/>
              <w:bottom w:val="single" w:sz="4" w:space="0" w:color="auto"/>
              <w:right w:val="single" w:sz="4" w:space="0" w:color="auto"/>
            </w:tcBorders>
            <w:shd w:val="clear" w:color="auto" w:fill="auto"/>
            <w:noWrap/>
            <w:vAlign w:val="bottom"/>
            <w:hideMark/>
          </w:tcPr>
          <w:p w14:paraId="402AA0F2" w14:textId="1C18C473" w:rsidR="00814581" w:rsidRPr="00814581" w:rsidRDefault="00814581" w:rsidP="00814581">
            <w:pPr>
              <w:pStyle w:val="LZ-4"/>
              <w:rPr>
                <w:rFonts w:eastAsiaTheme="minorEastAsia"/>
              </w:rPr>
            </w:pPr>
            <w:r w:rsidRPr="00814581">
              <w:rPr>
                <w:rFonts w:eastAsiaTheme="minorEastAsia"/>
                <w:color w:val="000000"/>
                <w:sz w:val="22"/>
                <w:szCs w:val="22"/>
              </w:rPr>
              <w:t>17.6</w:t>
            </w:r>
          </w:p>
        </w:tc>
      </w:tr>
      <w:tr w:rsidR="00814581" w:rsidRPr="00814581" w14:paraId="6A0D841E" w14:textId="77777777" w:rsidTr="00814581">
        <w:trPr>
          <w:trHeight w:val="20"/>
        </w:trPr>
        <w:tc>
          <w:tcPr>
            <w:tcW w:w="710" w:type="dxa"/>
            <w:tcBorders>
              <w:top w:val="nil"/>
              <w:left w:val="single" w:sz="4" w:space="0" w:color="auto"/>
              <w:bottom w:val="single" w:sz="4" w:space="0" w:color="auto"/>
              <w:right w:val="single" w:sz="4" w:space="0" w:color="auto"/>
            </w:tcBorders>
            <w:shd w:val="clear" w:color="auto" w:fill="auto"/>
            <w:noWrap/>
            <w:vAlign w:val="bottom"/>
            <w:hideMark/>
          </w:tcPr>
          <w:p w14:paraId="7CB0CBC5" w14:textId="7C39F366" w:rsidR="00814581" w:rsidRPr="00814581" w:rsidRDefault="00814581" w:rsidP="00814581">
            <w:pPr>
              <w:pStyle w:val="LZ-4"/>
              <w:rPr>
                <w:rFonts w:eastAsiaTheme="minorEastAsia"/>
              </w:rPr>
            </w:pPr>
            <w:r w:rsidRPr="00814581">
              <w:rPr>
                <w:rFonts w:eastAsiaTheme="minorEastAsia"/>
                <w:color w:val="000000"/>
                <w:sz w:val="22"/>
                <w:szCs w:val="22"/>
              </w:rPr>
              <w:t>11</w:t>
            </w:r>
          </w:p>
        </w:tc>
        <w:tc>
          <w:tcPr>
            <w:tcW w:w="4110" w:type="dxa"/>
            <w:tcBorders>
              <w:top w:val="nil"/>
              <w:left w:val="nil"/>
              <w:bottom w:val="single" w:sz="4" w:space="0" w:color="auto"/>
              <w:right w:val="single" w:sz="4" w:space="0" w:color="auto"/>
            </w:tcBorders>
            <w:shd w:val="clear" w:color="auto" w:fill="auto"/>
            <w:noWrap/>
            <w:vAlign w:val="bottom"/>
            <w:hideMark/>
          </w:tcPr>
          <w:p w14:paraId="258639AE" w14:textId="47DA718C" w:rsidR="00814581" w:rsidRPr="00814581" w:rsidRDefault="00814581" w:rsidP="00814581">
            <w:pPr>
              <w:pStyle w:val="LZ-4"/>
              <w:rPr>
                <w:rFonts w:eastAsiaTheme="minorEastAsia"/>
              </w:rPr>
            </w:pPr>
            <w:r w:rsidRPr="00814581">
              <w:rPr>
                <w:rFonts w:eastAsiaTheme="minorEastAsia"/>
                <w:color w:val="000000"/>
                <w:sz w:val="22"/>
                <w:szCs w:val="22"/>
              </w:rPr>
              <w:t>浙江盛元化纤有限公司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295F9E75" w14:textId="7D37E668" w:rsidR="00814581" w:rsidRPr="00814581" w:rsidRDefault="00814581" w:rsidP="00814581">
            <w:pPr>
              <w:pStyle w:val="LZ-4"/>
              <w:rPr>
                <w:rFonts w:eastAsiaTheme="minorEastAsia"/>
              </w:rPr>
            </w:pPr>
            <w:proofErr w:type="gramStart"/>
            <w:r w:rsidRPr="00814581">
              <w:rPr>
                <w:rFonts w:eastAsiaTheme="minorEastAsia"/>
                <w:color w:val="000000"/>
                <w:sz w:val="22"/>
                <w:szCs w:val="22"/>
              </w:rPr>
              <w:t>益农</w:t>
            </w:r>
            <w:proofErr w:type="gramEnd"/>
          </w:p>
        </w:tc>
        <w:tc>
          <w:tcPr>
            <w:tcW w:w="2268" w:type="dxa"/>
            <w:tcBorders>
              <w:top w:val="nil"/>
              <w:left w:val="nil"/>
              <w:bottom w:val="single" w:sz="4" w:space="0" w:color="auto"/>
              <w:right w:val="single" w:sz="4" w:space="0" w:color="auto"/>
            </w:tcBorders>
            <w:shd w:val="clear" w:color="auto" w:fill="auto"/>
            <w:noWrap/>
            <w:vAlign w:val="bottom"/>
            <w:hideMark/>
          </w:tcPr>
          <w:p w14:paraId="544EA49A" w14:textId="643E96E1" w:rsidR="00814581" w:rsidRPr="00814581" w:rsidRDefault="00814581" w:rsidP="00814581">
            <w:pPr>
              <w:pStyle w:val="LZ-4"/>
              <w:rPr>
                <w:rFonts w:eastAsiaTheme="minorEastAsia"/>
              </w:rPr>
            </w:pPr>
            <w:r w:rsidRPr="00814581">
              <w:rPr>
                <w:rFonts w:eastAsiaTheme="minorEastAsia"/>
                <w:color w:val="000000"/>
                <w:sz w:val="22"/>
                <w:szCs w:val="22"/>
              </w:rPr>
              <w:t>涤纶纤维制造</w:t>
            </w:r>
          </w:p>
        </w:tc>
        <w:tc>
          <w:tcPr>
            <w:tcW w:w="992" w:type="dxa"/>
            <w:tcBorders>
              <w:top w:val="nil"/>
              <w:left w:val="nil"/>
              <w:bottom w:val="single" w:sz="4" w:space="0" w:color="auto"/>
              <w:right w:val="single" w:sz="4" w:space="0" w:color="auto"/>
            </w:tcBorders>
            <w:shd w:val="clear" w:color="auto" w:fill="auto"/>
            <w:noWrap/>
            <w:vAlign w:val="bottom"/>
            <w:hideMark/>
          </w:tcPr>
          <w:p w14:paraId="680D8754" w14:textId="39F980FB" w:rsidR="00814581" w:rsidRPr="00814581" w:rsidRDefault="00814581" w:rsidP="00814581">
            <w:pPr>
              <w:pStyle w:val="LZ-4"/>
              <w:rPr>
                <w:rFonts w:eastAsiaTheme="minorEastAsia"/>
              </w:rPr>
            </w:pPr>
            <w:r w:rsidRPr="00814581">
              <w:rPr>
                <w:rFonts w:eastAsiaTheme="minorEastAsia"/>
                <w:color w:val="000000"/>
                <w:sz w:val="22"/>
                <w:szCs w:val="22"/>
              </w:rPr>
              <w:t>16.7</w:t>
            </w:r>
          </w:p>
        </w:tc>
      </w:tr>
      <w:tr w:rsidR="00814581" w:rsidRPr="00814581" w14:paraId="5620D634" w14:textId="77777777" w:rsidTr="00814581">
        <w:trPr>
          <w:trHeight w:val="20"/>
        </w:trPr>
        <w:tc>
          <w:tcPr>
            <w:tcW w:w="710" w:type="dxa"/>
            <w:tcBorders>
              <w:top w:val="nil"/>
              <w:left w:val="single" w:sz="4" w:space="0" w:color="auto"/>
              <w:bottom w:val="single" w:sz="4" w:space="0" w:color="auto"/>
              <w:right w:val="single" w:sz="4" w:space="0" w:color="auto"/>
            </w:tcBorders>
            <w:shd w:val="clear" w:color="auto" w:fill="auto"/>
            <w:noWrap/>
            <w:vAlign w:val="bottom"/>
            <w:hideMark/>
          </w:tcPr>
          <w:p w14:paraId="2392749A" w14:textId="2F7E74DE" w:rsidR="00814581" w:rsidRPr="00814581" w:rsidRDefault="00814581" w:rsidP="00814581">
            <w:pPr>
              <w:pStyle w:val="LZ-4"/>
              <w:rPr>
                <w:rFonts w:eastAsiaTheme="minorEastAsia"/>
              </w:rPr>
            </w:pPr>
            <w:r w:rsidRPr="00814581">
              <w:rPr>
                <w:rFonts w:eastAsiaTheme="minorEastAsia"/>
                <w:color w:val="000000"/>
                <w:sz w:val="22"/>
                <w:szCs w:val="22"/>
              </w:rPr>
              <w:t>12</w:t>
            </w:r>
          </w:p>
        </w:tc>
        <w:tc>
          <w:tcPr>
            <w:tcW w:w="4110" w:type="dxa"/>
            <w:tcBorders>
              <w:top w:val="nil"/>
              <w:left w:val="nil"/>
              <w:bottom w:val="single" w:sz="4" w:space="0" w:color="auto"/>
              <w:right w:val="single" w:sz="4" w:space="0" w:color="auto"/>
            </w:tcBorders>
            <w:shd w:val="clear" w:color="auto" w:fill="auto"/>
            <w:noWrap/>
            <w:vAlign w:val="bottom"/>
            <w:hideMark/>
          </w:tcPr>
          <w:p w14:paraId="448FFB88" w14:textId="00E35965" w:rsidR="00814581" w:rsidRPr="00814581" w:rsidRDefault="00814581" w:rsidP="00814581">
            <w:pPr>
              <w:pStyle w:val="LZ-4"/>
              <w:rPr>
                <w:rFonts w:eastAsiaTheme="minorEastAsia"/>
              </w:rPr>
            </w:pPr>
            <w:r w:rsidRPr="00814581">
              <w:rPr>
                <w:rFonts w:eastAsiaTheme="minorEastAsia"/>
                <w:color w:val="000000"/>
                <w:sz w:val="22"/>
                <w:szCs w:val="22"/>
              </w:rPr>
              <w:t>杭州</w:t>
            </w:r>
            <w:proofErr w:type="gramStart"/>
            <w:r w:rsidRPr="00814581">
              <w:rPr>
                <w:rFonts w:eastAsiaTheme="minorEastAsia"/>
                <w:color w:val="000000"/>
                <w:sz w:val="22"/>
                <w:szCs w:val="22"/>
              </w:rPr>
              <w:t>萧越染织</w:t>
            </w:r>
            <w:proofErr w:type="gramEnd"/>
            <w:r w:rsidRPr="00814581">
              <w:rPr>
                <w:rFonts w:eastAsiaTheme="minorEastAsia"/>
                <w:color w:val="000000"/>
                <w:sz w:val="22"/>
                <w:szCs w:val="22"/>
              </w:rPr>
              <w:t>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62B16419" w14:textId="06DF512C" w:rsidR="00814581" w:rsidRPr="00814581" w:rsidRDefault="00814581" w:rsidP="00814581">
            <w:pPr>
              <w:pStyle w:val="LZ-4"/>
              <w:rPr>
                <w:rFonts w:eastAsiaTheme="minorEastAsia"/>
              </w:rPr>
            </w:pPr>
            <w:r w:rsidRPr="00814581">
              <w:rPr>
                <w:rFonts w:eastAsiaTheme="minorEastAsia"/>
                <w:color w:val="000000"/>
                <w:sz w:val="22"/>
                <w:szCs w:val="22"/>
              </w:rPr>
              <w:t>瓜</w:t>
            </w:r>
            <w:proofErr w:type="gramStart"/>
            <w:r w:rsidRPr="00814581">
              <w:rPr>
                <w:rFonts w:eastAsiaTheme="minorEastAsia"/>
                <w:color w:val="000000"/>
                <w:sz w:val="22"/>
                <w:szCs w:val="22"/>
              </w:rPr>
              <w:t>沥</w:t>
            </w:r>
            <w:proofErr w:type="gramEnd"/>
          </w:p>
        </w:tc>
        <w:tc>
          <w:tcPr>
            <w:tcW w:w="2268" w:type="dxa"/>
            <w:tcBorders>
              <w:top w:val="nil"/>
              <w:left w:val="nil"/>
              <w:bottom w:val="single" w:sz="4" w:space="0" w:color="auto"/>
              <w:right w:val="single" w:sz="4" w:space="0" w:color="auto"/>
            </w:tcBorders>
            <w:shd w:val="clear" w:color="auto" w:fill="auto"/>
            <w:noWrap/>
            <w:vAlign w:val="bottom"/>
            <w:hideMark/>
          </w:tcPr>
          <w:p w14:paraId="4A5A0F2A" w14:textId="7F56E044" w:rsidR="00814581" w:rsidRPr="00814581" w:rsidRDefault="00814581" w:rsidP="00814581">
            <w:pPr>
              <w:pStyle w:val="LZ-4"/>
              <w:rPr>
                <w:rFonts w:eastAsiaTheme="minorEastAsia"/>
              </w:rPr>
            </w:pPr>
            <w:r w:rsidRPr="00814581">
              <w:rPr>
                <w:rFonts w:eastAsiaTheme="minorEastAsia"/>
                <w:color w:val="000000"/>
                <w:sz w:val="22"/>
                <w:szCs w:val="22"/>
              </w:rPr>
              <w:t>化纤织物染整精加工</w:t>
            </w:r>
          </w:p>
        </w:tc>
        <w:tc>
          <w:tcPr>
            <w:tcW w:w="992" w:type="dxa"/>
            <w:tcBorders>
              <w:top w:val="nil"/>
              <w:left w:val="nil"/>
              <w:bottom w:val="single" w:sz="4" w:space="0" w:color="auto"/>
              <w:right w:val="single" w:sz="4" w:space="0" w:color="auto"/>
            </w:tcBorders>
            <w:shd w:val="clear" w:color="auto" w:fill="auto"/>
            <w:noWrap/>
            <w:vAlign w:val="bottom"/>
            <w:hideMark/>
          </w:tcPr>
          <w:p w14:paraId="7C04904D" w14:textId="2379F8C9" w:rsidR="00814581" w:rsidRPr="00814581" w:rsidRDefault="00814581" w:rsidP="00814581">
            <w:pPr>
              <w:pStyle w:val="LZ-4"/>
              <w:rPr>
                <w:rFonts w:eastAsiaTheme="minorEastAsia"/>
              </w:rPr>
            </w:pPr>
            <w:r w:rsidRPr="00814581">
              <w:rPr>
                <w:rFonts w:eastAsiaTheme="minorEastAsia"/>
                <w:color w:val="000000"/>
                <w:sz w:val="22"/>
                <w:szCs w:val="22"/>
              </w:rPr>
              <w:t>16.0</w:t>
            </w:r>
          </w:p>
        </w:tc>
      </w:tr>
      <w:tr w:rsidR="00814581" w:rsidRPr="00814581" w14:paraId="112EA445" w14:textId="77777777" w:rsidTr="00814581">
        <w:trPr>
          <w:trHeight w:val="20"/>
        </w:trPr>
        <w:tc>
          <w:tcPr>
            <w:tcW w:w="710" w:type="dxa"/>
            <w:tcBorders>
              <w:top w:val="nil"/>
              <w:left w:val="single" w:sz="4" w:space="0" w:color="auto"/>
              <w:bottom w:val="single" w:sz="4" w:space="0" w:color="auto"/>
              <w:right w:val="single" w:sz="4" w:space="0" w:color="auto"/>
            </w:tcBorders>
            <w:shd w:val="clear" w:color="auto" w:fill="auto"/>
            <w:noWrap/>
            <w:vAlign w:val="bottom"/>
            <w:hideMark/>
          </w:tcPr>
          <w:p w14:paraId="44C66906" w14:textId="455C68CC" w:rsidR="00814581" w:rsidRPr="00814581" w:rsidRDefault="00814581" w:rsidP="00814581">
            <w:pPr>
              <w:pStyle w:val="LZ-4"/>
              <w:rPr>
                <w:rFonts w:eastAsiaTheme="minorEastAsia"/>
              </w:rPr>
            </w:pPr>
            <w:r w:rsidRPr="00814581">
              <w:rPr>
                <w:rFonts w:eastAsiaTheme="minorEastAsia"/>
                <w:color w:val="000000"/>
                <w:sz w:val="22"/>
                <w:szCs w:val="22"/>
              </w:rPr>
              <w:t>13</w:t>
            </w:r>
          </w:p>
        </w:tc>
        <w:tc>
          <w:tcPr>
            <w:tcW w:w="4110" w:type="dxa"/>
            <w:tcBorders>
              <w:top w:val="nil"/>
              <w:left w:val="nil"/>
              <w:bottom w:val="single" w:sz="4" w:space="0" w:color="auto"/>
              <w:right w:val="single" w:sz="4" w:space="0" w:color="auto"/>
            </w:tcBorders>
            <w:shd w:val="clear" w:color="auto" w:fill="auto"/>
            <w:noWrap/>
            <w:vAlign w:val="bottom"/>
            <w:hideMark/>
          </w:tcPr>
          <w:p w14:paraId="0AB7E6BF" w14:textId="335115E3" w:rsidR="00814581" w:rsidRPr="00814581" w:rsidRDefault="00814581" w:rsidP="00814581">
            <w:pPr>
              <w:pStyle w:val="LZ-4"/>
              <w:rPr>
                <w:rFonts w:eastAsiaTheme="minorEastAsia"/>
              </w:rPr>
            </w:pPr>
            <w:proofErr w:type="gramStart"/>
            <w:r w:rsidRPr="00814581">
              <w:rPr>
                <w:rFonts w:eastAsiaTheme="minorEastAsia"/>
                <w:color w:val="000000"/>
                <w:sz w:val="22"/>
                <w:szCs w:val="22"/>
              </w:rPr>
              <w:t>杭州优狮干粉</w:t>
            </w:r>
            <w:proofErr w:type="gramEnd"/>
            <w:r w:rsidRPr="00814581">
              <w:rPr>
                <w:rFonts w:eastAsiaTheme="minorEastAsia"/>
                <w:color w:val="000000"/>
                <w:sz w:val="22"/>
                <w:szCs w:val="22"/>
              </w:rPr>
              <w:t>砂浆有限公司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4C1BDF83" w14:textId="4309BBD3" w:rsidR="00814581" w:rsidRPr="00814581" w:rsidRDefault="00814581" w:rsidP="00814581">
            <w:pPr>
              <w:pStyle w:val="LZ-4"/>
              <w:rPr>
                <w:rFonts w:eastAsiaTheme="minorEastAsia"/>
              </w:rPr>
            </w:pPr>
            <w:r w:rsidRPr="00814581">
              <w:rPr>
                <w:rFonts w:eastAsiaTheme="minorEastAsia"/>
                <w:color w:val="000000"/>
                <w:sz w:val="22"/>
                <w:szCs w:val="22"/>
              </w:rPr>
              <w:t>临浦</w:t>
            </w:r>
          </w:p>
        </w:tc>
        <w:tc>
          <w:tcPr>
            <w:tcW w:w="2268" w:type="dxa"/>
            <w:tcBorders>
              <w:top w:val="nil"/>
              <w:left w:val="nil"/>
              <w:bottom w:val="single" w:sz="4" w:space="0" w:color="auto"/>
              <w:right w:val="single" w:sz="4" w:space="0" w:color="auto"/>
            </w:tcBorders>
            <w:shd w:val="clear" w:color="auto" w:fill="auto"/>
            <w:noWrap/>
            <w:vAlign w:val="bottom"/>
            <w:hideMark/>
          </w:tcPr>
          <w:p w14:paraId="645A9248" w14:textId="6CDDE685" w:rsidR="00814581" w:rsidRPr="00814581" w:rsidRDefault="00814581" w:rsidP="00814581">
            <w:pPr>
              <w:pStyle w:val="LZ-4"/>
              <w:rPr>
                <w:rFonts w:eastAsiaTheme="minorEastAsia"/>
              </w:rPr>
            </w:pPr>
            <w:r w:rsidRPr="00814581">
              <w:rPr>
                <w:rFonts w:eastAsiaTheme="minorEastAsia"/>
                <w:color w:val="000000"/>
                <w:sz w:val="22"/>
                <w:szCs w:val="22"/>
              </w:rPr>
              <w:t>水泥制品制造</w:t>
            </w:r>
          </w:p>
        </w:tc>
        <w:tc>
          <w:tcPr>
            <w:tcW w:w="992" w:type="dxa"/>
            <w:tcBorders>
              <w:top w:val="nil"/>
              <w:left w:val="nil"/>
              <w:bottom w:val="single" w:sz="4" w:space="0" w:color="auto"/>
              <w:right w:val="single" w:sz="4" w:space="0" w:color="auto"/>
            </w:tcBorders>
            <w:shd w:val="clear" w:color="auto" w:fill="auto"/>
            <w:noWrap/>
            <w:vAlign w:val="bottom"/>
            <w:hideMark/>
          </w:tcPr>
          <w:p w14:paraId="01AAD15E" w14:textId="3B5CA6B9" w:rsidR="00814581" w:rsidRPr="00814581" w:rsidRDefault="00814581" w:rsidP="00814581">
            <w:pPr>
              <w:pStyle w:val="LZ-4"/>
              <w:rPr>
                <w:rFonts w:eastAsiaTheme="minorEastAsia"/>
              </w:rPr>
            </w:pPr>
            <w:r w:rsidRPr="00814581">
              <w:rPr>
                <w:rFonts w:eastAsiaTheme="minorEastAsia"/>
                <w:color w:val="000000"/>
                <w:sz w:val="22"/>
                <w:szCs w:val="22"/>
              </w:rPr>
              <w:t>16.0</w:t>
            </w:r>
          </w:p>
        </w:tc>
      </w:tr>
      <w:tr w:rsidR="00814581" w:rsidRPr="00814581" w14:paraId="56EB3E4F" w14:textId="77777777" w:rsidTr="00814581">
        <w:trPr>
          <w:trHeight w:val="20"/>
        </w:trPr>
        <w:tc>
          <w:tcPr>
            <w:tcW w:w="710" w:type="dxa"/>
            <w:tcBorders>
              <w:top w:val="nil"/>
              <w:left w:val="single" w:sz="4" w:space="0" w:color="auto"/>
              <w:bottom w:val="single" w:sz="4" w:space="0" w:color="auto"/>
              <w:right w:val="single" w:sz="4" w:space="0" w:color="auto"/>
            </w:tcBorders>
            <w:shd w:val="clear" w:color="auto" w:fill="auto"/>
            <w:noWrap/>
            <w:vAlign w:val="bottom"/>
            <w:hideMark/>
          </w:tcPr>
          <w:p w14:paraId="4560A97C" w14:textId="5AFE7A20" w:rsidR="00814581" w:rsidRPr="00814581" w:rsidRDefault="00814581" w:rsidP="00814581">
            <w:pPr>
              <w:pStyle w:val="LZ-4"/>
              <w:rPr>
                <w:rFonts w:eastAsiaTheme="minorEastAsia"/>
              </w:rPr>
            </w:pPr>
            <w:r w:rsidRPr="00814581">
              <w:rPr>
                <w:rFonts w:eastAsiaTheme="minorEastAsia"/>
                <w:color w:val="000000"/>
                <w:sz w:val="22"/>
                <w:szCs w:val="22"/>
              </w:rPr>
              <w:t>14</w:t>
            </w:r>
          </w:p>
        </w:tc>
        <w:tc>
          <w:tcPr>
            <w:tcW w:w="4110" w:type="dxa"/>
            <w:tcBorders>
              <w:top w:val="nil"/>
              <w:left w:val="nil"/>
              <w:bottom w:val="single" w:sz="4" w:space="0" w:color="auto"/>
              <w:right w:val="single" w:sz="4" w:space="0" w:color="auto"/>
            </w:tcBorders>
            <w:shd w:val="clear" w:color="auto" w:fill="auto"/>
            <w:noWrap/>
            <w:vAlign w:val="bottom"/>
            <w:hideMark/>
          </w:tcPr>
          <w:p w14:paraId="2852D04B" w14:textId="6844121F" w:rsidR="00814581" w:rsidRPr="00814581" w:rsidRDefault="00814581" w:rsidP="00814581">
            <w:pPr>
              <w:pStyle w:val="LZ-4"/>
              <w:rPr>
                <w:rFonts w:eastAsiaTheme="minorEastAsia"/>
              </w:rPr>
            </w:pPr>
            <w:r w:rsidRPr="00814581">
              <w:rPr>
                <w:rFonts w:eastAsiaTheme="minorEastAsia"/>
                <w:color w:val="000000"/>
                <w:sz w:val="22"/>
                <w:szCs w:val="22"/>
              </w:rPr>
              <w:t>杭州</w:t>
            </w:r>
            <w:proofErr w:type="gramStart"/>
            <w:r w:rsidRPr="00814581">
              <w:rPr>
                <w:rFonts w:eastAsiaTheme="minorEastAsia"/>
                <w:color w:val="000000"/>
                <w:sz w:val="22"/>
                <w:szCs w:val="22"/>
              </w:rPr>
              <w:t>萧越热电</w:t>
            </w:r>
            <w:proofErr w:type="gramEnd"/>
            <w:r w:rsidRPr="00814581">
              <w:rPr>
                <w:rFonts w:eastAsiaTheme="minorEastAsia"/>
                <w:color w:val="000000"/>
                <w:sz w:val="22"/>
                <w:szCs w:val="22"/>
              </w:rPr>
              <w:t>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0C0D8359" w14:textId="1B1541AA" w:rsidR="00814581" w:rsidRPr="00814581" w:rsidRDefault="00814581" w:rsidP="00814581">
            <w:pPr>
              <w:pStyle w:val="LZ-4"/>
              <w:rPr>
                <w:rFonts w:eastAsiaTheme="minorEastAsia"/>
              </w:rPr>
            </w:pPr>
            <w:r w:rsidRPr="00814581">
              <w:rPr>
                <w:rFonts w:eastAsiaTheme="minorEastAsia"/>
                <w:color w:val="000000"/>
                <w:sz w:val="22"/>
                <w:szCs w:val="22"/>
              </w:rPr>
              <w:t>瓜</w:t>
            </w:r>
            <w:proofErr w:type="gramStart"/>
            <w:r w:rsidRPr="00814581">
              <w:rPr>
                <w:rFonts w:eastAsiaTheme="minorEastAsia"/>
                <w:color w:val="000000"/>
                <w:sz w:val="22"/>
                <w:szCs w:val="22"/>
              </w:rPr>
              <w:t>沥</w:t>
            </w:r>
            <w:proofErr w:type="gramEnd"/>
          </w:p>
        </w:tc>
        <w:tc>
          <w:tcPr>
            <w:tcW w:w="2268" w:type="dxa"/>
            <w:tcBorders>
              <w:top w:val="nil"/>
              <w:left w:val="nil"/>
              <w:bottom w:val="single" w:sz="4" w:space="0" w:color="auto"/>
              <w:right w:val="single" w:sz="4" w:space="0" w:color="auto"/>
            </w:tcBorders>
            <w:shd w:val="clear" w:color="auto" w:fill="auto"/>
            <w:noWrap/>
            <w:vAlign w:val="bottom"/>
            <w:hideMark/>
          </w:tcPr>
          <w:p w14:paraId="7D74A659" w14:textId="18CD54C3" w:rsidR="00814581" w:rsidRPr="00814581" w:rsidRDefault="00814581" w:rsidP="00814581">
            <w:pPr>
              <w:pStyle w:val="LZ-4"/>
              <w:rPr>
                <w:rFonts w:eastAsiaTheme="minorEastAsia"/>
              </w:rPr>
            </w:pPr>
            <w:r w:rsidRPr="00814581">
              <w:rPr>
                <w:rFonts w:eastAsiaTheme="minorEastAsia"/>
                <w:color w:val="000000"/>
                <w:sz w:val="22"/>
                <w:szCs w:val="22"/>
              </w:rPr>
              <w:t>热电联产</w:t>
            </w:r>
          </w:p>
        </w:tc>
        <w:tc>
          <w:tcPr>
            <w:tcW w:w="992" w:type="dxa"/>
            <w:tcBorders>
              <w:top w:val="nil"/>
              <w:left w:val="nil"/>
              <w:bottom w:val="single" w:sz="4" w:space="0" w:color="auto"/>
              <w:right w:val="single" w:sz="4" w:space="0" w:color="auto"/>
            </w:tcBorders>
            <w:shd w:val="clear" w:color="auto" w:fill="auto"/>
            <w:noWrap/>
            <w:vAlign w:val="bottom"/>
            <w:hideMark/>
          </w:tcPr>
          <w:p w14:paraId="7F1EAD4C" w14:textId="6F659BC9" w:rsidR="00814581" w:rsidRPr="00814581" w:rsidRDefault="00814581" w:rsidP="00814581">
            <w:pPr>
              <w:pStyle w:val="LZ-4"/>
              <w:rPr>
                <w:rFonts w:eastAsiaTheme="minorEastAsia"/>
              </w:rPr>
            </w:pPr>
            <w:r w:rsidRPr="00814581">
              <w:rPr>
                <w:rFonts w:eastAsiaTheme="minorEastAsia"/>
                <w:color w:val="000000"/>
                <w:sz w:val="22"/>
                <w:szCs w:val="22"/>
              </w:rPr>
              <w:t>15.2</w:t>
            </w:r>
          </w:p>
        </w:tc>
      </w:tr>
      <w:tr w:rsidR="00814581" w:rsidRPr="00814581" w14:paraId="084A3E8F" w14:textId="77777777" w:rsidTr="00814581">
        <w:trPr>
          <w:trHeight w:val="20"/>
        </w:trPr>
        <w:tc>
          <w:tcPr>
            <w:tcW w:w="710" w:type="dxa"/>
            <w:tcBorders>
              <w:top w:val="nil"/>
              <w:left w:val="single" w:sz="4" w:space="0" w:color="auto"/>
              <w:bottom w:val="single" w:sz="4" w:space="0" w:color="auto"/>
              <w:right w:val="single" w:sz="4" w:space="0" w:color="auto"/>
            </w:tcBorders>
            <w:shd w:val="clear" w:color="auto" w:fill="auto"/>
            <w:noWrap/>
            <w:vAlign w:val="bottom"/>
            <w:hideMark/>
          </w:tcPr>
          <w:p w14:paraId="19C246BA" w14:textId="7B4543DA" w:rsidR="00814581" w:rsidRPr="00814581" w:rsidRDefault="00814581" w:rsidP="00814581">
            <w:pPr>
              <w:pStyle w:val="LZ-4"/>
              <w:rPr>
                <w:rFonts w:eastAsiaTheme="minorEastAsia"/>
              </w:rPr>
            </w:pPr>
            <w:r w:rsidRPr="00814581">
              <w:rPr>
                <w:rFonts w:eastAsiaTheme="minorEastAsia"/>
                <w:color w:val="000000"/>
                <w:sz w:val="22"/>
                <w:szCs w:val="22"/>
              </w:rPr>
              <w:t>15</w:t>
            </w:r>
          </w:p>
        </w:tc>
        <w:tc>
          <w:tcPr>
            <w:tcW w:w="4110" w:type="dxa"/>
            <w:tcBorders>
              <w:top w:val="nil"/>
              <w:left w:val="nil"/>
              <w:bottom w:val="single" w:sz="4" w:space="0" w:color="auto"/>
              <w:right w:val="single" w:sz="4" w:space="0" w:color="auto"/>
            </w:tcBorders>
            <w:shd w:val="clear" w:color="auto" w:fill="auto"/>
            <w:noWrap/>
            <w:vAlign w:val="bottom"/>
            <w:hideMark/>
          </w:tcPr>
          <w:p w14:paraId="4D2001DF" w14:textId="2C1BA726" w:rsidR="00814581" w:rsidRPr="00814581" w:rsidRDefault="00814581" w:rsidP="00814581">
            <w:pPr>
              <w:pStyle w:val="LZ-4"/>
              <w:rPr>
                <w:rFonts w:eastAsiaTheme="minorEastAsia"/>
              </w:rPr>
            </w:pPr>
            <w:r w:rsidRPr="00814581">
              <w:rPr>
                <w:rFonts w:eastAsiaTheme="minorEastAsia"/>
                <w:color w:val="000000"/>
                <w:sz w:val="22"/>
                <w:szCs w:val="22"/>
              </w:rPr>
              <w:t>荣盛石化股份有限公司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5FF4999B" w14:textId="54D8DCE2" w:rsidR="00814581" w:rsidRPr="00814581" w:rsidRDefault="00814581" w:rsidP="00814581">
            <w:pPr>
              <w:pStyle w:val="LZ-4"/>
              <w:rPr>
                <w:rFonts w:eastAsiaTheme="minorEastAsia"/>
              </w:rPr>
            </w:pPr>
            <w:proofErr w:type="gramStart"/>
            <w:r w:rsidRPr="00814581">
              <w:rPr>
                <w:rFonts w:eastAsiaTheme="minorEastAsia"/>
                <w:color w:val="000000"/>
                <w:sz w:val="22"/>
                <w:szCs w:val="22"/>
              </w:rPr>
              <w:t>益农</w:t>
            </w:r>
            <w:proofErr w:type="gramEnd"/>
          </w:p>
        </w:tc>
        <w:tc>
          <w:tcPr>
            <w:tcW w:w="2268" w:type="dxa"/>
            <w:tcBorders>
              <w:top w:val="nil"/>
              <w:left w:val="nil"/>
              <w:bottom w:val="single" w:sz="4" w:space="0" w:color="auto"/>
              <w:right w:val="single" w:sz="4" w:space="0" w:color="auto"/>
            </w:tcBorders>
            <w:shd w:val="clear" w:color="auto" w:fill="auto"/>
            <w:noWrap/>
            <w:vAlign w:val="bottom"/>
            <w:hideMark/>
          </w:tcPr>
          <w:p w14:paraId="45B5C818" w14:textId="46FB869C" w:rsidR="00814581" w:rsidRPr="00814581" w:rsidRDefault="00814581" w:rsidP="00814581">
            <w:pPr>
              <w:pStyle w:val="LZ-4"/>
              <w:rPr>
                <w:rFonts w:eastAsiaTheme="minorEastAsia"/>
              </w:rPr>
            </w:pPr>
            <w:r w:rsidRPr="00814581">
              <w:rPr>
                <w:rFonts w:eastAsiaTheme="minorEastAsia"/>
                <w:color w:val="000000"/>
                <w:sz w:val="22"/>
                <w:szCs w:val="22"/>
              </w:rPr>
              <w:t>涤纶纤维制造</w:t>
            </w:r>
          </w:p>
        </w:tc>
        <w:tc>
          <w:tcPr>
            <w:tcW w:w="992" w:type="dxa"/>
            <w:tcBorders>
              <w:top w:val="nil"/>
              <w:left w:val="nil"/>
              <w:bottom w:val="single" w:sz="4" w:space="0" w:color="auto"/>
              <w:right w:val="single" w:sz="4" w:space="0" w:color="auto"/>
            </w:tcBorders>
            <w:shd w:val="clear" w:color="auto" w:fill="auto"/>
            <w:noWrap/>
            <w:vAlign w:val="bottom"/>
            <w:hideMark/>
          </w:tcPr>
          <w:p w14:paraId="69CA1310" w14:textId="4118C6B3" w:rsidR="00814581" w:rsidRPr="00814581" w:rsidRDefault="00814581" w:rsidP="00814581">
            <w:pPr>
              <w:pStyle w:val="LZ-4"/>
              <w:rPr>
                <w:rFonts w:eastAsiaTheme="minorEastAsia"/>
              </w:rPr>
            </w:pPr>
            <w:r w:rsidRPr="00814581">
              <w:rPr>
                <w:rFonts w:eastAsiaTheme="minorEastAsia"/>
                <w:color w:val="000000"/>
                <w:sz w:val="22"/>
                <w:szCs w:val="22"/>
              </w:rPr>
              <w:t>15.0</w:t>
            </w:r>
          </w:p>
        </w:tc>
      </w:tr>
      <w:tr w:rsidR="00814581" w:rsidRPr="00814581" w14:paraId="4216EFD3" w14:textId="77777777" w:rsidTr="00814581">
        <w:trPr>
          <w:trHeight w:val="20"/>
        </w:trPr>
        <w:tc>
          <w:tcPr>
            <w:tcW w:w="710" w:type="dxa"/>
            <w:tcBorders>
              <w:top w:val="nil"/>
              <w:left w:val="single" w:sz="4" w:space="0" w:color="auto"/>
              <w:bottom w:val="single" w:sz="4" w:space="0" w:color="auto"/>
              <w:right w:val="single" w:sz="4" w:space="0" w:color="auto"/>
            </w:tcBorders>
            <w:shd w:val="clear" w:color="auto" w:fill="auto"/>
            <w:noWrap/>
            <w:vAlign w:val="bottom"/>
            <w:hideMark/>
          </w:tcPr>
          <w:p w14:paraId="234E9D16" w14:textId="7C39EE65" w:rsidR="00814581" w:rsidRPr="00814581" w:rsidRDefault="00814581" w:rsidP="00814581">
            <w:pPr>
              <w:pStyle w:val="LZ-4"/>
              <w:rPr>
                <w:rFonts w:eastAsiaTheme="minorEastAsia"/>
              </w:rPr>
            </w:pPr>
            <w:r w:rsidRPr="00814581">
              <w:rPr>
                <w:rFonts w:eastAsiaTheme="minorEastAsia"/>
                <w:color w:val="000000"/>
                <w:sz w:val="22"/>
                <w:szCs w:val="22"/>
              </w:rPr>
              <w:t>16</w:t>
            </w:r>
          </w:p>
        </w:tc>
        <w:tc>
          <w:tcPr>
            <w:tcW w:w="4110" w:type="dxa"/>
            <w:tcBorders>
              <w:top w:val="nil"/>
              <w:left w:val="nil"/>
              <w:bottom w:val="single" w:sz="4" w:space="0" w:color="auto"/>
              <w:right w:val="single" w:sz="4" w:space="0" w:color="auto"/>
            </w:tcBorders>
            <w:shd w:val="clear" w:color="auto" w:fill="auto"/>
            <w:noWrap/>
            <w:vAlign w:val="bottom"/>
            <w:hideMark/>
          </w:tcPr>
          <w:p w14:paraId="19ED241E" w14:textId="01DED85B" w:rsidR="00814581" w:rsidRPr="00814581" w:rsidRDefault="00814581" w:rsidP="00814581">
            <w:pPr>
              <w:pStyle w:val="LZ-4"/>
              <w:rPr>
                <w:rFonts w:eastAsiaTheme="minorEastAsia"/>
              </w:rPr>
            </w:pPr>
            <w:r w:rsidRPr="00814581">
              <w:rPr>
                <w:rFonts w:eastAsiaTheme="minorEastAsia"/>
                <w:color w:val="000000"/>
                <w:sz w:val="22"/>
                <w:szCs w:val="22"/>
              </w:rPr>
              <w:t>浙江浙能电力股份有限公司萧山发电厂</w:t>
            </w:r>
          </w:p>
        </w:tc>
        <w:tc>
          <w:tcPr>
            <w:tcW w:w="993" w:type="dxa"/>
            <w:tcBorders>
              <w:top w:val="nil"/>
              <w:left w:val="nil"/>
              <w:bottom w:val="single" w:sz="4" w:space="0" w:color="auto"/>
              <w:right w:val="single" w:sz="4" w:space="0" w:color="auto"/>
            </w:tcBorders>
            <w:shd w:val="clear" w:color="auto" w:fill="auto"/>
            <w:noWrap/>
            <w:vAlign w:val="bottom"/>
            <w:hideMark/>
          </w:tcPr>
          <w:p w14:paraId="398F658C" w14:textId="0205CE06" w:rsidR="00814581" w:rsidRPr="00814581" w:rsidRDefault="00814581" w:rsidP="00814581">
            <w:pPr>
              <w:pStyle w:val="LZ-4"/>
              <w:rPr>
                <w:rFonts w:eastAsiaTheme="minorEastAsia"/>
              </w:rPr>
            </w:pPr>
            <w:r w:rsidRPr="00814581">
              <w:rPr>
                <w:rFonts w:eastAsiaTheme="minorEastAsia"/>
                <w:color w:val="000000"/>
                <w:sz w:val="22"/>
                <w:szCs w:val="22"/>
              </w:rPr>
              <w:t>临浦</w:t>
            </w:r>
          </w:p>
        </w:tc>
        <w:tc>
          <w:tcPr>
            <w:tcW w:w="2268" w:type="dxa"/>
            <w:tcBorders>
              <w:top w:val="nil"/>
              <w:left w:val="nil"/>
              <w:bottom w:val="single" w:sz="4" w:space="0" w:color="auto"/>
              <w:right w:val="single" w:sz="4" w:space="0" w:color="auto"/>
            </w:tcBorders>
            <w:shd w:val="clear" w:color="auto" w:fill="auto"/>
            <w:noWrap/>
            <w:vAlign w:val="bottom"/>
            <w:hideMark/>
          </w:tcPr>
          <w:p w14:paraId="4D376CBF" w14:textId="07C736CF" w:rsidR="00814581" w:rsidRPr="00814581" w:rsidRDefault="00814581" w:rsidP="00814581">
            <w:pPr>
              <w:pStyle w:val="LZ-4"/>
              <w:rPr>
                <w:rFonts w:eastAsiaTheme="minorEastAsia"/>
              </w:rPr>
            </w:pPr>
            <w:r w:rsidRPr="00814581">
              <w:rPr>
                <w:rFonts w:eastAsiaTheme="minorEastAsia"/>
                <w:color w:val="000000"/>
                <w:sz w:val="22"/>
                <w:szCs w:val="22"/>
              </w:rPr>
              <w:t>火力发电</w:t>
            </w:r>
          </w:p>
        </w:tc>
        <w:tc>
          <w:tcPr>
            <w:tcW w:w="992" w:type="dxa"/>
            <w:tcBorders>
              <w:top w:val="nil"/>
              <w:left w:val="nil"/>
              <w:bottom w:val="single" w:sz="4" w:space="0" w:color="auto"/>
              <w:right w:val="single" w:sz="4" w:space="0" w:color="auto"/>
            </w:tcBorders>
            <w:shd w:val="clear" w:color="auto" w:fill="auto"/>
            <w:noWrap/>
            <w:vAlign w:val="bottom"/>
            <w:hideMark/>
          </w:tcPr>
          <w:p w14:paraId="6253C0C3" w14:textId="71074C5A" w:rsidR="00814581" w:rsidRPr="00814581" w:rsidRDefault="00814581" w:rsidP="00814581">
            <w:pPr>
              <w:pStyle w:val="LZ-4"/>
              <w:rPr>
                <w:rFonts w:eastAsiaTheme="minorEastAsia"/>
              </w:rPr>
            </w:pPr>
            <w:r w:rsidRPr="00814581">
              <w:rPr>
                <w:rFonts w:eastAsiaTheme="minorEastAsia"/>
                <w:color w:val="000000"/>
                <w:sz w:val="22"/>
                <w:szCs w:val="22"/>
              </w:rPr>
              <w:t>14.6</w:t>
            </w:r>
          </w:p>
        </w:tc>
      </w:tr>
      <w:tr w:rsidR="00814581" w:rsidRPr="00814581" w14:paraId="4E28F752" w14:textId="77777777" w:rsidTr="00814581">
        <w:trPr>
          <w:trHeight w:val="20"/>
        </w:trPr>
        <w:tc>
          <w:tcPr>
            <w:tcW w:w="710" w:type="dxa"/>
            <w:tcBorders>
              <w:top w:val="nil"/>
              <w:left w:val="single" w:sz="4" w:space="0" w:color="auto"/>
              <w:bottom w:val="single" w:sz="4" w:space="0" w:color="auto"/>
              <w:right w:val="single" w:sz="4" w:space="0" w:color="auto"/>
            </w:tcBorders>
            <w:shd w:val="clear" w:color="auto" w:fill="auto"/>
            <w:noWrap/>
            <w:vAlign w:val="bottom"/>
            <w:hideMark/>
          </w:tcPr>
          <w:p w14:paraId="04FB5C94" w14:textId="358649DD" w:rsidR="00814581" w:rsidRPr="00814581" w:rsidRDefault="00814581" w:rsidP="00814581">
            <w:pPr>
              <w:pStyle w:val="LZ-4"/>
              <w:rPr>
                <w:rFonts w:eastAsiaTheme="minorEastAsia"/>
              </w:rPr>
            </w:pPr>
            <w:r w:rsidRPr="00814581">
              <w:rPr>
                <w:rFonts w:eastAsiaTheme="minorEastAsia"/>
                <w:color w:val="000000"/>
                <w:sz w:val="22"/>
                <w:szCs w:val="22"/>
              </w:rPr>
              <w:t>17</w:t>
            </w:r>
          </w:p>
        </w:tc>
        <w:tc>
          <w:tcPr>
            <w:tcW w:w="4110" w:type="dxa"/>
            <w:tcBorders>
              <w:top w:val="nil"/>
              <w:left w:val="nil"/>
              <w:bottom w:val="single" w:sz="4" w:space="0" w:color="auto"/>
              <w:right w:val="single" w:sz="4" w:space="0" w:color="auto"/>
            </w:tcBorders>
            <w:shd w:val="clear" w:color="auto" w:fill="auto"/>
            <w:noWrap/>
            <w:vAlign w:val="bottom"/>
            <w:hideMark/>
          </w:tcPr>
          <w:p w14:paraId="3A1B54F6" w14:textId="6FA99DA1" w:rsidR="00814581" w:rsidRPr="00814581" w:rsidRDefault="00814581" w:rsidP="00814581">
            <w:pPr>
              <w:pStyle w:val="LZ-4"/>
              <w:rPr>
                <w:rFonts w:eastAsiaTheme="minorEastAsia"/>
              </w:rPr>
            </w:pPr>
            <w:proofErr w:type="gramStart"/>
            <w:r w:rsidRPr="00814581">
              <w:rPr>
                <w:rFonts w:eastAsiaTheme="minorEastAsia"/>
                <w:color w:val="000000"/>
                <w:sz w:val="22"/>
                <w:szCs w:val="22"/>
              </w:rPr>
              <w:t>杭州翔盛纺织</w:t>
            </w:r>
            <w:proofErr w:type="gramEnd"/>
            <w:r w:rsidRPr="00814581">
              <w:rPr>
                <w:rFonts w:eastAsiaTheme="minorEastAsia"/>
                <w:color w:val="000000"/>
                <w:sz w:val="22"/>
                <w:szCs w:val="22"/>
              </w:rPr>
              <w:t>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459727E0" w14:textId="01488AC3" w:rsidR="00814581" w:rsidRPr="00814581" w:rsidRDefault="00814581" w:rsidP="00814581">
            <w:pPr>
              <w:pStyle w:val="LZ-4"/>
              <w:rPr>
                <w:rFonts w:eastAsiaTheme="minorEastAsia"/>
              </w:rPr>
            </w:pPr>
            <w:r w:rsidRPr="00814581">
              <w:rPr>
                <w:rFonts w:eastAsiaTheme="minorEastAsia"/>
                <w:color w:val="000000"/>
                <w:sz w:val="22"/>
                <w:szCs w:val="22"/>
              </w:rPr>
              <w:t>瓜</w:t>
            </w:r>
            <w:proofErr w:type="gramStart"/>
            <w:r w:rsidRPr="00814581">
              <w:rPr>
                <w:rFonts w:eastAsiaTheme="minorEastAsia"/>
                <w:color w:val="000000"/>
                <w:sz w:val="22"/>
                <w:szCs w:val="22"/>
              </w:rPr>
              <w:t>沥</w:t>
            </w:r>
            <w:proofErr w:type="gramEnd"/>
          </w:p>
        </w:tc>
        <w:tc>
          <w:tcPr>
            <w:tcW w:w="2268" w:type="dxa"/>
            <w:tcBorders>
              <w:top w:val="nil"/>
              <w:left w:val="nil"/>
              <w:bottom w:val="single" w:sz="4" w:space="0" w:color="auto"/>
              <w:right w:val="single" w:sz="4" w:space="0" w:color="auto"/>
            </w:tcBorders>
            <w:shd w:val="clear" w:color="auto" w:fill="auto"/>
            <w:noWrap/>
            <w:vAlign w:val="bottom"/>
            <w:hideMark/>
          </w:tcPr>
          <w:p w14:paraId="52E1934A" w14:textId="35A58875" w:rsidR="00814581" w:rsidRPr="00814581" w:rsidRDefault="00814581" w:rsidP="00814581">
            <w:pPr>
              <w:pStyle w:val="LZ-4"/>
              <w:rPr>
                <w:rFonts w:eastAsiaTheme="minorEastAsia"/>
              </w:rPr>
            </w:pPr>
            <w:r w:rsidRPr="00814581">
              <w:rPr>
                <w:rFonts w:eastAsiaTheme="minorEastAsia"/>
                <w:color w:val="000000"/>
                <w:sz w:val="22"/>
                <w:szCs w:val="22"/>
              </w:rPr>
              <w:t>涤纶纤维制造</w:t>
            </w:r>
          </w:p>
        </w:tc>
        <w:tc>
          <w:tcPr>
            <w:tcW w:w="992" w:type="dxa"/>
            <w:tcBorders>
              <w:top w:val="nil"/>
              <w:left w:val="nil"/>
              <w:bottom w:val="single" w:sz="4" w:space="0" w:color="auto"/>
              <w:right w:val="single" w:sz="4" w:space="0" w:color="auto"/>
            </w:tcBorders>
            <w:shd w:val="clear" w:color="auto" w:fill="auto"/>
            <w:noWrap/>
            <w:vAlign w:val="bottom"/>
            <w:hideMark/>
          </w:tcPr>
          <w:p w14:paraId="32DC72B2" w14:textId="422C795E" w:rsidR="00814581" w:rsidRPr="00814581" w:rsidRDefault="00814581" w:rsidP="00814581">
            <w:pPr>
              <w:pStyle w:val="LZ-4"/>
              <w:rPr>
                <w:rFonts w:eastAsiaTheme="minorEastAsia"/>
              </w:rPr>
            </w:pPr>
            <w:r w:rsidRPr="00814581">
              <w:rPr>
                <w:rFonts w:eastAsiaTheme="minorEastAsia"/>
                <w:color w:val="000000"/>
                <w:sz w:val="22"/>
                <w:szCs w:val="22"/>
              </w:rPr>
              <w:t>14.5</w:t>
            </w:r>
          </w:p>
        </w:tc>
      </w:tr>
      <w:tr w:rsidR="00814581" w:rsidRPr="00814581" w14:paraId="10A0A2E7" w14:textId="77777777" w:rsidTr="00814581">
        <w:trPr>
          <w:trHeight w:val="20"/>
        </w:trPr>
        <w:tc>
          <w:tcPr>
            <w:tcW w:w="710" w:type="dxa"/>
            <w:tcBorders>
              <w:top w:val="nil"/>
              <w:left w:val="single" w:sz="4" w:space="0" w:color="auto"/>
              <w:bottom w:val="single" w:sz="4" w:space="0" w:color="auto"/>
              <w:right w:val="single" w:sz="4" w:space="0" w:color="auto"/>
            </w:tcBorders>
            <w:shd w:val="clear" w:color="auto" w:fill="auto"/>
            <w:noWrap/>
            <w:vAlign w:val="bottom"/>
            <w:hideMark/>
          </w:tcPr>
          <w:p w14:paraId="14A4EAC5" w14:textId="04E94D42" w:rsidR="00814581" w:rsidRPr="00814581" w:rsidRDefault="00814581" w:rsidP="00814581">
            <w:pPr>
              <w:pStyle w:val="LZ-4"/>
              <w:rPr>
                <w:rFonts w:eastAsiaTheme="minorEastAsia"/>
              </w:rPr>
            </w:pPr>
            <w:r w:rsidRPr="00814581">
              <w:rPr>
                <w:rFonts w:eastAsiaTheme="minorEastAsia"/>
                <w:color w:val="000000"/>
                <w:sz w:val="22"/>
                <w:szCs w:val="22"/>
              </w:rPr>
              <w:t>18</w:t>
            </w:r>
          </w:p>
        </w:tc>
        <w:tc>
          <w:tcPr>
            <w:tcW w:w="4110" w:type="dxa"/>
            <w:tcBorders>
              <w:top w:val="nil"/>
              <w:left w:val="nil"/>
              <w:bottom w:val="single" w:sz="4" w:space="0" w:color="auto"/>
              <w:right w:val="single" w:sz="4" w:space="0" w:color="auto"/>
            </w:tcBorders>
            <w:shd w:val="clear" w:color="auto" w:fill="auto"/>
            <w:noWrap/>
            <w:vAlign w:val="bottom"/>
            <w:hideMark/>
          </w:tcPr>
          <w:p w14:paraId="15CF4336" w14:textId="59140031" w:rsidR="00814581" w:rsidRPr="00814581" w:rsidRDefault="00814581" w:rsidP="00814581">
            <w:pPr>
              <w:pStyle w:val="LZ-4"/>
              <w:rPr>
                <w:rFonts w:eastAsiaTheme="minorEastAsia"/>
              </w:rPr>
            </w:pPr>
            <w:r w:rsidRPr="00814581">
              <w:rPr>
                <w:rFonts w:eastAsiaTheme="minorEastAsia"/>
                <w:color w:val="000000"/>
                <w:sz w:val="22"/>
                <w:szCs w:val="22"/>
              </w:rPr>
              <w:t>中国重汽集团杭州发动机有限公司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4B523892" w14:textId="2558738C" w:rsidR="00814581" w:rsidRPr="00814581" w:rsidRDefault="00814581" w:rsidP="00814581">
            <w:pPr>
              <w:pStyle w:val="LZ-4"/>
              <w:rPr>
                <w:rFonts w:eastAsiaTheme="minorEastAsia"/>
              </w:rPr>
            </w:pPr>
            <w:r w:rsidRPr="00814581">
              <w:rPr>
                <w:rFonts w:eastAsiaTheme="minorEastAsia"/>
                <w:color w:val="000000"/>
                <w:sz w:val="22"/>
                <w:szCs w:val="22"/>
              </w:rPr>
              <w:t>经开区</w:t>
            </w:r>
          </w:p>
        </w:tc>
        <w:tc>
          <w:tcPr>
            <w:tcW w:w="2268" w:type="dxa"/>
            <w:tcBorders>
              <w:top w:val="nil"/>
              <w:left w:val="nil"/>
              <w:bottom w:val="single" w:sz="4" w:space="0" w:color="auto"/>
              <w:right w:val="single" w:sz="4" w:space="0" w:color="auto"/>
            </w:tcBorders>
            <w:shd w:val="clear" w:color="auto" w:fill="auto"/>
            <w:noWrap/>
            <w:vAlign w:val="bottom"/>
            <w:hideMark/>
          </w:tcPr>
          <w:p w14:paraId="2C511D98" w14:textId="62DF31C6" w:rsidR="00814581" w:rsidRPr="00814581" w:rsidRDefault="00814581" w:rsidP="00814581">
            <w:pPr>
              <w:pStyle w:val="LZ-4"/>
              <w:rPr>
                <w:rFonts w:eastAsiaTheme="minorEastAsia"/>
              </w:rPr>
            </w:pPr>
            <w:r w:rsidRPr="00814581">
              <w:rPr>
                <w:rFonts w:eastAsiaTheme="minorEastAsia"/>
                <w:color w:val="000000"/>
                <w:sz w:val="22"/>
                <w:szCs w:val="22"/>
              </w:rPr>
              <w:t>汽车用发动机制造</w:t>
            </w:r>
          </w:p>
        </w:tc>
        <w:tc>
          <w:tcPr>
            <w:tcW w:w="992" w:type="dxa"/>
            <w:tcBorders>
              <w:top w:val="nil"/>
              <w:left w:val="nil"/>
              <w:bottom w:val="single" w:sz="4" w:space="0" w:color="auto"/>
              <w:right w:val="single" w:sz="4" w:space="0" w:color="auto"/>
            </w:tcBorders>
            <w:shd w:val="clear" w:color="auto" w:fill="auto"/>
            <w:noWrap/>
            <w:vAlign w:val="bottom"/>
            <w:hideMark/>
          </w:tcPr>
          <w:p w14:paraId="3EE920EB" w14:textId="43EFBCC5" w:rsidR="00814581" w:rsidRPr="00814581" w:rsidRDefault="00814581" w:rsidP="00814581">
            <w:pPr>
              <w:pStyle w:val="LZ-4"/>
              <w:rPr>
                <w:rFonts w:eastAsiaTheme="minorEastAsia"/>
              </w:rPr>
            </w:pPr>
            <w:r w:rsidRPr="00814581">
              <w:rPr>
                <w:rFonts w:eastAsiaTheme="minorEastAsia"/>
                <w:color w:val="000000"/>
                <w:sz w:val="22"/>
                <w:szCs w:val="22"/>
              </w:rPr>
              <w:t>13.1</w:t>
            </w:r>
          </w:p>
        </w:tc>
      </w:tr>
      <w:tr w:rsidR="00814581" w:rsidRPr="00814581" w14:paraId="26AB796D" w14:textId="77777777" w:rsidTr="00814581">
        <w:trPr>
          <w:trHeight w:val="20"/>
        </w:trPr>
        <w:tc>
          <w:tcPr>
            <w:tcW w:w="710" w:type="dxa"/>
            <w:tcBorders>
              <w:top w:val="nil"/>
              <w:left w:val="single" w:sz="4" w:space="0" w:color="auto"/>
              <w:bottom w:val="single" w:sz="4" w:space="0" w:color="auto"/>
              <w:right w:val="single" w:sz="4" w:space="0" w:color="auto"/>
            </w:tcBorders>
            <w:shd w:val="clear" w:color="auto" w:fill="auto"/>
            <w:noWrap/>
            <w:vAlign w:val="bottom"/>
            <w:hideMark/>
          </w:tcPr>
          <w:p w14:paraId="7D962EFD" w14:textId="5AE11AA0" w:rsidR="00814581" w:rsidRPr="00814581" w:rsidRDefault="00814581" w:rsidP="00814581">
            <w:pPr>
              <w:pStyle w:val="LZ-4"/>
              <w:rPr>
                <w:rFonts w:eastAsiaTheme="minorEastAsia"/>
              </w:rPr>
            </w:pPr>
            <w:r w:rsidRPr="00814581">
              <w:rPr>
                <w:rFonts w:eastAsiaTheme="minorEastAsia"/>
                <w:color w:val="000000"/>
                <w:sz w:val="22"/>
                <w:szCs w:val="22"/>
              </w:rPr>
              <w:t>19</w:t>
            </w:r>
          </w:p>
        </w:tc>
        <w:tc>
          <w:tcPr>
            <w:tcW w:w="4110" w:type="dxa"/>
            <w:tcBorders>
              <w:top w:val="nil"/>
              <w:left w:val="nil"/>
              <w:bottom w:val="single" w:sz="4" w:space="0" w:color="auto"/>
              <w:right w:val="single" w:sz="4" w:space="0" w:color="auto"/>
            </w:tcBorders>
            <w:shd w:val="clear" w:color="auto" w:fill="auto"/>
            <w:noWrap/>
            <w:vAlign w:val="bottom"/>
            <w:hideMark/>
          </w:tcPr>
          <w:p w14:paraId="05958D29" w14:textId="641DF4FF" w:rsidR="00814581" w:rsidRPr="00814581" w:rsidRDefault="00814581" w:rsidP="00814581">
            <w:pPr>
              <w:pStyle w:val="LZ-4"/>
              <w:rPr>
                <w:rFonts w:eastAsiaTheme="minorEastAsia"/>
              </w:rPr>
            </w:pPr>
            <w:r w:rsidRPr="00814581">
              <w:rPr>
                <w:rFonts w:eastAsiaTheme="minorEastAsia"/>
                <w:color w:val="000000"/>
                <w:sz w:val="22"/>
                <w:szCs w:val="22"/>
              </w:rPr>
              <w:t>杭州萧山秦氏食品厂</w:t>
            </w:r>
          </w:p>
        </w:tc>
        <w:tc>
          <w:tcPr>
            <w:tcW w:w="993" w:type="dxa"/>
            <w:tcBorders>
              <w:top w:val="nil"/>
              <w:left w:val="nil"/>
              <w:bottom w:val="single" w:sz="4" w:space="0" w:color="auto"/>
              <w:right w:val="single" w:sz="4" w:space="0" w:color="auto"/>
            </w:tcBorders>
            <w:shd w:val="clear" w:color="auto" w:fill="auto"/>
            <w:noWrap/>
            <w:vAlign w:val="bottom"/>
            <w:hideMark/>
          </w:tcPr>
          <w:p w14:paraId="55550B13" w14:textId="5B2F3EE1" w:rsidR="00814581" w:rsidRPr="00814581" w:rsidRDefault="00814581" w:rsidP="00814581">
            <w:pPr>
              <w:pStyle w:val="LZ-4"/>
              <w:rPr>
                <w:rFonts w:eastAsiaTheme="minorEastAsia"/>
              </w:rPr>
            </w:pPr>
            <w:proofErr w:type="gramStart"/>
            <w:r w:rsidRPr="00814581">
              <w:rPr>
                <w:rFonts w:eastAsiaTheme="minorEastAsia"/>
                <w:color w:val="000000"/>
                <w:sz w:val="22"/>
                <w:szCs w:val="22"/>
              </w:rPr>
              <w:t>益农</w:t>
            </w:r>
            <w:proofErr w:type="gramEnd"/>
          </w:p>
        </w:tc>
        <w:tc>
          <w:tcPr>
            <w:tcW w:w="2268" w:type="dxa"/>
            <w:tcBorders>
              <w:top w:val="nil"/>
              <w:left w:val="nil"/>
              <w:bottom w:val="single" w:sz="4" w:space="0" w:color="auto"/>
              <w:right w:val="single" w:sz="4" w:space="0" w:color="auto"/>
            </w:tcBorders>
            <w:shd w:val="clear" w:color="auto" w:fill="auto"/>
            <w:noWrap/>
            <w:vAlign w:val="bottom"/>
            <w:hideMark/>
          </w:tcPr>
          <w:p w14:paraId="3A96C60C" w14:textId="22B8B4AD" w:rsidR="00814581" w:rsidRPr="00814581" w:rsidRDefault="00814581" w:rsidP="00814581">
            <w:pPr>
              <w:pStyle w:val="LZ-4"/>
              <w:rPr>
                <w:rFonts w:eastAsiaTheme="minorEastAsia"/>
              </w:rPr>
            </w:pPr>
            <w:r w:rsidRPr="00814581">
              <w:rPr>
                <w:rFonts w:eastAsiaTheme="minorEastAsia"/>
                <w:color w:val="000000"/>
                <w:sz w:val="22"/>
                <w:szCs w:val="22"/>
              </w:rPr>
              <w:t>糕点、面包制造</w:t>
            </w:r>
          </w:p>
        </w:tc>
        <w:tc>
          <w:tcPr>
            <w:tcW w:w="992" w:type="dxa"/>
            <w:tcBorders>
              <w:top w:val="nil"/>
              <w:left w:val="nil"/>
              <w:bottom w:val="single" w:sz="4" w:space="0" w:color="auto"/>
              <w:right w:val="single" w:sz="4" w:space="0" w:color="auto"/>
            </w:tcBorders>
            <w:shd w:val="clear" w:color="auto" w:fill="auto"/>
            <w:noWrap/>
            <w:vAlign w:val="bottom"/>
            <w:hideMark/>
          </w:tcPr>
          <w:p w14:paraId="453894A6" w14:textId="235CCCB3" w:rsidR="00814581" w:rsidRPr="00814581" w:rsidRDefault="00814581" w:rsidP="00814581">
            <w:pPr>
              <w:pStyle w:val="LZ-4"/>
              <w:rPr>
                <w:rFonts w:eastAsiaTheme="minorEastAsia"/>
              </w:rPr>
            </w:pPr>
            <w:r w:rsidRPr="00814581">
              <w:rPr>
                <w:rFonts w:eastAsiaTheme="minorEastAsia"/>
                <w:color w:val="000000"/>
                <w:sz w:val="22"/>
                <w:szCs w:val="22"/>
              </w:rPr>
              <w:t>13.0</w:t>
            </w:r>
          </w:p>
        </w:tc>
      </w:tr>
      <w:tr w:rsidR="00814581" w:rsidRPr="00814581" w14:paraId="07A3784D" w14:textId="77777777" w:rsidTr="00814581">
        <w:trPr>
          <w:trHeight w:val="20"/>
        </w:trPr>
        <w:tc>
          <w:tcPr>
            <w:tcW w:w="710" w:type="dxa"/>
            <w:tcBorders>
              <w:top w:val="nil"/>
              <w:left w:val="single" w:sz="4" w:space="0" w:color="auto"/>
              <w:bottom w:val="single" w:sz="4" w:space="0" w:color="auto"/>
              <w:right w:val="single" w:sz="4" w:space="0" w:color="auto"/>
            </w:tcBorders>
            <w:shd w:val="clear" w:color="auto" w:fill="auto"/>
            <w:noWrap/>
            <w:vAlign w:val="bottom"/>
            <w:hideMark/>
          </w:tcPr>
          <w:p w14:paraId="1B5E0B43" w14:textId="559AC9B3" w:rsidR="00814581" w:rsidRPr="00814581" w:rsidRDefault="00814581" w:rsidP="00814581">
            <w:pPr>
              <w:pStyle w:val="LZ-4"/>
              <w:rPr>
                <w:rFonts w:eastAsiaTheme="minorEastAsia"/>
              </w:rPr>
            </w:pPr>
            <w:r w:rsidRPr="00814581">
              <w:rPr>
                <w:rFonts w:eastAsiaTheme="minorEastAsia"/>
                <w:color w:val="000000"/>
                <w:sz w:val="22"/>
                <w:szCs w:val="22"/>
              </w:rPr>
              <w:t>20</w:t>
            </w:r>
          </w:p>
        </w:tc>
        <w:tc>
          <w:tcPr>
            <w:tcW w:w="4110" w:type="dxa"/>
            <w:tcBorders>
              <w:top w:val="nil"/>
              <w:left w:val="nil"/>
              <w:bottom w:val="single" w:sz="4" w:space="0" w:color="auto"/>
              <w:right w:val="single" w:sz="4" w:space="0" w:color="auto"/>
            </w:tcBorders>
            <w:shd w:val="clear" w:color="auto" w:fill="auto"/>
            <w:noWrap/>
            <w:vAlign w:val="bottom"/>
            <w:hideMark/>
          </w:tcPr>
          <w:p w14:paraId="01E2D9D1" w14:textId="52960618" w:rsidR="00814581" w:rsidRPr="00814581" w:rsidRDefault="00814581" w:rsidP="00814581">
            <w:pPr>
              <w:pStyle w:val="LZ-4"/>
              <w:rPr>
                <w:rFonts w:eastAsiaTheme="minorEastAsia"/>
              </w:rPr>
            </w:pPr>
            <w:proofErr w:type="gramStart"/>
            <w:r w:rsidRPr="00814581">
              <w:rPr>
                <w:rFonts w:eastAsiaTheme="minorEastAsia"/>
                <w:color w:val="000000"/>
                <w:sz w:val="22"/>
                <w:szCs w:val="22"/>
              </w:rPr>
              <w:t>浙江恒逸聚合物</w:t>
            </w:r>
            <w:proofErr w:type="gramEnd"/>
            <w:r w:rsidRPr="00814581">
              <w:rPr>
                <w:rFonts w:eastAsiaTheme="minorEastAsia"/>
                <w:color w:val="000000"/>
                <w:sz w:val="22"/>
                <w:szCs w:val="22"/>
              </w:rPr>
              <w:t>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76CADD8C" w14:textId="7396F2C2" w:rsidR="00814581" w:rsidRPr="00814581" w:rsidRDefault="00814581" w:rsidP="00814581">
            <w:pPr>
              <w:pStyle w:val="LZ-4"/>
              <w:rPr>
                <w:rFonts w:eastAsiaTheme="minorEastAsia"/>
              </w:rPr>
            </w:pPr>
            <w:proofErr w:type="gramStart"/>
            <w:r w:rsidRPr="00814581">
              <w:rPr>
                <w:rFonts w:eastAsiaTheme="minorEastAsia"/>
                <w:color w:val="000000"/>
                <w:sz w:val="22"/>
                <w:szCs w:val="22"/>
              </w:rPr>
              <w:t>衙</w:t>
            </w:r>
            <w:proofErr w:type="gramEnd"/>
            <w:r w:rsidRPr="00814581">
              <w:rPr>
                <w:rFonts w:eastAsiaTheme="minorEastAsia"/>
                <w:color w:val="000000"/>
                <w:sz w:val="22"/>
                <w:szCs w:val="22"/>
              </w:rPr>
              <w:t>前</w:t>
            </w:r>
          </w:p>
        </w:tc>
        <w:tc>
          <w:tcPr>
            <w:tcW w:w="2268" w:type="dxa"/>
            <w:tcBorders>
              <w:top w:val="nil"/>
              <w:left w:val="nil"/>
              <w:bottom w:val="single" w:sz="4" w:space="0" w:color="auto"/>
              <w:right w:val="single" w:sz="4" w:space="0" w:color="auto"/>
            </w:tcBorders>
            <w:shd w:val="clear" w:color="auto" w:fill="auto"/>
            <w:noWrap/>
            <w:vAlign w:val="bottom"/>
            <w:hideMark/>
          </w:tcPr>
          <w:p w14:paraId="5FA22DA9" w14:textId="77A2B875" w:rsidR="00814581" w:rsidRPr="00814581" w:rsidRDefault="00814581" w:rsidP="00814581">
            <w:pPr>
              <w:pStyle w:val="LZ-4"/>
              <w:rPr>
                <w:rFonts w:eastAsiaTheme="minorEastAsia"/>
              </w:rPr>
            </w:pPr>
            <w:r w:rsidRPr="00814581">
              <w:rPr>
                <w:rFonts w:eastAsiaTheme="minorEastAsia"/>
                <w:color w:val="000000"/>
                <w:sz w:val="22"/>
                <w:szCs w:val="22"/>
              </w:rPr>
              <w:t>涤纶纤维制造</w:t>
            </w:r>
          </w:p>
        </w:tc>
        <w:tc>
          <w:tcPr>
            <w:tcW w:w="992" w:type="dxa"/>
            <w:tcBorders>
              <w:top w:val="nil"/>
              <w:left w:val="nil"/>
              <w:bottom w:val="single" w:sz="4" w:space="0" w:color="auto"/>
              <w:right w:val="single" w:sz="4" w:space="0" w:color="auto"/>
            </w:tcBorders>
            <w:shd w:val="clear" w:color="auto" w:fill="auto"/>
            <w:noWrap/>
            <w:vAlign w:val="bottom"/>
            <w:hideMark/>
          </w:tcPr>
          <w:p w14:paraId="6BBE893A" w14:textId="529764AB" w:rsidR="00814581" w:rsidRPr="00814581" w:rsidRDefault="00814581" w:rsidP="00814581">
            <w:pPr>
              <w:pStyle w:val="LZ-4"/>
              <w:rPr>
                <w:rFonts w:eastAsiaTheme="minorEastAsia"/>
              </w:rPr>
            </w:pPr>
            <w:r w:rsidRPr="00814581">
              <w:rPr>
                <w:rFonts w:eastAsiaTheme="minorEastAsia"/>
                <w:color w:val="000000"/>
                <w:sz w:val="22"/>
                <w:szCs w:val="22"/>
              </w:rPr>
              <w:t>11.1</w:t>
            </w:r>
          </w:p>
        </w:tc>
      </w:tr>
      <w:tr w:rsidR="00261BD4" w:rsidRPr="00814581" w14:paraId="2A10843A" w14:textId="77777777" w:rsidTr="00814581">
        <w:trPr>
          <w:trHeight w:val="20"/>
        </w:trPr>
        <w:tc>
          <w:tcPr>
            <w:tcW w:w="8081" w:type="dxa"/>
            <w:gridSpan w:val="4"/>
            <w:noWrap/>
            <w:hideMark/>
          </w:tcPr>
          <w:p w14:paraId="254AC9C3" w14:textId="77777777" w:rsidR="00261BD4" w:rsidRPr="00814581" w:rsidRDefault="00261BD4" w:rsidP="00971649">
            <w:pPr>
              <w:pStyle w:val="LZ-4"/>
              <w:rPr>
                <w:rFonts w:eastAsiaTheme="minorEastAsia"/>
                <w:b/>
                <w:bCs/>
              </w:rPr>
            </w:pPr>
            <w:r w:rsidRPr="00814581">
              <w:rPr>
                <w:rFonts w:eastAsiaTheme="minorEastAsia"/>
                <w:b/>
                <w:bCs/>
              </w:rPr>
              <w:t>合计排放量</w:t>
            </w:r>
          </w:p>
        </w:tc>
        <w:tc>
          <w:tcPr>
            <w:tcW w:w="992" w:type="dxa"/>
            <w:noWrap/>
            <w:hideMark/>
          </w:tcPr>
          <w:p w14:paraId="412B02A0" w14:textId="0B01ADDB" w:rsidR="00261BD4" w:rsidRPr="00814581" w:rsidRDefault="00814581" w:rsidP="00971649">
            <w:pPr>
              <w:pStyle w:val="LZ-4"/>
              <w:rPr>
                <w:rFonts w:eastAsiaTheme="minorEastAsia"/>
                <w:b/>
                <w:bCs/>
              </w:rPr>
            </w:pPr>
            <w:r>
              <w:rPr>
                <w:rFonts w:eastAsiaTheme="minorEastAsia"/>
                <w:b/>
                <w:bCs/>
              </w:rPr>
              <w:t>458.9</w:t>
            </w:r>
          </w:p>
        </w:tc>
      </w:tr>
      <w:tr w:rsidR="00261BD4" w:rsidRPr="00814581" w14:paraId="013D3F12" w14:textId="77777777" w:rsidTr="00814581">
        <w:trPr>
          <w:trHeight w:val="365"/>
        </w:trPr>
        <w:tc>
          <w:tcPr>
            <w:tcW w:w="8081" w:type="dxa"/>
            <w:gridSpan w:val="4"/>
            <w:noWrap/>
            <w:hideMark/>
          </w:tcPr>
          <w:p w14:paraId="56AD5F37" w14:textId="77777777" w:rsidR="00261BD4" w:rsidRPr="00814581" w:rsidRDefault="00261BD4" w:rsidP="00971649">
            <w:pPr>
              <w:pStyle w:val="LZ-4"/>
              <w:rPr>
                <w:rFonts w:eastAsiaTheme="minorEastAsia"/>
                <w:b/>
                <w:bCs/>
              </w:rPr>
            </w:pPr>
            <w:r w:rsidRPr="00814581">
              <w:rPr>
                <w:rFonts w:eastAsiaTheme="minorEastAsia"/>
                <w:b/>
                <w:bCs/>
              </w:rPr>
              <w:t>占全区工业源排放比例</w:t>
            </w:r>
          </w:p>
        </w:tc>
        <w:tc>
          <w:tcPr>
            <w:tcW w:w="992" w:type="dxa"/>
            <w:noWrap/>
            <w:hideMark/>
          </w:tcPr>
          <w:p w14:paraId="542A9905" w14:textId="4721289B" w:rsidR="00261BD4" w:rsidRPr="00814581" w:rsidRDefault="00814581" w:rsidP="00971649">
            <w:pPr>
              <w:pStyle w:val="LZ-4"/>
              <w:rPr>
                <w:rFonts w:eastAsiaTheme="minorEastAsia"/>
                <w:b/>
                <w:bCs/>
              </w:rPr>
            </w:pPr>
            <w:r>
              <w:rPr>
                <w:rFonts w:eastAsiaTheme="minorEastAsia"/>
                <w:b/>
                <w:bCs/>
              </w:rPr>
              <w:t>73.0</w:t>
            </w:r>
            <w:r w:rsidR="00261BD4" w:rsidRPr="00814581">
              <w:rPr>
                <w:rFonts w:eastAsiaTheme="minorEastAsia"/>
                <w:b/>
                <w:bCs/>
              </w:rPr>
              <w:t>%</w:t>
            </w:r>
          </w:p>
        </w:tc>
      </w:tr>
    </w:tbl>
    <w:p w14:paraId="418BF59E" w14:textId="355292F0" w:rsidR="00CB61D4" w:rsidRDefault="00CB61D4" w:rsidP="00B375E1">
      <w:pPr>
        <w:pStyle w:val="LZ-0"/>
      </w:pPr>
    </w:p>
    <w:p w14:paraId="3BDBDD5A" w14:textId="77777777" w:rsidR="00025C9E" w:rsidRPr="00025C9E" w:rsidRDefault="00025C9E" w:rsidP="00025C9E">
      <w:pPr>
        <w:pStyle w:val="LZ-"/>
        <w:ind w:firstLine="480"/>
        <w:rPr>
          <w:lang w:val="en-US"/>
        </w:rPr>
      </w:pPr>
    </w:p>
    <w:p w14:paraId="315A9820" w14:textId="7D56CB75" w:rsidR="00B375E1" w:rsidRPr="007B3BD8" w:rsidRDefault="00B375E1" w:rsidP="00B375E1">
      <w:pPr>
        <w:pStyle w:val="LZ-0"/>
        <w:rPr>
          <w:rStyle w:val="Char1"/>
          <w:rFonts w:ascii="Times New Roman" w:eastAsia="黑体" w:hAnsi="Times New Roman"/>
          <w:b w:val="0"/>
          <w:szCs w:val="24"/>
        </w:rPr>
      </w:pPr>
      <w:r w:rsidRPr="007B3BD8">
        <w:rPr>
          <w:rFonts w:hint="eastAsia"/>
        </w:rPr>
        <w:lastRenderedPageBreak/>
        <w:t>表</w:t>
      </w:r>
      <w:r w:rsidR="00CF3509">
        <w:t>4</w:t>
      </w:r>
      <w:r w:rsidRPr="007B3BD8">
        <w:rPr>
          <w:rFonts w:hint="eastAsia"/>
        </w:rPr>
        <w:t>-</w:t>
      </w:r>
      <w:del w:id="635" w:author="彭 mq" w:date="2023-03-09T10:09:00Z">
        <w:r w:rsidRPr="007B3BD8" w:rsidDel="0074197B">
          <w:rPr>
            <w:rFonts w:hint="eastAsia"/>
          </w:rPr>
          <w:delText xml:space="preserve"> </w:delText>
        </w:r>
      </w:del>
      <w:r w:rsidRPr="007B3BD8">
        <w:fldChar w:fldCharType="begin"/>
      </w:r>
      <w:r w:rsidRPr="007B3BD8">
        <w:instrText xml:space="preserve"> </w:instrText>
      </w:r>
      <w:r w:rsidRPr="007B3BD8">
        <w:rPr>
          <w:rFonts w:hint="eastAsia"/>
        </w:rPr>
        <w:instrText xml:space="preserve">SEQ </w:instrText>
      </w:r>
      <w:r w:rsidRPr="007B3BD8">
        <w:rPr>
          <w:rFonts w:hint="eastAsia"/>
        </w:rPr>
        <w:instrText>表</w:instrText>
      </w:r>
      <w:r w:rsidRPr="007B3BD8">
        <w:rPr>
          <w:rFonts w:hint="eastAsia"/>
        </w:rPr>
        <w:instrText>6- \* ARABIC</w:instrText>
      </w:r>
      <w:r w:rsidRPr="007B3BD8">
        <w:instrText xml:space="preserve"> </w:instrText>
      </w:r>
      <w:r w:rsidRPr="007B3BD8">
        <w:fldChar w:fldCharType="separate"/>
      </w:r>
      <w:r w:rsidR="000E3AA8">
        <w:rPr>
          <w:noProof/>
        </w:rPr>
        <w:t>4</w:t>
      </w:r>
      <w:r w:rsidRPr="007B3BD8">
        <w:fldChar w:fldCharType="end"/>
      </w:r>
      <w:r w:rsidRPr="007B3BD8">
        <w:t xml:space="preserve"> </w:t>
      </w:r>
      <w:proofErr w:type="gramStart"/>
      <w:r w:rsidR="00A93D9A">
        <w:rPr>
          <w:rStyle w:val="Char1"/>
          <w:rFonts w:ascii="Times New Roman" w:eastAsia="黑体" w:hAnsi="Times New Roman" w:hint="eastAsia"/>
          <w:b w:val="0"/>
          <w:szCs w:val="24"/>
        </w:rPr>
        <w:t>萧山区</w:t>
      </w:r>
      <w:proofErr w:type="gramEnd"/>
      <w:r w:rsidRPr="007B3BD8">
        <w:rPr>
          <w:rStyle w:val="Char1"/>
          <w:rFonts w:ascii="Times New Roman" w:eastAsia="黑体" w:hAnsi="Times New Roman" w:hint="eastAsia"/>
          <w:b w:val="0"/>
          <w:szCs w:val="24"/>
        </w:rPr>
        <w:t>工业源</w:t>
      </w:r>
      <w:r w:rsidRPr="007B3BD8">
        <w:rPr>
          <w:rStyle w:val="Char1"/>
          <w:rFonts w:ascii="Times New Roman" w:eastAsia="黑体" w:hAnsi="Times New Roman"/>
          <w:b w:val="0"/>
          <w:szCs w:val="24"/>
        </w:rPr>
        <w:t>NOx</w:t>
      </w:r>
      <w:r w:rsidRPr="007B3BD8">
        <w:rPr>
          <w:rStyle w:val="Char1"/>
          <w:rFonts w:ascii="Times New Roman" w:eastAsia="黑体" w:hAnsi="Times New Roman" w:hint="eastAsia"/>
          <w:b w:val="0"/>
          <w:szCs w:val="24"/>
        </w:rPr>
        <w:t>排放</w:t>
      </w:r>
      <w:r w:rsidRPr="007B3BD8">
        <w:rPr>
          <w:rStyle w:val="Char1"/>
          <w:rFonts w:ascii="Times New Roman" w:eastAsia="黑体" w:hAnsi="Times New Roman"/>
          <w:b w:val="0"/>
          <w:szCs w:val="24"/>
        </w:rPr>
        <w:t>前</w:t>
      </w:r>
      <w:r w:rsidRPr="007B3BD8">
        <w:rPr>
          <w:rStyle w:val="Char1"/>
          <w:rFonts w:ascii="Times New Roman" w:eastAsia="黑体" w:hAnsi="Times New Roman" w:hint="eastAsia"/>
          <w:b w:val="0"/>
          <w:szCs w:val="24"/>
        </w:rPr>
        <w:t>20</w:t>
      </w:r>
      <w:r w:rsidRPr="007B3BD8">
        <w:rPr>
          <w:rStyle w:val="Char1"/>
          <w:rFonts w:ascii="Times New Roman" w:eastAsia="黑体" w:hAnsi="Times New Roman" w:hint="eastAsia"/>
          <w:b w:val="0"/>
          <w:szCs w:val="24"/>
        </w:rPr>
        <w:t>企业（单位</w:t>
      </w:r>
      <w:r w:rsidRPr="007B3BD8">
        <w:rPr>
          <w:rStyle w:val="Char1"/>
          <w:rFonts w:ascii="Times New Roman" w:eastAsia="黑体" w:hAnsi="Times New Roman"/>
          <w:b w:val="0"/>
          <w:szCs w:val="24"/>
        </w:rPr>
        <w:t>：吨</w:t>
      </w:r>
      <w:r w:rsidRPr="007B3BD8">
        <w:rPr>
          <w:rStyle w:val="Char1"/>
          <w:rFonts w:ascii="Times New Roman" w:eastAsia="黑体" w:hAnsi="Times New Roman" w:hint="eastAsia"/>
          <w:b w:val="0"/>
          <w:szCs w:val="24"/>
        </w:rPr>
        <w:t>/</w:t>
      </w:r>
      <w:r w:rsidRPr="007B3BD8">
        <w:rPr>
          <w:rStyle w:val="Char1"/>
          <w:rFonts w:ascii="Times New Roman" w:eastAsia="黑体" w:hAnsi="Times New Roman" w:hint="eastAsia"/>
          <w:b w:val="0"/>
          <w:szCs w:val="24"/>
        </w:rPr>
        <w:t>年）</w:t>
      </w:r>
    </w:p>
    <w:tbl>
      <w:tblPr>
        <w:tblStyle w:val="af8"/>
        <w:tblW w:w="9026" w:type="dxa"/>
        <w:jc w:val="center"/>
        <w:tblLook w:val="04A0" w:firstRow="1" w:lastRow="0" w:firstColumn="1" w:lastColumn="0" w:noHBand="0" w:noVBand="1"/>
      </w:tblPr>
      <w:tblGrid>
        <w:gridCol w:w="719"/>
        <w:gridCol w:w="3969"/>
        <w:gridCol w:w="992"/>
        <w:gridCol w:w="2684"/>
        <w:gridCol w:w="794"/>
      </w:tblGrid>
      <w:tr w:rsidR="00261BD4" w:rsidRPr="00261BD4" w14:paraId="53B3509B" w14:textId="77777777" w:rsidTr="001B3C3C">
        <w:trPr>
          <w:trHeight w:val="416"/>
          <w:tblHeader/>
          <w:jc w:val="center"/>
        </w:trPr>
        <w:tc>
          <w:tcPr>
            <w:tcW w:w="719" w:type="dxa"/>
            <w:vAlign w:val="center"/>
            <w:hideMark/>
          </w:tcPr>
          <w:p w14:paraId="40571D3D" w14:textId="77777777" w:rsidR="00261BD4" w:rsidRPr="00261BD4" w:rsidRDefault="00261BD4" w:rsidP="00261BD4">
            <w:pPr>
              <w:pStyle w:val="LZ-4"/>
              <w:rPr>
                <w:b/>
                <w:bCs/>
              </w:rPr>
            </w:pPr>
            <w:r w:rsidRPr="00261BD4">
              <w:rPr>
                <w:rFonts w:hint="eastAsia"/>
                <w:b/>
                <w:bCs/>
              </w:rPr>
              <w:t>序号</w:t>
            </w:r>
          </w:p>
        </w:tc>
        <w:tc>
          <w:tcPr>
            <w:tcW w:w="3969" w:type="dxa"/>
            <w:vAlign w:val="center"/>
            <w:hideMark/>
          </w:tcPr>
          <w:p w14:paraId="690981E7" w14:textId="77777777" w:rsidR="00261BD4" w:rsidRPr="00261BD4" w:rsidRDefault="00261BD4" w:rsidP="00261BD4">
            <w:pPr>
              <w:pStyle w:val="LZ-4"/>
              <w:rPr>
                <w:b/>
                <w:bCs/>
              </w:rPr>
            </w:pPr>
            <w:r w:rsidRPr="00261BD4">
              <w:rPr>
                <w:rFonts w:hint="eastAsia"/>
                <w:b/>
                <w:bCs/>
              </w:rPr>
              <w:t>企业名称</w:t>
            </w:r>
          </w:p>
        </w:tc>
        <w:tc>
          <w:tcPr>
            <w:tcW w:w="992" w:type="dxa"/>
            <w:vAlign w:val="center"/>
            <w:hideMark/>
          </w:tcPr>
          <w:p w14:paraId="2CC96578" w14:textId="77777777" w:rsidR="00261BD4" w:rsidRPr="00261BD4" w:rsidRDefault="00261BD4" w:rsidP="00261BD4">
            <w:pPr>
              <w:pStyle w:val="LZ-4"/>
              <w:rPr>
                <w:b/>
                <w:bCs/>
              </w:rPr>
            </w:pPr>
            <w:r w:rsidRPr="00261BD4">
              <w:rPr>
                <w:rFonts w:hint="eastAsia"/>
                <w:b/>
                <w:bCs/>
              </w:rPr>
              <w:t>街道</w:t>
            </w:r>
          </w:p>
        </w:tc>
        <w:tc>
          <w:tcPr>
            <w:tcW w:w="2684" w:type="dxa"/>
            <w:vAlign w:val="center"/>
            <w:hideMark/>
          </w:tcPr>
          <w:p w14:paraId="45466B4F" w14:textId="77777777" w:rsidR="00261BD4" w:rsidRPr="00261BD4" w:rsidRDefault="00261BD4" w:rsidP="00261BD4">
            <w:pPr>
              <w:pStyle w:val="LZ-4"/>
              <w:rPr>
                <w:b/>
                <w:bCs/>
              </w:rPr>
            </w:pPr>
            <w:r w:rsidRPr="00261BD4">
              <w:rPr>
                <w:rFonts w:hint="eastAsia"/>
                <w:b/>
                <w:bCs/>
              </w:rPr>
              <w:t>行业名称</w:t>
            </w:r>
          </w:p>
        </w:tc>
        <w:tc>
          <w:tcPr>
            <w:tcW w:w="662" w:type="dxa"/>
            <w:vAlign w:val="center"/>
            <w:hideMark/>
          </w:tcPr>
          <w:p w14:paraId="398F90D0" w14:textId="77777777" w:rsidR="00261BD4" w:rsidRPr="00261BD4" w:rsidRDefault="00261BD4" w:rsidP="00261BD4">
            <w:pPr>
              <w:pStyle w:val="LZ-4"/>
              <w:rPr>
                <w:b/>
                <w:bCs/>
              </w:rPr>
            </w:pPr>
            <w:r w:rsidRPr="00261BD4">
              <w:rPr>
                <w:rFonts w:hint="eastAsia"/>
                <w:b/>
                <w:bCs/>
              </w:rPr>
              <w:t>排放量</w:t>
            </w:r>
          </w:p>
        </w:tc>
      </w:tr>
      <w:tr w:rsidR="00814581" w:rsidRPr="00261BD4" w14:paraId="3B0FE55D" w14:textId="77777777" w:rsidTr="001B3C3C">
        <w:trPr>
          <w:trHeight w:val="290"/>
          <w:jc w:val="center"/>
        </w:trPr>
        <w:tc>
          <w:tcPr>
            <w:tcW w:w="7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282A5E" w14:textId="5D3418CF" w:rsidR="00814581" w:rsidRPr="00814581" w:rsidRDefault="00814581" w:rsidP="00814581">
            <w:pPr>
              <w:pStyle w:val="LZ-4"/>
            </w:pPr>
            <w:r w:rsidRPr="00814581">
              <w:rPr>
                <w:color w:val="000000"/>
                <w:sz w:val="22"/>
                <w:szCs w:val="22"/>
              </w:rPr>
              <w:t>1</w:t>
            </w:r>
          </w:p>
        </w:tc>
        <w:tc>
          <w:tcPr>
            <w:tcW w:w="3969" w:type="dxa"/>
            <w:tcBorders>
              <w:top w:val="single" w:sz="4" w:space="0" w:color="auto"/>
              <w:left w:val="nil"/>
              <w:bottom w:val="single" w:sz="4" w:space="0" w:color="auto"/>
              <w:right w:val="single" w:sz="4" w:space="0" w:color="auto"/>
            </w:tcBorders>
            <w:shd w:val="clear" w:color="auto" w:fill="auto"/>
            <w:noWrap/>
            <w:vAlign w:val="bottom"/>
            <w:hideMark/>
          </w:tcPr>
          <w:p w14:paraId="1CEE2CBF" w14:textId="09E4FEBB" w:rsidR="00814581" w:rsidRPr="00814581" w:rsidRDefault="00814581" w:rsidP="00814581">
            <w:pPr>
              <w:pStyle w:val="LZ-4"/>
            </w:pPr>
            <w:r w:rsidRPr="00814581">
              <w:rPr>
                <w:color w:val="000000"/>
                <w:sz w:val="22"/>
                <w:szCs w:val="22"/>
              </w:rPr>
              <w:t>浙江浙能电力股份有限公司萧山发电厂</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783751A2" w14:textId="5902E416" w:rsidR="00814581" w:rsidRPr="00814581" w:rsidRDefault="00814581" w:rsidP="00814581">
            <w:pPr>
              <w:pStyle w:val="LZ-4"/>
            </w:pPr>
            <w:r w:rsidRPr="00814581">
              <w:rPr>
                <w:color w:val="000000"/>
                <w:sz w:val="22"/>
                <w:szCs w:val="22"/>
              </w:rPr>
              <w:t>临浦</w:t>
            </w:r>
          </w:p>
        </w:tc>
        <w:tc>
          <w:tcPr>
            <w:tcW w:w="2684" w:type="dxa"/>
            <w:tcBorders>
              <w:top w:val="single" w:sz="4" w:space="0" w:color="auto"/>
              <w:left w:val="nil"/>
              <w:bottom w:val="single" w:sz="4" w:space="0" w:color="auto"/>
              <w:right w:val="single" w:sz="4" w:space="0" w:color="auto"/>
            </w:tcBorders>
            <w:shd w:val="clear" w:color="auto" w:fill="auto"/>
            <w:noWrap/>
            <w:vAlign w:val="bottom"/>
            <w:hideMark/>
          </w:tcPr>
          <w:p w14:paraId="7D43A12B" w14:textId="77189270" w:rsidR="00814581" w:rsidRPr="00814581" w:rsidRDefault="00814581" w:rsidP="00814581">
            <w:pPr>
              <w:pStyle w:val="LZ-4"/>
            </w:pPr>
            <w:r w:rsidRPr="00814581">
              <w:rPr>
                <w:color w:val="000000"/>
                <w:sz w:val="22"/>
                <w:szCs w:val="22"/>
              </w:rPr>
              <w:t>火力发电</w:t>
            </w:r>
          </w:p>
        </w:tc>
        <w:tc>
          <w:tcPr>
            <w:tcW w:w="662" w:type="dxa"/>
            <w:tcBorders>
              <w:top w:val="single" w:sz="4" w:space="0" w:color="auto"/>
              <w:left w:val="nil"/>
              <w:bottom w:val="single" w:sz="4" w:space="0" w:color="auto"/>
              <w:right w:val="single" w:sz="4" w:space="0" w:color="auto"/>
            </w:tcBorders>
            <w:shd w:val="clear" w:color="auto" w:fill="auto"/>
            <w:noWrap/>
            <w:vAlign w:val="bottom"/>
            <w:hideMark/>
          </w:tcPr>
          <w:p w14:paraId="268AEF6D" w14:textId="70CE944D" w:rsidR="00814581" w:rsidRPr="00814581" w:rsidRDefault="00814581" w:rsidP="00814581">
            <w:pPr>
              <w:pStyle w:val="LZ-4"/>
            </w:pPr>
            <w:r w:rsidRPr="00814581">
              <w:rPr>
                <w:color w:val="000000"/>
                <w:sz w:val="22"/>
                <w:szCs w:val="22"/>
              </w:rPr>
              <w:t>370.5</w:t>
            </w:r>
          </w:p>
        </w:tc>
      </w:tr>
      <w:tr w:rsidR="00814581" w:rsidRPr="00261BD4" w14:paraId="6E675974" w14:textId="77777777" w:rsidTr="001B3C3C">
        <w:trPr>
          <w:trHeight w:val="290"/>
          <w:jc w:val="center"/>
        </w:trPr>
        <w:tc>
          <w:tcPr>
            <w:tcW w:w="719" w:type="dxa"/>
            <w:tcBorders>
              <w:top w:val="nil"/>
              <w:left w:val="single" w:sz="4" w:space="0" w:color="auto"/>
              <w:bottom w:val="single" w:sz="4" w:space="0" w:color="auto"/>
              <w:right w:val="single" w:sz="4" w:space="0" w:color="auto"/>
            </w:tcBorders>
            <w:shd w:val="clear" w:color="auto" w:fill="auto"/>
            <w:noWrap/>
            <w:vAlign w:val="bottom"/>
            <w:hideMark/>
          </w:tcPr>
          <w:p w14:paraId="6BDF0689" w14:textId="14BFB669" w:rsidR="00814581" w:rsidRPr="00814581" w:rsidRDefault="00814581" w:rsidP="00814581">
            <w:pPr>
              <w:pStyle w:val="LZ-4"/>
            </w:pPr>
            <w:r w:rsidRPr="00814581">
              <w:rPr>
                <w:color w:val="000000"/>
                <w:sz w:val="22"/>
                <w:szCs w:val="22"/>
              </w:rPr>
              <w:t>2</w:t>
            </w:r>
          </w:p>
        </w:tc>
        <w:tc>
          <w:tcPr>
            <w:tcW w:w="3969" w:type="dxa"/>
            <w:tcBorders>
              <w:top w:val="nil"/>
              <w:left w:val="nil"/>
              <w:bottom w:val="single" w:sz="4" w:space="0" w:color="auto"/>
              <w:right w:val="single" w:sz="4" w:space="0" w:color="auto"/>
            </w:tcBorders>
            <w:shd w:val="clear" w:color="auto" w:fill="auto"/>
            <w:noWrap/>
            <w:vAlign w:val="bottom"/>
            <w:hideMark/>
          </w:tcPr>
          <w:p w14:paraId="660AA93B" w14:textId="4D40E2A1" w:rsidR="00814581" w:rsidRPr="00814581" w:rsidRDefault="00814581" w:rsidP="00814581">
            <w:pPr>
              <w:pStyle w:val="LZ-4"/>
            </w:pPr>
            <w:r w:rsidRPr="00814581">
              <w:rPr>
                <w:color w:val="000000"/>
                <w:sz w:val="22"/>
                <w:szCs w:val="22"/>
              </w:rPr>
              <w:t>杭州萧山锦江绿色能源有限公司</w:t>
            </w:r>
          </w:p>
        </w:tc>
        <w:tc>
          <w:tcPr>
            <w:tcW w:w="992" w:type="dxa"/>
            <w:tcBorders>
              <w:top w:val="nil"/>
              <w:left w:val="nil"/>
              <w:bottom w:val="single" w:sz="4" w:space="0" w:color="auto"/>
              <w:right w:val="single" w:sz="4" w:space="0" w:color="auto"/>
            </w:tcBorders>
            <w:shd w:val="clear" w:color="auto" w:fill="auto"/>
            <w:noWrap/>
            <w:vAlign w:val="bottom"/>
            <w:hideMark/>
          </w:tcPr>
          <w:p w14:paraId="420B3930" w14:textId="20D1934D" w:rsidR="00814581" w:rsidRPr="00814581" w:rsidRDefault="00814581" w:rsidP="00814581">
            <w:pPr>
              <w:pStyle w:val="LZ-4"/>
            </w:pPr>
            <w:r w:rsidRPr="00814581">
              <w:rPr>
                <w:color w:val="000000"/>
                <w:sz w:val="22"/>
                <w:szCs w:val="22"/>
              </w:rPr>
              <w:t>蜀山</w:t>
            </w:r>
          </w:p>
        </w:tc>
        <w:tc>
          <w:tcPr>
            <w:tcW w:w="2684" w:type="dxa"/>
            <w:tcBorders>
              <w:top w:val="nil"/>
              <w:left w:val="nil"/>
              <w:bottom w:val="single" w:sz="4" w:space="0" w:color="auto"/>
              <w:right w:val="single" w:sz="4" w:space="0" w:color="auto"/>
            </w:tcBorders>
            <w:shd w:val="clear" w:color="auto" w:fill="auto"/>
            <w:noWrap/>
            <w:vAlign w:val="bottom"/>
            <w:hideMark/>
          </w:tcPr>
          <w:p w14:paraId="439DD0D6" w14:textId="3C350617" w:rsidR="00814581" w:rsidRPr="00814581" w:rsidRDefault="00814581" w:rsidP="00814581">
            <w:pPr>
              <w:pStyle w:val="LZ-4"/>
            </w:pPr>
            <w:r w:rsidRPr="00814581">
              <w:rPr>
                <w:color w:val="000000"/>
                <w:sz w:val="22"/>
                <w:szCs w:val="22"/>
              </w:rPr>
              <w:t>生物质能发电</w:t>
            </w:r>
          </w:p>
        </w:tc>
        <w:tc>
          <w:tcPr>
            <w:tcW w:w="662" w:type="dxa"/>
            <w:tcBorders>
              <w:top w:val="nil"/>
              <w:left w:val="nil"/>
              <w:bottom w:val="single" w:sz="4" w:space="0" w:color="auto"/>
              <w:right w:val="single" w:sz="4" w:space="0" w:color="auto"/>
            </w:tcBorders>
            <w:shd w:val="clear" w:color="auto" w:fill="auto"/>
            <w:noWrap/>
            <w:vAlign w:val="bottom"/>
            <w:hideMark/>
          </w:tcPr>
          <w:p w14:paraId="186178E3" w14:textId="3E8316EB" w:rsidR="00814581" w:rsidRPr="00814581" w:rsidRDefault="00814581" w:rsidP="00814581">
            <w:pPr>
              <w:pStyle w:val="LZ-4"/>
            </w:pPr>
            <w:r w:rsidRPr="00814581">
              <w:rPr>
                <w:color w:val="000000"/>
                <w:sz w:val="22"/>
                <w:szCs w:val="22"/>
              </w:rPr>
              <w:t>237.6</w:t>
            </w:r>
          </w:p>
        </w:tc>
      </w:tr>
      <w:tr w:rsidR="00814581" w:rsidRPr="00261BD4" w14:paraId="0EFED1C5" w14:textId="77777777" w:rsidTr="001B3C3C">
        <w:trPr>
          <w:trHeight w:val="290"/>
          <w:jc w:val="center"/>
        </w:trPr>
        <w:tc>
          <w:tcPr>
            <w:tcW w:w="719" w:type="dxa"/>
            <w:tcBorders>
              <w:top w:val="nil"/>
              <w:left w:val="single" w:sz="4" w:space="0" w:color="auto"/>
              <w:bottom w:val="single" w:sz="4" w:space="0" w:color="auto"/>
              <w:right w:val="single" w:sz="4" w:space="0" w:color="auto"/>
            </w:tcBorders>
            <w:shd w:val="clear" w:color="auto" w:fill="auto"/>
            <w:noWrap/>
            <w:vAlign w:val="bottom"/>
            <w:hideMark/>
          </w:tcPr>
          <w:p w14:paraId="0DDFB1CD" w14:textId="61589D86" w:rsidR="00814581" w:rsidRPr="00814581" w:rsidRDefault="00814581" w:rsidP="00814581">
            <w:pPr>
              <w:pStyle w:val="LZ-4"/>
            </w:pPr>
            <w:r w:rsidRPr="00814581">
              <w:rPr>
                <w:color w:val="000000"/>
                <w:sz w:val="22"/>
                <w:szCs w:val="22"/>
              </w:rPr>
              <w:t>3</w:t>
            </w:r>
          </w:p>
        </w:tc>
        <w:tc>
          <w:tcPr>
            <w:tcW w:w="3969" w:type="dxa"/>
            <w:tcBorders>
              <w:top w:val="nil"/>
              <w:left w:val="nil"/>
              <w:bottom w:val="single" w:sz="4" w:space="0" w:color="auto"/>
              <w:right w:val="single" w:sz="4" w:space="0" w:color="auto"/>
            </w:tcBorders>
            <w:shd w:val="clear" w:color="auto" w:fill="auto"/>
            <w:noWrap/>
            <w:vAlign w:val="bottom"/>
            <w:hideMark/>
          </w:tcPr>
          <w:p w14:paraId="59B4C649" w14:textId="5A54338B" w:rsidR="00814581" w:rsidRPr="00814581" w:rsidRDefault="00814581" w:rsidP="00814581">
            <w:pPr>
              <w:pStyle w:val="LZ-4"/>
            </w:pPr>
            <w:r w:rsidRPr="00814581">
              <w:rPr>
                <w:color w:val="000000"/>
                <w:sz w:val="22"/>
                <w:szCs w:val="22"/>
              </w:rPr>
              <w:t>浙江盛元化纤有限公司</w:t>
            </w:r>
          </w:p>
        </w:tc>
        <w:tc>
          <w:tcPr>
            <w:tcW w:w="992" w:type="dxa"/>
            <w:tcBorders>
              <w:top w:val="nil"/>
              <w:left w:val="nil"/>
              <w:bottom w:val="single" w:sz="4" w:space="0" w:color="auto"/>
              <w:right w:val="single" w:sz="4" w:space="0" w:color="auto"/>
            </w:tcBorders>
            <w:shd w:val="clear" w:color="auto" w:fill="auto"/>
            <w:noWrap/>
            <w:vAlign w:val="bottom"/>
            <w:hideMark/>
          </w:tcPr>
          <w:p w14:paraId="0727BCEF" w14:textId="1A37870B" w:rsidR="00814581" w:rsidRPr="00814581" w:rsidRDefault="00814581" w:rsidP="00814581">
            <w:pPr>
              <w:pStyle w:val="LZ-4"/>
            </w:pPr>
            <w:proofErr w:type="gramStart"/>
            <w:r w:rsidRPr="00814581">
              <w:rPr>
                <w:color w:val="000000"/>
                <w:sz w:val="22"/>
                <w:szCs w:val="22"/>
              </w:rPr>
              <w:t>益农</w:t>
            </w:r>
            <w:proofErr w:type="gramEnd"/>
          </w:p>
        </w:tc>
        <w:tc>
          <w:tcPr>
            <w:tcW w:w="2684" w:type="dxa"/>
            <w:tcBorders>
              <w:top w:val="nil"/>
              <w:left w:val="nil"/>
              <w:bottom w:val="single" w:sz="4" w:space="0" w:color="auto"/>
              <w:right w:val="single" w:sz="4" w:space="0" w:color="auto"/>
            </w:tcBorders>
            <w:shd w:val="clear" w:color="auto" w:fill="auto"/>
            <w:noWrap/>
            <w:vAlign w:val="bottom"/>
            <w:hideMark/>
          </w:tcPr>
          <w:p w14:paraId="1A87CB35" w14:textId="61785D78" w:rsidR="00814581" w:rsidRPr="00814581" w:rsidRDefault="00814581" w:rsidP="00814581">
            <w:pPr>
              <w:pStyle w:val="LZ-4"/>
            </w:pPr>
            <w:r w:rsidRPr="00814581">
              <w:rPr>
                <w:color w:val="000000"/>
                <w:sz w:val="22"/>
                <w:szCs w:val="22"/>
              </w:rPr>
              <w:t>涤纶纤维制造</w:t>
            </w:r>
          </w:p>
        </w:tc>
        <w:tc>
          <w:tcPr>
            <w:tcW w:w="662" w:type="dxa"/>
            <w:tcBorders>
              <w:top w:val="nil"/>
              <w:left w:val="nil"/>
              <w:bottom w:val="single" w:sz="4" w:space="0" w:color="auto"/>
              <w:right w:val="single" w:sz="4" w:space="0" w:color="auto"/>
            </w:tcBorders>
            <w:shd w:val="clear" w:color="auto" w:fill="auto"/>
            <w:noWrap/>
            <w:vAlign w:val="bottom"/>
            <w:hideMark/>
          </w:tcPr>
          <w:p w14:paraId="668B7470" w14:textId="4FEADC11" w:rsidR="00814581" w:rsidRPr="00814581" w:rsidRDefault="00814581" w:rsidP="00814581">
            <w:pPr>
              <w:pStyle w:val="LZ-4"/>
            </w:pPr>
            <w:r w:rsidRPr="00814581">
              <w:rPr>
                <w:color w:val="000000"/>
                <w:sz w:val="22"/>
                <w:szCs w:val="22"/>
              </w:rPr>
              <w:t>123.9</w:t>
            </w:r>
          </w:p>
        </w:tc>
      </w:tr>
      <w:tr w:rsidR="00814581" w:rsidRPr="00261BD4" w14:paraId="7A4DB298" w14:textId="77777777" w:rsidTr="001B3C3C">
        <w:trPr>
          <w:trHeight w:val="290"/>
          <w:jc w:val="center"/>
        </w:trPr>
        <w:tc>
          <w:tcPr>
            <w:tcW w:w="719" w:type="dxa"/>
            <w:tcBorders>
              <w:top w:val="nil"/>
              <w:left w:val="single" w:sz="4" w:space="0" w:color="auto"/>
              <w:bottom w:val="single" w:sz="4" w:space="0" w:color="auto"/>
              <w:right w:val="single" w:sz="4" w:space="0" w:color="auto"/>
            </w:tcBorders>
            <w:shd w:val="clear" w:color="auto" w:fill="auto"/>
            <w:noWrap/>
            <w:vAlign w:val="bottom"/>
            <w:hideMark/>
          </w:tcPr>
          <w:p w14:paraId="60C22750" w14:textId="7EED0885" w:rsidR="00814581" w:rsidRPr="00814581" w:rsidRDefault="00814581" w:rsidP="00814581">
            <w:pPr>
              <w:pStyle w:val="LZ-4"/>
            </w:pPr>
            <w:r w:rsidRPr="00814581">
              <w:rPr>
                <w:color w:val="000000"/>
                <w:sz w:val="22"/>
                <w:szCs w:val="22"/>
              </w:rPr>
              <w:t>4</w:t>
            </w:r>
          </w:p>
        </w:tc>
        <w:tc>
          <w:tcPr>
            <w:tcW w:w="3969" w:type="dxa"/>
            <w:tcBorders>
              <w:top w:val="nil"/>
              <w:left w:val="nil"/>
              <w:bottom w:val="single" w:sz="4" w:space="0" w:color="auto"/>
              <w:right w:val="single" w:sz="4" w:space="0" w:color="auto"/>
            </w:tcBorders>
            <w:shd w:val="clear" w:color="auto" w:fill="auto"/>
            <w:noWrap/>
            <w:vAlign w:val="bottom"/>
            <w:hideMark/>
          </w:tcPr>
          <w:p w14:paraId="136B2379" w14:textId="790404F9" w:rsidR="00814581" w:rsidRPr="00814581" w:rsidRDefault="00814581" w:rsidP="00814581">
            <w:pPr>
              <w:pStyle w:val="LZ-4"/>
            </w:pPr>
            <w:r w:rsidRPr="00814581">
              <w:rPr>
                <w:color w:val="000000"/>
                <w:sz w:val="22"/>
                <w:szCs w:val="22"/>
              </w:rPr>
              <w:t>荣盛石化股份有限公司</w:t>
            </w:r>
          </w:p>
        </w:tc>
        <w:tc>
          <w:tcPr>
            <w:tcW w:w="992" w:type="dxa"/>
            <w:tcBorders>
              <w:top w:val="nil"/>
              <w:left w:val="nil"/>
              <w:bottom w:val="single" w:sz="4" w:space="0" w:color="auto"/>
              <w:right w:val="single" w:sz="4" w:space="0" w:color="auto"/>
            </w:tcBorders>
            <w:shd w:val="clear" w:color="auto" w:fill="auto"/>
            <w:noWrap/>
            <w:vAlign w:val="bottom"/>
            <w:hideMark/>
          </w:tcPr>
          <w:p w14:paraId="103C92A8" w14:textId="695A50BB" w:rsidR="00814581" w:rsidRPr="00814581" w:rsidRDefault="00814581" w:rsidP="00814581">
            <w:pPr>
              <w:pStyle w:val="LZ-4"/>
            </w:pPr>
            <w:proofErr w:type="gramStart"/>
            <w:r w:rsidRPr="00814581">
              <w:rPr>
                <w:color w:val="000000"/>
                <w:sz w:val="22"/>
                <w:szCs w:val="22"/>
              </w:rPr>
              <w:t>益农</w:t>
            </w:r>
            <w:proofErr w:type="gramEnd"/>
          </w:p>
        </w:tc>
        <w:tc>
          <w:tcPr>
            <w:tcW w:w="2684" w:type="dxa"/>
            <w:tcBorders>
              <w:top w:val="nil"/>
              <w:left w:val="nil"/>
              <w:bottom w:val="single" w:sz="4" w:space="0" w:color="auto"/>
              <w:right w:val="single" w:sz="4" w:space="0" w:color="auto"/>
            </w:tcBorders>
            <w:shd w:val="clear" w:color="auto" w:fill="auto"/>
            <w:noWrap/>
            <w:vAlign w:val="bottom"/>
            <w:hideMark/>
          </w:tcPr>
          <w:p w14:paraId="7ED2E542" w14:textId="22CDC5CC" w:rsidR="00814581" w:rsidRPr="00814581" w:rsidRDefault="00814581" w:rsidP="00814581">
            <w:pPr>
              <w:pStyle w:val="LZ-4"/>
            </w:pPr>
            <w:r w:rsidRPr="00814581">
              <w:rPr>
                <w:color w:val="000000"/>
                <w:sz w:val="22"/>
                <w:szCs w:val="22"/>
              </w:rPr>
              <w:t>涤纶纤维制造</w:t>
            </w:r>
          </w:p>
        </w:tc>
        <w:tc>
          <w:tcPr>
            <w:tcW w:w="662" w:type="dxa"/>
            <w:tcBorders>
              <w:top w:val="nil"/>
              <w:left w:val="nil"/>
              <w:bottom w:val="single" w:sz="4" w:space="0" w:color="auto"/>
              <w:right w:val="single" w:sz="4" w:space="0" w:color="auto"/>
            </w:tcBorders>
            <w:shd w:val="clear" w:color="auto" w:fill="auto"/>
            <w:noWrap/>
            <w:vAlign w:val="bottom"/>
            <w:hideMark/>
          </w:tcPr>
          <w:p w14:paraId="7BB217F3" w14:textId="21954D96" w:rsidR="00814581" w:rsidRPr="00814581" w:rsidRDefault="00814581" w:rsidP="00814581">
            <w:pPr>
              <w:pStyle w:val="LZ-4"/>
            </w:pPr>
            <w:r w:rsidRPr="00814581">
              <w:rPr>
                <w:color w:val="000000"/>
                <w:sz w:val="22"/>
                <w:szCs w:val="22"/>
              </w:rPr>
              <w:t>120.7</w:t>
            </w:r>
          </w:p>
        </w:tc>
      </w:tr>
      <w:tr w:rsidR="00814581" w:rsidRPr="00261BD4" w14:paraId="6DED0863" w14:textId="77777777" w:rsidTr="001B3C3C">
        <w:trPr>
          <w:trHeight w:val="290"/>
          <w:jc w:val="center"/>
        </w:trPr>
        <w:tc>
          <w:tcPr>
            <w:tcW w:w="719" w:type="dxa"/>
            <w:tcBorders>
              <w:top w:val="nil"/>
              <w:left w:val="single" w:sz="4" w:space="0" w:color="auto"/>
              <w:bottom w:val="single" w:sz="4" w:space="0" w:color="auto"/>
              <w:right w:val="single" w:sz="4" w:space="0" w:color="auto"/>
            </w:tcBorders>
            <w:shd w:val="clear" w:color="auto" w:fill="auto"/>
            <w:noWrap/>
            <w:vAlign w:val="bottom"/>
            <w:hideMark/>
          </w:tcPr>
          <w:p w14:paraId="11C97206" w14:textId="3C26D957" w:rsidR="00814581" w:rsidRPr="00814581" w:rsidRDefault="00814581" w:rsidP="00814581">
            <w:pPr>
              <w:pStyle w:val="LZ-4"/>
            </w:pPr>
            <w:r w:rsidRPr="00814581">
              <w:rPr>
                <w:color w:val="000000"/>
                <w:sz w:val="22"/>
                <w:szCs w:val="22"/>
              </w:rPr>
              <w:t>5</w:t>
            </w:r>
          </w:p>
        </w:tc>
        <w:tc>
          <w:tcPr>
            <w:tcW w:w="3969" w:type="dxa"/>
            <w:tcBorders>
              <w:top w:val="nil"/>
              <w:left w:val="nil"/>
              <w:bottom w:val="single" w:sz="4" w:space="0" w:color="auto"/>
              <w:right w:val="single" w:sz="4" w:space="0" w:color="auto"/>
            </w:tcBorders>
            <w:shd w:val="clear" w:color="auto" w:fill="auto"/>
            <w:noWrap/>
            <w:vAlign w:val="bottom"/>
            <w:hideMark/>
          </w:tcPr>
          <w:p w14:paraId="78280CF2" w14:textId="1CEC6812" w:rsidR="00814581" w:rsidRPr="00814581" w:rsidRDefault="00814581" w:rsidP="00814581">
            <w:pPr>
              <w:pStyle w:val="LZ-4"/>
            </w:pPr>
            <w:r w:rsidRPr="00814581">
              <w:rPr>
                <w:color w:val="000000"/>
                <w:sz w:val="22"/>
                <w:szCs w:val="22"/>
              </w:rPr>
              <w:t>杭州红山热电有限公司</w:t>
            </w:r>
          </w:p>
        </w:tc>
        <w:tc>
          <w:tcPr>
            <w:tcW w:w="992" w:type="dxa"/>
            <w:tcBorders>
              <w:top w:val="nil"/>
              <w:left w:val="nil"/>
              <w:bottom w:val="single" w:sz="4" w:space="0" w:color="auto"/>
              <w:right w:val="single" w:sz="4" w:space="0" w:color="auto"/>
            </w:tcBorders>
            <w:shd w:val="clear" w:color="auto" w:fill="auto"/>
            <w:noWrap/>
            <w:vAlign w:val="bottom"/>
            <w:hideMark/>
          </w:tcPr>
          <w:p w14:paraId="338585AB" w14:textId="0E6BA9EC" w:rsidR="00814581" w:rsidRPr="00814581" w:rsidRDefault="00814581" w:rsidP="00814581">
            <w:pPr>
              <w:pStyle w:val="LZ-4"/>
            </w:pPr>
            <w:r w:rsidRPr="00814581">
              <w:rPr>
                <w:color w:val="000000"/>
                <w:sz w:val="22"/>
                <w:szCs w:val="22"/>
              </w:rPr>
              <w:t>红山</w:t>
            </w:r>
          </w:p>
        </w:tc>
        <w:tc>
          <w:tcPr>
            <w:tcW w:w="2684" w:type="dxa"/>
            <w:tcBorders>
              <w:top w:val="nil"/>
              <w:left w:val="nil"/>
              <w:bottom w:val="single" w:sz="4" w:space="0" w:color="auto"/>
              <w:right w:val="single" w:sz="4" w:space="0" w:color="auto"/>
            </w:tcBorders>
            <w:shd w:val="clear" w:color="auto" w:fill="auto"/>
            <w:noWrap/>
            <w:vAlign w:val="bottom"/>
            <w:hideMark/>
          </w:tcPr>
          <w:p w14:paraId="2465BE60" w14:textId="050CF3E5" w:rsidR="00814581" w:rsidRPr="00814581" w:rsidRDefault="00814581" w:rsidP="00814581">
            <w:pPr>
              <w:pStyle w:val="LZ-4"/>
            </w:pPr>
            <w:r w:rsidRPr="00814581">
              <w:rPr>
                <w:color w:val="000000"/>
                <w:sz w:val="22"/>
                <w:szCs w:val="22"/>
              </w:rPr>
              <w:t>热电联产</w:t>
            </w:r>
          </w:p>
        </w:tc>
        <w:tc>
          <w:tcPr>
            <w:tcW w:w="662" w:type="dxa"/>
            <w:tcBorders>
              <w:top w:val="nil"/>
              <w:left w:val="nil"/>
              <w:bottom w:val="single" w:sz="4" w:space="0" w:color="auto"/>
              <w:right w:val="single" w:sz="4" w:space="0" w:color="auto"/>
            </w:tcBorders>
            <w:shd w:val="clear" w:color="auto" w:fill="auto"/>
            <w:noWrap/>
            <w:vAlign w:val="bottom"/>
            <w:hideMark/>
          </w:tcPr>
          <w:p w14:paraId="6E4526C3" w14:textId="48ACB912" w:rsidR="00814581" w:rsidRPr="00814581" w:rsidRDefault="00814581" w:rsidP="00814581">
            <w:pPr>
              <w:pStyle w:val="LZ-4"/>
            </w:pPr>
            <w:r w:rsidRPr="00814581">
              <w:rPr>
                <w:color w:val="000000"/>
                <w:sz w:val="22"/>
                <w:szCs w:val="22"/>
              </w:rPr>
              <w:t>107.9</w:t>
            </w:r>
          </w:p>
        </w:tc>
      </w:tr>
      <w:tr w:rsidR="00814581" w:rsidRPr="00261BD4" w14:paraId="60E54560" w14:textId="77777777" w:rsidTr="001B3C3C">
        <w:trPr>
          <w:trHeight w:val="290"/>
          <w:jc w:val="center"/>
        </w:trPr>
        <w:tc>
          <w:tcPr>
            <w:tcW w:w="719" w:type="dxa"/>
            <w:tcBorders>
              <w:top w:val="nil"/>
              <w:left w:val="single" w:sz="4" w:space="0" w:color="auto"/>
              <w:bottom w:val="single" w:sz="4" w:space="0" w:color="auto"/>
              <w:right w:val="single" w:sz="4" w:space="0" w:color="auto"/>
            </w:tcBorders>
            <w:shd w:val="clear" w:color="auto" w:fill="auto"/>
            <w:noWrap/>
            <w:vAlign w:val="bottom"/>
            <w:hideMark/>
          </w:tcPr>
          <w:p w14:paraId="3967C06A" w14:textId="58F240F6" w:rsidR="00814581" w:rsidRPr="00814581" w:rsidRDefault="00814581" w:rsidP="00814581">
            <w:pPr>
              <w:pStyle w:val="LZ-4"/>
            </w:pPr>
            <w:r w:rsidRPr="00814581">
              <w:rPr>
                <w:color w:val="000000"/>
                <w:sz w:val="22"/>
                <w:szCs w:val="22"/>
              </w:rPr>
              <w:t>6</w:t>
            </w:r>
          </w:p>
        </w:tc>
        <w:tc>
          <w:tcPr>
            <w:tcW w:w="3969" w:type="dxa"/>
            <w:tcBorders>
              <w:top w:val="nil"/>
              <w:left w:val="nil"/>
              <w:bottom w:val="single" w:sz="4" w:space="0" w:color="auto"/>
              <w:right w:val="single" w:sz="4" w:space="0" w:color="auto"/>
            </w:tcBorders>
            <w:shd w:val="clear" w:color="auto" w:fill="auto"/>
            <w:noWrap/>
            <w:vAlign w:val="bottom"/>
            <w:hideMark/>
          </w:tcPr>
          <w:p w14:paraId="5C4D857D" w14:textId="4FADDC4D" w:rsidR="00814581" w:rsidRPr="00814581" w:rsidRDefault="00814581" w:rsidP="00814581">
            <w:pPr>
              <w:pStyle w:val="LZ-4"/>
            </w:pPr>
            <w:r w:rsidRPr="00814581">
              <w:rPr>
                <w:color w:val="000000"/>
                <w:sz w:val="22"/>
                <w:szCs w:val="22"/>
              </w:rPr>
              <w:t>杭州逸</w:t>
            </w:r>
            <w:proofErr w:type="gramStart"/>
            <w:r w:rsidRPr="00814581">
              <w:rPr>
                <w:color w:val="000000"/>
                <w:sz w:val="22"/>
                <w:szCs w:val="22"/>
              </w:rPr>
              <w:t>暻</w:t>
            </w:r>
            <w:proofErr w:type="gramEnd"/>
            <w:r w:rsidRPr="00814581">
              <w:rPr>
                <w:color w:val="000000"/>
                <w:sz w:val="22"/>
                <w:szCs w:val="22"/>
              </w:rPr>
              <w:t>化纤有限公司</w:t>
            </w:r>
          </w:p>
        </w:tc>
        <w:tc>
          <w:tcPr>
            <w:tcW w:w="992" w:type="dxa"/>
            <w:tcBorders>
              <w:top w:val="nil"/>
              <w:left w:val="nil"/>
              <w:bottom w:val="single" w:sz="4" w:space="0" w:color="auto"/>
              <w:right w:val="single" w:sz="4" w:space="0" w:color="auto"/>
            </w:tcBorders>
            <w:shd w:val="clear" w:color="auto" w:fill="auto"/>
            <w:noWrap/>
            <w:vAlign w:val="bottom"/>
            <w:hideMark/>
          </w:tcPr>
          <w:p w14:paraId="2506E43A" w14:textId="20FDEC5B" w:rsidR="00814581" w:rsidRPr="00814581" w:rsidRDefault="00814581" w:rsidP="00814581">
            <w:pPr>
              <w:pStyle w:val="LZ-4"/>
            </w:pPr>
            <w:r w:rsidRPr="00814581">
              <w:rPr>
                <w:color w:val="000000"/>
                <w:sz w:val="22"/>
                <w:szCs w:val="22"/>
              </w:rPr>
              <w:t>红山</w:t>
            </w:r>
          </w:p>
        </w:tc>
        <w:tc>
          <w:tcPr>
            <w:tcW w:w="2684" w:type="dxa"/>
            <w:tcBorders>
              <w:top w:val="nil"/>
              <w:left w:val="nil"/>
              <w:bottom w:val="single" w:sz="4" w:space="0" w:color="auto"/>
              <w:right w:val="single" w:sz="4" w:space="0" w:color="auto"/>
            </w:tcBorders>
            <w:shd w:val="clear" w:color="auto" w:fill="auto"/>
            <w:noWrap/>
            <w:vAlign w:val="bottom"/>
            <w:hideMark/>
          </w:tcPr>
          <w:p w14:paraId="146E5A6B" w14:textId="5377B0BF" w:rsidR="00814581" w:rsidRPr="00814581" w:rsidRDefault="00814581" w:rsidP="00814581">
            <w:pPr>
              <w:pStyle w:val="LZ-4"/>
            </w:pPr>
            <w:r w:rsidRPr="00814581">
              <w:rPr>
                <w:color w:val="000000"/>
                <w:sz w:val="22"/>
                <w:szCs w:val="22"/>
              </w:rPr>
              <w:t>涤纶纤维制造</w:t>
            </w:r>
          </w:p>
        </w:tc>
        <w:tc>
          <w:tcPr>
            <w:tcW w:w="662" w:type="dxa"/>
            <w:tcBorders>
              <w:top w:val="nil"/>
              <w:left w:val="nil"/>
              <w:bottom w:val="single" w:sz="4" w:space="0" w:color="auto"/>
              <w:right w:val="single" w:sz="4" w:space="0" w:color="auto"/>
            </w:tcBorders>
            <w:shd w:val="clear" w:color="auto" w:fill="auto"/>
            <w:noWrap/>
            <w:vAlign w:val="bottom"/>
            <w:hideMark/>
          </w:tcPr>
          <w:p w14:paraId="688F6A13" w14:textId="56536FC2" w:rsidR="00814581" w:rsidRPr="00814581" w:rsidRDefault="00814581" w:rsidP="00814581">
            <w:pPr>
              <w:pStyle w:val="LZ-4"/>
            </w:pPr>
            <w:r w:rsidRPr="00814581">
              <w:rPr>
                <w:color w:val="000000"/>
                <w:sz w:val="22"/>
                <w:szCs w:val="22"/>
              </w:rPr>
              <w:t>87.1</w:t>
            </w:r>
          </w:p>
        </w:tc>
      </w:tr>
      <w:tr w:rsidR="00814581" w:rsidRPr="00261BD4" w14:paraId="67C43116" w14:textId="77777777" w:rsidTr="001B3C3C">
        <w:trPr>
          <w:trHeight w:val="290"/>
          <w:jc w:val="center"/>
        </w:trPr>
        <w:tc>
          <w:tcPr>
            <w:tcW w:w="719" w:type="dxa"/>
            <w:tcBorders>
              <w:top w:val="nil"/>
              <w:left w:val="single" w:sz="4" w:space="0" w:color="auto"/>
              <w:bottom w:val="single" w:sz="4" w:space="0" w:color="auto"/>
              <w:right w:val="single" w:sz="4" w:space="0" w:color="auto"/>
            </w:tcBorders>
            <w:shd w:val="clear" w:color="auto" w:fill="auto"/>
            <w:noWrap/>
            <w:vAlign w:val="bottom"/>
            <w:hideMark/>
          </w:tcPr>
          <w:p w14:paraId="56A351FC" w14:textId="678B2D29" w:rsidR="00814581" w:rsidRPr="00814581" w:rsidRDefault="00814581" w:rsidP="00814581">
            <w:pPr>
              <w:pStyle w:val="LZ-4"/>
            </w:pPr>
            <w:r w:rsidRPr="00814581">
              <w:rPr>
                <w:color w:val="000000"/>
                <w:sz w:val="22"/>
                <w:szCs w:val="22"/>
              </w:rPr>
              <w:t>7</w:t>
            </w:r>
          </w:p>
        </w:tc>
        <w:tc>
          <w:tcPr>
            <w:tcW w:w="3969" w:type="dxa"/>
            <w:tcBorders>
              <w:top w:val="nil"/>
              <w:left w:val="nil"/>
              <w:bottom w:val="single" w:sz="4" w:space="0" w:color="auto"/>
              <w:right w:val="single" w:sz="4" w:space="0" w:color="auto"/>
            </w:tcBorders>
            <w:shd w:val="clear" w:color="auto" w:fill="auto"/>
            <w:noWrap/>
            <w:vAlign w:val="bottom"/>
            <w:hideMark/>
          </w:tcPr>
          <w:p w14:paraId="528D0FC8" w14:textId="641FC380" w:rsidR="00814581" w:rsidRPr="00814581" w:rsidRDefault="00814581" w:rsidP="00814581">
            <w:pPr>
              <w:pStyle w:val="LZ-4"/>
            </w:pPr>
            <w:proofErr w:type="gramStart"/>
            <w:r w:rsidRPr="00814581">
              <w:rPr>
                <w:color w:val="000000"/>
                <w:sz w:val="22"/>
                <w:szCs w:val="22"/>
              </w:rPr>
              <w:t>浙江恒逸聚合物</w:t>
            </w:r>
            <w:proofErr w:type="gramEnd"/>
            <w:r w:rsidRPr="00814581">
              <w:rPr>
                <w:color w:val="000000"/>
                <w:sz w:val="22"/>
                <w:szCs w:val="22"/>
              </w:rPr>
              <w:t>有限公司</w:t>
            </w:r>
          </w:p>
        </w:tc>
        <w:tc>
          <w:tcPr>
            <w:tcW w:w="992" w:type="dxa"/>
            <w:tcBorders>
              <w:top w:val="nil"/>
              <w:left w:val="nil"/>
              <w:bottom w:val="single" w:sz="4" w:space="0" w:color="auto"/>
              <w:right w:val="single" w:sz="4" w:space="0" w:color="auto"/>
            </w:tcBorders>
            <w:shd w:val="clear" w:color="auto" w:fill="auto"/>
            <w:noWrap/>
            <w:vAlign w:val="bottom"/>
            <w:hideMark/>
          </w:tcPr>
          <w:p w14:paraId="08A34054" w14:textId="44B9D3EE" w:rsidR="00814581" w:rsidRPr="00814581" w:rsidRDefault="00814581" w:rsidP="00814581">
            <w:pPr>
              <w:pStyle w:val="LZ-4"/>
            </w:pPr>
            <w:proofErr w:type="gramStart"/>
            <w:r w:rsidRPr="00814581">
              <w:rPr>
                <w:color w:val="000000"/>
                <w:sz w:val="22"/>
                <w:szCs w:val="22"/>
              </w:rPr>
              <w:t>衙</w:t>
            </w:r>
            <w:proofErr w:type="gramEnd"/>
            <w:r w:rsidRPr="00814581">
              <w:rPr>
                <w:color w:val="000000"/>
                <w:sz w:val="22"/>
                <w:szCs w:val="22"/>
              </w:rPr>
              <w:t>前</w:t>
            </w:r>
          </w:p>
        </w:tc>
        <w:tc>
          <w:tcPr>
            <w:tcW w:w="2684" w:type="dxa"/>
            <w:tcBorders>
              <w:top w:val="nil"/>
              <w:left w:val="nil"/>
              <w:bottom w:val="single" w:sz="4" w:space="0" w:color="auto"/>
              <w:right w:val="single" w:sz="4" w:space="0" w:color="auto"/>
            </w:tcBorders>
            <w:shd w:val="clear" w:color="auto" w:fill="auto"/>
            <w:noWrap/>
            <w:vAlign w:val="bottom"/>
            <w:hideMark/>
          </w:tcPr>
          <w:p w14:paraId="79E793BB" w14:textId="4542A085" w:rsidR="00814581" w:rsidRPr="00814581" w:rsidRDefault="00814581" w:rsidP="00814581">
            <w:pPr>
              <w:pStyle w:val="LZ-4"/>
            </w:pPr>
            <w:r w:rsidRPr="00814581">
              <w:rPr>
                <w:color w:val="000000"/>
                <w:sz w:val="22"/>
                <w:szCs w:val="22"/>
              </w:rPr>
              <w:t>涤纶纤维制造</w:t>
            </w:r>
          </w:p>
        </w:tc>
        <w:tc>
          <w:tcPr>
            <w:tcW w:w="662" w:type="dxa"/>
            <w:tcBorders>
              <w:top w:val="nil"/>
              <w:left w:val="nil"/>
              <w:bottom w:val="single" w:sz="4" w:space="0" w:color="auto"/>
              <w:right w:val="single" w:sz="4" w:space="0" w:color="auto"/>
            </w:tcBorders>
            <w:shd w:val="clear" w:color="auto" w:fill="auto"/>
            <w:noWrap/>
            <w:vAlign w:val="bottom"/>
            <w:hideMark/>
          </w:tcPr>
          <w:p w14:paraId="441B5622" w14:textId="46C48510" w:rsidR="00814581" w:rsidRPr="00814581" w:rsidRDefault="00814581" w:rsidP="00814581">
            <w:pPr>
              <w:pStyle w:val="LZ-4"/>
            </w:pPr>
            <w:r w:rsidRPr="00814581">
              <w:rPr>
                <w:color w:val="000000"/>
                <w:sz w:val="22"/>
                <w:szCs w:val="22"/>
              </w:rPr>
              <w:t>85.6</w:t>
            </w:r>
          </w:p>
        </w:tc>
      </w:tr>
      <w:tr w:rsidR="00814581" w:rsidRPr="00261BD4" w14:paraId="12DDDF17" w14:textId="77777777" w:rsidTr="001B3C3C">
        <w:trPr>
          <w:trHeight w:val="290"/>
          <w:jc w:val="center"/>
        </w:trPr>
        <w:tc>
          <w:tcPr>
            <w:tcW w:w="719" w:type="dxa"/>
            <w:tcBorders>
              <w:top w:val="nil"/>
              <w:left w:val="single" w:sz="4" w:space="0" w:color="auto"/>
              <w:bottom w:val="single" w:sz="4" w:space="0" w:color="auto"/>
              <w:right w:val="single" w:sz="4" w:space="0" w:color="auto"/>
            </w:tcBorders>
            <w:shd w:val="clear" w:color="auto" w:fill="auto"/>
            <w:noWrap/>
            <w:vAlign w:val="bottom"/>
            <w:hideMark/>
          </w:tcPr>
          <w:p w14:paraId="6C9C17EB" w14:textId="150B6265" w:rsidR="00814581" w:rsidRPr="00814581" w:rsidRDefault="00814581" w:rsidP="00814581">
            <w:pPr>
              <w:pStyle w:val="LZ-4"/>
            </w:pPr>
            <w:r w:rsidRPr="00814581">
              <w:rPr>
                <w:color w:val="000000"/>
                <w:sz w:val="22"/>
                <w:szCs w:val="22"/>
              </w:rPr>
              <w:t>8</w:t>
            </w:r>
          </w:p>
        </w:tc>
        <w:tc>
          <w:tcPr>
            <w:tcW w:w="3969" w:type="dxa"/>
            <w:tcBorders>
              <w:top w:val="nil"/>
              <w:left w:val="nil"/>
              <w:bottom w:val="single" w:sz="4" w:space="0" w:color="auto"/>
              <w:right w:val="single" w:sz="4" w:space="0" w:color="auto"/>
            </w:tcBorders>
            <w:shd w:val="clear" w:color="auto" w:fill="auto"/>
            <w:noWrap/>
            <w:vAlign w:val="bottom"/>
            <w:hideMark/>
          </w:tcPr>
          <w:p w14:paraId="3B4E8709" w14:textId="2182F031" w:rsidR="00814581" w:rsidRPr="00814581" w:rsidRDefault="00814581" w:rsidP="00814581">
            <w:pPr>
              <w:pStyle w:val="LZ-4"/>
            </w:pPr>
            <w:r w:rsidRPr="00814581">
              <w:rPr>
                <w:color w:val="000000"/>
                <w:sz w:val="22"/>
                <w:szCs w:val="22"/>
              </w:rPr>
              <w:t>三元控股集团杭州热电有限公司</w:t>
            </w:r>
          </w:p>
        </w:tc>
        <w:tc>
          <w:tcPr>
            <w:tcW w:w="992" w:type="dxa"/>
            <w:tcBorders>
              <w:top w:val="nil"/>
              <w:left w:val="nil"/>
              <w:bottom w:val="single" w:sz="4" w:space="0" w:color="auto"/>
              <w:right w:val="single" w:sz="4" w:space="0" w:color="auto"/>
            </w:tcBorders>
            <w:shd w:val="clear" w:color="auto" w:fill="auto"/>
            <w:noWrap/>
            <w:vAlign w:val="bottom"/>
            <w:hideMark/>
          </w:tcPr>
          <w:p w14:paraId="4E9F3711" w14:textId="7861490B" w:rsidR="00814581" w:rsidRPr="00814581" w:rsidRDefault="00814581" w:rsidP="00814581">
            <w:pPr>
              <w:pStyle w:val="LZ-4"/>
            </w:pPr>
            <w:proofErr w:type="gramStart"/>
            <w:r w:rsidRPr="00814581">
              <w:rPr>
                <w:color w:val="000000"/>
                <w:sz w:val="22"/>
                <w:szCs w:val="22"/>
              </w:rPr>
              <w:t>益农</w:t>
            </w:r>
            <w:proofErr w:type="gramEnd"/>
          </w:p>
        </w:tc>
        <w:tc>
          <w:tcPr>
            <w:tcW w:w="2684" w:type="dxa"/>
            <w:tcBorders>
              <w:top w:val="nil"/>
              <w:left w:val="nil"/>
              <w:bottom w:val="single" w:sz="4" w:space="0" w:color="auto"/>
              <w:right w:val="single" w:sz="4" w:space="0" w:color="auto"/>
            </w:tcBorders>
            <w:shd w:val="clear" w:color="auto" w:fill="auto"/>
            <w:noWrap/>
            <w:vAlign w:val="bottom"/>
            <w:hideMark/>
          </w:tcPr>
          <w:p w14:paraId="4D105600" w14:textId="6B8E470C" w:rsidR="00814581" w:rsidRPr="00814581" w:rsidRDefault="00814581" w:rsidP="00814581">
            <w:pPr>
              <w:pStyle w:val="LZ-4"/>
            </w:pPr>
            <w:r w:rsidRPr="00814581">
              <w:rPr>
                <w:color w:val="000000"/>
                <w:sz w:val="22"/>
                <w:szCs w:val="22"/>
              </w:rPr>
              <w:t>火力发电</w:t>
            </w:r>
          </w:p>
        </w:tc>
        <w:tc>
          <w:tcPr>
            <w:tcW w:w="662" w:type="dxa"/>
            <w:tcBorders>
              <w:top w:val="nil"/>
              <w:left w:val="nil"/>
              <w:bottom w:val="single" w:sz="4" w:space="0" w:color="auto"/>
              <w:right w:val="single" w:sz="4" w:space="0" w:color="auto"/>
            </w:tcBorders>
            <w:shd w:val="clear" w:color="auto" w:fill="auto"/>
            <w:noWrap/>
            <w:vAlign w:val="bottom"/>
            <w:hideMark/>
          </w:tcPr>
          <w:p w14:paraId="06C01B24" w14:textId="1433CBCB" w:rsidR="00814581" w:rsidRPr="00814581" w:rsidRDefault="00814581" w:rsidP="00814581">
            <w:pPr>
              <w:pStyle w:val="LZ-4"/>
            </w:pPr>
            <w:r w:rsidRPr="00814581">
              <w:rPr>
                <w:color w:val="000000"/>
                <w:sz w:val="22"/>
                <w:szCs w:val="22"/>
              </w:rPr>
              <w:t>78.6</w:t>
            </w:r>
          </w:p>
        </w:tc>
      </w:tr>
      <w:tr w:rsidR="00814581" w:rsidRPr="00261BD4" w14:paraId="703F33BB" w14:textId="77777777" w:rsidTr="001B3C3C">
        <w:trPr>
          <w:trHeight w:val="290"/>
          <w:jc w:val="center"/>
        </w:trPr>
        <w:tc>
          <w:tcPr>
            <w:tcW w:w="719" w:type="dxa"/>
            <w:tcBorders>
              <w:top w:val="nil"/>
              <w:left w:val="single" w:sz="4" w:space="0" w:color="auto"/>
              <w:bottom w:val="single" w:sz="4" w:space="0" w:color="auto"/>
              <w:right w:val="single" w:sz="4" w:space="0" w:color="auto"/>
            </w:tcBorders>
            <w:shd w:val="clear" w:color="auto" w:fill="auto"/>
            <w:noWrap/>
            <w:vAlign w:val="bottom"/>
            <w:hideMark/>
          </w:tcPr>
          <w:p w14:paraId="64C432DF" w14:textId="7204FE4B" w:rsidR="00814581" w:rsidRPr="00814581" w:rsidRDefault="00814581" w:rsidP="00814581">
            <w:pPr>
              <w:pStyle w:val="LZ-4"/>
            </w:pPr>
            <w:r w:rsidRPr="00814581">
              <w:rPr>
                <w:color w:val="000000"/>
                <w:sz w:val="22"/>
                <w:szCs w:val="22"/>
              </w:rPr>
              <w:t>9</w:t>
            </w:r>
          </w:p>
        </w:tc>
        <w:tc>
          <w:tcPr>
            <w:tcW w:w="3969" w:type="dxa"/>
            <w:tcBorders>
              <w:top w:val="nil"/>
              <w:left w:val="nil"/>
              <w:bottom w:val="single" w:sz="4" w:space="0" w:color="auto"/>
              <w:right w:val="single" w:sz="4" w:space="0" w:color="auto"/>
            </w:tcBorders>
            <w:shd w:val="clear" w:color="auto" w:fill="auto"/>
            <w:noWrap/>
            <w:vAlign w:val="bottom"/>
            <w:hideMark/>
          </w:tcPr>
          <w:p w14:paraId="55E073B8" w14:textId="43858349" w:rsidR="00814581" w:rsidRPr="00814581" w:rsidRDefault="00814581" w:rsidP="00814581">
            <w:pPr>
              <w:pStyle w:val="LZ-4"/>
            </w:pPr>
            <w:r w:rsidRPr="00814581">
              <w:rPr>
                <w:color w:val="000000"/>
                <w:sz w:val="22"/>
                <w:szCs w:val="22"/>
              </w:rPr>
              <w:t>杭州</w:t>
            </w:r>
            <w:proofErr w:type="gramStart"/>
            <w:r w:rsidRPr="00814581">
              <w:rPr>
                <w:color w:val="000000"/>
                <w:sz w:val="22"/>
                <w:szCs w:val="22"/>
              </w:rPr>
              <w:t>航民热电</w:t>
            </w:r>
            <w:proofErr w:type="gramEnd"/>
            <w:r w:rsidRPr="00814581">
              <w:rPr>
                <w:color w:val="000000"/>
                <w:sz w:val="22"/>
                <w:szCs w:val="22"/>
              </w:rPr>
              <w:t>有限公司</w:t>
            </w:r>
          </w:p>
        </w:tc>
        <w:tc>
          <w:tcPr>
            <w:tcW w:w="992" w:type="dxa"/>
            <w:tcBorders>
              <w:top w:val="nil"/>
              <w:left w:val="nil"/>
              <w:bottom w:val="single" w:sz="4" w:space="0" w:color="auto"/>
              <w:right w:val="single" w:sz="4" w:space="0" w:color="auto"/>
            </w:tcBorders>
            <w:shd w:val="clear" w:color="auto" w:fill="auto"/>
            <w:noWrap/>
            <w:vAlign w:val="bottom"/>
            <w:hideMark/>
          </w:tcPr>
          <w:p w14:paraId="1EC44A77" w14:textId="4D6576AC" w:rsidR="00814581" w:rsidRPr="00814581" w:rsidRDefault="00814581" w:rsidP="00814581">
            <w:pPr>
              <w:pStyle w:val="LZ-4"/>
            </w:pPr>
            <w:r w:rsidRPr="00814581">
              <w:rPr>
                <w:color w:val="000000"/>
                <w:sz w:val="22"/>
                <w:szCs w:val="22"/>
              </w:rPr>
              <w:t>瓜</w:t>
            </w:r>
            <w:proofErr w:type="gramStart"/>
            <w:r w:rsidRPr="00814581">
              <w:rPr>
                <w:color w:val="000000"/>
                <w:sz w:val="22"/>
                <w:szCs w:val="22"/>
              </w:rPr>
              <w:t>沥</w:t>
            </w:r>
            <w:proofErr w:type="gramEnd"/>
          </w:p>
        </w:tc>
        <w:tc>
          <w:tcPr>
            <w:tcW w:w="2684" w:type="dxa"/>
            <w:tcBorders>
              <w:top w:val="nil"/>
              <w:left w:val="nil"/>
              <w:bottom w:val="single" w:sz="4" w:space="0" w:color="auto"/>
              <w:right w:val="single" w:sz="4" w:space="0" w:color="auto"/>
            </w:tcBorders>
            <w:shd w:val="clear" w:color="auto" w:fill="auto"/>
            <w:noWrap/>
            <w:vAlign w:val="bottom"/>
            <w:hideMark/>
          </w:tcPr>
          <w:p w14:paraId="6B696AEE" w14:textId="698F547F" w:rsidR="00814581" w:rsidRPr="00814581" w:rsidRDefault="00814581" w:rsidP="00814581">
            <w:pPr>
              <w:pStyle w:val="LZ-4"/>
            </w:pPr>
            <w:r w:rsidRPr="00814581">
              <w:rPr>
                <w:color w:val="000000"/>
                <w:sz w:val="22"/>
                <w:szCs w:val="22"/>
              </w:rPr>
              <w:t>热电联产</w:t>
            </w:r>
          </w:p>
        </w:tc>
        <w:tc>
          <w:tcPr>
            <w:tcW w:w="662" w:type="dxa"/>
            <w:tcBorders>
              <w:top w:val="nil"/>
              <w:left w:val="nil"/>
              <w:bottom w:val="single" w:sz="4" w:space="0" w:color="auto"/>
              <w:right w:val="single" w:sz="4" w:space="0" w:color="auto"/>
            </w:tcBorders>
            <w:shd w:val="clear" w:color="auto" w:fill="auto"/>
            <w:noWrap/>
            <w:vAlign w:val="bottom"/>
            <w:hideMark/>
          </w:tcPr>
          <w:p w14:paraId="4638130A" w14:textId="12B0D75A" w:rsidR="00814581" w:rsidRPr="00814581" w:rsidRDefault="00814581" w:rsidP="00814581">
            <w:pPr>
              <w:pStyle w:val="LZ-4"/>
            </w:pPr>
            <w:r w:rsidRPr="00814581">
              <w:rPr>
                <w:color w:val="000000"/>
                <w:sz w:val="22"/>
                <w:szCs w:val="22"/>
              </w:rPr>
              <w:t>68.8</w:t>
            </w:r>
          </w:p>
        </w:tc>
      </w:tr>
      <w:tr w:rsidR="00814581" w:rsidRPr="00261BD4" w14:paraId="357809CE" w14:textId="77777777" w:rsidTr="001B3C3C">
        <w:trPr>
          <w:trHeight w:val="290"/>
          <w:jc w:val="center"/>
        </w:trPr>
        <w:tc>
          <w:tcPr>
            <w:tcW w:w="719" w:type="dxa"/>
            <w:tcBorders>
              <w:top w:val="nil"/>
              <w:left w:val="single" w:sz="4" w:space="0" w:color="auto"/>
              <w:bottom w:val="single" w:sz="4" w:space="0" w:color="auto"/>
              <w:right w:val="single" w:sz="4" w:space="0" w:color="auto"/>
            </w:tcBorders>
            <w:shd w:val="clear" w:color="auto" w:fill="auto"/>
            <w:noWrap/>
            <w:vAlign w:val="bottom"/>
            <w:hideMark/>
          </w:tcPr>
          <w:p w14:paraId="43B0899D" w14:textId="7EE83F03" w:rsidR="00814581" w:rsidRPr="00814581" w:rsidRDefault="00814581" w:rsidP="00814581">
            <w:pPr>
              <w:pStyle w:val="LZ-4"/>
            </w:pPr>
            <w:r w:rsidRPr="00814581">
              <w:rPr>
                <w:color w:val="000000"/>
                <w:sz w:val="22"/>
                <w:szCs w:val="22"/>
              </w:rPr>
              <w:t>10</w:t>
            </w:r>
          </w:p>
        </w:tc>
        <w:tc>
          <w:tcPr>
            <w:tcW w:w="3969" w:type="dxa"/>
            <w:tcBorders>
              <w:top w:val="nil"/>
              <w:left w:val="nil"/>
              <w:bottom w:val="single" w:sz="4" w:space="0" w:color="auto"/>
              <w:right w:val="single" w:sz="4" w:space="0" w:color="auto"/>
            </w:tcBorders>
            <w:shd w:val="clear" w:color="auto" w:fill="auto"/>
            <w:noWrap/>
            <w:vAlign w:val="bottom"/>
            <w:hideMark/>
          </w:tcPr>
          <w:p w14:paraId="669C2F77" w14:textId="0673F4D4" w:rsidR="00814581" w:rsidRPr="00814581" w:rsidRDefault="00814581" w:rsidP="00814581">
            <w:pPr>
              <w:pStyle w:val="LZ-4"/>
            </w:pPr>
            <w:r w:rsidRPr="00814581">
              <w:rPr>
                <w:color w:val="000000"/>
                <w:sz w:val="22"/>
                <w:szCs w:val="22"/>
              </w:rPr>
              <w:t>浙江森楷新材料有限公司</w:t>
            </w:r>
          </w:p>
        </w:tc>
        <w:tc>
          <w:tcPr>
            <w:tcW w:w="992" w:type="dxa"/>
            <w:tcBorders>
              <w:top w:val="nil"/>
              <w:left w:val="nil"/>
              <w:bottom w:val="single" w:sz="4" w:space="0" w:color="auto"/>
              <w:right w:val="single" w:sz="4" w:space="0" w:color="auto"/>
            </w:tcBorders>
            <w:shd w:val="clear" w:color="auto" w:fill="auto"/>
            <w:noWrap/>
            <w:vAlign w:val="bottom"/>
            <w:hideMark/>
          </w:tcPr>
          <w:p w14:paraId="10D5C37F" w14:textId="4DBE6E81" w:rsidR="00814581" w:rsidRPr="00814581" w:rsidRDefault="00814581" w:rsidP="00814581">
            <w:pPr>
              <w:pStyle w:val="LZ-4"/>
            </w:pPr>
            <w:r w:rsidRPr="00814581">
              <w:rPr>
                <w:color w:val="000000"/>
                <w:sz w:val="22"/>
                <w:szCs w:val="22"/>
              </w:rPr>
              <w:t>瓜</w:t>
            </w:r>
            <w:proofErr w:type="gramStart"/>
            <w:r w:rsidRPr="00814581">
              <w:rPr>
                <w:color w:val="000000"/>
                <w:sz w:val="22"/>
                <w:szCs w:val="22"/>
              </w:rPr>
              <w:t>沥</w:t>
            </w:r>
            <w:proofErr w:type="gramEnd"/>
          </w:p>
        </w:tc>
        <w:tc>
          <w:tcPr>
            <w:tcW w:w="2684" w:type="dxa"/>
            <w:tcBorders>
              <w:top w:val="nil"/>
              <w:left w:val="nil"/>
              <w:bottom w:val="single" w:sz="4" w:space="0" w:color="auto"/>
              <w:right w:val="single" w:sz="4" w:space="0" w:color="auto"/>
            </w:tcBorders>
            <w:shd w:val="clear" w:color="auto" w:fill="auto"/>
            <w:noWrap/>
            <w:vAlign w:val="bottom"/>
            <w:hideMark/>
          </w:tcPr>
          <w:p w14:paraId="73B99BC0" w14:textId="6FEB449F" w:rsidR="00814581" w:rsidRPr="00814581" w:rsidRDefault="00814581" w:rsidP="00814581">
            <w:pPr>
              <w:pStyle w:val="LZ-4"/>
            </w:pPr>
            <w:r w:rsidRPr="00814581">
              <w:rPr>
                <w:color w:val="000000"/>
                <w:sz w:val="22"/>
                <w:szCs w:val="22"/>
              </w:rPr>
              <w:t>涤纶纤维制造</w:t>
            </w:r>
          </w:p>
        </w:tc>
        <w:tc>
          <w:tcPr>
            <w:tcW w:w="662" w:type="dxa"/>
            <w:tcBorders>
              <w:top w:val="nil"/>
              <w:left w:val="nil"/>
              <w:bottom w:val="single" w:sz="4" w:space="0" w:color="auto"/>
              <w:right w:val="single" w:sz="4" w:space="0" w:color="auto"/>
            </w:tcBorders>
            <w:shd w:val="clear" w:color="auto" w:fill="auto"/>
            <w:noWrap/>
            <w:vAlign w:val="bottom"/>
            <w:hideMark/>
          </w:tcPr>
          <w:p w14:paraId="329912EE" w14:textId="398F1A8C" w:rsidR="00814581" w:rsidRPr="00814581" w:rsidRDefault="00814581" w:rsidP="00814581">
            <w:pPr>
              <w:pStyle w:val="LZ-4"/>
            </w:pPr>
            <w:r w:rsidRPr="00814581">
              <w:rPr>
                <w:color w:val="000000"/>
                <w:sz w:val="22"/>
                <w:szCs w:val="22"/>
              </w:rPr>
              <w:t>50.3</w:t>
            </w:r>
          </w:p>
        </w:tc>
      </w:tr>
      <w:tr w:rsidR="00814581" w:rsidRPr="00261BD4" w14:paraId="614EF47F" w14:textId="77777777" w:rsidTr="001B3C3C">
        <w:trPr>
          <w:trHeight w:val="290"/>
          <w:jc w:val="center"/>
        </w:trPr>
        <w:tc>
          <w:tcPr>
            <w:tcW w:w="719" w:type="dxa"/>
            <w:tcBorders>
              <w:top w:val="nil"/>
              <w:left w:val="single" w:sz="4" w:space="0" w:color="auto"/>
              <w:bottom w:val="single" w:sz="4" w:space="0" w:color="auto"/>
              <w:right w:val="single" w:sz="4" w:space="0" w:color="auto"/>
            </w:tcBorders>
            <w:shd w:val="clear" w:color="auto" w:fill="auto"/>
            <w:noWrap/>
            <w:vAlign w:val="bottom"/>
            <w:hideMark/>
          </w:tcPr>
          <w:p w14:paraId="591CF967" w14:textId="3923B673" w:rsidR="00814581" w:rsidRPr="00814581" w:rsidRDefault="00814581" w:rsidP="00814581">
            <w:pPr>
              <w:pStyle w:val="LZ-4"/>
            </w:pPr>
            <w:r w:rsidRPr="00814581">
              <w:rPr>
                <w:color w:val="000000"/>
                <w:sz w:val="22"/>
                <w:szCs w:val="22"/>
              </w:rPr>
              <w:t>11</w:t>
            </w:r>
          </w:p>
        </w:tc>
        <w:tc>
          <w:tcPr>
            <w:tcW w:w="3969" w:type="dxa"/>
            <w:tcBorders>
              <w:top w:val="nil"/>
              <w:left w:val="nil"/>
              <w:bottom w:val="single" w:sz="4" w:space="0" w:color="auto"/>
              <w:right w:val="single" w:sz="4" w:space="0" w:color="auto"/>
            </w:tcBorders>
            <w:shd w:val="clear" w:color="auto" w:fill="auto"/>
            <w:noWrap/>
            <w:vAlign w:val="bottom"/>
            <w:hideMark/>
          </w:tcPr>
          <w:p w14:paraId="4798CEE4" w14:textId="71305F37" w:rsidR="00814581" w:rsidRPr="00814581" w:rsidRDefault="00814581" w:rsidP="00814581">
            <w:pPr>
              <w:pStyle w:val="LZ-4"/>
            </w:pPr>
            <w:r w:rsidRPr="00814581">
              <w:rPr>
                <w:color w:val="000000"/>
                <w:sz w:val="22"/>
                <w:szCs w:val="22"/>
              </w:rPr>
              <w:t>杭州</w:t>
            </w:r>
            <w:proofErr w:type="gramStart"/>
            <w:r w:rsidRPr="00814581">
              <w:rPr>
                <w:color w:val="000000"/>
                <w:sz w:val="22"/>
                <w:szCs w:val="22"/>
              </w:rPr>
              <w:t>航民小城</w:t>
            </w:r>
            <w:proofErr w:type="gramEnd"/>
            <w:r w:rsidRPr="00814581">
              <w:rPr>
                <w:color w:val="000000"/>
                <w:sz w:val="22"/>
                <w:szCs w:val="22"/>
              </w:rPr>
              <w:t>热电有限公司</w:t>
            </w:r>
          </w:p>
        </w:tc>
        <w:tc>
          <w:tcPr>
            <w:tcW w:w="992" w:type="dxa"/>
            <w:tcBorders>
              <w:top w:val="nil"/>
              <w:left w:val="nil"/>
              <w:bottom w:val="single" w:sz="4" w:space="0" w:color="auto"/>
              <w:right w:val="single" w:sz="4" w:space="0" w:color="auto"/>
            </w:tcBorders>
            <w:shd w:val="clear" w:color="auto" w:fill="auto"/>
            <w:noWrap/>
            <w:vAlign w:val="bottom"/>
            <w:hideMark/>
          </w:tcPr>
          <w:p w14:paraId="4C45DEF0" w14:textId="0B0F4896" w:rsidR="00814581" w:rsidRPr="00814581" w:rsidRDefault="00814581" w:rsidP="00814581">
            <w:pPr>
              <w:pStyle w:val="LZ-4"/>
            </w:pPr>
            <w:r w:rsidRPr="00814581">
              <w:rPr>
                <w:color w:val="000000"/>
                <w:sz w:val="22"/>
                <w:szCs w:val="22"/>
              </w:rPr>
              <w:t>瓜</w:t>
            </w:r>
            <w:proofErr w:type="gramStart"/>
            <w:r w:rsidRPr="00814581">
              <w:rPr>
                <w:color w:val="000000"/>
                <w:sz w:val="22"/>
                <w:szCs w:val="22"/>
              </w:rPr>
              <w:t>沥</w:t>
            </w:r>
            <w:proofErr w:type="gramEnd"/>
          </w:p>
        </w:tc>
        <w:tc>
          <w:tcPr>
            <w:tcW w:w="2684" w:type="dxa"/>
            <w:tcBorders>
              <w:top w:val="nil"/>
              <w:left w:val="nil"/>
              <w:bottom w:val="single" w:sz="4" w:space="0" w:color="auto"/>
              <w:right w:val="single" w:sz="4" w:space="0" w:color="auto"/>
            </w:tcBorders>
            <w:shd w:val="clear" w:color="auto" w:fill="auto"/>
            <w:noWrap/>
            <w:vAlign w:val="bottom"/>
            <w:hideMark/>
          </w:tcPr>
          <w:p w14:paraId="2F867C6C" w14:textId="5F8F7419" w:rsidR="00814581" w:rsidRPr="00814581" w:rsidRDefault="00814581" w:rsidP="00814581">
            <w:pPr>
              <w:pStyle w:val="LZ-4"/>
            </w:pPr>
            <w:r w:rsidRPr="00814581">
              <w:rPr>
                <w:color w:val="000000"/>
                <w:sz w:val="22"/>
                <w:szCs w:val="22"/>
              </w:rPr>
              <w:t>热电联产</w:t>
            </w:r>
          </w:p>
        </w:tc>
        <w:tc>
          <w:tcPr>
            <w:tcW w:w="662" w:type="dxa"/>
            <w:tcBorders>
              <w:top w:val="nil"/>
              <w:left w:val="nil"/>
              <w:bottom w:val="single" w:sz="4" w:space="0" w:color="auto"/>
              <w:right w:val="single" w:sz="4" w:space="0" w:color="auto"/>
            </w:tcBorders>
            <w:shd w:val="clear" w:color="auto" w:fill="auto"/>
            <w:noWrap/>
            <w:vAlign w:val="bottom"/>
            <w:hideMark/>
          </w:tcPr>
          <w:p w14:paraId="55600FE7" w14:textId="6799A707" w:rsidR="00814581" w:rsidRPr="00814581" w:rsidRDefault="00814581" w:rsidP="00814581">
            <w:pPr>
              <w:pStyle w:val="LZ-4"/>
            </w:pPr>
            <w:r w:rsidRPr="00814581">
              <w:rPr>
                <w:color w:val="000000"/>
                <w:sz w:val="22"/>
                <w:szCs w:val="22"/>
              </w:rPr>
              <w:t>40.5</w:t>
            </w:r>
          </w:p>
        </w:tc>
      </w:tr>
      <w:tr w:rsidR="00814581" w:rsidRPr="00261BD4" w14:paraId="3725FD0D" w14:textId="77777777" w:rsidTr="001B3C3C">
        <w:trPr>
          <w:trHeight w:val="290"/>
          <w:jc w:val="center"/>
        </w:trPr>
        <w:tc>
          <w:tcPr>
            <w:tcW w:w="719" w:type="dxa"/>
            <w:tcBorders>
              <w:top w:val="nil"/>
              <w:left w:val="single" w:sz="4" w:space="0" w:color="auto"/>
              <w:bottom w:val="single" w:sz="4" w:space="0" w:color="auto"/>
              <w:right w:val="single" w:sz="4" w:space="0" w:color="auto"/>
            </w:tcBorders>
            <w:shd w:val="clear" w:color="auto" w:fill="auto"/>
            <w:noWrap/>
            <w:vAlign w:val="bottom"/>
            <w:hideMark/>
          </w:tcPr>
          <w:p w14:paraId="2D069556" w14:textId="63012E54" w:rsidR="00814581" w:rsidRPr="00814581" w:rsidRDefault="00814581" w:rsidP="00814581">
            <w:pPr>
              <w:pStyle w:val="LZ-4"/>
            </w:pPr>
            <w:r w:rsidRPr="00814581">
              <w:rPr>
                <w:color w:val="000000"/>
                <w:sz w:val="22"/>
                <w:szCs w:val="22"/>
              </w:rPr>
              <w:t>12</w:t>
            </w:r>
          </w:p>
        </w:tc>
        <w:tc>
          <w:tcPr>
            <w:tcW w:w="3969" w:type="dxa"/>
            <w:tcBorders>
              <w:top w:val="nil"/>
              <w:left w:val="nil"/>
              <w:bottom w:val="single" w:sz="4" w:space="0" w:color="auto"/>
              <w:right w:val="single" w:sz="4" w:space="0" w:color="auto"/>
            </w:tcBorders>
            <w:shd w:val="clear" w:color="auto" w:fill="auto"/>
            <w:noWrap/>
            <w:vAlign w:val="bottom"/>
            <w:hideMark/>
          </w:tcPr>
          <w:p w14:paraId="709BDEFA" w14:textId="29790499" w:rsidR="00814581" w:rsidRPr="00814581" w:rsidRDefault="00814581" w:rsidP="00814581">
            <w:pPr>
              <w:pStyle w:val="LZ-4"/>
            </w:pPr>
            <w:r w:rsidRPr="00814581">
              <w:rPr>
                <w:color w:val="000000"/>
                <w:sz w:val="22"/>
                <w:szCs w:val="22"/>
              </w:rPr>
              <w:t>浙江联达化纤有限公司</w:t>
            </w:r>
          </w:p>
        </w:tc>
        <w:tc>
          <w:tcPr>
            <w:tcW w:w="992" w:type="dxa"/>
            <w:tcBorders>
              <w:top w:val="nil"/>
              <w:left w:val="nil"/>
              <w:bottom w:val="single" w:sz="4" w:space="0" w:color="auto"/>
              <w:right w:val="single" w:sz="4" w:space="0" w:color="auto"/>
            </w:tcBorders>
            <w:shd w:val="clear" w:color="auto" w:fill="auto"/>
            <w:noWrap/>
            <w:vAlign w:val="bottom"/>
            <w:hideMark/>
          </w:tcPr>
          <w:p w14:paraId="26C61BC0" w14:textId="2A6212A0" w:rsidR="00814581" w:rsidRPr="00814581" w:rsidRDefault="00814581" w:rsidP="00814581">
            <w:pPr>
              <w:pStyle w:val="LZ-4"/>
            </w:pPr>
            <w:r w:rsidRPr="00814581">
              <w:rPr>
                <w:color w:val="000000"/>
                <w:sz w:val="22"/>
                <w:szCs w:val="22"/>
              </w:rPr>
              <w:t>南阳</w:t>
            </w:r>
          </w:p>
        </w:tc>
        <w:tc>
          <w:tcPr>
            <w:tcW w:w="2684" w:type="dxa"/>
            <w:tcBorders>
              <w:top w:val="nil"/>
              <w:left w:val="nil"/>
              <w:bottom w:val="single" w:sz="4" w:space="0" w:color="auto"/>
              <w:right w:val="single" w:sz="4" w:space="0" w:color="auto"/>
            </w:tcBorders>
            <w:shd w:val="clear" w:color="auto" w:fill="auto"/>
            <w:noWrap/>
            <w:vAlign w:val="bottom"/>
            <w:hideMark/>
          </w:tcPr>
          <w:p w14:paraId="19236334" w14:textId="06D63075" w:rsidR="00814581" w:rsidRPr="00814581" w:rsidRDefault="00814581" w:rsidP="00814581">
            <w:pPr>
              <w:pStyle w:val="LZ-4"/>
            </w:pPr>
            <w:r w:rsidRPr="00814581">
              <w:rPr>
                <w:color w:val="000000"/>
                <w:sz w:val="22"/>
                <w:szCs w:val="22"/>
              </w:rPr>
              <w:t>涤纶纤维制造</w:t>
            </w:r>
          </w:p>
        </w:tc>
        <w:tc>
          <w:tcPr>
            <w:tcW w:w="662" w:type="dxa"/>
            <w:tcBorders>
              <w:top w:val="nil"/>
              <w:left w:val="nil"/>
              <w:bottom w:val="single" w:sz="4" w:space="0" w:color="auto"/>
              <w:right w:val="single" w:sz="4" w:space="0" w:color="auto"/>
            </w:tcBorders>
            <w:shd w:val="clear" w:color="auto" w:fill="auto"/>
            <w:noWrap/>
            <w:vAlign w:val="bottom"/>
            <w:hideMark/>
          </w:tcPr>
          <w:p w14:paraId="7DA17C2E" w14:textId="3F04CAF4" w:rsidR="00814581" w:rsidRPr="00814581" w:rsidRDefault="00814581" w:rsidP="00814581">
            <w:pPr>
              <w:pStyle w:val="LZ-4"/>
            </w:pPr>
            <w:r w:rsidRPr="00814581">
              <w:rPr>
                <w:color w:val="000000"/>
                <w:sz w:val="22"/>
                <w:szCs w:val="22"/>
              </w:rPr>
              <w:t>37.4</w:t>
            </w:r>
          </w:p>
        </w:tc>
      </w:tr>
      <w:tr w:rsidR="00814581" w:rsidRPr="00261BD4" w14:paraId="2F5F8B07" w14:textId="77777777" w:rsidTr="001B3C3C">
        <w:trPr>
          <w:trHeight w:val="290"/>
          <w:jc w:val="center"/>
        </w:trPr>
        <w:tc>
          <w:tcPr>
            <w:tcW w:w="719" w:type="dxa"/>
            <w:tcBorders>
              <w:top w:val="nil"/>
              <w:left w:val="single" w:sz="4" w:space="0" w:color="auto"/>
              <w:bottom w:val="single" w:sz="4" w:space="0" w:color="auto"/>
              <w:right w:val="single" w:sz="4" w:space="0" w:color="auto"/>
            </w:tcBorders>
            <w:shd w:val="clear" w:color="auto" w:fill="auto"/>
            <w:noWrap/>
            <w:vAlign w:val="bottom"/>
            <w:hideMark/>
          </w:tcPr>
          <w:p w14:paraId="4769BDCE" w14:textId="0C9C31E2" w:rsidR="00814581" w:rsidRPr="00814581" w:rsidRDefault="00814581" w:rsidP="00814581">
            <w:pPr>
              <w:pStyle w:val="LZ-4"/>
            </w:pPr>
            <w:r w:rsidRPr="00814581">
              <w:rPr>
                <w:color w:val="000000"/>
                <w:sz w:val="22"/>
                <w:szCs w:val="22"/>
              </w:rPr>
              <w:t>13</w:t>
            </w:r>
          </w:p>
        </w:tc>
        <w:tc>
          <w:tcPr>
            <w:tcW w:w="3969" w:type="dxa"/>
            <w:tcBorders>
              <w:top w:val="nil"/>
              <w:left w:val="nil"/>
              <w:bottom w:val="single" w:sz="4" w:space="0" w:color="auto"/>
              <w:right w:val="single" w:sz="4" w:space="0" w:color="auto"/>
            </w:tcBorders>
            <w:shd w:val="clear" w:color="auto" w:fill="auto"/>
            <w:noWrap/>
            <w:vAlign w:val="bottom"/>
            <w:hideMark/>
          </w:tcPr>
          <w:p w14:paraId="3EA358C2" w14:textId="2C09B26E" w:rsidR="00814581" w:rsidRPr="00814581" w:rsidRDefault="00814581" w:rsidP="00814581">
            <w:pPr>
              <w:pStyle w:val="LZ-4"/>
            </w:pPr>
            <w:proofErr w:type="gramStart"/>
            <w:r w:rsidRPr="00814581">
              <w:rPr>
                <w:color w:val="000000"/>
                <w:sz w:val="22"/>
                <w:szCs w:val="22"/>
              </w:rPr>
              <w:t>杭州智兴热电</w:t>
            </w:r>
            <w:proofErr w:type="gramEnd"/>
            <w:r w:rsidRPr="00814581">
              <w:rPr>
                <w:color w:val="000000"/>
                <w:sz w:val="22"/>
                <w:szCs w:val="22"/>
              </w:rPr>
              <w:t>有限公司</w:t>
            </w:r>
          </w:p>
        </w:tc>
        <w:tc>
          <w:tcPr>
            <w:tcW w:w="992" w:type="dxa"/>
            <w:tcBorders>
              <w:top w:val="nil"/>
              <w:left w:val="nil"/>
              <w:bottom w:val="single" w:sz="4" w:space="0" w:color="auto"/>
              <w:right w:val="single" w:sz="4" w:space="0" w:color="auto"/>
            </w:tcBorders>
            <w:shd w:val="clear" w:color="auto" w:fill="auto"/>
            <w:noWrap/>
            <w:vAlign w:val="bottom"/>
            <w:hideMark/>
          </w:tcPr>
          <w:p w14:paraId="1B90EAE9" w14:textId="54DAC24C" w:rsidR="00814581" w:rsidRPr="00814581" w:rsidRDefault="00814581" w:rsidP="00814581">
            <w:pPr>
              <w:pStyle w:val="LZ-4"/>
            </w:pPr>
            <w:r w:rsidRPr="00814581">
              <w:rPr>
                <w:color w:val="000000"/>
                <w:sz w:val="22"/>
                <w:szCs w:val="22"/>
              </w:rPr>
              <w:t>靖江</w:t>
            </w:r>
          </w:p>
        </w:tc>
        <w:tc>
          <w:tcPr>
            <w:tcW w:w="2684" w:type="dxa"/>
            <w:tcBorders>
              <w:top w:val="nil"/>
              <w:left w:val="nil"/>
              <w:bottom w:val="single" w:sz="4" w:space="0" w:color="auto"/>
              <w:right w:val="single" w:sz="4" w:space="0" w:color="auto"/>
            </w:tcBorders>
            <w:shd w:val="clear" w:color="auto" w:fill="auto"/>
            <w:noWrap/>
            <w:vAlign w:val="bottom"/>
            <w:hideMark/>
          </w:tcPr>
          <w:p w14:paraId="2190BDB8" w14:textId="6BC29F44" w:rsidR="00814581" w:rsidRPr="00814581" w:rsidRDefault="00814581" w:rsidP="00814581">
            <w:pPr>
              <w:pStyle w:val="LZ-4"/>
            </w:pPr>
            <w:r w:rsidRPr="00814581">
              <w:rPr>
                <w:color w:val="000000"/>
                <w:sz w:val="22"/>
                <w:szCs w:val="22"/>
              </w:rPr>
              <w:t>热电联产</w:t>
            </w:r>
          </w:p>
        </w:tc>
        <w:tc>
          <w:tcPr>
            <w:tcW w:w="662" w:type="dxa"/>
            <w:tcBorders>
              <w:top w:val="nil"/>
              <w:left w:val="nil"/>
              <w:bottom w:val="single" w:sz="4" w:space="0" w:color="auto"/>
              <w:right w:val="single" w:sz="4" w:space="0" w:color="auto"/>
            </w:tcBorders>
            <w:shd w:val="clear" w:color="auto" w:fill="auto"/>
            <w:noWrap/>
            <w:vAlign w:val="bottom"/>
            <w:hideMark/>
          </w:tcPr>
          <w:p w14:paraId="48CB03DA" w14:textId="4C41E73E" w:rsidR="00814581" w:rsidRPr="00814581" w:rsidRDefault="00814581" w:rsidP="00814581">
            <w:pPr>
              <w:pStyle w:val="LZ-4"/>
            </w:pPr>
            <w:r w:rsidRPr="00814581">
              <w:rPr>
                <w:color w:val="000000"/>
                <w:sz w:val="22"/>
                <w:szCs w:val="22"/>
              </w:rPr>
              <w:t>36.7</w:t>
            </w:r>
          </w:p>
        </w:tc>
      </w:tr>
      <w:tr w:rsidR="00814581" w:rsidRPr="00261BD4" w14:paraId="09163C5D" w14:textId="77777777" w:rsidTr="001B3C3C">
        <w:trPr>
          <w:trHeight w:val="290"/>
          <w:jc w:val="center"/>
        </w:trPr>
        <w:tc>
          <w:tcPr>
            <w:tcW w:w="719" w:type="dxa"/>
            <w:tcBorders>
              <w:top w:val="nil"/>
              <w:left w:val="single" w:sz="4" w:space="0" w:color="auto"/>
              <w:bottom w:val="single" w:sz="4" w:space="0" w:color="auto"/>
              <w:right w:val="single" w:sz="4" w:space="0" w:color="auto"/>
            </w:tcBorders>
            <w:shd w:val="clear" w:color="auto" w:fill="auto"/>
            <w:noWrap/>
            <w:vAlign w:val="bottom"/>
            <w:hideMark/>
          </w:tcPr>
          <w:p w14:paraId="7F65544B" w14:textId="1C70CCD4" w:rsidR="00814581" w:rsidRPr="00814581" w:rsidRDefault="00814581" w:rsidP="00814581">
            <w:pPr>
              <w:pStyle w:val="LZ-4"/>
            </w:pPr>
            <w:r w:rsidRPr="00814581">
              <w:rPr>
                <w:color w:val="000000"/>
                <w:sz w:val="22"/>
                <w:szCs w:val="22"/>
              </w:rPr>
              <w:t>14</w:t>
            </w:r>
          </w:p>
        </w:tc>
        <w:tc>
          <w:tcPr>
            <w:tcW w:w="3969" w:type="dxa"/>
            <w:tcBorders>
              <w:top w:val="nil"/>
              <w:left w:val="nil"/>
              <w:bottom w:val="single" w:sz="4" w:space="0" w:color="auto"/>
              <w:right w:val="single" w:sz="4" w:space="0" w:color="auto"/>
            </w:tcBorders>
            <w:shd w:val="clear" w:color="auto" w:fill="auto"/>
            <w:noWrap/>
            <w:vAlign w:val="bottom"/>
            <w:hideMark/>
          </w:tcPr>
          <w:p w14:paraId="6D5FCFC2" w14:textId="6700AC61" w:rsidR="00814581" w:rsidRPr="00814581" w:rsidRDefault="00814581" w:rsidP="00814581">
            <w:pPr>
              <w:pStyle w:val="LZ-4"/>
            </w:pPr>
            <w:r w:rsidRPr="00814581">
              <w:rPr>
                <w:color w:val="000000"/>
                <w:sz w:val="22"/>
                <w:szCs w:val="22"/>
              </w:rPr>
              <w:t>杭州萧山景福工贸有限公司</w:t>
            </w:r>
          </w:p>
        </w:tc>
        <w:tc>
          <w:tcPr>
            <w:tcW w:w="992" w:type="dxa"/>
            <w:tcBorders>
              <w:top w:val="nil"/>
              <w:left w:val="nil"/>
              <w:bottom w:val="single" w:sz="4" w:space="0" w:color="auto"/>
              <w:right w:val="single" w:sz="4" w:space="0" w:color="auto"/>
            </w:tcBorders>
            <w:shd w:val="clear" w:color="auto" w:fill="auto"/>
            <w:noWrap/>
            <w:vAlign w:val="bottom"/>
            <w:hideMark/>
          </w:tcPr>
          <w:p w14:paraId="0FB231E7" w14:textId="3876E595" w:rsidR="00814581" w:rsidRPr="00814581" w:rsidRDefault="00814581" w:rsidP="00814581">
            <w:pPr>
              <w:pStyle w:val="LZ-4"/>
            </w:pPr>
            <w:r w:rsidRPr="00814581">
              <w:rPr>
                <w:color w:val="000000"/>
                <w:sz w:val="22"/>
                <w:szCs w:val="22"/>
              </w:rPr>
              <w:t>新街</w:t>
            </w:r>
          </w:p>
        </w:tc>
        <w:tc>
          <w:tcPr>
            <w:tcW w:w="2684" w:type="dxa"/>
            <w:tcBorders>
              <w:top w:val="nil"/>
              <w:left w:val="nil"/>
              <w:bottom w:val="single" w:sz="4" w:space="0" w:color="auto"/>
              <w:right w:val="single" w:sz="4" w:space="0" w:color="auto"/>
            </w:tcBorders>
            <w:shd w:val="clear" w:color="auto" w:fill="auto"/>
            <w:noWrap/>
            <w:vAlign w:val="bottom"/>
            <w:hideMark/>
          </w:tcPr>
          <w:p w14:paraId="4231181A" w14:textId="2770FD80" w:rsidR="00814581" w:rsidRPr="00814581" w:rsidRDefault="00814581" w:rsidP="00814581">
            <w:pPr>
              <w:pStyle w:val="LZ-4"/>
            </w:pPr>
            <w:r w:rsidRPr="00814581">
              <w:rPr>
                <w:color w:val="000000"/>
                <w:sz w:val="22"/>
                <w:szCs w:val="22"/>
              </w:rPr>
              <w:t>化纤织物染整精加工</w:t>
            </w:r>
          </w:p>
        </w:tc>
        <w:tc>
          <w:tcPr>
            <w:tcW w:w="662" w:type="dxa"/>
            <w:tcBorders>
              <w:top w:val="nil"/>
              <w:left w:val="nil"/>
              <w:bottom w:val="single" w:sz="4" w:space="0" w:color="auto"/>
              <w:right w:val="single" w:sz="4" w:space="0" w:color="auto"/>
            </w:tcBorders>
            <w:shd w:val="clear" w:color="auto" w:fill="auto"/>
            <w:noWrap/>
            <w:vAlign w:val="bottom"/>
            <w:hideMark/>
          </w:tcPr>
          <w:p w14:paraId="70766539" w14:textId="59392D22" w:rsidR="00814581" w:rsidRPr="00814581" w:rsidRDefault="00814581" w:rsidP="00814581">
            <w:pPr>
              <w:pStyle w:val="LZ-4"/>
            </w:pPr>
            <w:r w:rsidRPr="00814581">
              <w:rPr>
                <w:color w:val="000000"/>
                <w:sz w:val="22"/>
                <w:szCs w:val="22"/>
              </w:rPr>
              <w:t>35.1</w:t>
            </w:r>
          </w:p>
        </w:tc>
      </w:tr>
      <w:tr w:rsidR="00814581" w:rsidRPr="00261BD4" w14:paraId="169BF5E9" w14:textId="77777777" w:rsidTr="001B3C3C">
        <w:trPr>
          <w:trHeight w:val="290"/>
          <w:jc w:val="center"/>
        </w:trPr>
        <w:tc>
          <w:tcPr>
            <w:tcW w:w="719" w:type="dxa"/>
            <w:tcBorders>
              <w:top w:val="nil"/>
              <w:left w:val="single" w:sz="4" w:space="0" w:color="auto"/>
              <w:bottom w:val="single" w:sz="4" w:space="0" w:color="auto"/>
              <w:right w:val="single" w:sz="4" w:space="0" w:color="auto"/>
            </w:tcBorders>
            <w:shd w:val="clear" w:color="auto" w:fill="auto"/>
            <w:noWrap/>
            <w:vAlign w:val="bottom"/>
            <w:hideMark/>
          </w:tcPr>
          <w:p w14:paraId="35166A9E" w14:textId="751AA082" w:rsidR="00814581" w:rsidRPr="00814581" w:rsidRDefault="00814581" w:rsidP="00814581">
            <w:pPr>
              <w:pStyle w:val="LZ-4"/>
            </w:pPr>
            <w:r w:rsidRPr="00814581">
              <w:rPr>
                <w:color w:val="000000"/>
                <w:sz w:val="22"/>
                <w:szCs w:val="22"/>
              </w:rPr>
              <w:t>15</w:t>
            </w:r>
          </w:p>
        </w:tc>
        <w:tc>
          <w:tcPr>
            <w:tcW w:w="3969" w:type="dxa"/>
            <w:tcBorders>
              <w:top w:val="nil"/>
              <w:left w:val="nil"/>
              <w:bottom w:val="single" w:sz="4" w:space="0" w:color="auto"/>
              <w:right w:val="single" w:sz="4" w:space="0" w:color="auto"/>
            </w:tcBorders>
            <w:shd w:val="clear" w:color="auto" w:fill="auto"/>
            <w:noWrap/>
            <w:vAlign w:val="bottom"/>
            <w:hideMark/>
          </w:tcPr>
          <w:p w14:paraId="3804F708" w14:textId="4105D5C0" w:rsidR="00814581" w:rsidRPr="00814581" w:rsidRDefault="00814581" w:rsidP="00814581">
            <w:pPr>
              <w:pStyle w:val="LZ-4"/>
            </w:pPr>
            <w:r w:rsidRPr="00814581">
              <w:rPr>
                <w:color w:val="000000"/>
                <w:sz w:val="22"/>
                <w:szCs w:val="22"/>
              </w:rPr>
              <w:t>杭州大地印染有限公司灯塔印染分公司</w:t>
            </w:r>
          </w:p>
        </w:tc>
        <w:tc>
          <w:tcPr>
            <w:tcW w:w="992" w:type="dxa"/>
            <w:tcBorders>
              <w:top w:val="nil"/>
              <w:left w:val="nil"/>
              <w:bottom w:val="single" w:sz="4" w:space="0" w:color="auto"/>
              <w:right w:val="single" w:sz="4" w:space="0" w:color="auto"/>
            </w:tcBorders>
            <w:shd w:val="clear" w:color="auto" w:fill="auto"/>
            <w:noWrap/>
            <w:vAlign w:val="bottom"/>
            <w:hideMark/>
          </w:tcPr>
          <w:p w14:paraId="3185BA42" w14:textId="6F13029E" w:rsidR="00814581" w:rsidRPr="00814581" w:rsidRDefault="00814581" w:rsidP="00814581">
            <w:pPr>
              <w:pStyle w:val="LZ-4"/>
            </w:pPr>
            <w:r w:rsidRPr="00814581">
              <w:rPr>
                <w:color w:val="000000"/>
                <w:sz w:val="22"/>
                <w:szCs w:val="22"/>
              </w:rPr>
              <w:t>瓜</w:t>
            </w:r>
            <w:proofErr w:type="gramStart"/>
            <w:r w:rsidRPr="00814581">
              <w:rPr>
                <w:color w:val="000000"/>
                <w:sz w:val="22"/>
                <w:szCs w:val="22"/>
              </w:rPr>
              <w:t>沥</w:t>
            </w:r>
            <w:proofErr w:type="gramEnd"/>
          </w:p>
        </w:tc>
        <w:tc>
          <w:tcPr>
            <w:tcW w:w="2684" w:type="dxa"/>
            <w:tcBorders>
              <w:top w:val="nil"/>
              <w:left w:val="nil"/>
              <w:bottom w:val="single" w:sz="4" w:space="0" w:color="auto"/>
              <w:right w:val="single" w:sz="4" w:space="0" w:color="auto"/>
            </w:tcBorders>
            <w:shd w:val="clear" w:color="auto" w:fill="auto"/>
            <w:noWrap/>
            <w:vAlign w:val="bottom"/>
            <w:hideMark/>
          </w:tcPr>
          <w:p w14:paraId="72475356" w14:textId="2440BF7E" w:rsidR="00814581" w:rsidRPr="00814581" w:rsidRDefault="00814581" w:rsidP="00814581">
            <w:pPr>
              <w:pStyle w:val="LZ-4"/>
            </w:pPr>
            <w:r w:rsidRPr="00814581">
              <w:rPr>
                <w:color w:val="000000"/>
                <w:sz w:val="22"/>
                <w:szCs w:val="22"/>
              </w:rPr>
              <w:t>化纤织物染整精加工</w:t>
            </w:r>
          </w:p>
        </w:tc>
        <w:tc>
          <w:tcPr>
            <w:tcW w:w="662" w:type="dxa"/>
            <w:tcBorders>
              <w:top w:val="nil"/>
              <w:left w:val="nil"/>
              <w:bottom w:val="single" w:sz="4" w:space="0" w:color="auto"/>
              <w:right w:val="single" w:sz="4" w:space="0" w:color="auto"/>
            </w:tcBorders>
            <w:shd w:val="clear" w:color="auto" w:fill="auto"/>
            <w:noWrap/>
            <w:vAlign w:val="bottom"/>
            <w:hideMark/>
          </w:tcPr>
          <w:p w14:paraId="3554F085" w14:textId="6C7D8A4A" w:rsidR="00814581" w:rsidRPr="00814581" w:rsidRDefault="00814581" w:rsidP="00814581">
            <w:pPr>
              <w:pStyle w:val="LZ-4"/>
            </w:pPr>
            <w:r w:rsidRPr="00814581">
              <w:rPr>
                <w:color w:val="000000"/>
                <w:sz w:val="22"/>
                <w:szCs w:val="22"/>
              </w:rPr>
              <w:t>34.2</w:t>
            </w:r>
          </w:p>
        </w:tc>
      </w:tr>
      <w:tr w:rsidR="00814581" w:rsidRPr="00261BD4" w14:paraId="7E548FB8" w14:textId="77777777" w:rsidTr="001B3C3C">
        <w:trPr>
          <w:trHeight w:val="290"/>
          <w:jc w:val="center"/>
        </w:trPr>
        <w:tc>
          <w:tcPr>
            <w:tcW w:w="719" w:type="dxa"/>
            <w:tcBorders>
              <w:top w:val="nil"/>
              <w:left w:val="single" w:sz="4" w:space="0" w:color="auto"/>
              <w:bottom w:val="single" w:sz="4" w:space="0" w:color="auto"/>
              <w:right w:val="single" w:sz="4" w:space="0" w:color="auto"/>
            </w:tcBorders>
            <w:shd w:val="clear" w:color="auto" w:fill="auto"/>
            <w:noWrap/>
            <w:vAlign w:val="bottom"/>
            <w:hideMark/>
          </w:tcPr>
          <w:p w14:paraId="7835AC14" w14:textId="5504E855" w:rsidR="00814581" w:rsidRPr="00814581" w:rsidRDefault="00814581" w:rsidP="00814581">
            <w:pPr>
              <w:pStyle w:val="LZ-4"/>
            </w:pPr>
            <w:r w:rsidRPr="00814581">
              <w:rPr>
                <w:color w:val="000000"/>
                <w:sz w:val="22"/>
                <w:szCs w:val="22"/>
              </w:rPr>
              <w:t>16</w:t>
            </w:r>
          </w:p>
        </w:tc>
        <w:tc>
          <w:tcPr>
            <w:tcW w:w="3969" w:type="dxa"/>
            <w:tcBorders>
              <w:top w:val="nil"/>
              <w:left w:val="nil"/>
              <w:bottom w:val="single" w:sz="4" w:space="0" w:color="auto"/>
              <w:right w:val="single" w:sz="4" w:space="0" w:color="auto"/>
            </w:tcBorders>
            <w:shd w:val="clear" w:color="auto" w:fill="auto"/>
            <w:noWrap/>
            <w:vAlign w:val="bottom"/>
            <w:hideMark/>
          </w:tcPr>
          <w:p w14:paraId="3E178390" w14:textId="3B1E84E2" w:rsidR="00814581" w:rsidRPr="00814581" w:rsidRDefault="00814581" w:rsidP="00814581">
            <w:pPr>
              <w:pStyle w:val="LZ-4"/>
            </w:pPr>
            <w:r w:rsidRPr="00814581">
              <w:rPr>
                <w:color w:val="000000"/>
                <w:sz w:val="22"/>
                <w:szCs w:val="22"/>
              </w:rPr>
              <w:t>杭州连新建材有限公司</w:t>
            </w:r>
          </w:p>
        </w:tc>
        <w:tc>
          <w:tcPr>
            <w:tcW w:w="992" w:type="dxa"/>
            <w:tcBorders>
              <w:top w:val="nil"/>
              <w:left w:val="nil"/>
              <w:bottom w:val="single" w:sz="4" w:space="0" w:color="auto"/>
              <w:right w:val="single" w:sz="4" w:space="0" w:color="auto"/>
            </w:tcBorders>
            <w:shd w:val="clear" w:color="auto" w:fill="auto"/>
            <w:noWrap/>
            <w:vAlign w:val="bottom"/>
            <w:hideMark/>
          </w:tcPr>
          <w:p w14:paraId="271EEE60" w14:textId="572D8033" w:rsidR="00814581" w:rsidRPr="00814581" w:rsidRDefault="00814581" w:rsidP="00814581">
            <w:pPr>
              <w:pStyle w:val="LZ-4"/>
            </w:pPr>
            <w:r w:rsidRPr="00814581">
              <w:rPr>
                <w:color w:val="000000"/>
                <w:sz w:val="22"/>
                <w:szCs w:val="22"/>
              </w:rPr>
              <w:t>经开区</w:t>
            </w:r>
          </w:p>
        </w:tc>
        <w:tc>
          <w:tcPr>
            <w:tcW w:w="2684" w:type="dxa"/>
            <w:tcBorders>
              <w:top w:val="nil"/>
              <w:left w:val="nil"/>
              <w:bottom w:val="single" w:sz="4" w:space="0" w:color="auto"/>
              <w:right w:val="single" w:sz="4" w:space="0" w:color="auto"/>
            </w:tcBorders>
            <w:shd w:val="clear" w:color="auto" w:fill="auto"/>
            <w:noWrap/>
            <w:vAlign w:val="bottom"/>
            <w:hideMark/>
          </w:tcPr>
          <w:p w14:paraId="68ABA227" w14:textId="06045320" w:rsidR="00814581" w:rsidRPr="00814581" w:rsidRDefault="00814581" w:rsidP="00814581">
            <w:pPr>
              <w:pStyle w:val="LZ-4"/>
            </w:pPr>
            <w:r w:rsidRPr="00814581">
              <w:rPr>
                <w:color w:val="000000"/>
                <w:sz w:val="22"/>
                <w:szCs w:val="22"/>
              </w:rPr>
              <w:t>粘土砖瓦及建筑砌块制造</w:t>
            </w:r>
          </w:p>
        </w:tc>
        <w:tc>
          <w:tcPr>
            <w:tcW w:w="662" w:type="dxa"/>
            <w:tcBorders>
              <w:top w:val="nil"/>
              <w:left w:val="nil"/>
              <w:bottom w:val="single" w:sz="4" w:space="0" w:color="auto"/>
              <w:right w:val="single" w:sz="4" w:space="0" w:color="auto"/>
            </w:tcBorders>
            <w:shd w:val="clear" w:color="auto" w:fill="auto"/>
            <w:noWrap/>
            <w:vAlign w:val="bottom"/>
            <w:hideMark/>
          </w:tcPr>
          <w:p w14:paraId="1B78A4BC" w14:textId="6333CB1F" w:rsidR="00814581" w:rsidRPr="00814581" w:rsidRDefault="00814581" w:rsidP="00814581">
            <w:pPr>
              <w:pStyle w:val="LZ-4"/>
            </w:pPr>
            <w:r w:rsidRPr="00814581">
              <w:rPr>
                <w:color w:val="000000"/>
                <w:sz w:val="22"/>
                <w:szCs w:val="22"/>
              </w:rPr>
              <w:t>31.5</w:t>
            </w:r>
          </w:p>
        </w:tc>
      </w:tr>
      <w:tr w:rsidR="00814581" w:rsidRPr="00261BD4" w14:paraId="69DE0790" w14:textId="77777777" w:rsidTr="001B3C3C">
        <w:trPr>
          <w:trHeight w:val="290"/>
          <w:jc w:val="center"/>
        </w:trPr>
        <w:tc>
          <w:tcPr>
            <w:tcW w:w="719" w:type="dxa"/>
            <w:tcBorders>
              <w:top w:val="nil"/>
              <w:left w:val="single" w:sz="4" w:space="0" w:color="auto"/>
              <w:bottom w:val="single" w:sz="4" w:space="0" w:color="auto"/>
              <w:right w:val="single" w:sz="4" w:space="0" w:color="auto"/>
            </w:tcBorders>
            <w:shd w:val="clear" w:color="auto" w:fill="auto"/>
            <w:noWrap/>
            <w:vAlign w:val="bottom"/>
            <w:hideMark/>
          </w:tcPr>
          <w:p w14:paraId="0D1A745E" w14:textId="2119A2BD" w:rsidR="00814581" w:rsidRPr="00814581" w:rsidRDefault="00814581" w:rsidP="00814581">
            <w:pPr>
              <w:pStyle w:val="LZ-4"/>
            </w:pPr>
            <w:r w:rsidRPr="00814581">
              <w:rPr>
                <w:color w:val="000000"/>
                <w:sz w:val="22"/>
                <w:szCs w:val="22"/>
              </w:rPr>
              <w:t>17</w:t>
            </w:r>
          </w:p>
        </w:tc>
        <w:tc>
          <w:tcPr>
            <w:tcW w:w="3969" w:type="dxa"/>
            <w:tcBorders>
              <w:top w:val="nil"/>
              <w:left w:val="nil"/>
              <w:bottom w:val="single" w:sz="4" w:space="0" w:color="auto"/>
              <w:right w:val="single" w:sz="4" w:space="0" w:color="auto"/>
            </w:tcBorders>
            <w:shd w:val="clear" w:color="auto" w:fill="auto"/>
            <w:noWrap/>
            <w:vAlign w:val="bottom"/>
            <w:hideMark/>
          </w:tcPr>
          <w:p w14:paraId="4AEEEAA0" w14:textId="5804AB79" w:rsidR="00814581" w:rsidRPr="00814581" w:rsidRDefault="00814581" w:rsidP="00814581">
            <w:pPr>
              <w:pStyle w:val="LZ-4"/>
            </w:pPr>
            <w:r w:rsidRPr="00814581">
              <w:rPr>
                <w:color w:val="000000"/>
                <w:sz w:val="22"/>
                <w:szCs w:val="22"/>
              </w:rPr>
              <w:t>杭州</w:t>
            </w:r>
            <w:proofErr w:type="gramStart"/>
            <w:r w:rsidRPr="00814581">
              <w:rPr>
                <w:color w:val="000000"/>
                <w:sz w:val="22"/>
                <w:szCs w:val="22"/>
              </w:rPr>
              <w:t>萧越热电</w:t>
            </w:r>
            <w:proofErr w:type="gramEnd"/>
            <w:r w:rsidRPr="00814581">
              <w:rPr>
                <w:color w:val="000000"/>
                <w:sz w:val="22"/>
                <w:szCs w:val="22"/>
              </w:rPr>
              <w:t>有限公司</w:t>
            </w:r>
          </w:p>
        </w:tc>
        <w:tc>
          <w:tcPr>
            <w:tcW w:w="992" w:type="dxa"/>
            <w:tcBorders>
              <w:top w:val="nil"/>
              <w:left w:val="nil"/>
              <w:bottom w:val="single" w:sz="4" w:space="0" w:color="auto"/>
              <w:right w:val="single" w:sz="4" w:space="0" w:color="auto"/>
            </w:tcBorders>
            <w:shd w:val="clear" w:color="auto" w:fill="auto"/>
            <w:noWrap/>
            <w:vAlign w:val="bottom"/>
            <w:hideMark/>
          </w:tcPr>
          <w:p w14:paraId="4AABE9F8" w14:textId="310DDBFD" w:rsidR="00814581" w:rsidRPr="00814581" w:rsidRDefault="00814581" w:rsidP="00814581">
            <w:pPr>
              <w:pStyle w:val="LZ-4"/>
            </w:pPr>
            <w:r w:rsidRPr="00814581">
              <w:rPr>
                <w:color w:val="000000"/>
                <w:sz w:val="22"/>
                <w:szCs w:val="22"/>
              </w:rPr>
              <w:t>瓜</w:t>
            </w:r>
            <w:proofErr w:type="gramStart"/>
            <w:r w:rsidRPr="00814581">
              <w:rPr>
                <w:color w:val="000000"/>
                <w:sz w:val="22"/>
                <w:szCs w:val="22"/>
              </w:rPr>
              <w:t>沥</w:t>
            </w:r>
            <w:proofErr w:type="gramEnd"/>
          </w:p>
        </w:tc>
        <w:tc>
          <w:tcPr>
            <w:tcW w:w="2684" w:type="dxa"/>
            <w:tcBorders>
              <w:top w:val="nil"/>
              <w:left w:val="nil"/>
              <w:bottom w:val="single" w:sz="4" w:space="0" w:color="auto"/>
              <w:right w:val="single" w:sz="4" w:space="0" w:color="auto"/>
            </w:tcBorders>
            <w:shd w:val="clear" w:color="auto" w:fill="auto"/>
            <w:noWrap/>
            <w:vAlign w:val="bottom"/>
            <w:hideMark/>
          </w:tcPr>
          <w:p w14:paraId="403BB3DF" w14:textId="29F117DA" w:rsidR="00814581" w:rsidRPr="00814581" w:rsidRDefault="00814581" w:rsidP="00814581">
            <w:pPr>
              <w:pStyle w:val="LZ-4"/>
            </w:pPr>
            <w:r w:rsidRPr="00814581">
              <w:rPr>
                <w:color w:val="000000"/>
                <w:sz w:val="22"/>
                <w:szCs w:val="22"/>
              </w:rPr>
              <w:t>热电联产</w:t>
            </w:r>
          </w:p>
        </w:tc>
        <w:tc>
          <w:tcPr>
            <w:tcW w:w="662" w:type="dxa"/>
            <w:tcBorders>
              <w:top w:val="nil"/>
              <w:left w:val="nil"/>
              <w:bottom w:val="single" w:sz="4" w:space="0" w:color="auto"/>
              <w:right w:val="single" w:sz="4" w:space="0" w:color="auto"/>
            </w:tcBorders>
            <w:shd w:val="clear" w:color="auto" w:fill="auto"/>
            <w:noWrap/>
            <w:vAlign w:val="bottom"/>
            <w:hideMark/>
          </w:tcPr>
          <w:p w14:paraId="4D70579D" w14:textId="51D5085B" w:rsidR="00814581" w:rsidRPr="00814581" w:rsidRDefault="00814581" w:rsidP="00814581">
            <w:pPr>
              <w:pStyle w:val="LZ-4"/>
            </w:pPr>
            <w:r w:rsidRPr="00814581">
              <w:rPr>
                <w:color w:val="000000"/>
                <w:sz w:val="22"/>
                <w:szCs w:val="22"/>
              </w:rPr>
              <w:t>30.6</w:t>
            </w:r>
          </w:p>
        </w:tc>
      </w:tr>
      <w:tr w:rsidR="00814581" w:rsidRPr="00261BD4" w14:paraId="3B2E9916" w14:textId="77777777" w:rsidTr="001B3C3C">
        <w:trPr>
          <w:trHeight w:val="290"/>
          <w:jc w:val="center"/>
        </w:trPr>
        <w:tc>
          <w:tcPr>
            <w:tcW w:w="719" w:type="dxa"/>
            <w:tcBorders>
              <w:top w:val="nil"/>
              <w:left w:val="single" w:sz="4" w:space="0" w:color="auto"/>
              <w:bottom w:val="single" w:sz="4" w:space="0" w:color="auto"/>
              <w:right w:val="single" w:sz="4" w:space="0" w:color="auto"/>
            </w:tcBorders>
            <w:shd w:val="clear" w:color="auto" w:fill="auto"/>
            <w:noWrap/>
            <w:vAlign w:val="bottom"/>
            <w:hideMark/>
          </w:tcPr>
          <w:p w14:paraId="05D4FDE0" w14:textId="6075E7D4" w:rsidR="00814581" w:rsidRPr="00814581" w:rsidRDefault="00814581" w:rsidP="00814581">
            <w:pPr>
              <w:pStyle w:val="LZ-4"/>
            </w:pPr>
            <w:r w:rsidRPr="00814581">
              <w:rPr>
                <w:color w:val="000000"/>
                <w:sz w:val="22"/>
                <w:szCs w:val="22"/>
              </w:rPr>
              <w:t>18</w:t>
            </w:r>
          </w:p>
        </w:tc>
        <w:tc>
          <w:tcPr>
            <w:tcW w:w="3969" w:type="dxa"/>
            <w:tcBorders>
              <w:top w:val="nil"/>
              <w:left w:val="nil"/>
              <w:bottom w:val="single" w:sz="4" w:space="0" w:color="auto"/>
              <w:right w:val="single" w:sz="4" w:space="0" w:color="auto"/>
            </w:tcBorders>
            <w:shd w:val="clear" w:color="auto" w:fill="auto"/>
            <w:noWrap/>
            <w:vAlign w:val="bottom"/>
            <w:hideMark/>
          </w:tcPr>
          <w:p w14:paraId="571C36B1" w14:textId="3F893377" w:rsidR="00814581" w:rsidRPr="00814581" w:rsidRDefault="00814581" w:rsidP="00814581">
            <w:pPr>
              <w:pStyle w:val="LZ-4"/>
            </w:pPr>
            <w:r w:rsidRPr="00814581">
              <w:rPr>
                <w:color w:val="000000"/>
                <w:sz w:val="22"/>
                <w:szCs w:val="22"/>
              </w:rPr>
              <w:t>杭州萧山经济技术开发区热电有限公司</w:t>
            </w:r>
          </w:p>
        </w:tc>
        <w:tc>
          <w:tcPr>
            <w:tcW w:w="992" w:type="dxa"/>
            <w:tcBorders>
              <w:top w:val="nil"/>
              <w:left w:val="nil"/>
              <w:bottom w:val="single" w:sz="4" w:space="0" w:color="auto"/>
              <w:right w:val="single" w:sz="4" w:space="0" w:color="auto"/>
            </w:tcBorders>
            <w:shd w:val="clear" w:color="auto" w:fill="auto"/>
            <w:noWrap/>
            <w:vAlign w:val="bottom"/>
            <w:hideMark/>
          </w:tcPr>
          <w:p w14:paraId="706B069B" w14:textId="3E7AD79B" w:rsidR="00814581" w:rsidRPr="00814581" w:rsidRDefault="00814581" w:rsidP="00814581">
            <w:pPr>
              <w:pStyle w:val="LZ-4"/>
            </w:pPr>
            <w:r w:rsidRPr="00814581">
              <w:rPr>
                <w:color w:val="000000"/>
                <w:sz w:val="22"/>
                <w:szCs w:val="22"/>
              </w:rPr>
              <w:t>北干</w:t>
            </w:r>
          </w:p>
        </w:tc>
        <w:tc>
          <w:tcPr>
            <w:tcW w:w="2684" w:type="dxa"/>
            <w:tcBorders>
              <w:top w:val="nil"/>
              <w:left w:val="nil"/>
              <w:bottom w:val="single" w:sz="4" w:space="0" w:color="auto"/>
              <w:right w:val="single" w:sz="4" w:space="0" w:color="auto"/>
            </w:tcBorders>
            <w:shd w:val="clear" w:color="auto" w:fill="auto"/>
            <w:noWrap/>
            <w:vAlign w:val="bottom"/>
            <w:hideMark/>
          </w:tcPr>
          <w:p w14:paraId="54E94E23" w14:textId="7B5C0A93" w:rsidR="00814581" w:rsidRPr="00814581" w:rsidRDefault="00814581" w:rsidP="00814581">
            <w:pPr>
              <w:pStyle w:val="LZ-4"/>
            </w:pPr>
            <w:r w:rsidRPr="00814581">
              <w:rPr>
                <w:color w:val="000000"/>
                <w:sz w:val="22"/>
                <w:szCs w:val="22"/>
              </w:rPr>
              <w:t>热电联产</w:t>
            </w:r>
          </w:p>
        </w:tc>
        <w:tc>
          <w:tcPr>
            <w:tcW w:w="662" w:type="dxa"/>
            <w:tcBorders>
              <w:top w:val="nil"/>
              <w:left w:val="nil"/>
              <w:bottom w:val="single" w:sz="4" w:space="0" w:color="auto"/>
              <w:right w:val="single" w:sz="4" w:space="0" w:color="auto"/>
            </w:tcBorders>
            <w:shd w:val="clear" w:color="auto" w:fill="auto"/>
            <w:noWrap/>
            <w:vAlign w:val="bottom"/>
            <w:hideMark/>
          </w:tcPr>
          <w:p w14:paraId="156768DD" w14:textId="6F28AA12" w:rsidR="00814581" w:rsidRPr="00814581" w:rsidRDefault="00814581" w:rsidP="00814581">
            <w:pPr>
              <w:pStyle w:val="LZ-4"/>
            </w:pPr>
            <w:r w:rsidRPr="00814581">
              <w:rPr>
                <w:color w:val="000000"/>
                <w:sz w:val="22"/>
                <w:szCs w:val="22"/>
              </w:rPr>
              <w:t>27.1</w:t>
            </w:r>
          </w:p>
        </w:tc>
      </w:tr>
      <w:tr w:rsidR="00814581" w:rsidRPr="00261BD4" w14:paraId="42E2BAE6" w14:textId="77777777" w:rsidTr="001B3C3C">
        <w:trPr>
          <w:trHeight w:val="290"/>
          <w:jc w:val="center"/>
        </w:trPr>
        <w:tc>
          <w:tcPr>
            <w:tcW w:w="719" w:type="dxa"/>
            <w:tcBorders>
              <w:top w:val="nil"/>
              <w:left w:val="single" w:sz="4" w:space="0" w:color="auto"/>
              <w:bottom w:val="single" w:sz="4" w:space="0" w:color="auto"/>
              <w:right w:val="single" w:sz="4" w:space="0" w:color="auto"/>
            </w:tcBorders>
            <w:shd w:val="clear" w:color="auto" w:fill="auto"/>
            <w:noWrap/>
            <w:vAlign w:val="bottom"/>
            <w:hideMark/>
          </w:tcPr>
          <w:p w14:paraId="05B3C0AE" w14:textId="6317F877" w:rsidR="00814581" w:rsidRPr="00814581" w:rsidRDefault="00814581" w:rsidP="00814581">
            <w:pPr>
              <w:pStyle w:val="LZ-4"/>
            </w:pPr>
            <w:r w:rsidRPr="00814581">
              <w:rPr>
                <w:color w:val="000000"/>
                <w:sz w:val="22"/>
                <w:szCs w:val="22"/>
              </w:rPr>
              <w:t>19</w:t>
            </w:r>
          </w:p>
        </w:tc>
        <w:tc>
          <w:tcPr>
            <w:tcW w:w="3969" w:type="dxa"/>
            <w:tcBorders>
              <w:top w:val="nil"/>
              <w:left w:val="nil"/>
              <w:bottom w:val="single" w:sz="4" w:space="0" w:color="auto"/>
              <w:right w:val="single" w:sz="4" w:space="0" w:color="auto"/>
            </w:tcBorders>
            <w:shd w:val="clear" w:color="auto" w:fill="auto"/>
            <w:noWrap/>
            <w:vAlign w:val="bottom"/>
            <w:hideMark/>
          </w:tcPr>
          <w:p w14:paraId="5BF384F6" w14:textId="0F09C1D2" w:rsidR="00814581" w:rsidRPr="00814581" w:rsidRDefault="00814581" w:rsidP="00814581">
            <w:pPr>
              <w:pStyle w:val="LZ-4"/>
            </w:pPr>
            <w:proofErr w:type="gramStart"/>
            <w:r w:rsidRPr="00814581">
              <w:rPr>
                <w:color w:val="000000"/>
                <w:sz w:val="22"/>
                <w:szCs w:val="22"/>
              </w:rPr>
              <w:t>开氏集团</w:t>
            </w:r>
            <w:proofErr w:type="gramEnd"/>
            <w:r w:rsidRPr="00814581">
              <w:rPr>
                <w:color w:val="000000"/>
                <w:sz w:val="22"/>
                <w:szCs w:val="22"/>
              </w:rPr>
              <w:t>有限公司</w:t>
            </w:r>
          </w:p>
        </w:tc>
        <w:tc>
          <w:tcPr>
            <w:tcW w:w="992" w:type="dxa"/>
            <w:tcBorders>
              <w:top w:val="nil"/>
              <w:left w:val="nil"/>
              <w:bottom w:val="single" w:sz="4" w:space="0" w:color="auto"/>
              <w:right w:val="single" w:sz="4" w:space="0" w:color="auto"/>
            </w:tcBorders>
            <w:shd w:val="clear" w:color="auto" w:fill="auto"/>
            <w:noWrap/>
            <w:vAlign w:val="bottom"/>
            <w:hideMark/>
          </w:tcPr>
          <w:p w14:paraId="2840C296" w14:textId="0B5E2620" w:rsidR="00814581" w:rsidRPr="00814581" w:rsidRDefault="00814581" w:rsidP="00814581">
            <w:pPr>
              <w:pStyle w:val="LZ-4"/>
            </w:pPr>
            <w:proofErr w:type="gramStart"/>
            <w:r w:rsidRPr="00814581">
              <w:rPr>
                <w:color w:val="000000"/>
                <w:sz w:val="22"/>
                <w:szCs w:val="22"/>
              </w:rPr>
              <w:t>衙</w:t>
            </w:r>
            <w:proofErr w:type="gramEnd"/>
            <w:r w:rsidRPr="00814581">
              <w:rPr>
                <w:color w:val="000000"/>
                <w:sz w:val="22"/>
                <w:szCs w:val="22"/>
              </w:rPr>
              <w:t>前</w:t>
            </w:r>
          </w:p>
        </w:tc>
        <w:tc>
          <w:tcPr>
            <w:tcW w:w="2684" w:type="dxa"/>
            <w:tcBorders>
              <w:top w:val="nil"/>
              <w:left w:val="nil"/>
              <w:bottom w:val="single" w:sz="4" w:space="0" w:color="auto"/>
              <w:right w:val="single" w:sz="4" w:space="0" w:color="auto"/>
            </w:tcBorders>
            <w:shd w:val="clear" w:color="auto" w:fill="auto"/>
            <w:noWrap/>
            <w:vAlign w:val="bottom"/>
            <w:hideMark/>
          </w:tcPr>
          <w:p w14:paraId="5775B993" w14:textId="549E34D4" w:rsidR="00814581" w:rsidRPr="00814581" w:rsidRDefault="00814581" w:rsidP="00814581">
            <w:pPr>
              <w:pStyle w:val="LZ-4"/>
            </w:pPr>
            <w:r w:rsidRPr="00814581">
              <w:rPr>
                <w:color w:val="000000"/>
                <w:sz w:val="22"/>
                <w:szCs w:val="22"/>
              </w:rPr>
              <w:t>涤纶纤维制造</w:t>
            </w:r>
          </w:p>
        </w:tc>
        <w:tc>
          <w:tcPr>
            <w:tcW w:w="662" w:type="dxa"/>
            <w:tcBorders>
              <w:top w:val="nil"/>
              <w:left w:val="nil"/>
              <w:bottom w:val="single" w:sz="4" w:space="0" w:color="auto"/>
              <w:right w:val="single" w:sz="4" w:space="0" w:color="auto"/>
            </w:tcBorders>
            <w:shd w:val="clear" w:color="auto" w:fill="auto"/>
            <w:noWrap/>
            <w:vAlign w:val="bottom"/>
            <w:hideMark/>
          </w:tcPr>
          <w:p w14:paraId="5A5D285F" w14:textId="244C27E5" w:rsidR="00814581" w:rsidRPr="00814581" w:rsidRDefault="00814581" w:rsidP="00814581">
            <w:pPr>
              <w:pStyle w:val="LZ-4"/>
            </w:pPr>
            <w:r w:rsidRPr="00814581">
              <w:rPr>
                <w:color w:val="000000"/>
                <w:sz w:val="22"/>
                <w:szCs w:val="22"/>
              </w:rPr>
              <w:t>21.1</w:t>
            </w:r>
          </w:p>
        </w:tc>
      </w:tr>
      <w:tr w:rsidR="00814581" w:rsidRPr="00261BD4" w14:paraId="7F4199E1" w14:textId="77777777" w:rsidTr="001B3C3C">
        <w:trPr>
          <w:trHeight w:val="290"/>
          <w:jc w:val="center"/>
        </w:trPr>
        <w:tc>
          <w:tcPr>
            <w:tcW w:w="719" w:type="dxa"/>
            <w:tcBorders>
              <w:top w:val="nil"/>
              <w:left w:val="single" w:sz="4" w:space="0" w:color="auto"/>
              <w:bottom w:val="single" w:sz="4" w:space="0" w:color="auto"/>
              <w:right w:val="single" w:sz="4" w:space="0" w:color="auto"/>
            </w:tcBorders>
            <w:shd w:val="clear" w:color="auto" w:fill="auto"/>
            <w:noWrap/>
            <w:vAlign w:val="bottom"/>
            <w:hideMark/>
          </w:tcPr>
          <w:p w14:paraId="0F28E319" w14:textId="48EC9355" w:rsidR="00814581" w:rsidRPr="00814581" w:rsidRDefault="00814581" w:rsidP="00814581">
            <w:pPr>
              <w:pStyle w:val="LZ-4"/>
            </w:pPr>
            <w:r w:rsidRPr="00814581">
              <w:rPr>
                <w:color w:val="000000"/>
                <w:sz w:val="22"/>
                <w:szCs w:val="22"/>
              </w:rPr>
              <w:t>20</w:t>
            </w:r>
          </w:p>
        </w:tc>
        <w:tc>
          <w:tcPr>
            <w:tcW w:w="3969" w:type="dxa"/>
            <w:tcBorders>
              <w:top w:val="nil"/>
              <w:left w:val="nil"/>
              <w:bottom w:val="single" w:sz="4" w:space="0" w:color="auto"/>
              <w:right w:val="single" w:sz="4" w:space="0" w:color="auto"/>
            </w:tcBorders>
            <w:shd w:val="clear" w:color="auto" w:fill="auto"/>
            <w:noWrap/>
            <w:vAlign w:val="bottom"/>
            <w:hideMark/>
          </w:tcPr>
          <w:p w14:paraId="2E9CEBE2" w14:textId="59CA0D50" w:rsidR="00814581" w:rsidRPr="00814581" w:rsidRDefault="00814581" w:rsidP="00814581">
            <w:pPr>
              <w:pStyle w:val="LZ-4"/>
            </w:pPr>
            <w:r w:rsidRPr="00814581">
              <w:rPr>
                <w:color w:val="000000"/>
                <w:sz w:val="22"/>
                <w:szCs w:val="22"/>
              </w:rPr>
              <w:t>浙江协和薄钢科技有限公司</w:t>
            </w:r>
          </w:p>
        </w:tc>
        <w:tc>
          <w:tcPr>
            <w:tcW w:w="992" w:type="dxa"/>
            <w:tcBorders>
              <w:top w:val="nil"/>
              <w:left w:val="nil"/>
              <w:bottom w:val="single" w:sz="4" w:space="0" w:color="auto"/>
              <w:right w:val="single" w:sz="4" w:space="0" w:color="auto"/>
            </w:tcBorders>
            <w:shd w:val="clear" w:color="auto" w:fill="auto"/>
            <w:noWrap/>
            <w:vAlign w:val="bottom"/>
            <w:hideMark/>
          </w:tcPr>
          <w:p w14:paraId="5512009C" w14:textId="0297F2B0" w:rsidR="00814581" w:rsidRPr="00814581" w:rsidRDefault="00814581" w:rsidP="00814581">
            <w:pPr>
              <w:pStyle w:val="LZ-4"/>
            </w:pPr>
            <w:r w:rsidRPr="00814581">
              <w:rPr>
                <w:color w:val="000000"/>
                <w:sz w:val="22"/>
                <w:szCs w:val="22"/>
              </w:rPr>
              <w:t>新街</w:t>
            </w:r>
          </w:p>
        </w:tc>
        <w:tc>
          <w:tcPr>
            <w:tcW w:w="2684" w:type="dxa"/>
            <w:tcBorders>
              <w:top w:val="nil"/>
              <w:left w:val="nil"/>
              <w:bottom w:val="single" w:sz="4" w:space="0" w:color="auto"/>
              <w:right w:val="single" w:sz="4" w:space="0" w:color="auto"/>
            </w:tcBorders>
            <w:shd w:val="clear" w:color="auto" w:fill="auto"/>
            <w:noWrap/>
            <w:vAlign w:val="bottom"/>
            <w:hideMark/>
          </w:tcPr>
          <w:p w14:paraId="2EAE53C3" w14:textId="08CD0C0F" w:rsidR="00814581" w:rsidRPr="00814581" w:rsidRDefault="00814581" w:rsidP="00814581">
            <w:pPr>
              <w:pStyle w:val="LZ-4"/>
            </w:pPr>
            <w:r w:rsidRPr="00814581">
              <w:rPr>
                <w:color w:val="000000"/>
                <w:sz w:val="22"/>
                <w:szCs w:val="22"/>
              </w:rPr>
              <w:t>钢压延加工</w:t>
            </w:r>
          </w:p>
        </w:tc>
        <w:tc>
          <w:tcPr>
            <w:tcW w:w="662" w:type="dxa"/>
            <w:tcBorders>
              <w:top w:val="nil"/>
              <w:left w:val="nil"/>
              <w:bottom w:val="single" w:sz="4" w:space="0" w:color="auto"/>
              <w:right w:val="single" w:sz="4" w:space="0" w:color="auto"/>
            </w:tcBorders>
            <w:shd w:val="clear" w:color="auto" w:fill="auto"/>
            <w:noWrap/>
            <w:vAlign w:val="bottom"/>
            <w:hideMark/>
          </w:tcPr>
          <w:p w14:paraId="70D039AD" w14:textId="660E6FA6" w:rsidR="00814581" w:rsidRPr="00814581" w:rsidRDefault="00814581" w:rsidP="00814581">
            <w:pPr>
              <w:pStyle w:val="LZ-4"/>
            </w:pPr>
            <w:r w:rsidRPr="00814581">
              <w:rPr>
                <w:color w:val="000000"/>
                <w:sz w:val="22"/>
                <w:szCs w:val="22"/>
              </w:rPr>
              <w:t>19.7</w:t>
            </w:r>
          </w:p>
        </w:tc>
      </w:tr>
      <w:tr w:rsidR="00261BD4" w:rsidRPr="00261BD4" w14:paraId="3AD81B68" w14:textId="77777777" w:rsidTr="001B3C3C">
        <w:trPr>
          <w:trHeight w:val="290"/>
          <w:jc w:val="center"/>
        </w:trPr>
        <w:tc>
          <w:tcPr>
            <w:tcW w:w="8364" w:type="dxa"/>
            <w:gridSpan w:val="4"/>
            <w:noWrap/>
            <w:hideMark/>
          </w:tcPr>
          <w:p w14:paraId="12B94CA5" w14:textId="77777777" w:rsidR="00261BD4" w:rsidRPr="00261BD4" w:rsidRDefault="00261BD4" w:rsidP="00261BD4">
            <w:pPr>
              <w:pStyle w:val="LZ-4"/>
              <w:rPr>
                <w:b/>
                <w:bCs/>
              </w:rPr>
            </w:pPr>
            <w:r w:rsidRPr="00261BD4">
              <w:rPr>
                <w:rFonts w:hint="eastAsia"/>
                <w:b/>
                <w:bCs/>
              </w:rPr>
              <w:t>合计排放量</w:t>
            </w:r>
          </w:p>
        </w:tc>
        <w:tc>
          <w:tcPr>
            <w:tcW w:w="662" w:type="dxa"/>
            <w:noWrap/>
            <w:hideMark/>
          </w:tcPr>
          <w:p w14:paraId="69BE0BD0" w14:textId="43054929" w:rsidR="00261BD4" w:rsidRPr="00261BD4" w:rsidRDefault="001B3C3C" w:rsidP="00261BD4">
            <w:pPr>
              <w:pStyle w:val="LZ-4"/>
            </w:pPr>
            <w:r>
              <w:t>1644.9</w:t>
            </w:r>
          </w:p>
        </w:tc>
      </w:tr>
      <w:tr w:rsidR="00261BD4" w:rsidRPr="00261BD4" w14:paraId="293EF7DD" w14:textId="77777777" w:rsidTr="001B3C3C">
        <w:trPr>
          <w:trHeight w:val="290"/>
          <w:jc w:val="center"/>
        </w:trPr>
        <w:tc>
          <w:tcPr>
            <w:tcW w:w="8364" w:type="dxa"/>
            <w:gridSpan w:val="4"/>
            <w:noWrap/>
            <w:hideMark/>
          </w:tcPr>
          <w:p w14:paraId="0FA02D64" w14:textId="77777777" w:rsidR="00261BD4" w:rsidRPr="00261BD4" w:rsidRDefault="00261BD4" w:rsidP="00261BD4">
            <w:pPr>
              <w:pStyle w:val="LZ-4"/>
              <w:rPr>
                <w:b/>
                <w:bCs/>
              </w:rPr>
            </w:pPr>
            <w:r w:rsidRPr="00261BD4">
              <w:rPr>
                <w:rFonts w:hint="eastAsia"/>
                <w:b/>
                <w:bCs/>
              </w:rPr>
              <w:t>占全区工业源排放比例</w:t>
            </w:r>
          </w:p>
        </w:tc>
        <w:tc>
          <w:tcPr>
            <w:tcW w:w="662" w:type="dxa"/>
            <w:noWrap/>
            <w:hideMark/>
          </w:tcPr>
          <w:p w14:paraId="0EFA092F" w14:textId="076C857B" w:rsidR="00261BD4" w:rsidRPr="00261BD4" w:rsidRDefault="001B3C3C" w:rsidP="00261BD4">
            <w:pPr>
              <w:pStyle w:val="LZ-4"/>
              <w:rPr>
                <w:b/>
                <w:bCs/>
              </w:rPr>
            </w:pPr>
            <w:r>
              <w:rPr>
                <w:b/>
                <w:bCs/>
              </w:rPr>
              <w:t>77.5</w:t>
            </w:r>
            <w:r w:rsidR="00261BD4" w:rsidRPr="00261BD4">
              <w:rPr>
                <w:b/>
                <w:bCs/>
              </w:rPr>
              <w:t>%</w:t>
            </w:r>
          </w:p>
        </w:tc>
      </w:tr>
    </w:tbl>
    <w:p w14:paraId="24AFF05B" w14:textId="77777777" w:rsidR="00B375E1" w:rsidRPr="007B3BD8" w:rsidRDefault="00B375E1" w:rsidP="00B375E1">
      <w:pPr>
        <w:pStyle w:val="LZ-4"/>
      </w:pPr>
    </w:p>
    <w:p w14:paraId="0CA4AAF4" w14:textId="5E73AB41" w:rsidR="00B375E1" w:rsidRPr="007B3BD8" w:rsidRDefault="00B375E1" w:rsidP="00B375E1">
      <w:pPr>
        <w:pStyle w:val="LZ-0"/>
        <w:rPr>
          <w:rStyle w:val="Char1"/>
          <w:rFonts w:ascii="Times New Roman" w:eastAsia="黑体" w:hAnsi="Times New Roman"/>
          <w:b w:val="0"/>
          <w:szCs w:val="24"/>
        </w:rPr>
      </w:pPr>
      <w:r w:rsidRPr="007B3BD8">
        <w:rPr>
          <w:rFonts w:hint="eastAsia"/>
        </w:rPr>
        <w:t>表</w:t>
      </w:r>
      <w:r w:rsidR="00CF3509">
        <w:t>4</w:t>
      </w:r>
      <w:r w:rsidRPr="007B3BD8">
        <w:rPr>
          <w:rFonts w:hint="eastAsia"/>
        </w:rPr>
        <w:t>-</w:t>
      </w:r>
      <w:del w:id="636" w:author="彭 mq" w:date="2023-03-09T10:13:00Z">
        <w:r w:rsidRPr="007B3BD8" w:rsidDel="00210E75">
          <w:rPr>
            <w:rFonts w:hint="eastAsia"/>
          </w:rPr>
          <w:delText xml:space="preserve"> </w:delText>
        </w:r>
      </w:del>
      <w:r w:rsidRPr="007B3BD8">
        <w:fldChar w:fldCharType="begin"/>
      </w:r>
      <w:r w:rsidRPr="007B3BD8">
        <w:instrText xml:space="preserve"> </w:instrText>
      </w:r>
      <w:r w:rsidRPr="007B3BD8">
        <w:rPr>
          <w:rFonts w:hint="eastAsia"/>
        </w:rPr>
        <w:instrText xml:space="preserve">SEQ </w:instrText>
      </w:r>
      <w:r w:rsidRPr="007B3BD8">
        <w:rPr>
          <w:rFonts w:hint="eastAsia"/>
        </w:rPr>
        <w:instrText>表</w:instrText>
      </w:r>
      <w:r w:rsidRPr="007B3BD8">
        <w:rPr>
          <w:rFonts w:hint="eastAsia"/>
        </w:rPr>
        <w:instrText>6- \* ARABIC</w:instrText>
      </w:r>
      <w:r w:rsidRPr="007B3BD8">
        <w:instrText xml:space="preserve"> </w:instrText>
      </w:r>
      <w:r w:rsidRPr="007B3BD8">
        <w:fldChar w:fldCharType="separate"/>
      </w:r>
      <w:r w:rsidR="000E3AA8">
        <w:rPr>
          <w:noProof/>
        </w:rPr>
        <w:t>5</w:t>
      </w:r>
      <w:r w:rsidRPr="007B3BD8">
        <w:fldChar w:fldCharType="end"/>
      </w:r>
      <w:r w:rsidRPr="007B3BD8">
        <w:t xml:space="preserve"> </w:t>
      </w:r>
      <w:proofErr w:type="gramStart"/>
      <w:r w:rsidR="00A93D9A">
        <w:rPr>
          <w:rStyle w:val="Char1"/>
          <w:rFonts w:ascii="Times New Roman" w:eastAsia="黑体" w:hAnsi="Times New Roman" w:hint="eastAsia"/>
          <w:b w:val="0"/>
          <w:szCs w:val="24"/>
        </w:rPr>
        <w:t>萧山区</w:t>
      </w:r>
      <w:proofErr w:type="gramEnd"/>
      <w:r w:rsidRPr="007B3BD8">
        <w:rPr>
          <w:rStyle w:val="Char1"/>
          <w:rFonts w:ascii="Times New Roman" w:eastAsia="黑体" w:hAnsi="Times New Roman" w:hint="eastAsia"/>
          <w:b w:val="0"/>
          <w:szCs w:val="24"/>
        </w:rPr>
        <w:t>工业源</w:t>
      </w:r>
      <w:r w:rsidRPr="007B3BD8">
        <w:rPr>
          <w:rStyle w:val="Char1"/>
          <w:rFonts w:ascii="Times New Roman" w:eastAsia="黑体" w:hAnsi="Times New Roman"/>
          <w:b w:val="0"/>
          <w:szCs w:val="24"/>
        </w:rPr>
        <w:t>VOCs</w:t>
      </w:r>
      <w:r w:rsidRPr="007B3BD8">
        <w:rPr>
          <w:rStyle w:val="Char1"/>
          <w:rFonts w:ascii="Times New Roman" w:eastAsia="黑体" w:hAnsi="Times New Roman" w:hint="eastAsia"/>
          <w:b w:val="0"/>
          <w:szCs w:val="24"/>
        </w:rPr>
        <w:t>排放</w:t>
      </w:r>
      <w:r w:rsidRPr="007B3BD8">
        <w:rPr>
          <w:rStyle w:val="Char1"/>
          <w:rFonts w:ascii="Times New Roman" w:eastAsia="黑体" w:hAnsi="Times New Roman"/>
          <w:b w:val="0"/>
          <w:szCs w:val="24"/>
        </w:rPr>
        <w:t>前</w:t>
      </w:r>
      <w:r w:rsidRPr="007B3BD8">
        <w:rPr>
          <w:rStyle w:val="Char1"/>
          <w:rFonts w:ascii="Times New Roman" w:eastAsia="黑体" w:hAnsi="Times New Roman" w:hint="eastAsia"/>
          <w:b w:val="0"/>
          <w:szCs w:val="24"/>
        </w:rPr>
        <w:t>20</w:t>
      </w:r>
      <w:r w:rsidRPr="007B3BD8">
        <w:rPr>
          <w:rStyle w:val="Char1"/>
          <w:rFonts w:ascii="Times New Roman" w:eastAsia="黑体" w:hAnsi="Times New Roman" w:hint="eastAsia"/>
          <w:b w:val="0"/>
          <w:szCs w:val="24"/>
        </w:rPr>
        <w:t>企业（单位</w:t>
      </w:r>
      <w:r w:rsidRPr="007B3BD8">
        <w:rPr>
          <w:rStyle w:val="Char1"/>
          <w:rFonts w:ascii="Times New Roman" w:eastAsia="黑体" w:hAnsi="Times New Roman"/>
          <w:b w:val="0"/>
          <w:szCs w:val="24"/>
        </w:rPr>
        <w:t>：吨</w:t>
      </w:r>
      <w:r w:rsidRPr="007B3BD8">
        <w:rPr>
          <w:rStyle w:val="Char1"/>
          <w:rFonts w:ascii="Times New Roman" w:eastAsia="黑体" w:hAnsi="Times New Roman" w:hint="eastAsia"/>
          <w:b w:val="0"/>
          <w:szCs w:val="24"/>
        </w:rPr>
        <w:t>/</w:t>
      </w:r>
      <w:r w:rsidRPr="007B3BD8">
        <w:rPr>
          <w:rStyle w:val="Char1"/>
          <w:rFonts w:ascii="Times New Roman" w:eastAsia="黑体" w:hAnsi="Times New Roman" w:hint="eastAsia"/>
          <w:b w:val="0"/>
          <w:szCs w:val="24"/>
        </w:rPr>
        <w:t>年）</w:t>
      </w:r>
    </w:p>
    <w:tbl>
      <w:tblPr>
        <w:tblStyle w:val="af8"/>
        <w:tblW w:w="9121" w:type="dxa"/>
        <w:jc w:val="center"/>
        <w:tblLook w:val="04A0" w:firstRow="1" w:lastRow="0" w:firstColumn="1" w:lastColumn="0" w:noHBand="0" w:noVBand="1"/>
      </w:tblPr>
      <w:tblGrid>
        <w:gridCol w:w="709"/>
        <w:gridCol w:w="3402"/>
        <w:gridCol w:w="993"/>
        <w:gridCol w:w="3118"/>
        <w:gridCol w:w="899"/>
      </w:tblGrid>
      <w:tr w:rsidR="00971649" w:rsidRPr="00971649" w14:paraId="77FB822F" w14:textId="77777777" w:rsidTr="001B3C3C">
        <w:trPr>
          <w:trHeight w:val="401"/>
          <w:tblHeader/>
          <w:jc w:val="center"/>
        </w:trPr>
        <w:tc>
          <w:tcPr>
            <w:tcW w:w="709" w:type="dxa"/>
            <w:vAlign w:val="center"/>
            <w:hideMark/>
          </w:tcPr>
          <w:p w14:paraId="13E17AE3" w14:textId="77777777" w:rsidR="00971649" w:rsidRPr="00971649" w:rsidRDefault="00971649" w:rsidP="00971649">
            <w:pPr>
              <w:pStyle w:val="LZ-4"/>
              <w:rPr>
                <w:b/>
                <w:bCs/>
              </w:rPr>
            </w:pPr>
            <w:r w:rsidRPr="00971649">
              <w:rPr>
                <w:rFonts w:hint="eastAsia"/>
                <w:b/>
                <w:bCs/>
              </w:rPr>
              <w:t>序号</w:t>
            </w:r>
          </w:p>
        </w:tc>
        <w:tc>
          <w:tcPr>
            <w:tcW w:w="3402" w:type="dxa"/>
            <w:vAlign w:val="center"/>
            <w:hideMark/>
          </w:tcPr>
          <w:p w14:paraId="4C34025F" w14:textId="77777777" w:rsidR="00971649" w:rsidRPr="00971649" w:rsidRDefault="00971649" w:rsidP="00971649">
            <w:pPr>
              <w:pStyle w:val="LZ-4"/>
              <w:rPr>
                <w:b/>
                <w:bCs/>
              </w:rPr>
            </w:pPr>
            <w:r w:rsidRPr="00971649">
              <w:rPr>
                <w:rFonts w:hint="eastAsia"/>
                <w:b/>
                <w:bCs/>
              </w:rPr>
              <w:t>企业名称</w:t>
            </w:r>
          </w:p>
        </w:tc>
        <w:tc>
          <w:tcPr>
            <w:tcW w:w="993" w:type="dxa"/>
            <w:vAlign w:val="center"/>
            <w:hideMark/>
          </w:tcPr>
          <w:p w14:paraId="024BE14A" w14:textId="77777777" w:rsidR="00971649" w:rsidRPr="00971649" w:rsidRDefault="00971649" w:rsidP="00971649">
            <w:pPr>
              <w:pStyle w:val="LZ-4"/>
              <w:rPr>
                <w:b/>
                <w:bCs/>
              </w:rPr>
            </w:pPr>
            <w:r w:rsidRPr="00971649">
              <w:rPr>
                <w:rFonts w:hint="eastAsia"/>
                <w:b/>
                <w:bCs/>
              </w:rPr>
              <w:t>街道</w:t>
            </w:r>
          </w:p>
        </w:tc>
        <w:tc>
          <w:tcPr>
            <w:tcW w:w="3118" w:type="dxa"/>
            <w:vAlign w:val="center"/>
            <w:hideMark/>
          </w:tcPr>
          <w:p w14:paraId="340E8124" w14:textId="77777777" w:rsidR="00971649" w:rsidRPr="00971649" w:rsidRDefault="00971649" w:rsidP="00971649">
            <w:pPr>
              <w:pStyle w:val="LZ-4"/>
              <w:rPr>
                <w:b/>
                <w:bCs/>
              </w:rPr>
            </w:pPr>
            <w:r w:rsidRPr="00971649">
              <w:rPr>
                <w:rFonts w:hint="eastAsia"/>
                <w:b/>
                <w:bCs/>
              </w:rPr>
              <w:t>行业名称</w:t>
            </w:r>
          </w:p>
        </w:tc>
        <w:tc>
          <w:tcPr>
            <w:tcW w:w="899" w:type="dxa"/>
            <w:vAlign w:val="center"/>
            <w:hideMark/>
          </w:tcPr>
          <w:p w14:paraId="2B7D10D5" w14:textId="77777777" w:rsidR="00971649" w:rsidRPr="00971649" w:rsidRDefault="00971649" w:rsidP="00971649">
            <w:pPr>
              <w:pStyle w:val="LZ-4"/>
              <w:rPr>
                <w:b/>
                <w:bCs/>
              </w:rPr>
            </w:pPr>
            <w:r w:rsidRPr="00971649">
              <w:rPr>
                <w:rFonts w:hint="eastAsia"/>
                <w:b/>
                <w:bCs/>
              </w:rPr>
              <w:t>排放量</w:t>
            </w:r>
          </w:p>
        </w:tc>
      </w:tr>
      <w:tr w:rsidR="001B3C3C" w:rsidRPr="00E23439" w14:paraId="5423737B" w14:textId="77777777" w:rsidTr="001B3C3C">
        <w:trPr>
          <w:trHeight w:val="290"/>
          <w:jc w:val="center"/>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BE37DE" w14:textId="55D246AF" w:rsidR="001B3C3C" w:rsidRPr="001B3C3C" w:rsidRDefault="001B3C3C" w:rsidP="001B3C3C">
            <w:pPr>
              <w:pStyle w:val="LZ-4"/>
              <w:rPr>
                <w:szCs w:val="21"/>
              </w:rPr>
            </w:pPr>
            <w:r w:rsidRPr="001B3C3C">
              <w:rPr>
                <w:color w:val="000000"/>
                <w:sz w:val="22"/>
                <w:szCs w:val="22"/>
              </w:rPr>
              <w:t>1</w:t>
            </w:r>
          </w:p>
        </w:tc>
        <w:tc>
          <w:tcPr>
            <w:tcW w:w="3402" w:type="dxa"/>
            <w:tcBorders>
              <w:top w:val="single" w:sz="4" w:space="0" w:color="auto"/>
              <w:left w:val="nil"/>
              <w:bottom w:val="single" w:sz="4" w:space="0" w:color="auto"/>
              <w:right w:val="single" w:sz="4" w:space="0" w:color="auto"/>
            </w:tcBorders>
            <w:shd w:val="clear" w:color="auto" w:fill="auto"/>
            <w:noWrap/>
            <w:vAlign w:val="bottom"/>
            <w:hideMark/>
          </w:tcPr>
          <w:p w14:paraId="4A71FD9D" w14:textId="1FADE842" w:rsidR="001B3C3C" w:rsidRPr="001B3C3C" w:rsidRDefault="001B3C3C" w:rsidP="001B3C3C">
            <w:pPr>
              <w:pStyle w:val="LZ-4"/>
              <w:rPr>
                <w:szCs w:val="21"/>
              </w:rPr>
            </w:pPr>
            <w:r w:rsidRPr="001B3C3C">
              <w:rPr>
                <w:color w:val="000000"/>
                <w:sz w:val="22"/>
                <w:szCs w:val="22"/>
              </w:rPr>
              <w:t>杭州</w:t>
            </w:r>
            <w:proofErr w:type="gramStart"/>
            <w:r w:rsidRPr="001B3C3C">
              <w:rPr>
                <w:color w:val="000000"/>
                <w:sz w:val="22"/>
                <w:szCs w:val="22"/>
              </w:rPr>
              <w:t>恒耐塑</w:t>
            </w:r>
            <w:proofErr w:type="gramEnd"/>
            <w:r w:rsidRPr="001B3C3C">
              <w:rPr>
                <w:color w:val="000000"/>
                <w:sz w:val="22"/>
                <w:szCs w:val="22"/>
              </w:rPr>
              <w:t>业有限公司</w:t>
            </w:r>
          </w:p>
        </w:tc>
        <w:tc>
          <w:tcPr>
            <w:tcW w:w="993" w:type="dxa"/>
            <w:tcBorders>
              <w:top w:val="single" w:sz="4" w:space="0" w:color="auto"/>
              <w:left w:val="nil"/>
              <w:bottom w:val="single" w:sz="4" w:space="0" w:color="auto"/>
              <w:right w:val="single" w:sz="4" w:space="0" w:color="auto"/>
            </w:tcBorders>
            <w:shd w:val="clear" w:color="auto" w:fill="auto"/>
            <w:noWrap/>
            <w:vAlign w:val="bottom"/>
            <w:hideMark/>
          </w:tcPr>
          <w:p w14:paraId="121B5232" w14:textId="2BE31089" w:rsidR="001B3C3C" w:rsidRPr="001B3C3C" w:rsidRDefault="001B3C3C" w:rsidP="001B3C3C">
            <w:pPr>
              <w:pStyle w:val="LZ-4"/>
              <w:rPr>
                <w:szCs w:val="21"/>
              </w:rPr>
            </w:pPr>
            <w:r w:rsidRPr="001B3C3C">
              <w:rPr>
                <w:color w:val="000000"/>
                <w:sz w:val="22"/>
                <w:szCs w:val="22"/>
              </w:rPr>
              <w:t>义桥</w:t>
            </w:r>
          </w:p>
        </w:tc>
        <w:tc>
          <w:tcPr>
            <w:tcW w:w="3118" w:type="dxa"/>
            <w:tcBorders>
              <w:top w:val="single" w:sz="4" w:space="0" w:color="auto"/>
              <w:left w:val="nil"/>
              <w:bottom w:val="single" w:sz="4" w:space="0" w:color="auto"/>
              <w:right w:val="single" w:sz="4" w:space="0" w:color="auto"/>
            </w:tcBorders>
            <w:shd w:val="clear" w:color="auto" w:fill="auto"/>
            <w:noWrap/>
            <w:vAlign w:val="bottom"/>
            <w:hideMark/>
          </w:tcPr>
          <w:p w14:paraId="3D2CF9B1" w14:textId="6E21B4A0" w:rsidR="001B3C3C" w:rsidRPr="001B3C3C" w:rsidRDefault="001B3C3C" w:rsidP="001B3C3C">
            <w:pPr>
              <w:pStyle w:val="LZ-4"/>
              <w:rPr>
                <w:szCs w:val="21"/>
              </w:rPr>
            </w:pPr>
            <w:r w:rsidRPr="001B3C3C">
              <w:rPr>
                <w:color w:val="000000"/>
                <w:sz w:val="22"/>
                <w:szCs w:val="22"/>
              </w:rPr>
              <w:t>塑料包装箱及容器制造</w:t>
            </w:r>
          </w:p>
        </w:tc>
        <w:tc>
          <w:tcPr>
            <w:tcW w:w="899" w:type="dxa"/>
            <w:tcBorders>
              <w:top w:val="single" w:sz="4" w:space="0" w:color="auto"/>
              <w:left w:val="nil"/>
              <w:bottom w:val="single" w:sz="4" w:space="0" w:color="auto"/>
              <w:right w:val="single" w:sz="4" w:space="0" w:color="auto"/>
            </w:tcBorders>
            <w:shd w:val="clear" w:color="auto" w:fill="auto"/>
            <w:noWrap/>
            <w:vAlign w:val="bottom"/>
            <w:hideMark/>
          </w:tcPr>
          <w:p w14:paraId="0173D79E" w14:textId="16A9002F" w:rsidR="001B3C3C" w:rsidRPr="001B3C3C" w:rsidRDefault="001B3C3C" w:rsidP="001B3C3C">
            <w:pPr>
              <w:pStyle w:val="LZ-4"/>
              <w:rPr>
                <w:szCs w:val="21"/>
              </w:rPr>
            </w:pPr>
            <w:r w:rsidRPr="001B3C3C">
              <w:rPr>
                <w:color w:val="000000"/>
                <w:sz w:val="22"/>
                <w:szCs w:val="22"/>
              </w:rPr>
              <w:t>1347.5</w:t>
            </w:r>
          </w:p>
        </w:tc>
      </w:tr>
      <w:tr w:rsidR="001B3C3C" w:rsidRPr="00E23439" w14:paraId="36F567AF" w14:textId="77777777" w:rsidTr="001B3C3C">
        <w:trPr>
          <w:trHeight w:val="290"/>
          <w:jc w:val="center"/>
        </w:trPr>
        <w:tc>
          <w:tcPr>
            <w:tcW w:w="709" w:type="dxa"/>
            <w:tcBorders>
              <w:top w:val="nil"/>
              <w:left w:val="single" w:sz="4" w:space="0" w:color="auto"/>
              <w:bottom w:val="single" w:sz="4" w:space="0" w:color="auto"/>
              <w:right w:val="single" w:sz="4" w:space="0" w:color="auto"/>
            </w:tcBorders>
            <w:shd w:val="clear" w:color="auto" w:fill="auto"/>
            <w:noWrap/>
            <w:vAlign w:val="bottom"/>
            <w:hideMark/>
          </w:tcPr>
          <w:p w14:paraId="6F122088" w14:textId="72D92EDC" w:rsidR="001B3C3C" w:rsidRPr="001B3C3C" w:rsidRDefault="001B3C3C" w:rsidP="001B3C3C">
            <w:pPr>
              <w:pStyle w:val="LZ-4"/>
              <w:rPr>
                <w:szCs w:val="21"/>
              </w:rPr>
            </w:pPr>
            <w:r w:rsidRPr="001B3C3C">
              <w:rPr>
                <w:color w:val="000000"/>
                <w:sz w:val="22"/>
                <w:szCs w:val="22"/>
              </w:rPr>
              <w:t>2</w:t>
            </w:r>
          </w:p>
        </w:tc>
        <w:tc>
          <w:tcPr>
            <w:tcW w:w="3402" w:type="dxa"/>
            <w:tcBorders>
              <w:top w:val="nil"/>
              <w:left w:val="nil"/>
              <w:bottom w:val="single" w:sz="4" w:space="0" w:color="auto"/>
              <w:right w:val="single" w:sz="4" w:space="0" w:color="auto"/>
            </w:tcBorders>
            <w:shd w:val="clear" w:color="auto" w:fill="auto"/>
            <w:noWrap/>
            <w:vAlign w:val="bottom"/>
            <w:hideMark/>
          </w:tcPr>
          <w:p w14:paraId="2576E776" w14:textId="2382CE33" w:rsidR="001B3C3C" w:rsidRPr="001B3C3C" w:rsidRDefault="001B3C3C" w:rsidP="001B3C3C">
            <w:pPr>
              <w:pStyle w:val="LZ-4"/>
              <w:rPr>
                <w:szCs w:val="21"/>
              </w:rPr>
            </w:pPr>
            <w:r w:rsidRPr="001B3C3C">
              <w:rPr>
                <w:color w:val="000000"/>
                <w:sz w:val="22"/>
                <w:szCs w:val="22"/>
              </w:rPr>
              <w:t>杭州萧山鑫森化工助剂有限公司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5D9A5CA0" w14:textId="214F943B" w:rsidR="001B3C3C" w:rsidRPr="001B3C3C" w:rsidRDefault="001B3C3C" w:rsidP="001B3C3C">
            <w:pPr>
              <w:pStyle w:val="LZ-4"/>
              <w:rPr>
                <w:szCs w:val="21"/>
              </w:rPr>
            </w:pPr>
            <w:r w:rsidRPr="001B3C3C">
              <w:rPr>
                <w:color w:val="000000"/>
                <w:sz w:val="22"/>
                <w:szCs w:val="22"/>
              </w:rPr>
              <w:t>瓜</w:t>
            </w:r>
            <w:proofErr w:type="gramStart"/>
            <w:r w:rsidRPr="001B3C3C">
              <w:rPr>
                <w:color w:val="000000"/>
                <w:sz w:val="22"/>
                <w:szCs w:val="22"/>
              </w:rPr>
              <w:t>沥</w:t>
            </w:r>
            <w:proofErr w:type="gramEnd"/>
          </w:p>
        </w:tc>
        <w:tc>
          <w:tcPr>
            <w:tcW w:w="3118" w:type="dxa"/>
            <w:tcBorders>
              <w:top w:val="nil"/>
              <w:left w:val="nil"/>
              <w:bottom w:val="single" w:sz="4" w:space="0" w:color="auto"/>
              <w:right w:val="single" w:sz="4" w:space="0" w:color="auto"/>
            </w:tcBorders>
            <w:shd w:val="clear" w:color="auto" w:fill="auto"/>
            <w:noWrap/>
            <w:vAlign w:val="bottom"/>
            <w:hideMark/>
          </w:tcPr>
          <w:p w14:paraId="05E06043" w14:textId="7815D420" w:rsidR="001B3C3C" w:rsidRPr="001B3C3C" w:rsidRDefault="001B3C3C" w:rsidP="001B3C3C">
            <w:pPr>
              <w:pStyle w:val="LZ-4"/>
              <w:rPr>
                <w:szCs w:val="21"/>
              </w:rPr>
            </w:pPr>
            <w:r w:rsidRPr="001B3C3C">
              <w:rPr>
                <w:color w:val="000000"/>
                <w:sz w:val="22"/>
                <w:szCs w:val="22"/>
              </w:rPr>
              <w:t>化学试剂和助剂制造</w:t>
            </w:r>
          </w:p>
        </w:tc>
        <w:tc>
          <w:tcPr>
            <w:tcW w:w="899" w:type="dxa"/>
            <w:tcBorders>
              <w:top w:val="nil"/>
              <w:left w:val="nil"/>
              <w:bottom w:val="single" w:sz="4" w:space="0" w:color="auto"/>
              <w:right w:val="single" w:sz="4" w:space="0" w:color="auto"/>
            </w:tcBorders>
            <w:shd w:val="clear" w:color="auto" w:fill="auto"/>
            <w:noWrap/>
            <w:vAlign w:val="bottom"/>
            <w:hideMark/>
          </w:tcPr>
          <w:p w14:paraId="0BD9A0AB" w14:textId="24816B64" w:rsidR="001B3C3C" w:rsidRPr="001B3C3C" w:rsidRDefault="001B3C3C" w:rsidP="001B3C3C">
            <w:pPr>
              <w:pStyle w:val="LZ-4"/>
              <w:rPr>
                <w:szCs w:val="21"/>
              </w:rPr>
            </w:pPr>
            <w:r w:rsidRPr="001B3C3C">
              <w:rPr>
                <w:color w:val="000000"/>
                <w:sz w:val="22"/>
                <w:szCs w:val="22"/>
              </w:rPr>
              <w:t>1094.4</w:t>
            </w:r>
          </w:p>
        </w:tc>
      </w:tr>
      <w:tr w:rsidR="001B3C3C" w:rsidRPr="00E23439" w14:paraId="753053EC" w14:textId="77777777" w:rsidTr="001B3C3C">
        <w:trPr>
          <w:trHeight w:val="290"/>
          <w:jc w:val="center"/>
        </w:trPr>
        <w:tc>
          <w:tcPr>
            <w:tcW w:w="709" w:type="dxa"/>
            <w:tcBorders>
              <w:top w:val="nil"/>
              <w:left w:val="single" w:sz="4" w:space="0" w:color="auto"/>
              <w:bottom w:val="single" w:sz="4" w:space="0" w:color="auto"/>
              <w:right w:val="single" w:sz="4" w:space="0" w:color="auto"/>
            </w:tcBorders>
            <w:shd w:val="clear" w:color="auto" w:fill="auto"/>
            <w:noWrap/>
            <w:vAlign w:val="bottom"/>
            <w:hideMark/>
          </w:tcPr>
          <w:p w14:paraId="7F977AD0" w14:textId="1B65BFC9" w:rsidR="001B3C3C" w:rsidRPr="001B3C3C" w:rsidRDefault="001B3C3C" w:rsidP="001B3C3C">
            <w:pPr>
              <w:pStyle w:val="LZ-4"/>
              <w:rPr>
                <w:szCs w:val="21"/>
              </w:rPr>
            </w:pPr>
            <w:r w:rsidRPr="001B3C3C">
              <w:rPr>
                <w:color w:val="000000"/>
                <w:sz w:val="22"/>
                <w:szCs w:val="22"/>
              </w:rPr>
              <w:t>3</w:t>
            </w:r>
          </w:p>
        </w:tc>
        <w:tc>
          <w:tcPr>
            <w:tcW w:w="3402" w:type="dxa"/>
            <w:tcBorders>
              <w:top w:val="nil"/>
              <w:left w:val="nil"/>
              <w:bottom w:val="single" w:sz="4" w:space="0" w:color="auto"/>
              <w:right w:val="single" w:sz="4" w:space="0" w:color="auto"/>
            </w:tcBorders>
            <w:shd w:val="clear" w:color="auto" w:fill="auto"/>
            <w:noWrap/>
            <w:vAlign w:val="bottom"/>
            <w:hideMark/>
          </w:tcPr>
          <w:p w14:paraId="714F8062" w14:textId="7910402A" w:rsidR="001B3C3C" w:rsidRPr="001B3C3C" w:rsidRDefault="001B3C3C" w:rsidP="001B3C3C">
            <w:pPr>
              <w:pStyle w:val="LZ-4"/>
              <w:rPr>
                <w:szCs w:val="21"/>
              </w:rPr>
            </w:pPr>
            <w:r w:rsidRPr="001B3C3C">
              <w:rPr>
                <w:color w:val="000000"/>
                <w:sz w:val="22"/>
                <w:szCs w:val="22"/>
              </w:rPr>
              <w:t>杭州萧山医药化工有限公司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11FD3580" w14:textId="1A7608EE" w:rsidR="001B3C3C" w:rsidRPr="001B3C3C" w:rsidRDefault="001B3C3C" w:rsidP="001B3C3C">
            <w:pPr>
              <w:pStyle w:val="LZ-4"/>
              <w:rPr>
                <w:szCs w:val="21"/>
              </w:rPr>
            </w:pPr>
            <w:r w:rsidRPr="001B3C3C">
              <w:rPr>
                <w:color w:val="000000"/>
                <w:sz w:val="22"/>
                <w:szCs w:val="22"/>
              </w:rPr>
              <w:t>临浦</w:t>
            </w:r>
          </w:p>
        </w:tc>
        <w:tc>
          <w:tcPr>
            <w:tcW w:w="3118" w:type="dxa"/>
            <w:tcBorders>
              <w:top w:val="nil"/>
              <w:left w:val="nil"/>
              <w:bottom w:val="single" w:sz="4" w:space="0" w:color="auto"/>
              <w:right w:val="single" w:sz="4" w:space="0" w:color="auto"/>
            </w:tcBorders>
            <w:shd w:val="clear" w:color="auto" w:fill="auto"/>
            <w:noWrap/>
            <w:vAlign w:val="bottom"/>
            <w:hideMark/>
          </w:tcPr>
          <w:p w14:paraId="39FA39C1" w14:textId="0B9AE012" w:rsidR="001B3C3C" w:rsidRPr="001B3C3C" w:rsidRDefault="001B3C3C" w:rsidP="001B3C3C">
            <w:pPr>
              <w:pStyle w:val="LZ-4"/>
              <w:rPr>
                <w:szCs w:val="21"/>
              </w:rPr>
            </w:pPr>
            <w:r w:rsidRPr="001B3C3C">
              <w:rPr>
                <w:color w:val="000000"/>
                <w:sz w:val="22"/>
                <w:szCs w:val="22"/>
              </w:rPr>
              <w:t>化学药品原料药制造</w:t>
            </w:r>
          </w:p>
        </w:tc>
        <w:tc>
          <w:tcPr>
            <w:tcW w:w="899" w:type="dxa"/>
            <w:tcBorders>
              <w:top w:val="nil"/>
              <w:left w:val="nil"/>
              <w:bottom w:val="single" w:sz="4" w:space="0" w:color="auto"/>
              <w:right w:val="single" w:sz="4" w:space="0" w:color="auto"/>
            </w:tcBorders>
            <w:shd w:val="clear" w:color="auto" w:fill="auto"/>
            <w:noWrap/>
            <w:vAlign w:val="bottom"/>
            <w:hideMark/>
          </w:tcPr>
          <w:p w14:paraId="4F867B2D" w14:textId="4D980F8E" w:rsidR="001B3C3C" w:rsidRPr="001B3C3C" w:rsidRDefault="001B3C3C" w:rsidP="001B3C3C">
            <w:pPr>
              <w:pStyle w:val="LZ-4"/>
              <w:rPr>
                <w:szCs w:val="21"/>
              </w:rPr>
            </w:pPr>
            <w:r w:rsidRPr="001B3C3C">
              <w:rPr>
                <w:color w:val="000000"/>
                <w:sz w:val="22"/>
                <w:szCs w:val="22"/>
              </w:rPr>
              <w:t>1069.4</w:t>
            </w:r>
          </w:p>
        </w:tc>
      </w:tr>
      <w:tr w:rsidR="001B3C3C" w:rsidRPr="00E23439" w14:paraId="4F1B7610" w14:textId="77777777" w:rsidTr="001B3C3C">
        <w:trPr>
          <w:trHeight w:val="290"/>
          <w:jc w:val="center"/>
        </w:trPr>
        <w:tc>
          <w:tcPr>
            <w:tcW w:w="709" w:type="dxa"/>
            <w:tcBorders>
              <w:top w:val="nil"/>
              <w:left w:val="single" w:sz="4" w:space="0" w:color="auto"/>
              <w:bottom w:val="single" w:sz="4" w:space="0" w:color="auto"/>
              <w:right w:val="single" w:sz="4" w:space="0" w:color="auto"/>
            </w:tcBorders>
            <w:shd w:val="clear" w:color="auto" w:fill="auto"/>
            <w:noWrap/>
            <w:vAlign w:val="bottom"/>
            <w:hideMark/>
          </w:tcPr>
          <w:p w14:paraId="5A10781F" w14:textId="681968AE" w:rsidR="001B3C3C" w:rsidRPr="001B3C3C" w:rsidRDefault="001B3C3C" w:rsidP="001B3C3C">
            <w:pPr>
              <w:pStyle w:val="LZ-4"/>
              <w:rPr>
                <w:szCs w:val="21"/>
              </w:rPr>
            </w:pPr>
            <w:r w:rsidRPr="001B3C3C">
              <w:rPr>
                <w:color w:val="000000"/>
                <w:sz w:val="22"/>
                <w:szCs w:val="22"/>
              </w:rPr>
              <w:t>4</w:t>
            </w:r>
          </w:p>
        </w:tc>
        <w:tc>
          <w:tcPr>
            <w:tcW w:w="3402" w:type="dxa"/>
            <w:tcBorders>
              <w:top w:val="nil"/>
              <w:left w:val="nil"/>
              <w:bottom w:val="single" w:sz="4" w:space="0" w:color="auto"/>
              <w:right w:val="single" w:sz="4" w:space="0" w:color="auto"/>
            </w:tcBorders>
            <w:shd w:val="clear" w:color="auto" w:fill="auto"/>
            <w:noWrap/>
            <w:vAlign w:val="bottom"/>
            <w:hideMark/>
          </w:tcPr>
          <w:p w14:paraId="44DD32F9" w14:textId="59EF8DC8" w:rsidR="001B3C3C" w:rsidRPr="001B3C3C" w:rsidRDefault="001B3C3C" w:rsidP="001B3C3C">
            <w:pPr>
              <w:pStyle w:val="LZ-4"/>
              <w:rPr>
                <w:szCs w:val="21"/>
              </w:rPr>
            </w:pPr>
            <w:proofErr w:type="gramStart"/>
            <w:r w:rsidRPr="001B3C3C">
              <w:rPr>
                <w:color w:val="000000"/>
                <w:sz w:val="22"/>
                <w:szCs w:val="22"/>
              </w:rPr>
              <w:t>松裕印刷</w:t>
            </w:r>
            <w:proofErr w:type="gramEnd"/>
            <w:r w:rsidRPr="001B3C3C">
              <w:rPr>
                <w:color w:val="000000"/>
                <w:sz w:val="22"/>
                <w:szCs w:val="22"/>
              </w:rPr>
              <w:t>包装有限公司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74F96201" w14:textId="049DA40C" w:rsidR="001B3C3C" w:rsidRPr="001B3C3C" w:rsidRDefault="001B3C3C" w:rsidP="001B3C3C">
            <w:pPr>
              <w:pStyle w:val="LZ-4"/>
              <w:rPr>
                <w:szCs w:val="21"/>
              </w:rPr>
            </w:pPr>
            <w:r w:rsidRPr="001B3C3C">
              <w:rPr>
                <w:color w:val="000000"/>
                <w:sz w:val="22"/>
                <w:szCs w:val="22"/>
              </w:rPr>
              <w:t>经开区</w:t>
            </w:r>
          </w:p>
        </w:tc>
        <w:tc>
          <w:tcPr>
            <w:tcW w:w="3118" w:type="dxa"/>
            <w:tcBorders>
              <w:top w:val="nil"/>
              <w:left w:val="nil"/>
              <w:bottom w:val="single" w:sz="4" w:space="0" w:color="auto"/>
              <w:right w:val="single" w:sz="4" w:space="0" w:color="auto"/>
            </w:tcBorders>
            <w:shd w:val="clear" w:color="auto" w:fill="auto"/>
            <w:noWrap/>
            <w:vAlign w:val="bottom"/>
            <w:hideMark/>
          </w:tcPr>
          <w:p w14:paraId="1E31C19E" w14:textId="75107FCE" w:rsidR="001B3C3C" w:rsidRPr="001B3C3C" w:rsidRDefault="001B3C3C" w:rsidP="001B3C3C">
            <w:pPr>
              <w:pStyle w:val="LZ-4"/>
              <w:rPr>
                <w:szCs w:val="21"/>
              </w:rPr>
            </w:pPr>
            <w:r w:rsidRPr="001B3C3C">
              <w:rPr>
                <w:color w:val="000000"/>
                <w:sz w:val="22"/>
                <w:szCs w:val="22"/>
              </w:rPr>
              <w:t>包装装潢及其他印刷</w:t>
            </w:r>
          </w:p>
        </w:tc>
        <w:tc>
          <w:tcPr>
            <w:tcW w:w="899" w:type="dxa"/>
            <w:tcBorders>
              <w:top w:val="nil"/>
              <w:left w:val="nil"/>
              <w:bottom w:val="single" w:sz="4" w:space="0" w:color="auto"/>
              <w:right w:val="single" w:sz="4" w:space="0" w:color="auto"/>
            </w:tcBorders>
            <w:shd w:val="clear" w:color="auto" w:fill="auto"/>
            <w:noWrap/>
            <w:vAlign w:val="bottom"/>
            <w:hideMark/>
          </w:tcPr>
          <w:p w14:paraId="75DD8A9C" w14:textId="56D77F7B" w:rsidR="001B3C3C" w:rsidRPr="001B3C3C" w:rsidRDefault="001B3C3C" w:rsidP="001B3C3C">
            <w:pPr>
              <w:pStyle w:val="LZ-4"/>
              <w:rPr>
                <w:szCs w:val="21"/>
              </w:rPr>
            </w:pPr>
            <w:r w:rsidRPr="001B3C3C">
              <w:rPr>
                <w:color w:val="000000"/>
                <w:sz w:val="22"/>
                <w:szCs w:val="22"/>
              </w:rPr>
              <w:t>788.0</w:t>
            </w:r>
          </w:p>
        </w:tc>
      </w:tr>
      <w:tr w:rsidR="001B3C3C" w:rsidRPr="00E23439" w14:paraId="0DF5161E" w14:textId="77777777" w:rsidTr="001B3C3C">
        <w:trPr>
          <w:trHeight w:val="290"/>
          <w:jc w:val="center"/>
        </w:trPr>
        <w:tc>
          <w:tcPr>
            <w:tcW w:w="709" w:type="dxa"/>
            <w:tcBorders>
              <w:top w:val="nil"/>
              <w:left w:val="single" w:sz="4" w:space="0" w:color="auto"/>
              <w:bottom w:val="single" w:sz="4" w:space="0" w:color="auto"/>
              <w:right w:val="single" w:sz="4" w:space="0" w:color="auto"/>
            </w:tcBorders>
            <w:shd w:val="clear" w:color="auto" w:fill="auto"/>
            <w:noWrap/>
            <w:vAlign w:val="bottom"/>
            <w:hideMark/>
          </w:tcPr>
          <w:p w14:paraId="6B8D1329" w14:textId="24CA5258" w:rsidR="001B3C3C" w:rsidRPr="001B3C3C" w:rsidRDefault="001B3C3C" w:rsidP="001B3C3C">
            <w:pPr>
              <w:pStyle w:val="LZ-4"/>
              <w:rPr>
                <w:szCs w:val="21"/>
              </w:rPr>
            </w:pPr>
            <w:r w:rsidRPr="001B3C3C">
              <w:rPr>
                <w:color w:val="000000"/>
                <w:sz w:val="22"/>
                <w:szCs w:val="22"/>
              </w:rPr>
              <w:t>5</w:t>
            </w:r>
          </w:p>
        </w:tc>
        <w:tc>
          <w:tcPr>
            <w:tcW w:w="3402" w:type="dxa"/>
            <w:tcBorders>
              <w:top w:val="nil"/>
              <w:left w:val="nil"/>
              <w:bottom w:val="single" w:sz="4" w:space="0" w:color="auto"/>
              <w:right w:val="single" w:sz="4" w:space="0" w:color="auto"/>
            </w:tcBorders>
            <w:shd w:val="clear" w:color="auto" w:fill="auto"/>
            <w:noWrap/>
            <w:vAlign w:val="bottom"/>
            <w:hideMark/>
          </w:tcPr>
          <w:p w14:paraId="1E24F373" w14:textId="3BBE1306" w:rsidR="001B3C3C" w:rsidRPr="001B3C3C" w:rsidRDefault="001B3C3C" w:rsidP="001B3C3C">
            <w:pPr>
              <w:pStyle w:val="LZ-4"/>
              <w:rPr>
                <w:szCs w:val="21"/>
              </w:rPr>
            </w:pPr>
            <w:r w:rsidRPr="001B3C3C">
              <w:rPr>
                <w:color w:val="000000"/>
                <w:sz w:val="22"/>
                <w:szCs w:val="22"/>
              </w:rPr>
              <w:t>杭州春辉纺织有限公司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0A9C3775" w14:textId="639C5EC5" w:rsidR="001B3C3C" w:rsidRPr="001B3C3C" w:rsidRDefault="001B3C3C" w:rsidP="001B3C3C">
            <w:pPr>
              <w:pStyle w:val="LZ-4"/>
              <w:rPr>
                <w:szCs w:val="21"/>
              </w:rPr>
            </w:pPr>
            <w:r w:rsidRPr="001B3C3C">
              <w:rPr>
                <w:color w:val="000000"/>
                <w:sz w:val="22"/>
                <w:szCs w:val="22"/>
              </w:rPr>
              <w:t>瓜</w:t>
            </w:r>
            <w:proofErr w:type="gramStart"/>
            <w:r w:rsidRPr="001B3C3C">
              <w:rPr>
                <w:color w:val="000000"/>
                <w:sz w:val="22"/>
                <w:szCs w:val="22"/>
              </w:rPr>
              <w:t>沥</w:t>
            </w:r>
            <w:proofErr w:type="gramEnd"/>
          </w:p>
        </w:tc>
        <w:tc>
          <w:tcPr>
            <w:tcW w:w="3118" w:type="dxa"/>
            <w:tcBorders>
              <w:top w:val="nil"/>
              <w:left w:val="nil"/>
              <w:bottom w:val="single" w:sz="4" w:space="0" w:color="auto"/>
              <w:right w:val="single" w:sz="4" w:space="0" w:color="auto"/>
            </w:tcBorders>
            <w:shd w:val="clear" w:color="auto" w:fill="auto"/>
            <w:noWrap/>
            <w:vAlign w:val="bottom"/>
            <w:hideMark/>
          </w:tcPr>
          <w:p w14:paraId="26082B38" w14:textId="0DA6EE5E" w:rsidR="001B3C3C" w:rsidRPr="001B3C3C" w:rsidRDefault="001B3C3C" w:rsidP="001B3C3C">
            <w:pPr>
              <w:pStyle w:val="LZ-4"/>
              <w:rPr>
                <w:szCs w:val="21"/>
              </w:rPr>
            </w:pPr>
            <w:r w:rsidRPr="001B3C3C">
              <w:rPr>
                <w:color w:val="000000"/>
                <w:sz w:val="22"/>
                <w:szCs w:val="22"/>
              </w:rPr>
              <w:t>棉织</w:t>
            </w:r>
            <w:proofErr w:type="gramStart"/>
            <w:r w:rsidRPr="001B3C3C">
              <w:rPr>
                <w:color w:val="000000"/>
                <w:sz w:val="22"/>
                <w:szCs w:val="22"/>
              </w:rPr>
              <w:t>造加工</w:t>
            </w:r>
            <w:proofErr w:type="gramEnd"/>
          </w:p>
        </w:tc>
        <w:tc>
          <w:tcPr>
            <w:tcW w:w="899" w:type="dxa"/>
            <w:tcBorders>
              <w:top w:val="nil"/>
              <w:left w:val="nil"/>
              <w:bottom w:val="single" w:sz="4" w:space="0" w:color="auto"/>
              <w:right w:val="single" w:sz="4" w:space="0" w:color="auto"/>
            </w:tcBorders>
            <w:shd w:val="clear" w:color="auto" w:fill="auto"/>
            <w:noWrap/>
            <w:vAlign w:val="bottom"/>
            <w:hideMark/>
          </w:tcPr>
          <w:p w14:paraId="226EC129" w14:textId="78FD91F2" w:rsidR="001B3C3C" w:rsidRPr="001B3C3C" w:rsidRDefault="001B3C3C" w:rsidP="001B3C3C">
            <w:pPr>
              <w:pStyle w:val="LZ-4"/>
              <w:rPr>
                <w:szCs w:val="21"/>
              </w:rPr>
            </w:pPr>
            <w:r w:rsidRPr="001B3C3C">
              <w:rPr>
                <w:color w:val="000000"/>
                <w:sz w:val="22"/>
                <w:szCs w:val="22"/>
              </w:rPr>
              <w:t>618.6</w:t>
            </w:r>
          </w:p>
        </w:tc>
      </w:tr>
      <w:tr w:rsidR="001B3C3C" w:rsidRPr="00E23439" w14:paraId="58E33205" w14:textId="77777777" w:rsidTr="001B3C3C">
        <w:trPr>
          <w:trHeight w:val="290"/>
          <w:jc w:val="center"/>
        </w:trPr>
        <w:tc>
          <w:tcPr>
            <w:tcW w:w="709" w:type="dxa"/>
            <w:tcBorders>
              <w:top w:val="nil"/>
              <w:left w:val="single" w:sz="4" w:space="0" w:color="auto"/>
              <w:bottom w:val="single" w:sz="4" w:space="0" w:color="auto"/>
              <w:right w:val="single" w:sz="4" w:space="0" w:color="auto"/>
            </w:tcBorders>
            <w:shd w:val="clear" w:color="auto" w:fill="auto"/>
            <w:noWrap/>
            <w:vAlign w:val="bottom"/>
            <w:hideMark/>
          </w:tcPr>
          <w:p w14:paraId="0E5E36AC" w14:textId="2D5B4745" w:rsidR="001B3C3C" w:rsidRPr="001B3C3C" w:rsidRDefault="001B3C3C" w:rsidP="001B3C3C">
            <w:pPr>
              <w:pStyle w:val="LZ-4"/>
              <w:rPr>
                <w:szCs w:val="21"/>
              </w:rPr>
            </w:pPr>
            <w:r w:rsidRPr="001B3C3C">
              <w:rPr>
                <w:color w:val="000000"/>
                <w:sz w:val="22"/>
                <w:szCs w:val="22"/>
              </w:rPr>
              <w:t>6</w:t>
            </w:r>
          </w:p>
        </w:tc>
        <w:tc>
          <w:tcPr>
            <w:tcW w:w="3402" w:type="dxa"/>
            <w:tcBorders>
              <w:top w:val="nil"/>
              <w:left w:val="nil"/>
              <w:bottom w:val="single" w:sz="4" w:space="0" w:color="auto"/>
              <w:right w:val="single" w:sz="4" w:space="0" w:color="auto"/>
            </w:tcBorders>
            <w:shd w:val="clear" w:color="auto" w:fill="auto"/>
            <w:noWrap/>
            <w:vAlign w:val="bottom"/>
            <w:hideMark/>
          </w:tcPr>
          <w:p w14:paraId="4F6419AF" w14:textId="5D13E1FA" w:rsidR="001B3C3C" w:rsidRPr="001B3C3C" w:rsidRDefault="001B3C3C" w:rsidP="001B3C3C">
            <w:pPr>
              <w:pStyle w:val="LZ-4"/>
              <w:rPr>
                <w:szCs w:val="21"/>
              </w:rPr>
            </w:pPr>
            <w:r w:rsidRPr="001B3C3C">
              <w:rPr>
                <w:color w:val="000000"/>
                <w:sz w:val="22"/>
                <w:szCs w:val="22"/>
              </w:rPr>
              <w:t>浙江赛</w:t>
            </w:r>
            <w:proofErr w:type="gramStart"/>
            <w:r w:rsidRPr="001B3C3C">
              <w:rPr>
                <w:color w:val="000000"/>
                <w:sz w:val="22"/>
                <w:szCs w:val="22"/>
              </w:rPr>
              <w:t>励</w:t>
            </w:r>
            <w:proofErr w:type="gramEnd"/>
            <w:r w:rsidRPr="001B3C3C">
              <w:rPr>
                <w:color w:val="000000"/>
                <w:sz w:val="22"/>
                <w:szCs w:val="22"/>
              </w:rPr>
              <w:t>恩胶粘剂有限公司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4E3A2710" w14:textId="17FF9BCC" w:rsidR="001B3C3C" w:rsidRPr="001B3C3C" w:rsidRDefault="001B3C3C" w:rsidP="001B3C3C">
            <w:pPr>
              <w:pStyle w:val="LZ-4"/>
              <w:rPr>
                <w:szCs w:val="21"/>
              </w:rPr>
            </w:pPr>
            <w:r w:rsidRPr="001B3C3C">
              <w:rPr>
                <w:color w:val="000000"/>
                <w:sz w:val="22"/>
                <w:szCs w:val="22"/>
              </w:rPr>
              <w:t>经开区</w:t>
            </w:r>
          </w:p>
        </w:tc>
        <w:tc>
          <w:tcPr>
            <w:tcW w:w="3118" w:type="dxa"/>
            <w:tcBorders>
              <w:top w:val="nil"/>
              <w:left w:val="nil"/>
              <w:bottom w:val="single" w:sz="4" w:space="0" w:color="auto"/>
              <w:right w:val="single" w:sz="4" w:space="0" w:color="auto"/>
            </w:tcBorders>
            <w:shd w:val="clear" w:color="auto" w:fill="auto"/>
            <w:noWrap/>
            <w:vAlign w:val="bottom"/>
            <w:hideMark/>
          </w:tcPr>
          <w:p w14:paraId="27F97E82" w14:textId="1B388DA3" w:rsidR="001B3C3C" w:rsidRPr="001B3C3C" w:rsidRDefault="001B3C3C" w:rsidP="001B3C3C">
            <w:pPr>
              <w:pStyle w:val="LZ-4"/>
              <w:rPr>
                <w:szCs w:val="21"/>
              </w:rPr>
            </w:pPr>
            <w:r w:rsidRPr="001B3C3C">
              <w:rPr>
                <w:color w:val="000000"/>
                <w:sz w:val="22"/>
                <w:szCs w:val="22"/>
              </w:rPr>
              <w:t>初级形态塑料及合成树脂制造</w:t>
            </w:r>
          </w:p>
        </w:tc>
        <w:tc>
          <w:tcPr>
            <w:tcW w:w="899" w:type="dxa"/>
            <w:tcBorders>
              <w:top w:val="nil"/>
              <w:left w:val="nil"/>
              <w:bottom w:val="single" w:sz="4" w:space="0" w:color="auto"/>
              <w:right w:val="single" w:sz="4" w:space="0" w:color="auto"/>
            </w:tcBorders>
            <w:shd w:val="clear" w:color="auto" w:fill="auto"/>
            <w:noWrap/>
            <w:vAlign w:val="bottom"/>
            <w:hideMark/>
          </w:tcPr>
          <w:p w14:paraId="29771812" w14:textId="4EA6F8AB" w:rsidR="001B3C3C" w:rsidRPr="001B3C3C" w:rsidRDefault="001B3C3C" w:rsidP="001B3C3C">
            <w:pPr>
              <w:pStyle w:val="LZ-4"/>
              <w:rPr>
                <w:szCs w:val="21"/>
              </w:rPr>
            </w:pPr>
            <w:r w:rsidRPr="001B3C3C">
              <w:rPr>
                <w:color w:val="000000"/>
                <w:sz w:val="22"/>
                <w:szCs w:val="22"/>
              </w:rPr>
              <w:t>535.9</w:t>
            </w:r>
          </w:p>
        </w:tc>
      </w:tr>
      <w:tr w:rsidR="001B3C3C" w:rsidRPr="00E23439" w14:paraId="091C9FE1" w14:textId="77777777" w:rsidTr="001B3C3C">
        <w:trPr>
          <w:trHeight w:val="290"/>
          <w:jc w:val="center"/>
        </w:trPr>
        <w:tc>
          <w:tcPr>
            <w:tcW w:w="709" w:type="dxa"/>
            <w:tcBorders>
              <w:top w:val="nil"/>
              <w:left w:val="single" w:sz="4" w:space="0" w:color="auto"/>
              <w:bottom w:val="single" w:sz="4" w:space="0" w:color="auto"/>
              <w:right w:val="single" w:sz="4" w:space="0" w:color="auto"/>
            </w:tcBorders>
            <w:shd w:val="clear" w:color="auto" w:fill="auto"/>
            <w:noWrap/>
            <w:vAlign w:val="bottom"/>
            <w:hideMark/>
          </w:tcPr>
          <w:p w14:paraId="1F02CE99" w14:textId="3D0773E4" w:rsidR="001B3C3C" w:rsidRPr="001B3C3C" w:rsidRDefault="001B3C3C" w:rsidP="001B3C3C">
            <w:pPr>
              <w:pStyle w:val="LZ-4"/>
              <w:rPr>
                <w:szCs w:val="21"/>
              </w:rPr>
            </w:pPr>
            <w:r w:rsidRPr="001B3C3C">
              <w:rPr>
                <w:color w:val="000000"/>
                <w:sz w:val="22"/>
                <w:szCs w:val="22"/>
              </w:rPr>
              <w:t>7</w:t>
            </w:r>
          </w:p>
        </w:tc>
        <w:tc>
          <w:tcPr>
            <w:tcW w:w="3402" w:type="dxa"/>
            <w:tcBorders>
              <w:top w:val="nil"/>
              <w:left w:val="nil"/>
              <w:bottom w:val="single" w:sz="4" w:space="0" w:color="auto"/>
              <w:right w:val="single" w:sz="4" w:space="0" w:color="auto"/>
            </w:tcBorders>
            <w:shd w:val="clear" w:color="auto" w:fill="auto"/>
            <w:noWrap/>
            <w:vAlign w:val="bottom"/>
            <w:hideMark/>
          </w:tcPr>
          <w:p w14:paraId="49BC82D2" w14:textId="2EDAE20D" w:rsidR="001B3C3C" w:rsidRPr="001B3C3C" w:rsidRDefault="001B3C3C" w:rsidP="001B3C3C">
            <w:pPr>
              <w:pStyle w:val="LZ-4"/>
              <w:rPr>
                <w:szCs w:val="21"/>
              </w:rPr>
            </w:pPr>
            <w:proofErr w:type="gramStart"/>
            <w:r w:rsidRPr="001B3C3C">
              <w:rPr>
                <w:color w:val="000000"/>
                <w:sz w:val="22"/>
                <w:szCs w:val="22"/>
              </w:rPr>
              <w:t>恩希爱</w:t>
            </w:r>
            <w:proofErr w:type="gramEnd"/>
            <w:r w:rsidRPr="001B3C3C">
              <w:rPr>
                <w:color w:val="000000"/>
                <w:sz w:val="22"/>
                <w:szCs w:val="22"/>
              </w:rPr>
              <w:t>（杭州）薄膜有限公司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5FF397D1" w14:textId="2104850F" w:rsidR="001B3C3C" w:rsidRPr="001B3C3C" w:rsidRDefault="001B3C3C" w:rsidP="001B3C3C">
            <w:pPr>
              <w:pStyle w:val="LZ-4"/>
              <w:rPr>
                <w:szCs w:val="21"/>
              </w:rPr>
            </w:pPr>
            <w:r w:rsidRPr="001B3C3C">
              <w:rPr>
                <w:color w:val="000000"/>
                <w:sz w:val="22"/>
                <w:szCs w:val="22"/>
              </w:rPr>
              <w:t>经开区</w:t>
            </w:r>
          </w:p>
        </w:tc>
        <w:tc>
          <w:tcPr>
            <w:tcW w:w="3118" w:type="dxa"/>
            <w:tcBorders>
              <w:top w:val="nil"/>
              <w:left w:val="nil"/>
              <w:bottom w:val="single" w:sz="4" w:space="0" w:color="auto"/>
              <w:right w:val="single" w:sz="4" w:space="0" w:color="auto"/>
            </w:tcBorders>
            <w:shd w:val="clear" w:color="auto" w:fill="auto"/>
            <w:noWrap/>
            <w:vAlign w:val="bottom"/>
            <w:hideMark/>
          </w:tcPr>
          <w:p w14:paraId="1F140B7D" w14:textId="263EE1A6" w:rsidR="001B3C3C" w:rsidRPr="001B3C3C" w:rsidRDefault="001B3C3C" w:rsidP="001B3C3C">
            <w:pPr>
              <w:pStyle w:val="LZ-4"/>
              <w:rPr>
                <w:szCs w:val="21"/>
              </w:rPr>
            </w:pPr>
            <w:r w:rsidRPr="001B3C3C">
              <w:rPr>
                <w:color w:val="000000"/>
                <w:sz w:val="22"/>
                <w:szCs w:val="22"/>
              </w:rPr>
              <w:t>塑料薄膜制造</w:t>
            </w:r>
          </w:p>
        </w:tc>
        <w:tc>
          <w:tcPr>
            <w:tcW w:w="899" w:type="dxa"/>
            <w:tcBorders>
              <w:top w:val="nil"/>
              <w:left w:val="nil"/>
              <w:bottom w:val="single" w:sz="4" w:space="0" w:color="auto"/>
              <w:right w:val="single" w:sz="4" w:space="0" w:color="auto"/>
            </w:tcBorders>
            <w:shd w:val="clear" w:color="auto" w:fill="auto"/>
            <w:noWrap/>
            <w:vAlign w:val="bottom"/>
            <w:hideMark/>
          </w:tcPr>
          <w:p w14:paraId="5F0976BA" w14:textId="626EA8AA" w:rsidR="001B3C3C" w:rsidRPr="001B3C3C" w:rsidRDefault="001B3C3C" w:rsidP="001B3C3C">
            <w:pPr>
              <w:pStyle w:val="LZ-4"/>
              <w:rPr>
                <w:szCs w:val="21"/>
              </w:rPr>
            </w:pPr>
            <w:r w:rsidRPr="001B3C3C">
              <w:rPr>
                <w:color w:val="000000"/>
                <w:sz w:val="22"/>
                <w:szCs w:val="22"/>
              </w:rPr>
              <w:t>485.3</w:t>
            </w:r>
          </w:p>
        </w:tc>
      </w:tr>
      <w:tr w:rsidR="001B3C3C" w:rsidRPr="00E23439" w14:paraId="7458F306" w14:textId="77777777" w:rsidTr="001B3C3C">
        <w:trPr>
          <w:trHeight w:val="290"/>
          <w:jc w:val="center"/>
        </w:trPr>
        <w:tc>
          <w:tcPr>
            <w:tcW w:w="709" w:type="dxa"/>
            <w:tcBorders>
              <w:top w:val="nil"/>
              <w:left w:val="single" w:sz="4" w:space="0" w:color="auto"/>
              <w:bottom w:val="single" w:sz="4" w:space="0" w:color="auto"/>
              <w:right w:val="single" w:sz="4" w:space="0" w:color="auto"/>
            </w:tcBorders>
            <w:shd w:val="clear" w:color="auto" w:fill="auto"/>
            <w:noWrap/>
            <w:vAlign w:val="bottom"/>
            <w:hideMark/>
          </w:tcPr>
          <w:p w14:paraId="2A2E3A34" w14:textId="7F8A5D5D" w:rsidR="001B3C3C" w:rsidRPr="001B3C3C" w:rsidRDefault="001B3C3C" w:rsidP="001B3C3C">
            <w:pPr>
              <w:pStyle w:val="LZ-4"/>
              <w:rPr>
                <w:szCs w:val="21"/>
              </w:rPr>
            </w:pPr>
            <w:r w:rsidRPr="001B3C3C">
              <w:rPr>
                <w:color w:val="000000"/>
                <w:sz w:val="22"/>
                <w:szCs w:val="22"/>
              </w:rPr>
              <w:t>8</w:t>
            </w:r>
          </w:p>
        </w:tc>
        <w:tc>
          <w:tcPr>
            <w:tcW w:w="3402" w:type="dxa"/>
            <w:tcBorders>
              <w:top w:val="nil"/>
              <w:left w:val="nil"/>
              <w:bottom w:val="single" w:sz="4" w:space="0" w:color="auto"/>
              <w:right w:val="single" w:sz="4" w:space="0" w:color="auto"/>
            </w:tcBorders>
            <w:shd w:val="clear" w:color="auto" w:fill="auto"/>
            <w:noWrap/>
            <w:vAlign w:val="bottom"/>
            <w:hideMark/>
          </w:tcPr>
          <w:p w14:paraId="4A7BB0F6" w14:textId="22F4FA50" w:rsidR="001B3C3C" w:rsidRPr="001B3C3C" w:rsidRDefault="001B3C3C" w:rsidP="001B3C3C">
            <w:pPr>
              <w:pStyle w:val="LZ-4"/>
              <w:rPr>
                <w:szCs w:val="21"/>
              </w:rPr>
            </w:pPr>
            <w:r w:rsidRPr="001B3C3C">
              <w:rPr>
                <w:color w:val="000000"/>
                <w:sz w:val="22"/>
                <w:szCs w:val="22"/>
              </w:rPr>
              <w:t>杭州东丰纺织有限公司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06409F91" w14:textId="72D0320B" w:rsidR="001B3C3C" w:rsidRPr="001B3C3C" w:rsidRDefault="001B3C3C" w:rsidP="001B3C3C">
            <w:pPr>
              <w:pStyle w:val="LZ-4"/>
              <w:rPr>
                <w:szCs w:val="21"/>
              </w:rPr>
            </w:pPr>
            <w:r w:rsidRPr="001B3C3C">
              <w:rPr>
                <w:color w:val="000000"/>
                <w:sz w:val="22"/>
                <w:szCs w:val="22"/>
              </w:rPr>
              <w:t>瓜</w:t>
            </w:r>
            <w:proofErr w:type="gramStart"/>
            <w:r w:rsidRPr="001B3C3C">
              <w:rPr>
                <w:color w:val="000000"/>
                <w:sz w:val="22"/>
                <w:szCs w:val="22"/>
              </w:rPr>
              <w:t>沥</w:t>
            </w:r>
            <w:proofErr w:type="gramEnd"/>
          </w:p>
        </w:tc>
        <w:tc>
          <w:tcPr>
            <w:tcW w:w="3118" w:type="dxa"/>
            <w:tcBorders>
              <w:top w:val="nil"/>
              <w:left w:val="nil"/>
              <w:bottom w:val="single" w:sz="4" w:space="0" w:color="auto"/>
              <w:right w:val="single" w:sz="4" w:space="0" w:color="auto"/>
            </w:tcBorders>
            <w:shd w:val="clear" w:color="auto" w:fill="auto"/>
            <w:noWrap/>
            <w:vAlign w:val="bottom"/>
            <w:hideMark/>
          </w:tcPr>
          <w:p w14:paraId="78363B1D" w14:textId="41CB6489" w:rsidR="001B3C3C" w:rsidRPr="001B3C3C" w:rsidRDefault="001B3C3C" w:rsidP="001B3C3C">
            <w:pPr>
              <w:pStyle w:val="LZ-4"/>
              <w:rPr>
                <w:szCs w:val="21"/>
              </w:rPr>
            </w:pPr>
            <w:r w:rsidRPr="001B3C3C">
              <w:rPr>
                <w:color w:val="000000"/>
                <w:sz w:val="22"/>
                <w:szCs w:val="22"/>
              </w:rPr>
              <w:t>棉织</w:t>
            </w:r>
            <w:proofErr w:type="gramStart"/>
            <w:r w:rsidRPr="001B3C3C">
              <w:rPr>
                <w:color w:val="000000"/>
                <w:sz w:val="22"/>
                <w:szCs w:val="22"/>
              </w:rPr>
              <w:t>造加工</w:t>
            </w:r>
            <w:proofErr w:type="gramEnd"/>
          </w:p>
        </w:tc>
        <w:tc>
          <w:tcPr>
            <w:tcW w:w="899" w:type="dxa"/>
            <w:tcBorders>
              <w:top w:val="nil"/>
              <w:left w:val="nil"/>
              <w:bottom w:val="single" w:sz="4" w:space="0" w:color="auto"/>
              <w:right w:val="single" w:sz="4" w:space="0" w:color="auto"/>
            </w:tcBorders>
            <w:shd w:val="clear" w:color="auto" w:fill="auto"/>
            <w:noWrap/>
            <w:vAlign w:val="bottom"/>
            <w:hideMark/>
          </w:tcPr>
          <w:p w14:paraId="5386C5A3" w14:textId="59F33F0A" w:rsidR="001B3C3C" w:rsidRPr="001B3C3C" w:rsidRDefault="001B3C3C" w:rsidP="001B3C3C">
            <w:pPr>
              <w:pStyle w:val="LZ-4"/>
              <w:rPr>
                <w:szCs w:val="21"/>
              </w:rPr>
            </w:pPr>
            <w:r w:rsidRPr="001B3C3C">
              <w:rPr>
                <w:color w:val="000000"/>
                <w:sz w:val="22"/>
                <w:szCs w:val="22"/>
              </w:rPr>
              <w:t>415.1</w:t>
            </w:r>
          </w:p>
        </w:tc>
      </w:tr>
      <w:tr w:rsidR="001B3C3C" w:rsidRPr="00E23439" w14:paraId="41C167F5" w14:textId="77777777" w:rsidTr="001B3C3C">
        <w:trPr>
          <w:trHeight w:val="290"/>
          <w:jc w:val="center"/>
        </w:trPr>
        <w:tc>
          <w:tcPr>
            <w:tcW w:w="709" w:type="dxa"/>
            <w:tcBorders>
              <w:top w:val="nil"/>
              <w:left w:val="single" w:sz="4" w:space="0" w:color="auto"/>
              <w:bottom w:val="single" w:sz="4" w:space="0" w:color="auto"/>
              <w:right w:val="single" w:sz="4" w:space="0" w:color="auto"/>
            </w:tcBorders>
            <w:shd w:val="clear" w:color="auto" w:fill="auto"/>
            <w:noWrap/>
            <w:vAlign w:val="bottom"/>
            <w:hideMark/>
          </w:tcPr>
          <w:p w14:paraId="13703434" w14:textId="47BFD77B" w:rsidR="001B3C3C" w:rsidRPr="001B3C3C" w:rsidRDefault="001B3C3C" w:rsidP="001B3C3C">
            <w:pPr>
              <w:pStyle w:val="LZ-4"/>
              <w:rPr>
                <w:szCs w:val="21"/>
              </w:rPr>
            </w:pPr>
            <w:r w:rsidRPr="001B3C3C">
              <w:rPr>
                <w:color w:val="000000"/>
                <w:sz w:val="22"/>
                <w:szCs w:val="22"/>
              </w:rPr>
              <w:t>9</w:t>
            </w:r>
          </w:p>
        </w:tc>
        <w:tc>
          <w:tcPr>
            <w:tcW w:w="3402" w:type="dxa"/>
            <w:tcBorders>
              <w:top w:val="nil"/>
              <w:left w:val="nil"/>
              <w:bottom w:val="single" w:sz="4" w:space="0" w:color="auto"/>
              <w:right w:val="single" w:sz="4" w:space="0" w:color="auto"/>
            </w:tcBorders>
            <w:shd w:val="clear" w:color="auto" w:fill="auto"/>
            <w:noWrap/>
            <w:vAlign w:val="bottom"/>
            <w:hideMark/>
          </w:tcPr>
          <w:p w14:paraId="528F6EA7" w14:textId="7BCDAEBC" w:rsidR="001B3C3C" w:rsidRPr="001B3C3C" w:rsidRDefault="001B3C3C" w:rsidP="001B3C3C">
            <w:pPr>
              <w:pStyle w:val="LZ-4"/>
              <w:rPr>
                <w:szCs w:val="21"/>
              </w:rPr>
            </w:pPr>
            <w:r w:rsidRPr="001B3C3C">
              <w:rPr>
                <w:color w:val="000000"/>
                <w:sz w:val="22"/>
                <w:szCs w:val="22"/>
              </w:rPr>
              <w:t>达利（中国）有限公司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6394EC9C" w14:textId="74B34447" w:rsidR="001B3C3C" w:rsidRPr="001B3C3C" w:rsidRDefault="001B3C3C" w:rsidP="001B3C3C">
            <w:pPr>
              <w:pStyle w:val="LZ-4"/>
              <w:rPr>
                <w:szCs w:val="21"/>
              </w:rPr>
            </w:pPr>
            <w:r w:rsidRPr="001B3C3C">
              <w:rPr>
                <w:color w:val="000000"/>
                <w:sz w:val="22"/>
                <w:szCs w:val="22"/>
              </w:rPr>
              <w:t>经开区</w:t>
            </w:r>
          </w:p>
        </w:tc>
        <w:tc>
          <w:tcPr>
            <w:tcW w:w="3118" w:type="dxa"/>
            <w:tcBorders>
              <w:top w:val="nil"/>
              <w:left w:val="nil"/>
              <w:bottom w:val="single" w:sz="4" w:space="0" w:color="auto"/>
              <w:right w:val="single" w:sz="4" w:space="0" w:color="auto"/>
            </w:tcBorders>
            <w:shd w:val="clear" w:color="auto" w:fill="auto"/>
            <w:noWrap/>
            <w:vAlign w:val="bottom"/>
            <w:hideMark/>
          </w:tcPr>
          <w:p w14:paraId="634604BF" w14:textId="28C4DC6C" w:rsidR="001B3C3C" w:rsidRPr="001B3C3C" w:rsidRDefault="001B3C3C" w:rsidP="001B3C3C">
            <w:pPr>
              <w:pStyle w:val="LZ-4"/>
              <w:rPr>
                <w:szCs w:val="21"/>
              </w:rPr>
            </w:pPr>
            <w:r w:rsidRPr="001B3C3C">
              <w:rPr>
                <w:color w:val="000000"/>
                <w:sz w:val="22"/>
                <w:szCs w:val="22"/>
              </w:rPr>
              <w:t>丝印染精加工</w:t>
            </w:r>
          </w:p>
        </w:tc>
        <w:tc>
          <w:tcPr>
            <w:tcW w:w="899" w:type="dxa"/>
            <w:tcBorders>
              <w:top w:val="nil"/>
              <w:left w:val="nil"/>
              <w:bottom w:val="single" w:sz="4" w:space="0" w:color="auto"/>
              <w:right w:val="single" w:sz="4" w:space="0" w:color="auto"/>
            </w:tcBorders>
            <w:shd w:val="clear" w:color="auto" w:fill="auto"/>
            <w:noWrap/>
            <w:vAlign w:val="bottom"/>
            <w:hideMark/>
          </w:tcPr>
          <w:p w14:paraId="1030F8B1" w14:textId="3BAA883B" w:rsidR="001B3C3C" w:rsidRPr="001B3C3C" w:rsidRDefault="001B3C3C" w:rsidP="001B3C3C">
            <w:pPr>
              <w:pStyle w:val="LZ-4"/>
              <w:rPr>
                <w:szCs w:val="21"/>
              </w:rPr>
            </w:pPr>
            <w:r w:rsidRPr="001B3C3C">
              <w:rPr>
                <w:color w:val="000000"/>
                <w:sz w:val="22"/>
                <w:szCs w:val="22"/>
              </w:rPr>
              <w:t>364.6</w:t>
            </w:r>
          </w:p>
        </w:tc>
      </w:tr>
      <w:tr w:rsidR="001B3C3C" w:rsidRPr="00E23439" w14:paraId="0A86E267" w14:textId="77777777" w:rsidTr="001B3C3C">
        <w:trPr>
          <w:trHeight w:val="290"/>
          <w:jc w:val="center"/>
        </w:trPr>
        <w:tc>
          <w:tcPr>
            <w:tcW w:w="709" w:type="dxa"/>
            <w:tcBorders>
              <w:top w:val="nil"/>
              <w:left w:val="single" w:sz="4" w:space="0" w:color="auto"/>
              <w:bottom w:val="single" w:sz="4" w:space="0" w:color="auto"/>
              <w:right w:val="single" w:sz="4" w:space="0" w:color="auto"/>
            </w:tcBorders>
            <w:shd w:val="clear" w:color="auto" w:fill="auto"/>
            <w:noWrap/>
            <w:vAlign w:val="bottom"/>
            <w:hideMark/>
          </w:tcPr>
          <w:p w14:paraId="33BDEAAF" w14:textId="5DEAEDDF" w:rsidR="001B3C3C" w:rsidRPr="001B3C3C" w:rsidRDefault="001B3C3C" w:rsidP="001B3C3C">
            <w:pPr>
              <w:pStyle w:val="LZ-4"/>
              <w:rPr>
                <w:szCs w:val="21"/>
              </w:rPr>
            </w:pPr>
            <w:r w:rsidRPr="001B3C3C">
              <w:rPr>
                <w:color w:val="000000"/>
                <w:sz w:val="22"/>
                <w:szCs w:val="22"/>
              </w:rPr>
              <w:t>10</w:t>
            </w:r>
          </w:p>
        </w:tc>
        <w:tc>
          <w:tcPr>
            <w:tcW w:w="3402" w:type="dxa"/>
            <w:tcBorders>
              <w:top w:val="nil"/>
              <w:left w:val="nil"/>
              <w:bottom w:val="single" w:sz="4" w:space="0" w:color="auto"/>
              <w:right w:val="single" w:sz="4" w:space="0" w:color="auto"/>
            </w:tcBorders>
            <w:shd w:val="clear" w:color="auto" w:fill="auto"/>
            <w:noWrap/>
            <w:vAlign w:val="bottom"/>
            <w:hideMark/>
          </w:tcPr>
          <w:p w14:paraId="17E11CC2" w14:textId="5E723879" w:rsidR="001B3C3C" w:rsidRPr="001B3C3C" w:rsidRDefault="001B3C3C" w:rsidP="001B3C3C">
            <w:pPr>
              <w:pStyle w:val="LZ-4"/>
              <w:rPr>
                <w:szCs w:val="21"/>
              </w:rPr>
            </w:pPr>
            <w:r w:rsidRPr="001B3C3C">
              <w:rPr>
                <w:color w:val="000000"/>
                <w:sz w:val="22"/>
                <w:szCs w:val="22"/>
              </w:rPr>
              <w:t>日华化学（中国）有限公司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32190882" w14:textId="53555807" w:rsidR="001B3C3C" w:rsidRPr="001B3C3C" w:rsidRDefault="001B3C3C" w:rsidP="001B3C3C">
            <w:pPr>
              <w:pStyle w:val="LZ-4"/>
              <w:rPr>
                <w:szCs w:val="21"/>
              </w:rPr>
            </w:pPr>
            <w:r w:rsidRPr="001B3C3C">
              <w:rPr>
                <w:color w:val="000000"/>
                <w:sz w:val="22"/>
                <w:szCs w:val="22"/>
              </w:rPr>
              <w:t>经开区</w:t>
            </w:r>
          </w:p>
        </w:tc>
        <w:tc>
          <w:tcPr>
            <w:tcW w:w="3118" w:type="dxa"/>
            <w:tcBorders>
              <w:top w:val="nil"/>
              <w:left w:val="nil"/>
              <w:bottom w:val="single" w:sz="4" w:space="0" w:color="auto"/>
              <w:right w:val="single" w:sz="4" w:space="0" w:color="auto"/>
            </w:tcBorders>
            <w:shd w:val="clear" w:color="auto" w:fill="auto"/>
            <w:noWrap/>
            <w:vAlign w:val="bottom"/>
            <w:hideMark/>
          </w:tcPr>
          <w:p w14:paraId="05682864" w14:textId="19A4ABFD" w:rsidR="001B3C3C" w:rsidRPr="001B3C3C" w:rsidRDefault="001B3C3C" w:rsidP="001B3C3C">
            <w:pPr>
              <w:pStyle w:val="LZ-4"/>
              <w:rPr>
                <w:szCs w:val="21"/>
              </w:rPr>
            </w:pPr>
            <w:r w:rsidRPr="001B3C3C">
              <w:rPr>
                <w:color w:val="000000"/>
                <w:sz w:val="22"/>
                <w:szCs w:val="22"/>
              </w:rPr>
              <w:t>化学试剂和助剂制造</w:t>
            </w:r>
          </w:p>
        </w:tc>
        <w:tc>
          <w:tcPr>
            <w:tcW w:w="899" w:type="dxa"/>
            <w:tcBorders>
              <w:top w:val="nil"/>
              <w:left w:val="nil"/>
              <w:bottom w:val="single" w:sz="4" w:space="0" w:color="auto"/>
              <w:right w:val="single" w:sz="4" w:space="0" w:color="auto"/>
            </w:tcBorders>
            <w:shd w:val="clear" w:color="auto" w:fill="auto"/>
            <w:noWrap/>
            <w:vAlign w:val="bottom"/>
            <w:hideMark/>
          </w:tcPr>
          <w:p w14:paraId="07E22A8C" w14:textId="4B303E4C" w:rsidR="001B3C3C" w:rsidRPr="001B3C3C" w:rsidRDefault="001B3C3C" w:rsidP="001B3C3C">
            <w:pPr>
              <w:pStyle w:val="LZ-4"/>
              <w:rPr>
                <w:szCs w:val="21"/>
              </w:rPr>
            </w:pPr>
            <w:r w:rsidRPr="001B3C3C">
              <w:rPr>
                <w:color w:val="000000"/>
                <w:sz w:val="22"/>
                <w:szCs w:val="22"/>
              </w:rPr>
              <w:t>330.7</w:t>
            </w:r>
          </w:p>
        </w:tc>
      </w:tr>
      <w:tr w:rsidR="001B3C3C" w:rsidRPr="00E23439" w14:paraId="512D1431" w14:textId="77777777" w:rsidTr="001B3C3C">
        <w:trPr>
          <w:trHeight w:val="290"/>
          <w:jc w:val="center"/>
        </w:trPr>
        <w:tc>
          <w:tcPr>
            <w:tcW w:w="709" w:type="dxa"/>
            <w:tcBorders>
              <w:top w:val="nil"/>
              <w:left w:val="single" w:sz="4" w:space="0" w:color="auto"/>
              <w:bottom w:val="single" w:sz="4" w:space="0" w:color="auto"/>
              <w:right w:val="single" w:sz="4" w:space="0" w:color="auto"/>
            </w:tcBorders>
            <w:shd w:val="clear" w:color="auto" w:fill="auto"/>
            <w:noWrap/>
            <w:vAlign w:val="bottom"/>
            <w:hideMark/>
          </w:tcPr>
          <w:p w14:paraId="73A83CF7" w14:textId="7624F2FD" w:rsidR="001B3C3C" w:rsidRPr="001B3C3C" w:rsidRDefault="001B3C3C" w:rsidP="001B3C3C">
            <w:pPr>
              <w:pStyle w:val="LZ-4"/>
              <w:rPr>
                <w:szCs w:val="21"/>
              </w:rPr>
            </w:pPr>
            <w:r w:rsidRPr="001B3C3C">
              <w:rPr>
                <w:color w:val="000000"/>
                <w:sz w:val="22"/>
                <w:szCs w:val="22"/>
              </w:rPr>
              <w:t>11</w:t>
            </w:r>
          </w:p>
        </w:tc>
        <w:tc>
          <w:tcPr>
            <w:tcW w:w="3402" w:type="dxa"/>
            <w:tcBorders>
              <w:top w:val="nil"/>
              <w:left w:val="nil"/>
              <w:bottom w:val="single" w:sz="4" w:space="0" w:color="auto"/>
              <w:right w:val="single" w:sz="4" w:space="0" w:color="auto"/>
            </w:tcBorders>
            <w:shd w:val="clear" w:color="auto" w:fill="auto"/>
            <w:noWrap/>
            <w:vAlign w:val="bottom"/>
            <w:hideMark/>
          </w:tcPr>
          <w:p w14:paraId="1837CEBD" w14:textId="20043039" w:rsidR="001B3C3C" w:rsidRPr="001B3C3C" w:rsidRDefault="001B3C3C" w:rsidP="001B3C3C">
            <w:pPr>
              <w:pStyle w:val="LZ-4"/>
              <w:rPr>
                <w:szCs w:val="21"/>
              </w:rPr>
            </w:pPr>
            <w:proofErr w:type="gramStart"/>
            <w:r w:rsidRPr="001B3C3C">
              <w:rPr>
                <w:color w:val="000000"/>
                <w:sz w:val="22"/>
                <w:szCs w:val="22"/>
              </w:rPr>
              <w:t>杭州国</w:t>
            </w:r>
            <w:proofErr w:type="gramEnd"/>
            <w:r w:rsidRPr="001B3C3C">
              <w:rPr>
                <w:color w:val="000000"/>
                <w:sz w:val="22"/>
                <w:szCs w:val="22"/>
              </w:rPr>
              <w:t>金纺织有限公司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3002D7A4" w14:textId="251AB9D8" w:rsidR="001B3C3C" w:rsidRPr="001B3C3C" w:rsidRDefault="001B3C3C" w:rsidP="001B3C3C">
            <w:pPr>
              <w:pStyle w:val="LZ-4"/>
              <w:rPr>
                <w:szCs w:val="21"/>
              </w:rPr>
            </w:pPr>
            <w:r w:rsidRPr="001B3C3C">
              <w:rPr>
                <w:color w:val="000000"/>
                <w:sz w:val="22"/>
                <w:szCs w:val="22"/>
              </w:rPr>
              <w:t>瓜</w:t>
            </w:r>
            <w:proofErr w:type="gramStart"/>
            <w:r w:rsidRPr="001B3C3C">
              <w:rPr>
                <w:color w:val="000000"/>
                <w:sz w:val="22"/>
                <w:szCs w:val="22"/>
              </w:rPr>
              <w:t>沥</w:t>
            </w:r>
            <w:proofErr w:type="gramEnd"/>
          </w:p>
        </w:tc>
        <w:tc>
          <w:tcPr>
            <w:tcW w:w="3118" w:type="dxa"/>
            <w:tcBorders>
              <w:top w:val="nil"/>
              <w:left w:val="nil"/>
              <w:bottom w:val="single" w:sz="4" w:space="0" w:color="auto"/>
              <w:right w:val="single" w:sz="4" w:space="0" w:color="auto"/>
            </w:tcBorders>
            <w:shd w:val="clear" w:color="auto" w:fill="auto"/>
            <w:noWrap/>
            <w:vAlign w:val="bottom"/>
            <w:hideMark/>
          </w:tcPr>
          <w:p w14:paraId="78178425" w14:textId="11BFDFE5" w:rsidR="001B3C3C" w:rsidRPr="001B3C3C" w:rsidRDefault="001B3C3C" w:rsidP="001B3C3C">
            <w:pPr>
              <w:pStyle w:val="LZ-4"/>
              <w:rPr>
                <w:szCs w:val="21"/>
              </w:rPr>
            </w:pPr>
            <w:r w:rsidRPr="001B3C3C">
              <w:rPr>
                <w:color w:val="000000"/>
                <w:sz w:val="22"/>
                <w:szCs w:val="22"/>
              </w:rPr>
              <w:t>化纤织造加工</w:t>
            </w:r>
          </w:p>
        </w:tc>
        <w:tc>
          <w:tcPr>
            <w:tcW w:w="899" w:type="dxa"/>
            <w:tcBorders>
              <w:top w:val="nil"/>
              <w:left w:val="nil"/>
              <w:bottom w:val="single" w:sz="4" w:space="0" w:color="auto"/>
              <w:right w:val="single" w:sz="4" w:space="0" w:color="auto"/>
            </w:tcBorders>
            <w:shd w:val="clear" w:color="auto" w:fill="auto"/>
            <w:noWrap/>
            <w:vAlign w:val="bottom"/>
            <w:hideMark/>
          </w:tcPr>
          <w:p w14:paraId="393569EA" w14:textId="7010264A" w:rsidR="001B3C3C" w:rsidRPr="001B3C3C" w:rsidRDefault="001B3C3C" w:rsidP="001B3C3C">
            <w:pPr>
              <w:pStyle w:val="LZ-4"/>
              <w:rPr>
                <w:szCs w:val="21"/>
              </w:rPr>
            </w:pPr>
            <w:r w:rsidRPr="001B3C3C">
              <w:rPr>
                <w:color w:val="000000"/>
                <w:sz w:val="22"/>
                <w:szCs w:val="22"/>
              </w:rPr>
              <w:t>297.1</w:t>
            </w:r>
          </w:p>
        </w:tc>
      </w:tr>
      <w:tr w:rsidR="001B3C3C" w:rsidRPr="00E23439" w14:paraId="408A6D65" w14:textId="77777777" w:rsidTr="001B3C3C">
        <w:trPr>
          <w:trHeight w:val="290"/>
          <w:jc w:val="center"/>
        </w:trPr>
        <w:tc>
          <w:tcPr>
            <w:tcW w:w="709" w:type="dxa"/>
            <w:tcBorders>
              <w:top w:val="nil"/>
              <w:left w:val="single" w:sz="4" w:space="0" w:color="auto"/>
              <w:bottom w:val="single" w:sz="4" w:space="0" w:color="auto"/>
              <w:right w:val="single" w:sz="4" w:space="0" w:color="auto"/>
            </w:tcBorders>
            <w:shd w:val="clear" w:color="auto" w:fill="auto"/>
            <w:noWrap/>
            <w:vAlign w:val="bottom"/>
            <w:hideMark/>
          </w:tcPr>
          <w:p w14:paraId="496C8201" w14:textId="44EB7D4C" w:rsidR="001B3C3C" w:rsidRPr="001B3C3C" w:rsidRDefault="001B3C3C" w:rsidP="001B3C3C">
            <w:pPr>
              <w:pStyle w:val="LZ-4"/>
              <w:rPr>
                <w:szCs w:val="21"/>
              </w:rPr>
            </w:pPr>
            <w:r w:rsidRPr="001B3C3C">
              <w:rPr>
                <w:color w:val="000000"/>
                <w:sz w:val="22"/>
                <w:szCs w:val="22"/>
              </w:rPr>
              <w:t>12</w:t>
            </w:r>
          </w:p>
        </w:tc>
        <w:tc>
          <w:tcPr>
            <w:tcW w:w="3402" w:type="dxa"/>
            <w:tcBorders>
              <w:top w:val="nil"/>
              <w:left w:val="nil"/>
              <w:bottom w:val="single" w:sz="4" w:space="0" w:color="auto"/>
              <w:right w:val="single" w:sz="4" w:space="0" w:color="auto"/>
            </w:tcBorders>
            <w:shd w:val="clear" w:color="auto" w:fill="auto"/>
            <w:noWrap/>
            <w:vAlign w:val="bottom"/>
            <w:hideMark/>
          </w:tcPr>
          <w:p w14:paraId="62C430E9" w14:textId="463F85ED" w:rsidR="001B3C3C" w:rsidRPr="001B3C3C" w:rsidRDefault="001B3C3C" w:rsidP="001B3C3C">
            <w:pPr>
              <w:pStyle w:val="LZ-4"/>
              <w:rPr>
                <w:szCs w:val="21"/>
              </w:rPr>
            </w:pPr>
            <w:r w:rsidRPr="001B3C3C">
              <w:rPr>
                <w:color w:val="000000"/>
                <w:sz w:val="22"/>
                <w:szCs w:val="22"/>
              </w:rPr>
              <w:t>杭州青香纺织纸管有限公司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1B953E9A" w14:textId="6FD7F36B" w:rsidR="001B3C3C" w:rsidRPr="001B3C3C" w:rsidRDefault="001B3C3C" w:rsidP="001B3C3C">
            <w:pPr>
              <w:pStyle w:val="LZ-4"/>
              <w:rPr>
                <w:szCs w:val="21"/>
              </w:rPr>
            </w:pPr>
            <w:r w:rsidRPr="001B3C3C">
              <w:rPr>
                <w:color w:val="000000"/>
                <w:sz w:val="22"/>
                <w:szCs w:val="22"/>
              </w:rPr>
              <w:t>瓜</w:t>
            </w:r>
            <w:proofErr w:type="gramStart"/>
            <w:r w:rsidRPr="001B3C3C">
              <w:rPr>
                <w:color w:val="000000"/>
                <w:sz w:val="22"/>
                <w:szCs w:val="22"/>
              </w:rPr>
              <w:t>沥</w:t>
            </w:r>
            <w:proofErr w:type="gramEnd"/>
          </w:p>
        </w:tc>
        <w:tc>
          <w:tcPr>
            <w:tcW w:w="3118" w:type="dxa"/>
            <w:tcBorders>
              <w:top w:val="nil"/>
              <w:left w:val="nil"/>
              <w:bottom w:val="single" w:sz="4" w:space="0" w:color="auto"/>
              <w:right w:val="single" w:sz="4" w:space="0" w:color="auto"/>
            </w:tcBorders>
            <w:shd w:val="clear" w:color="auto" w:fill="auto"/>
            <w:noWrap/>
            <w:vAlign w:val="bottom"/>
            <w:hideMark/>
          </w:tcPr>
          <w:p w14:paraId="478F5942" w14:textId="504B5632" w:rsidR="001B3C3C" w:rsidRPr="001B3C3C" w:rsidRDefault="001B3C3C" w:rsidP="001B3C3C">
            <w:pPr>
              <w:pStyle w:val="LZ-4"/>
              <w:rPr>
                <w:szCs w:val="21"/>
              </w:rPr>
            </w:pPr>
            <w:r w:rsidRPr="001B3C3C">
              <w:rPr>
                <w:color w:val="000000"/>
                <w:sz w:val="22"/>
                <w:szCs w:val="22"/>
              </w:rPr>
              <w:t>其他纸制品制造</w:t>
            </w:r>
          </w:p>
        </w:tc>
        <w:tc>
          <w:tcPr>
            <w:tcW w:w="899" w:type="dxa"/>
            <w:tcBorders>
              <w:top w:val="nil"/>
              <w:left w:val="nil"/>
              <w:bottom w:val="single" w:sz="4" w:space="0" w:color="auto"/>
              <w:right w:val="single" w:sz="4" w:space="0" w:color="auto"/>
            </w:tcBorders>
            <w:shd w:val="clear" w:color="auto" w:fill="auto"/>
            <w:noWrap/>
            <w:vAlign w:val="bottom"/>
            <w:hideMark/>
          </w:tcPr>
          <w:p w14:paraId="61602579" w14:textId="4D8C6ED9" w:rsidR="001B3C3C" w:rsidRPr="001B3C3C" w:rsidRDefault="001B3C3C" w:rsidP="001B3C3C">
            <w:pPr>
              <w:pStyle w:val="LZ-4"/>
              <w:rPr>
                <w:szCs w:val="21"/>
              </w:rPr>
            </w:pPr>
            <w:r w:rsidRPr="001B3C3C">
              <w:rPr>
                <w:color w:val="000000"/>
                <w:sz w:val="22"/>
                <w:szCs w:val="22"/>
              </w:rPr>
              <w:t>288.0</w:t>
            </w:r>
          </w:p>
        </w:tc>
      </w:tr>
      <w:tr w:rsidR="001B3C3C" w:rsidRPr="00E23439" w14:paraId="605F6967" w14:textId="77777777" w:rsidTr="001B3C3C">
        <w:trPr>
          <w:trHeight w:val="290"/>
          <w:jc w:val="center"/>
        </w:trPr>
        <w:tc>
          <w:tcPr>
            <w:tcW w:w="709" w:type="dxa"/>
            <w:tcBorders>
              <w:top w:val="nil"/>
              <w:left w:val="single" w:sz="4" w:space="0" w:color="auto"/>
              <w:bottom w:val="single" w:sz="4" w:space="0" w:color="auto"/>
              <w:right w:val="single" w:sz="4" w:space="0" w:color="auto"/>
            </w:tcBorders>
            <w:shd w:val="clear" w:color="auto" w:fill="auto"/>
            <w:noWrap/>
            <w:vAlign w:val="bottom"/>
            <w:hideMark/>
          </w:tcPr>
          <w:p w14:paraId="19939EC0" w14:textId="5B97BEED" w:rsidR="001B3C3C" w:rsidRPr="001B3C3C" w:rsidRDefault="001B3C3C" w:rsidP="001B3C3C">
            <w:pPr>
              <w:pStyle w:val="LZ-4"/>
              <w:rPr>
                <w:szCs w:val="21"/>
              </w:rPr>
            </w:pPr>
            <w:r w:rsidRPr="001B3C3C">
              <w:rPr>
                <w:color w:val="000000"/>
                <w:sz w:val="22"/>
                <w:szCs w:val="22"/>
              </w:rPr>
              <w:t>13</w:t>
            </w:r>
          </w:p>
        </w:tc>
        <w:tc>
          <w:tcPr>
            <w:tcW w:w="3402" w:type="dxa"/>
            <w:tcBorders>
              <w:top w:val="nil"/>
              <w:left w:val="nil"/>
              <w:bottom w:val="single" w:sz="4" w:space="0" w:color="auto"/>
              <w:right w:val="single" w:sz="4" w:space="0" w:color="auto"/>
            </w:tcBorders>
            <w:shd w:val="clear" w:color="auto" w:fill="auto"/>
            <w:noWrap/>
            <w:vAlign w:val="bottom"/>
            <w:hideMark/>
          </w:tcPr>
          <w:p w14:paraId="4F3DE42C" w14:textId="611110C8" w:rsidR="001B3C3C" w:rsidRPr="001B3C3C" w:rsidRDefault="001B3C3C" w:rsidP="001B3C3C">
            <w:pPr>
              <w:pStyle w:val="LZ-4"/>
              <w:rPr>
                <w:szCs w:val="21"/>
              </w:rPr>
            </w:pPr>
            <w:r w:rsidRPr="001B3C3C">
              <w:rPr>
                <w:color w:val="000000"/>
                <w:sz w:val="22"/>
                <w:szCs w:val="22"/>
              </w:rPr>
              <w:t>浙江春元科纺有限公司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14673D36" w14:textId="1928B919" w:rsidR="001B3C3C" w:rsidRPr="001B3C3C" w:rsidRDefault="001B3C3C" w:rsidP="001B3C3C">
            <w:pPr>
              <w:pStyle w:val="LZ-4"/>
              <w:rPr>
                <w:szCs w:val="21"/>
              </w:rPr>
            </w:pPr>
            <w:r w:rsidRPr="001B3C3C">
              <w:rPr>
                <w:color w:val="000000"/>
                <w:sz w:val="22"/>
                <w:szCs w:val="22"/>
              </w:rPr>
              <w:t>瓜</w:t>
            </w:r>
            <w:proofErr w:type="gramStart"/>
            <w:r w:rsidRPr="001B3C3C">
              <w:rPr>
                <w:color w:val="000000"/>
                <w:sz w:val="22"/>
                <w:szCs w:val="22"/>
              </w:rPr>
              <w:t>沥</w:t>
            </w:r>
            <w:proofErr w:type="gramEnd"/>
          </w:p>
        </w:tc>
        <w:tc>
          <w:tcPr>
            <w:tcW w:w="3118" w:type="dxa"/>
            <w:tcBorders>
              <w:top w:val="nil"/>
              <w:left w:val="nil"/>
              <w:bottom w:val="single" w:sz="4" w:space="0" w:color="auto"/>
              <w:right w:val="single" w:sz="4" w:space="0" w:color="auto"/>
            </w:tcBorders>
            <w:shd w:val="clear" w:color="auto" w:fill="auto"/>
            <w:noWrap/>
            <w:vAlign w:val="bottom"/>
            <w:hideMark/>
          </w:tcPr>
          <w:p w14:paraId="57A3F032" w14:textId="3AD7DC23" w:rsidR="001B3C3C" w:rsidRPr="001B3C3C" w:rsidRDefault="001B3C3C" w:rsidP="001B3C3C">
            <w:pPr>
              <w:pStyle w:val="LZ-4"/>
              <w:rPr>
                <w:szCs w:val="21"/>
              </w:rPr>
            </w:pPr>
            <w:r w:rsidRPr="001B3C3C">
              <w:rPr>
                <w:color w:val="000000"/>
                <w:sz w:val="22"/>
                <w:szCs w:val="22"/>
              </w:rPr>
              <w:t>棉织</w:t>
            </w:r>
            <w:proofErr w:type="gramStart"/>
            <w:r w:rsidRPr="001B3C3C">
              <w:rPr>
                <w:color w:val="000000"/>
                <w:sz w:val="22"/>
                <w:szCs w:val="22"/>
              </w:rPr>
              <w:t>造加工</w:t>
            </w:r>
            <w:proofErr w:type="gramEnd"/>
          </w:p>
        </w:tc>
        <w:tc>
          <w:tcPr>
            <w:tcW w:w="899" w:type="dxa"/>
            <w:tcBorders>
              <w:top w:val="nil"/>
              <w:left w:val="nil"/>
              <w:bottom w:val="single" w:sz="4" w:space="0" w:color="auto"/>
              <w:right w:val="single" w:sz="4" w:space="0" w:color="auto"/>
            </w:tcBorders>
            <w:shd w:val="clear" w:color="auto" w:fill="auto"/>
            <w:noWrap/>
            <w:vAlign w:val="bottom"/>
            <w:hideMark/>
          </w:tcPr>
          <w:p w14:paraId="4742951E" w14:textId="54ED501A" w:rsidR="001B3C3C" w:rsidRPr="001B3C3C" w:rsidRDefault="001B3C3C" w:rsidP="001B3C3C">
            <w:pPr>
              <w:pStyle w:val="LZ-4"/>
              <w:rPr>
                <w:szCs w:val="21"/>
              </w:rPr>
            </w:pPr>
            <w:r w:rsidRPr="001B3C3C">
              <w:rPr>
                <w:color w:val="000000"/>
                <w:sz w:val="22"/>
                <w:szCs w:val="22"/>
              </w:rPr>
              <w:t>276.0</w:t>
            </w:r>
          </w:p>
        </w:tc>
      </w:tr>
      <w:tr w:rsidR="001B3C3C" w:rsidRPr="00E23439" w14:paraId="3394DA08" w14:textId="77777777" w:rsidTr="001B3C3C">
        <w:trPr>
          <w:trHeight w:val="290"/>
          <w:jc w:val="center"/>
        </w:trPr>
        <w:tc>
          <w:tcPr>
            <w:tcW w:w="709" w:type="dxa"/>
            <w:tcBorders>
              <w:top w:val="nil"/>
              <w:left w:val="single" w:sz="4" w:space="0" w:color="auto"/>
              <w:bottom w:val="single" w:sz="4" w:space="0" w:color="auto"/>
              <w:right w:val="single" w:sz="4" w:space="0" w:color="auto"/>
            </w:tcBorders>
            <w:shd w:val="clear" w:color="auto" w:fill="auto"/>
            <w:noWrap/>
            <w:vAlign w:val="bottom"/>
            <w:hideMark/>
          </w:tcPr>
          <w:p w14:paraId="475B7586" w14:textId="00F05DEB" w:rsidR="001B3C3C" w:rsidRPr="001B3C3C" w:rsidRDefault="001B3C3C" w:rsidP="001B3C3C">
            <w:pPr>
              <w:pStyle w:val="LZ-4"/>
              <w:rPr>
                <w:szCs w:val="21"/>
              </w:rPr>
            </w:pPr>
            <w:r w:rsidRPr="001B3C3C">
              <w:rPr>
                <w:color w:val="000000"/>
                <w:sz w:val="22"/>
                <w:szCs w:val="22"/>
              </w:rPr>
              <w:t>14</w:t>
            </w:r>
          </w:p>
        </w:tc>
        <w:tc>
          <w:tcPr>
            <w:tcW w:w="3402" w:type="dxa"/>
            <w:tcBorders>
              <w:top w:val="nil"/>
              <w:left w:val="nil"/>
              <w:bottom w:val="single" w:sz="4" w:space="0" w:color="auto"/>
              <w:right w:val="single" w:sz="4" w:space="0" w:color="auto"/>
            </w:tcBorders>
            <w:shd w:val="clear" w:color="auto" w:fill="auto"/>
            <w:noWrap/>
            <w:vAlign w:val="bottom"/>
            <w:hideMark/>
          </w:tcPr>
          <w:p w14:paraId="1AB87F1B" w14:textId="2AB3B487" w:rsidR="001B3C3C" w:rsidRPr="001B3C3C" w:rsidRDefault="001B3C3C" w:rsidP="001B3C3C">
            <w:pPr>
              <w:pStyle w:val="LZ-4"/>
              <w:rPr>
                <w:szCs w:val="21"/>
              </w:rPr>
            </w:pPr>
            <w:r w:rsidRPr="001B3C3C">
              <w:rPr>
                <w:color w:val="000000"/>
                <w:sz w:val="22"/>
                <w:szCs w:val="22"/>
              </w:rPr>
              <w:t>浙江智兴集团有限公司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32F0F817" w14:textId="5AC1BEE5" w:rsidR="001B3C3C" w:rsidRPr="001B3C3C" w:rsidRDefault="001B3C3C" w:rsidP="001B3C3C">
            <w:pPr>
              <w:pStyle w:val="LZ-4"/>
              <w:rPr>
                <w:szCs w:val="21"/>
              </w:rPr>
            </w:pPr>
            <w:r w:rsidRPr="001B3C3C">
              <w:rPr>
                <w:color w:val="000000"/>
                <w:sz w:val="22"/>
                <w:szCs w:val="22"/>
              </w:rPr>
              <w:t>靖江</w:t>
            </w:r>
          </w:p>
        </w:tc>
        <w:tc>
          <w:tcPr>
            <w:tcW w:w="3118" w:type="dxa"/>
            <w:tcBorders>
              <w:top w:val="nil"/>
              <w:left w:val="nil"/>
              <w:bottom w:val="single" w:sz="4" w:space="0" w:color="auto"/>
              <w:right w:val="single" w:sz="4" w:space="0" w:color="auto"/>
            </w:tcBorders>
            <w:shd w:val="clear" w:color="auto" w:fill="auto"/>
            <w:noWrap/>
            <w:vAlign w:val="bottom"/>
            <w:hideMark/>
          </w:tcPr>
          <w:p w14:paraId="616A568E" w14:textId="08DCF2BF" w:rsidR="001B3C3C" w:rsidRPr="001B3C3C" w:rsidRDefault="001B3C3C" w:rsidP="001B3C3C">
            <w:pPr>
              <w:pStyle w:val="LZ-4"/>
              <w:rPr>
                <w:szCs w:val="21"/>
              </w:rPr>
            </w:pPr>
            <w:r w:rsidRPr="001B3C3C">
              <w:rPr>
                <w:color w:val="000000"/>
                <w:sz w:val="22"/>
                <w:szCs w:val="22"/>
              </w:rPr>
              <w:t>化纤织物染整精加工</w:t>
            </w:r>
          </w:p>
        </w:tc>
        <w:tc>
          <w:tcPr>
            <w:tcW w:w="899" w:type="dxa"/>
            <w:tcBorders>
              <w:top w:val="nil"/>
              <w:left w:val="nil"/>
              <w:bottom w:val="single" w:sz="4" w:space="0" w:color="auto"/>
              <w:right w:val="single" w:sz="4" w:space="0" w:color="auto"/>
            </w:tcBorders>
            <w:shd w:val="clear" w:color="auto" w:fill="auto"/>
            <w:noWrap/>
            <w:vAlign w:val="bottom"/>
            <w:hideMark/>
          </w:tcPr>
          <w:p w14:paraId="47877B60" w14:textId="3D3E9EEF" w:rsidR="001B3C3C" w:rsidRPr="001B3C3C" w:rsidRDefault="001B3C3C" w:rsidP="001B3C3C">
            <w:pPr>
              <w:pStyle w:val="LZ-4"/>
              <w:rPr>
                <w:szCs w:val="21"/>
              </w:rPr>
            </w:pPr>
            <w:r w:rsidRPr="001B3C3C">
              <w:rPr>
                <w:color w:val="000000"/>
                <w:sz w:val="22"/>
                <w:szCs w:val="22"/>
              </w:rPr>
              <w:t>242.2</w:t>
            </w:r>
          </w:p>
        </w:tc>
      </w:tr>
      <w:tr w:rsidR="001B3C3C" w:rsidRPr="00E23439" w14:paraId="0B20FFDD" w14:textId="77777777" w:rsidTr="001B3C3C">
        <w:trPr>
          <w:trHeight w:val="290"/>
          <w:jc w:val="center"/>
        </w:trPr>
        <w:tc>
          <w:tcPr>
            <w:tcW w:w="709" w:type="dxa"/>
            <w:tcBorders>
              <w:top w:val="nil"/>
              <w:left w:val="single" w:sz="4" w:space="0" w:color="auto"/>
              <w:bottom w:val="single" w:sz="4" w:space="0" w:color="auto"/>
              <w:right w:val="single" w:sz="4" w:space="0" w:color="auto"/>
            </w:tcBorders>
            <w:shd w:val="clear" w:color="auto" w:fill="auto"/>
            <w:noWrap/>
            <w:vAlign w:val="bottom"/>
            <w:hideMark/>
          </w:tcPr>
          <w:p w14:paraId="707D3BAC" w14:textId="64C3DF40" w:rsidR="001B3C3C" w:rsidRPr="001B3C3C" w:rsidRDefault="001B3C3C" w:rsidP="001B3C3C">
            <w:pPr>
              <w:pStyle w:val="LZ-4"/>
              <w:rPr>
                <w:szCs w:val="21"/>
              </w:rPr>
            </w:pPr>
            <w:r w:rsidRPr="001B3C3C">
              <w:rPr>
                <w:color w:val="000000"/>
                <w:sz w:val="22"/>
                <w:szCs w:val="22"/>
              </w:rPr>
              <w:lastRenderedPageBreak/>
              <w:t>15</w:t>
            </w:r>
          </w:p>
        </w:tc>
        <w:tc>
          <w:tcPr>
            <w:tcW w:w="3402" w:type="dxa"/>
            <w:tcBorders>
              <w:top w:val="nil"/>
              <w:left w:val="nil"/>
              <w:bottom w:val="single" w:sz="4" w:space="0" w:color="auto"/>
              <w:right w:val="single" w:sz="4" w:space="0" w:color="auto"/>
            </w:tcBorders>
            <w:shd w:val="clear" w:color="auto" w:fill="auto"/>
            <w:noWrap/>
            <w:vAlign w:val="bottom"/>
            <w:hideMark/>
          </w:tcPr>
          <w:p w14:paraId="0F671C5D" w14:textId="65B196C1" w:rsidR="001B3C3C" w:rsidRPr="001B3C3C" w:rsidRDefault="001B3C3C" w:rsidP="001B3C3C">
            <w:pPr>
              <w:pStyle w:val="LZ-4"/>
              <w:rPr>
                <w:szCs w:val="21"/>
              </w:rPr>
            </w:pPr>
            <w:r w:rsidRPr="001B3C3C">
              <w:rPr>
                <w:color w:val="000000"/>
                <w:sz w:val="22"/>
                <w:szCs w:val="22"/>
              </w:rPr>
              <w:t>杭州萧山新街丽丽绣花厂</w:t>
            </w:r>
          </w:p>
        </w:tc>
        <w:tc>
          <w:tcPr>
            <w:tcW w:w="993" w:type="dxa"/>
            <w:tcBorders>
              <w:top w:val="nil"/>
              <w:left w:val="nil"/>
              <w:bottom w:val="single" w:sz="4" w:space="0" w:color="auto"/>
              <w:right w:val="single" w:sz="4" w:space="0" w:color="auto"/>
            </w:tcBorders>
            <w:shd w:val="clear" w:color="auto" w:fill="auto"/>
            <w:noWrap/>
            <w:vAlign w:val="bottom"/>
            <w:hideMark/>
          </w:tcPr>
          <w:p w14:paraId="01B7DE67" w14:textId="0B21D54F" w:rsidR="001B3C3C" w:rsidRPr="001B3C3C" w:rsidRDefault="001B3C3C" w:rsidP="001B3C3C">
            <w:pPr>
              <w:pStyle w:val="LZ-4"/>
              <w:rPr>
                <w:szCs w:val="21"/>
              </w:rPr>
            </w:pPr>
            <w:r w:rsidRPr="001B3C3C">
              <w:rPr>
                <w:color w:val="000000"/>
                <w:sz w:val="22"/>
                <w:szCs w:val="22"/>
              </w:rPr>
              <w:t>新街</w:t>
            </w:r>
          </w:p>
        </w:tc>
        <w:tc>
          <w:tcPr>
            <w:tcW w:w="3118" w:type="dxa"/>
            <w:tcBorders>
              <w:top w:val="nil"/>
              <w:left w:val="nil"/>
              <w:bottom w:val="single" w:sz="4" w:space="0" w:color="auto"/>
              <w:right w:val="single" w:sz="4" w:space="0" w:color="auto"/>
            </w:tcBorders>
            <w:shd w:val="clear" w:color="auto" w:fill="auto"/>
            <w:noWrap/>
            <w:vAlign w:val="bottom"/>
            <w:hideMark/>
          </w:tcPr>
          <w:p w14:paraId="05DBB4E4" w14:textId="3853E5A7" w:rsidR="001B3C3C" w:rsidRPr="001B3C3C" w:rsidRDefault="001B3C3C" w:rsidP="001B3C3C">
            <w:pPr>
              <w:pStyle w:val="LZ-4"/>
              <w:rPr>
                <w:szCs w:val="21"/>
              </w:rPr>
            </w:pPr>
            <w:r w:rsidRPr="001B3C3C">
              <w:rPr>
                <w:color w:val="000000"/>
                <w:sz w:val="22"/>
                <w:szCs w:val="22"/>
              </w:rPr>
              <w:t>抽纱刺绣工艺品制造</w:t>
            </w:r>
          </w:p>
        </w:tc>
        <w:tc>
          <w:tcPr>
            <w:tcW w:w="899" w:type="dxa"/>
            <w:tcBorders>
              <w:top w:val="nil"/>
              <w:left w:val="nil"/>
              <w:bottom w:val="single" w:sz="4" w:space="0" w:color="auto"/>
              <w:right w:val="single" w:sz="4" w:space="0" w:color="auto"/>
            </w:tcBorders>
            <w:shd w:val="clear" w:color="auto" w:fill="auto"/>
            <w:noWrap/>
            <w:vAlign w:val="bottom"/>
            <w:hideMark/>
          </w:tcPr>
          <w:p w14:paraId="58B74D65" w14:textId="1AD927FF" w:rsidR="001B3C3C" w:rsidRPr="001B3C3C" w:rsidRDefault="001B3C3C" w:rsidP="001B3C3C">
            <w:pPr>
              <w:pStyle w:val="LZ-4"/>
              <w:rPr>
                <w:szCs w:val="21"/>
              </w:rPr>
            </w:pPr>
            <w:r w:rsidRPr="001B3C3C">
              <w:rPr>
                <w:color w:val="000000"/>
                <w:sz w:val="22"/>
                <w:szCs w:val="22"/>
              </w:rPr>
              <w:t>230.0</w:t>
            </w:r>
          </w:p>
        </w:tc>
      </w:tr>
      <w:tr w:rsidR="001B3C3C" w:rsidRPr="00E23439" w14:paraId="07D826BD" w14:textId="77777777" w:rsidTr="001B3C3C">
        <w:trPr>
          <w:trHeight w:val="290"/>
          <w:jc w:val="center"/>
        </w:trPr>
        <w:tc>
          <w:tcPr>
            <w:tcW w:w="709" w:type="dxa"/>
            <w:tcBorders>
              <w:top w:val="nil"/>
              <w:left w:val="single" w:sz="4" w:space="0" w:color="auto"/>
              <w:bottom w:val="single" w:sz="4" w:space="0" w:color="auto"/>
              <w:right w:val="single" w:sz="4" w:space="0" w:color="auto"/>
            </w:tcBorders>
            <w:shd w:val="clear" w:color="auto" w:fill="auto"/>
            <w:noWrap/>
            <w:vAlign w:val="bottom"/>
            <w:hideMark/>
          </w:tcPr>
          <w:p w14:paraId="0C048639" w14:textId="0E98FD0A" w:rsidR="001B3C3C" w:rsidRPr="001B3C3C" w:rsidRDefault="001B3C3C" w:rsidP="001B3C3C">
            <w:pPr>
              <w:pStyle w:val="LZ-4"/>
              <w:rPr>
                <w:szCs w:val="21"/>
              </w:rPr>
            </w:pPr>
            <w:r w:rsidRPr="001B3C3C">
              <w:rPr>
                <w:color w:val="000000"/>
                <w:sz w:val="22"/>
                <w:szCs w:val="22"/>
              </w:rPr>
              <w:t>16</w:t>
            </w:r>
          </w:p>
        </w:tc>
        <w:tc>
          <w:tcPr>
            <w:tcW w:w="3402" w:type="dxa"/>
            <w:tcBorders>
              <w:top w:val="nil"/>
              <w:left w:val="nil"/>
              <w:bottom w:val="single" w:sz="4" w:space="0" w:color="auto"/>
              <w:right w:val="single" w:sz="4" w:space="0" w:color="auto"/>
            </w:tcBorders>
            <w:shd w:val="clear" w:color="auto" w:fill="auto"/>
            <w:noWrap/>
            <w:vAlign w:val="bottom"/>
            <w:hideMark/>
          </w:tcPr>
          <w:p w14:paraId="249DF061" w14:textId="3A5F258E" w:rsidR="001B3C3C" w:rsidRPr="001B3C3C" w:rsidRDefault="001B3C3C" w:rsidP="001B3C3C">
            <w:pPr>
              <w:pStyle w:val="LZ-4"/>
              <w:rPr>
                <w:szCs w:val="21"/>
              </w:rPr>
            </w:pPr>
            <w:proofErr w:type="gramStart"/>
            <w:r w:rsidRPr="001B3C3C">
              <w:rPr>
                <w:color w:val="000000"/>
                <w:sz w:val="22"/>
                <w:szCs w:val="22"/>
              </w:rPr>
              <w:t>浙江恒逸聚合物</w:t>
            </w:r>
            <w:proofErr w:type="gramEnd"/>
            <w:r w:rsidRPr="001B3C3C">
              <w:rPr>
                <w:color w:val="000000"/>
                <w:sz w:val="22"/>
                <w:szCs w:val="22"/>
              </w:rPr>
              <w:t>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5A1B9181" w14:textId="34A21A74" w:rsidR="001B3C3C" w:rsidRPr="001B3C3C" w:rsidRDefault="001B3C3C" w:rsidP="001B3C3C">
            <w:pPr>
              <w:pStyle w:val="LZ-4"/>
              <w:rPr>
                <w:szCs w:val="21"/>
              </w:rPr>
            </w:pPr>
            <w:proofErr w:type="gramStart"/>
            <w:r w:rsidRPr="001B3C3C">
              <w:rPr>
                <w:color w:val="000000"/>
                <w:sz w:val="22"/>
                <w:szCs w:val="22"/>
              </w:rPr>
              <w:t>衙</w:t>
            </w:r>
            <w:proofErr w:type="gramEnd"/>
            <w:r w:rsidRPr="001B3C3C">
              <w:rPr>
                <w:color w:val="000000"/>
                <w:sz w:val="22"/>
                <w:szCs w:val="22"/>
              </w:rPr>
              <w:t>前</w:t>
            </w:r>
          </w:p>
        </w:tc>
        <w:tc>
          <w:tcPr>
            <w:tcW w:w="3118" w:type="dxa"/>
            <w:tcBorders>
              <w:top w:val="nil"/>
              <w:left w:val="nil"/>
              <w:bottom w:val="single" w:sz="4" w:space="0" w:color="auto"/>
              <w:right w:val="single" w:sz="4" w:space="0" w:color="auto"/>
            </w:tcBorders>
            <w:shd w:val="clear" w:color="auto" w:fill="auto"/>
            <w:noWrap/>
            <w:vAlign w:val="bottom"/>
            <w:hideMark/>
          </w:tcPr>
          <w:p w14:paraId="6EA9DAA7" w14:textId="5634E134" w:rsidR="001B3C3C" w:rsidRPr="001B3C3C" w:rsidRDefault="001B3C3C" w:rsidP="001B3C3C">
            <w:pPr>
              <w:pStyle w:val="LZ-4"/>
              <w:rPr>
                <w:szCs w:val="21"/>
              </w:rPr>
            </w:pPr>
            <w:r w:rsidRPr="001B3C3C">
              <w:rPr>
                <w:color w:val="000000"/>
                <w:sz w:val="22"/>
                <w:szCs w:val="22"/>
              </w:rPr>
              <w:t>涤纶纤维制造</w:t>
            </w:r>
          </w:p>
        </w:tc>
        <w:tc>
          <w:tcPr>
            <w:tcW w:w="899" w:type="dxa"/>
            <w:tcBorders>
              <w:top w:val="nil"/>
              <w:left w:val="nil"/>
              <w:bottom w:val="single" w:sz="4" w:space="0" w:color="auto"/>
              <w:right w:val="single" w:sz="4" w:space="0" w:color="auto"/>
            </w:tcBorders>
            <w:shd w:val="clear" w:color="auto" w:fill="auto"/>
            <w:noWrap/>
            <w:vAlign w:val="bottom"/>
            <w:hideMark/>
          </w:tcPr>
          <w:p w14:paraId="05361BE0" w14:textId="1AE151C3" w:rsidR="001B3C3C" w:rsidRPr="001B3C3C" w:rsidRDefault="001B3C3C" w:rsidP="001B3C3C">
            <w:pPr>
              <w:pStyle w:val="LZ-4"/>
              <w:rPr>
                <w:szCs w:val="21"/>
              </w:rPr>
            </w:pPr>
            <w:r w:rsidRPr="001B3C3C">
              <w:rPr>
                <w:color w:val="000000"/>
                <w:sz w:val="22"/>
                <w:szCs w:val="22"/>
              </w:rPr>
              <w:t>222.4</w:t>
            </w:r>
          </w:p>
        </w:tc>
      </w:tr>
      <w:tr w:rsidR="001B3C3C" w:rsidRPr="00E23439" w14:paraId="30BD3F76" w14:textId="77777777" w:rsidTr="001B3C3C">
        <w:trPr>
          <w:trHeight w:val="290"/>
          <w:jc w:val="center"/>
        </w:trPr>
        <w:tc>
          <w:tcPr>
            <w:tcW w:w="709" w:type="dxa"/>
            <w:tcBorders>
              <w:top w:val="nil"/>
              <w:left w:val="single" w:sz="4" w:space="0" w:color="auto"/>
              <w:bottom w:val="single" w:sz="4" w:space="0" w:color="auto"/>
              <w:right w:val="single" w:sz="4" w:space="0" w:color="auto"/>
            </w:tcBorders>
            <w:shd w:val="clear" w:color="auto" w:fill="auto"/>
            <w:noWrap/>
            <w:vAlign w:val="bottom"/>
            <w:hideMark/>
          </w:tcPr>
          <w:p w14:paraId="0A52C348" w14:textId="18A920B7" w:rsidR="001B3C3C" w:rsidRPr="001B3C3C" w:rsidRDefault="001B3C3C" w:rsidP="001B3C3C">
            <w:pPr>
              <w:pStyle w:val="LZ-4"/>
              <w:rPr>
                <w:szCs w:val="21"/>
              </w:rPr>
            </w:pPr>
            <w:r w:rsidRPr="001B3C3C">
              <w:rPr>
                <w:color w:val="000000"/>
                <w:sz w:val="22"/>
                <w:szCs w:val="22"/>
              </w:rPr>
              <w:t>17</w:t>
            </w:r>
          </w:p>
        </w:tc>
        <w:tc>
          <w:tcPr>
            <w:tcW w:w="3402" w:type="dxa"/>
            <w:tcBorders>
              <w:top w:val="nil"/>
              <w:left w:val="nil"/>
              <w:bottom w:val="single" w:sz="4" w:space="0" w:color="auto"/>
              <w:right w:val="single" w:sz="4" w:space="0" w:color="auto"/>
            </w:tcBorders>
            <w:shd w:val="clear" w:color="auto" w:fill="auto"/>
            <w:noWrap/>
            <w:vAlign w:val="bottom"/>
            <w:hideMark/>
          </w:tcPr>
          <w:p w14:paraId="241A517D" w14:textId="0A4F8312" w:rsidR="001B3C3C" w:rsidRPr="001B3C3C" w:rsidRDefault="001B3C3C" w:rsidP="001B3C3C">
            <w:pPr>
              <w:pStyle w:val="LZ-4"/>
              <w:rPr>
                <w:szCs w:val="21"/>
              </w:rPr>
            </w:pPr>
            <w:r w:rsidRPr="001B3C3C">
              <w:rPr>
                <w:color w:val="000000"/>
                <w:sz w:val="22"/>
                <w:szCs w:val="22"/>
              </w:rPr>
              <w:t>杭州</w:t>
            </w:r>
            <w:proofErr w:type="gramStart"/>
            <w:r w:rsidRPr="001B3C3C">
              <w:rPr>
                <w:color w:val="000000"/>
                <w:sz w:val="22"/>
                <w:szCs w:val="22"/>
              </w:rPr>
              <w:t>航民美时达</w:t>
            </w:r>
            <w:proofErr w:type="gramEnd"/>
            <w:r w:rsidRPr="001B3C3C">
              <w:rPr>
                <w:color w:val="000000"/>
                <w:sz w:val="22"/>
                <w:szCs w:val="22"/>
              </w:rPr>
              <w:t>印染有限公司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20B4E1F5" w14:textId="4369C30E" w:rsidR="001B3C3C" w:rsidRPr="001B3C3C" w:rsidRDefault="001B3C3C" w:rsidP="001B3C3C">
            <w:pPr>
              <w:pStyle w:val="LZ-4"/>
              <w:rPr>
                <w:szCs w:val="21"/>
              </w:rPr>
            </w:pPr>
            <w:r w:rsidRPr="001B3C3C">
              <w:rPr>
                <w:color w:val="000000"/>
                <w:sz w:val="22"/>
                <w:szCs w:val="22"/>
              </w:rPr>
              <w:t>瓜</w:t>
            </w:r>
            <w:proofErr w:type="gramStart"/>
            <w:r w:rsidRPr="001B3C3C">
              <w:rPr>
                <w:color w:val="000000"/>
                <w:sz w:val="22"/>
                <w:szCs w:val="22"/>
              </w:rPr>
              <w:t>沥</w:t>
            </w:r>
            <w:proofErr w:type="gramEnd"/>
          </w:p>
        </w:tc>
        <w:tc>
          <w:tcPr>
            <w:tcW w:w="3118" w:type="dxa"/>
            <w:tcBorders>
              <w:top w:val="nil"/>
              <w:left w:val="nil"/>
              <w:bottom w:val="single" w:sz="4" w:space="0" w:color="auto"/>
              <w:right w:val="single" w:sz="4" w:space="0" w:color="auto"/>
            </w:tcBorders>
            <w:shd w:val="clear" w:color="auto" w:fill="auto"/>
            <w:noWrap/>
            <w:vAlign w:val="bottom"/>
            <w:hideMark/>
          </w:tcPr>
          <w:p w14:paraId="564D3AA9" w14:textId="2671A772" w:rsidR="001B3C3C" w:rsidRPr="001B3C3C" w:rsidRDefault="001B3C3C" w:rsidP="001B3C3C">
            <w:pPr>
              <w:pStyle w:val="LZ-4"/>
              <w:rPr>
                <w:szCs w:val="21"/>
              </w:rPr>
            </w:pPr>
            <w:r w:rsidRPr="001B3C3C">
              <w:rPr>
                <w:color w:val="000000"/>
                <w:sz w:val="22"/>
                <w:szCs w:val="22"/>
              </w:rPr>
              <w:t>棉印染精加工</w:t>
            </w:r>
          </w:p>
        </w:tc>
        <w:tc>
          <w:tcPr>
            <w:tcW w:w="899" w:type="dxa"/>
            <w:tcBorders>
              <w:top w:val="nil"/>
              <w:left w:val="nil"/>
              <w:bottom w:val="single" w:sz="4" w:space="0" w:color="auto"/>
              <w:right w:val="single" w:sz="4" w:space="0" w:color="auto"/>
            </w:tcBorders>
            <w:shd w:val="clear" w:color="auto" w:fill="auto"/>
            <w:noWrap/>
            <w:vAlign w:val="bottom"/>
            <w:hideMark/>
          </w:tcPr>
          <w:p w14:paraId="6BD04A3F" w14:textId="142EA15C" w:rsidR="001B3C3C" w:rsidRPr="001B3C3C" w:rsidRDefault="001B3C3C" w:rsidP="001B3C3C">
            <w:pPr>
              <w:pStyle w:val="LZ-4"/>
              <w:rPr>
                <w:szCs w:val="21"/>
              </w:rPr>
            </w:pPr>
            <w:r w:rsidRPr="001B3C3C">
              <w:rPr>
                <w:color w:val="000000"/>
                <w:sz w:val="22"/>
                <w:szCs w:val="22"/>
              </w:rPr>
              <w:t>210.5</w:t>
            </w:r>
          </w:p>
        </w:tc>
      </w:tr>
      <w:tr w:rsidR="001B3C3C" w:rsidRPr="00E23439" w14:paraId="0035D9D3" w14:textId="77777777" w:rsidTr="001B3C3C">
        <w:trPr>
          <w:trHeight w:val="290"/>
          <w:jc w:val="center"/>
        </w:trPr>
        <w:tc>
          <w:tcPr>
            <w:tcW w:w="709" w:type="dxa"/>
            <w:tcBorders>
              <w:top w:val="nil"/>
              <w:left w:val="single" w:sz="4" w:space="0" w:color="auto"/>
              <w:bottom w:val="single" w:sz="4" w:space="0" w:color="auto"/>
              <w:right w:val="single" w:sz="4" w:space="0" w:color="auto"/>
            </w:tcBorders>
            <w:shd w:val="clear" w:color="auto" w:fill="auto"/>
            <w:noWrap/>
            <w:vAlign w:val="bottom"/>
            <w:hideMark/>
          </w:tcPr>
          <w:p w14:paraId="67384CFC" w14:textId="4A531453" w:rsidR="001B3C3C" w:rsidRPr="001B3C3C" w:rsidRDefault="001B3C3C" w:rsidP="001B3C3C">
            <w:pPr>
              <w:pStyle w:val="LZ-4"/>
              <w:rPr>
                <w:szCs w:val="21"/>
              </w:rPr>
            </w:pPr>
            <w:r w:rsidRPr="001B3C3C">
              <w:rPr>
                <w:color w:val="000000"/>
                <w:sz w:val="22"/>
                <w:szCs w:val="22"/>
              </w:rPr>
              <w:t>18</w:t>
            </w:r>
          </w:p>
        </w:tc>
        <w:tc>
          <w:tcPr>
            <w:tcW w:w="3402" w:type="dxa"/>
            <w:tcBorders>
              <w:top w:val="nil"/>
              <w:left w:val="nil"/>
              <w:bottom w:val="single" w:sz="4" w:space="0" w:color="auto"/>
              <w:right w:val="single" w:sz="4" w:space="0" w:color="auto"/>
            </w:tcBorders>
            <w:shd w:val="clear" w:color="auto" w:fill="auto"/>
            <w:noWrap/>
            <w:vAlign w:val="bottom"/>
            <w:hideMark/>
          </w:tcPr>
          <w:p w14:paraId="75EE4572" w14:textId="52454ECA" w:rsidR="001B3C3C" w:rsidRPr="001B3C3C" w:rsidRDefault="001B3C3C" w:rsidP="001B3C3C">
            <w:pPr>
              <w:pStyle w:val="LZ-4"/>
              <w:rPr>
                <w:szCs w:val="21"/>
              </w:rPr>
            </w:pPr>
            <w:proofErr w:type="gramStart"/>
            <w:r w:rsidRPr="001B3C3C">
              <w:rPr>
                <w:color w:val="000000"/>
                <w:sz w:val="22"/>
                <w:szCs w:val="22"/>
              </w:rPr>
              <w:t>杭州胜铭</w:t>
            </w:r>
            <w:proofErr w:type="gramEnd"/>
            <w:r w:rsidRPr="001B3C3C">
              <w:rPr>
                <w:color w:val="000000"/>
                <w:sz w:val="22"/>
                <w:szCs w:val="22"/>
              </w:rPr>
              <w:t>纸业有限公司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50EB27D1" w14:textId="54B8E49F" w:rsidR="001B3C3C" w:rsidRPr="001B3C3C" w:rsidRDefault="001B3C3C" w:rsidP="001B3C3C">
            <w:pPr>
              <w:pStyle w:val="LZ-4"/>
              <w:rPr>
                <w:szCs w:val="21"/>
              </w:rPr>
            </w:pPr>
            <w:r w:rsidRPr="001B3C3C">
              <w:rPr>
                <w:color w:val="000000"/>
                <w:sz w:val="22"/>
                <w:szCs w:val="22"/>
              </w:rPr>
              <w:t>河上</w:t>
            </w:r>
          </w:p>
        </w:tc>
        <w:tc>
          <w:tcPr>
            <w:tcW w:w="3118" w:type="dxa"/>
            <w:tcBorders>
              <w:top w:val="nil"/>
              <w:left w:val="nil"/>
              <w:bottom w:val="single" w:sz="4" w:space="0" w:color="auto"/>
              <w:right w:val="single" w:sz="4" w:space="0" w:color="auto"/>
            </w:tcBorders>
            <w:shd w:val="clear" w:color="auto" w:fill="auto"/>
            <w:noWrap/>
            <w:vAlign w:val="bottom"/>
            <w:hideMark/>
          </w:tcPr>
          <w:p w14:paraId="68634B13" w14:textId="0AA9825D" w:rsidR="001B3C3C" w:rsidRPr="001B3C3C" w:rsidRDefault="001B3C3C" w:rsidP="001B3C3C">
            <w:pPr>
              <w:pStyle w:val="LZ-4"/>
              <w:rPr>
                <w:szCs w:val="21"/>
              </w:rPr>
            </w:pPr>
            <w:r w:rsidRPr="001B3C3C">
              <w:rPr>
                <w:color w:val="000000"/>
                <w:sz w:val="22"/>
                <w:szCs w:val="22"/>
              </w:rPr>
              <w:t>纸和纸板容器制造</w:t>
            </w:r>
          </w:p>
        </w:tc>
        <w:tc>
          <w:tcPr>
            <w:tcW w:w="899" w:type="dxa"/>
            <w:tcBorders>
              <w:top w:val="nil"/>
              <w:left w:val="nil"/>
              <w:bottom w:val="single" w:sz="4" w:space="0" w:color="auto"/>
              <w:right w:val="single" w:sz="4" w:space="0" w:color="auto"/>
            </w:tcBorders>
            <w:shd w:val="clear" w:color="auto" w:fill="auto"/>
            <w:noWrap/>
            <w:vAlign w:val="bottom"/>
            <w:hideMark/>
          </w:tcPr>
          <w:p w14:paraId="4444030D" w14:textId="68B9B403" w:rsidR="001B3C3C" w:rsidRPr="001B3C3C" w:rsidRDefault="001B3C3C" w:rsidP="001B3C3C">
            <w:pPr>
              <w:pStyle w:val="LZ-4"/>
              <w:rPr>
                <w:szCs w:val="21"/>
              </w:rPr>
            </w:pPr>
            <w:r w:rsidRPr="001B3C3C">
              <w:rPr>
                <w:color w:val="000000"/>
                <w:sz w:val="22"/>
                <w:szCs w:val="22"/>
              </w:rPr>
              <w:t>189.7</w:t>
            </w:r>
          </w:p>
        </w:tc>
      </w:tr>
      <w:tr w:rsidR="001B3C3C" w:rsidRPr="00E23439" w14:paraId="6C7DD428" w14:textId="77777777" w:rsidTr="001B3C3C">
        <w:trPr>
          <w:trHeight w:val="290"/>
          <w:jc w:val="center"/>
        </w:trPr>
        <w:tc>
          <w:tcPr>
            <w:tcW w:w="709" w:type="dxa"/>
            <w:tcBorders>
              <w:top w:val="nil"/>
              <w:left w:val="single" w:sz="4" w:space="0" w:color="auto"/>
              <w:bottom w:val="single" w:sz="4" w:space="0" w:color="auto"/>
              <w:right w:val="single" w:sz="4" w:space="0" w:color="auto"/>
            </w:tcBorders>
            <w:shd w:val="clear" w:color="auto" w:fill="auto"/>
            <w:noWrap/>
            <w:vAlign w:val="bottom"/>
            <w:hideMark/>
          </w:tcPr>
          <w:p w14:paraId="2CF22DCC" w14:textId="0A948E64" w:rsidR="001B3C3C" w:rsidRPr="001B3C3C" w:rsidRDefault="001B3C3C" w:rsidP="001B3C3C">
            <w:pPr>
              <w:pStyle w:val="LZ-4"/>
              <w:rPr>
                <w:szCs w:val="21"/>
              </w:rPr>
            </w:pPr>
            <w:r w:rsidRPr="001B3C3C">
              <w:rPr>
                <w:color w:val="000000"/>
                <w:sz w:val="22"/>
                <w:szCs w:val="22"/>
              </w:rPr>
              <w:t>19</w:t>
            </w:r>
          </w:p>
        </w:tc>
        <w:tc>
          <w:tcPr>
            <w:tcW w:w="3402" w:type="dxa"/>
            <w:tcBorders>
              <w:top w:val="nil"/>
              <w:left w:val="nil"/>
              <w:bottom w:val="single" w:sz="4" w:space="0" w:color="auto"/>
              <w:right w:val="single" w:sz="4" w:space="0" w:color="auto"/>
            </w:tcBorders>
            <w:shd w:val="clear" w:color="auto" w:fill="auto"/>
            <w:noWrap/>
            <w:vAlign w:val="bottom"/>
            <w:hideMark/>
          </w:tcPr>
          <w:p w14:paraId="61D3C326" w14:textId="7F4BAEE2" w:rsidR="001B3C3C" w:rsidRPr="001B3C3C" w:rsidRDefault="001B3C3C" w:rsidP="001B3C3C">
            <w:pPr>
              <w:pStyle w:val="LZ-4"/>
              <w:rPr>
                <w:szCs w:val="21"/>
              </w:rPr>
            </w:pPr>
            <w:r w:rsidRPr="001B3C3C">
              <w:rPr>
                <w:color w:val="000000"/>
                <w:sz w:val="22"/>
                <w:szCs w:val="22"/>
              </w:rPr>
              <w:t>杭州燃越五金有限公司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13F28171" w14:textId="1131B449" w:rsidR="001B3C3C" w:rsidRPr="001B3C3C" w:rsidRDefault="001B3C3C" w:rsidP="001B3C3C">
            <w:pPr>
              <w:pStyle w:val="LZ-4"/>
              <w:rPr>
                <w:szCs w:val="21"/>
              </w:rPr>
            </w:pPr>
            <w:r w:rsidRPr="001B3C3C">
              <w:rPr>
                <w:color w:val="000000"/>
                <w:sz w:val="22"/>
                <w:szCs w:val="22"/>
              </w:rPr>
              <w:t>瓜</w:t>
            </w:r>
            <w:proofErr w:type="gramStart"/>
            <w:r w:rsidRPr="001B3C3C">
              <w:rPr>
                <w:color w:val="000000"/>
                <w:sz w:val="22"/>
                <w:szCs w:val="22"/>
              </w:rPr>
              <w:t>沥</w:t>
            </w:r>
            <w:proofErr w:type="gramEnd"/>
          </w:p>
        </w:tc>
        <w:tc>
          <w:tcPr>
            <w:tcW w:w="3118" w:type="dxa"/>
            <w:tcBorders>
              <w:top w:val="nil"/>
              <w:left w:val="nil"/>
              <w:bottom w:val="single" w:sz="4" w:space="0" w:color="auto"/>
              <w:right w:val="single" w:sz="4" w:space="0" w:color="auto"/>
            </w:tcBorders>
            <w:shd w:val="clear" w:color="auto" w:fill="auto"/>
            <w:noWrap/>
            <w:vAlign w:val="bottom"/>
            <w:hideMark/>
          </w:tcPr>
          <w:p w14:paraId="595C9076" w14:textId="759A5423" w:rsidR="001B3C3C" w:rsidRPr="001B3C3C" w:rsidRDefault="001B3C3C" w:rsidP="001B3C3C">
            <w:pPr>
              <w:pStyle w:val="LZ-4"/>
              <w:rPr>
                <w:szCs w:val="21"/>
              </w:rPr>
            </w:pPr>
            <w:r w:rsidRPr="001B3C3C">
              <w:rPr>
                <w:color w:val="000000"/>
                <w:sz w:val="22"/>
                <w:szCs w:val="22"/>
              </w:rPr>
              <w:t>塑料包装箱及容器制造</w:t>
            </w:r>
          </w:p>
        </w:tc>
        <w:tc>
          <w:tcPr>
            <w:tcW w:w="899" w:type="dxa"/>
            <w:tcBorders>
              <w:top w:val="nil"/>
              <w:left w:val="nil"/>
              <w:bottom w:val="single" w:sz="4" w:space="0" w:color="auto"/>
              <w:right w:val="single" w:sz="4" w:space="0" w:color="auto"/>
            </w:tcBorders>
            <w:shd w:val="clear" w:color="auto" w:fill="auto"/>
            <w:noWrap/>
            <w:vAlign w:val="bottom"/>
            <w:hideMark/>
          </w:tcPr>
          <w:p w14:paraId="4F1ED27D" w14:textId="18C71C9A" w:rsidR="001B3C3C" w:rsidRPr="001B3C3C" w:rsidRDefault="001B3C3C" w:rsidP="001B3C3C">
            <w:pPr>
              <w:pStyle w:val="LZ-4"/>
              <w:rPr>
                <w:szCs w:val="21"/>
              </w:rPr>
            </w:pPr>
            <w:r w:rsidRPr="001B3C3C">
              <w:rPr>
                <w:color w:val="000000"/>
                <w:sz w:val="22"/>
                <w:szCs w:val="22"/>
              </w:rPr>
              <w:t>172.5</w:t>
            </w:r>
          </w:p>
        </w:tc>
      </w:tr>
      <w:tr w:rsidR="001B3C3C" w:rsidRPr="00E23439" w14:paraId="6E76E5AB" w14:textId="77777777" w:rsidTr="001B3C3C">
        <w:trPr>
          <w:trHeight w:val="290"/>
          <w:jc w:val="center"/>
        </w:trPr>
        <w:tc>
          <w:tcPr>
            <w:tcW w:w="709" w:type="dxa"/>
            <w:tcBorders>
              <w:top w:val="nil"/>
              <w:left w:val="single" w:sz="4" w:space="0" w:color="auto"/>
              <w:bottom w:val="single" w:sz="4" w:space="0" w:color="auto"/>
              <w:right w:val="single" w:sz="4" w:space="0" w:color="auto"/>
            </w:tcBorders>
            <w:shd w:val="clear" w:color="auto" w:fill="auto"/>
            <w:noWrap/>
            <w:vAlign w:val="bottom"/>
            <w:hideMark/>
          </w:tcPr>
          <w:p w14:paraId="3240FF10" w14:textId="1DEC7051" w:rsidR="001B3C3C" w:rsidRPr="001B3C3C" w:rsidRDefault="001B3C3C" w:rsidP="001B3C3C">
            <w:pPr>
              <w:pStyle w:val="LZ-4"/>
              <w:rPr>
                <w:szCs w:val="21"/>
              </w:rPr>
            </w:pPr>
            <w:r w:rsidRPr="001B3C3C">
              <w:rPr>
                <w:color w:val="000000"/>
                <w:sz w:val="22"/>
                <w:szCs w:val="22"/>
              </w:rPr>
              <w:t>20</w:t>
            </w:r>
          </w:p>
        </w:tc>
        <w:tc>
          <w:tcPr>
            <w:tcW w:w="3402" w:type="dxa"/>
            <w:tcBorders>
              <w:top w:val="nil"/>
              <w:left w:val="nil"/>
              <w:bottom w:val="single" w:sz="4" w:space="0" w:color="auto"/>
              <w:right w:val="single" w:sz="4" w:space="0" w:color="auto"/>
            </w:tcBorders>
            <w:shd w:val="clear" w:color="auto" w:fill="auto"/>
            <w:noWrap/>
            <w:vAlign w:val="bottom"/>
            <w:hideMark/>
          </w:tcPr>
          <w:p w14:paraId="0285DE76" w14:textId="4021FF88" w:rsidR="001B3C3C" w:rsidRPr="001B3C3C" w:rsidRDefault="001B3C3C" w:rsidP="001B3C3C">
            <w:pPr>
              <w:pStyle w:val="LZ-4"/>
              <w:rPr>
                <w:szCs w:val="21"/>
              </w:rPr>
            </w:pPr>
            <w:r w:rsidRPr="001B3C3C">
              <w:rPr>
                <w:color w:val="000000"/>
                <w:sz w:val="22"/>
                <w:szCs w:val="22"/>
              </w:rPr>
              <w:t>杭州天元涤纶有限公司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64B3F995" w14:textId="1791A313" w:rsidR="001B3C3C" w:rsidRPr="001B3C3C" w:rsidRDefault="001B3C3C" w:rsidP="001B3C3C">
            <w:pPr>
              <w:pStyle w:val="LZ-4"/>
              <w:rPr>
                <w:szCs w:val="21"/>
              </w:rPr>
            </w:pPr>
            <w:proofErr w:type="gramStart"/>
            <w:r w:rsidRPr="001B3C3C">
              <w:rPr>
                <w:color w:val="000000"/>
                <w:sz w:val="22"/>
                <w:szCs w:val="22"/>
              </w:rPr>
              <w:t>衙</w:t>
            </w:r>
            <w:proofErr w:type="gramEnd"/>
            <w:r w:rsidRPr="001B3C3C">
              <w:rPr>
                <w:color w:val="000000"/>
                <w:sz w:val="22"/>
                <w:szCs w:val="22"/>
              </w:rPr>
              <w:t>前</w:t>
            </w:r>
          </w:p>
        </w:tc>
        <w:tc>
          <w:tcPr>
            <w:tcW w:w="3118" w:type="dxa"/>
            <w:tcBorders>
              <w:top w:val="nil"/>
              <w:left w:val="nil"/>
              <w:bottom w:val="single" w:sz="4" w:space="0" w:color="auto"/>
              <w:right w:val="single" w:sz="4" w:space="0" w:color="auto"/>
            </w:tcBorders>
            <w:shd w:val="clear" w:color="auto" w:fill="auto"/>
            <w:noWrap/>
            <w:vAlign w:val="bottom"/>
            <w:hideMark/>
          </w:tcPr>
          <w:p w14:paraId="677AA31E" w14:textId="624A7122" w:rsidR="001B3C3C" w:rsidRPr="001B3C3C" w:rsidRDefault="001B3C3C" w:rsidP="001B3C3C">
            <w:pPr>
              <w:pStyle w:val="LZ-4"/>
              <w:rPr>
                <w:szCs w:val="21"/>
              </w:rPr>
            </w:pPr>
            <w:r w:rsidRPr="001B3C3C">
              <w:rPr>
                <w:color w:val="000000"/>
                <w:sz w:val="22"/>
                <w:szCs w:val="22"/>
              </w:rPr>
              <w:t>涤纶纤维制造</w:t>
            </w:r>
          </w:p>
        </w:tc>
        <w:tc>
          <w:tcPr>
            <w:tcW w:w="899" w:type="dxa"/>
            <w:tcBorders>
              <w:top w:val="nil"/>
              <w:left w:val="nil"/>
              <w:bottom w:val="single" w:sz="4" w:space="0" w:color="auto"/>
              <w:right w:val="single" w:sz="4" w:space="0" w:color="auto"/>
            </w:tcBorders>
            <w:shd w:val="clear" w:color="auto" w:fill="auto"/>
            <w:noWrap/>
            <w:vAlign w:val="bottom"/>
            <w:hideMark/>
          </w:tcPr>
          <w:p w14:paraId="66D0AC82" w14:textId="0D5EB5B7" w:rsidR="001B3C3C" w:rsidRPr="001B3C3C" w:rsidRDefault="001B3C3C" w:rsidP="001B3C3C">
            <w:pPr>
              <w:pStyle w:val="LZ-4"/>
              <w:rPr>
                <w:szCs w:val="21"/>
              </w:rPr>
            </w:pPr>
            <w:r w:rsidRPr="001B3C3C">
              <w:rPr>
                <w:color w:val="000000"/>
                <w:sz w:val="22"/>
                <w:szCs w:val="22"/>
              </w:rPr>
              <w:t>160.7</w:t>
            </w:r>
          </w:p>
        </w:tc>
      </w:tr>
      <w:tr w:rsidR="00971649" w:rsidRPr="00971649" w14:paraId="79D4A08F" w14:textId="77777777" w:rsidTr="001B3C3C">
        <w:trPr>
          <w:trHeight w:val="280"/>
          <w:jc w:val="center"/>
        </w:trPr>
        <w:tc>
          <w:tcPr>
            <w:tcW w:w="8222" w:type="dxa"/>
            <w:gridSpan w:val="4"/>
            <w:noWrap/>
            <w:hideMark/>
          </w:tcPr>
          <w:p w14:paraId="6255C748" w14:textId="77777777" w:rsidR="00971649" w:rsidRPr="00971649" w:rsidRDefault="00971649" w:rsidP="00971649">
            <w:pPr>
              <w:pStyle w:val="LZ-4"/>
              <w:rPr>
                <w:b/>
                <w:bCs/>
              </w:rPr>
            </w:pPr>
            <w:r w:rsidRPr="00971649">
              <w:rPr>
                <w:rFonts w:hint="eastAsia"/>
                <w:b/>
                <w:bCs/>
              </w:rPr>
              <w:t>合计排放量</w:t>
            </w:r>
          </w:p>
        </w:tc>
        <w:tc>
          <w:tcPr>
            <w:tcW w:w="899" w:type="dxa"/>
            <w:noWrap/>
            <w:hideMark/>
          </w:tcPr>
          <w:p w14:paraId="0FCB003B" w14:textId="00B055A8" w:rsidR="00971649" w:rsidRPr="00971649" w:rsidRDefault="001B3C3C" w:rsidP="00971649">
            <w:pPr>
              <w:pStyle w:val="LZ-4"/>
            </w:pPr>
            <w:r>
              <w:t>9338.5</w:t>
            </w:r>
          </w:p>
        </w:tc>
      </w:tr>
      <w:tr w:rsidR="00971649" w:rsidRPr="00971649" w14:paraId="670E64B2" w14:textId="77777777" w:rsidTr="001B3C3C">
        <w:trPr>
          <w:trHeight w:val="290"/>
          <w:jc w:val="center"/>
        </w:trPr>
        <w:tc>
          <w:tcPr>
            <w:tcW w:w="8222" w:type="dxa"/>
            <w:gridSpan w:val="4"/>
            <w:noWrap/>
            <w:hideMark/>
          </w:tcPr>
          <w:p w14:paraId="6D2098F0" w14:textId="77777777" w:rsidR="00971649" w:rsidRPr="00971649" w:rsidRDefault="00971649" w:rsidP="00971649">
            <w:pPr>
              <w:pStyle w:val="LZ-4"/>
              <w:rPr>
                <w:b/>
                <w:bCs/>
              </w:rPr>
            </w:pPr>
            <w:r w:rsidRPr="00971649">
              <w:rPr>
                <w:rFonts w:hint="eastAsia"/>
                <w:b/>
                <w:bCs/>
              </w:rPr>
              <w:t>占全区工业源排放比例</w:t>
            </w:r>
          </w:p>
        </w:tc>
        <w:tc>
          <w:tcPr>
            <w:tcW w:w="899" w:type="dxa"/>
            <w:noWrap/>
            <w:hideMark/>
          </w:tcPr>
          <w:p w14:paraId="16982D4B" w14:textId="38B8A809" w:rsidR="00971649" w:rsidRPr="00971649" w:rsidRDefault="00971649" w:rsidP="00971649">
            <w:pPr>
              <w:pStyle w:val="LZ-4"/>
              <w:rPr>
                <w:b/>
                <w:bCs/>
              </w:rPr>
            </w:pPr>
            <w:r w:rsidRPr="00971649">
              <w:rPr>
                <w:b/>
                <w:bCs/>
              </w:rPr>
              <w:t>5</w:t>
            </w:r>
            <w:r w:rsidR="00B300D5">
              <w:rPr>
                <w:b/>
                <w:bCs/>
              </w:rPr>
              <w:t>3.</w:t>
            </w:r>
            <w:r w:rsidR="001B3C3C">
              <w:rPr>
                <w:b/>
                <w:bCs/>
              </w:rPr>
              <w:t>1</w:t>
            </w:r>
            <w:r w:rsidRPr="00971649">
              <w:rPr>
                <w:b/>
                <w:bCs/>
              </w:rPr>
              <w:t>%</w:t>
            </w:r>
          </w:p>
        </w:tc>
      </w:tr>
    </w:tbl>
    <w:p w14:paraId="2FD932CC" w14:textId="77777777" w:rsidR="00B375E1" w:rsidRPr="00261BD4" w:rsidRDefault="00B375E1" w:rsidP="00B375E1">
      <w:pPr>
        <w:pStyle w:val="LZ-4"/>
      </w:pPr>
    </w:p>
    <w:p w14:paraId="3A7E840B" w14:textId="1AA3A088" w:rsidR="00B375E1" w:rsidRDefault="00B375E1" w:rsidP="00B375E1">
      <w:pPr>
        <w:pStyle w:val="LZ-0"/>
        <w:rPr>
          <w:rStyle w:val="Char1"/>
          <w:rFonts w:ascii="Times New Roman" w:eastAsia="黑体" w:hAnsi="Times New Roman"/>
          <w:b w:val="0"/>
          <w:szCs w:val="24"/>
        </w:rPr>
      </w:pPr>
      <w:r w:rsidRPr="007B3BD8">
        <w:rPr>
          <w:rFonts w:hint="eastAsia"/>
        </w:rPr>
        <w:t>表</w:t>
      </w:r>
      <w:r w:rsidR="00CF3509">
        <w:t>4</w:t>
      </w:r>
      <w:r w:rsidRPr="007B3BD8">
        <w:rPr>
          <w:rFonts w:hint="eastAsia"/>
        </w:rPr>
        <w:t>-</w:t>
      </w:r>
      <w:del w:id="637" w:author="彭 mq" w:date="2023-03-09T10:13:00Z">
        <w:r w:rsidRPr="007B3BD8" w:rsidDel="00210E75">
          <w:rPr>
            <w:rFonts w:hint="eastAsia"/>
          </w:rPr>
          <w:delText xml:space="preserve"> </w:delText>
        </w:r>
      </w:del>
      <w:r w:rsidRPr="007B3BD8">
        <w:fldChar w:fldCharType="begin"/>
      </w:r>
      <w:r w:rsidRPr="007B3BD8">
        <w:instrText xml:space="preserve"> </w:instrText>
      </w:r>
      <w:r w:rsidRPr="007B3BD8">
        <w:rPr>
          <w:rFonts w:hint="eastAsia"/>
        </w:rPr>
        <w:instrText xml:space="preserve">SEQ </w:instrText>
      </w:r>
      <w:r w:rsidRPr="007B3BD8">
        <w:rPr>
          <w:rFonts w:hint="eastAsia"/>
        </w:rPr>
        <w:instrText>表</w:instrText>
      </w:r>
      <w:r w:rsidRPr="007B3BD8">
        <w:rPr>
          <w:rFonts w:hint="eastAsia"/>
        </w:rPr>
        <w:instrText>6- \* ARABIC</w:instrText>
      </w:r>
      <w:r w:rsidRPr="007B3BD8">
        <w:instrText xml:space="preserve"> </w:instrText>
      </w:r>
      <w:r w:rsidRPr="007B3BD8">
        <w:fldChar w:fldCharType="separate"/>
      </w:r>
      <w:r w:rsidR="000E3AA8">
        <w:rPr>
          <w:noProof/>
        </w:rPr>
        <w:t>6</w:t>
      </w:r>
      <w:r w:rsidRPr="007B3BD8">
        <w:fldChar w:fldCharType="end"/>
      </w:r>
      <w:r w:rsidRPr="007B3BD8">
        <w:t xml:space="preserve"> </w:t>
      </w:r>
      <w:proofErr w:type="gramStart"/>
      <w:r w:rsidR="00A93D9A">
        <w:rPr>
          <w:rStyle w:val="Char1"/>
          <w:rFonts w:ascii="Times New Roman" w:eastAsia="黑体" w:hAnsi="Times New Roman" w:hint="eastAsia"/>
          <w:b w:val="0"/>
          <w:szCs w:val="24"/>
        </w:rPr>
        <w:t>萧山区</w:t>
      </w:r>
      <w:proofErr w:type="gramEnd"/>
      <w:r w:rsidRPr="007B3BD8">
        <w:rPr>
          <w:rStyle w:val="Char1"/>
          <w:rFonts w:ascii="Times New Roman" w:eastAsia="黑体" w:hAnsi="Times New Roman" w:hint="eastAsia"/>
          <w:b w:val="0"/>
          <w:szCs w:val="24"/>
        </w:rPr>
        <w:t>工业源</w:t>
      </w:r>
      <w:r w:rsidRPr="007B3BD8">
        <w:rPr>
          <w:rStyle w:val="Char1"/>
          <w:rFonts w:ascii="Times New Roman" w:eastAsia="黑体" w:hAnsi="Times New Roman" w:hint="eastAsia"/>
          <w:b w:val="0"/>
          <w:szCs w:val="24"/>
        </w:rPr>
        <w:t>PM</w:t>
      </w:r>
      <w:r w:rsidRPr="007B3BD8">
        <w:rPr>
          <w:rStyle w:val="Char1"/>
          <w:rFonts w:ascii="Times New Roman" w:eastAsia="黑体" w:hAnsi="Times New Roman"/>
          <w:b w:val="0"/>
          <w:szCs w:val="24"/>
          <w:vertAlign w:val="subscript"/>
        </w:rPr>
        <w:t>10</w:t>
      </w:r>
      <w:r w:rsidRPr="007B3BD8">
        <w:rPr>
          <w:rStyle w:val="Char1"/>
          <w:rFonts w:ascii="Times New Roman" w:eastAsia="黑体" w:hAnsi="Times New Roman" w:hint="eastAsia"/>
          <w:b w:val="0"/>
          <w:szCs w:val="24"/>
        </w:rPr>
        <w:t>排放</w:t>
      </w:r>
      <w:r w:rsidRPr="007B3BD8">
        <w:rPr>
          <w:rStyle w:val="Char1"/>
          <w:rFonts w:ascii="Times New Roman" w:eastAsia="黑体" w:hAnsi="Times New Roman"/>
          <w:b w:val="0"/>
          <w:szCs w:val="24"/>
        </w:rPr>
        <w:t>前</w:t>
      </w:r>
      <w:r w:rsidRPr="007B3BD8">
        <w:rPr>
          <w:rStyle w:val="Char1"/>
          <w:rFonts w:ascii="Times New Roman" w:eastAsia="黑体" w:hAnsi="Times New Roman" w:hint="eastAsia"/>
          <w:b w:val="0"/>
          <w:szCs w:val="24"/>
        </w:rPr>
        <w:t>20</w:t>
      </w:r>
      <w:r w:rsidRPr="007B3BD8">
        <w:rPr>
          <w:rStyle w:val="Char1"/>
          <w:rFonts w:ascii="Times New Roman" w:eastAsia="黑体" w:hAnsi="Times New Roman" w:hint="eastAsia"/>
          <w:b w:val="0"/>
          <w:szCs w:val="24"/>
        </w:rPr>
        <w:t>企业（单位</w:t>
      </w:r>
      <w:r w:rsidRPr="007B3BD8">
        <w:rPr>
          <w:rStyle w:val="Char1"/>
          <w:rFonts w:ascii="Times New Roman" w:eastAsia="黑体" w:hAnsi="Times New Roman"/>
          <w:b w:val="0"/>
          <w:szCs w:val="24"/>
        </w:rPr>
        <w:t>：吨</w:t>
      </w:r>
      <w:r w:rsidRPr="007B3BD8">
        <w:rPr>
          <w:rStyle w:val="Char1"/>
          <w:rFonts w:ascii="Times New Roman" w:eastAsia="黑体" w:hAnsi="Times New Roman" w:hint="eastAsia"/>
          <w:b w:val="0"/>
          <w:szCs w:val="24"/>
        </w:rPr>
        <w:t>/</w:t>
      </w:r>
      <w:r w:rsidRPr="007B3BD8">
        <w:rPr>
          <w:rStyle w:val="Char1"/>
          <w:rFonts w:ascii="Times New Roman" w:eastAsia="黑体" w:hAnsi="Times New Roman" w:hint="eastAsia"/>
          <w:b w:val="0"/>
          <w:szCs w:val="24"/>
        </w:rPr>
        <w:t>年）</w:t>
      </w:r>
    </w:p>
    <w:tbl>
      <w:tblPr>
        <w:tblStyle w:val="af8"/>
        <w:tblW w:w="9209" w:type="dxa"/>
        <w:jc w:val="center"/>
        <w:tblLook w:val="04A0" w:firstRow="1" w:lastRow="0" w:firstColumn="1" w:lastColumn="0" w:noHBand="0" w:noVBand="1"/>
      </w:tblPr>
      <w:tblGrid>
        <w:gridCol w:w="725"/>
        <w:gridCol w:w="3543"/>
        <w:gridCol w:w="993"/>
        <w:gridCol w:w="2982"/>
        <w:gridCol w:w="966"/>
      </w:tblGrid>
      <w:tr w:rsidR="00971649" w:rsidRPr="00971649" w14:paraId="141D1B36" w14:textId="77777777" w:rsidTr="001B3C3C">
        <w:trPr>
          <w:trHeight w:val="558"/>
          <w:jc w:val="center"/>
        </w:trPr>
        <w:tc>
          <w:tcPr>
            <w:tcW w:w="725" w:type="dxa"/>
            <w:vAlign w:val="center"/>
            <w:hideMark/>
          </w:tcPr>
          <w:p w14:paraId="108C59D6" w14:textId="77777777" w:rsidR="00971649" w:rsidRPr="00971649" w:rsidRDefault="00971649" w:rsidP="00971649">
            <w:pPr>
              <w:pStyle w:val="LZ-4"/>
              <w:rPr>
                <w:b/>
                <w:bCs/>
              </w:rPr>
            </w:pPr>
            <w:r w:rsidRPr="00971649">
              <w:rPr>
                <w:rFonts w:hint="eastAsia"/>
                <w:b/>
                <w:bCs/>
              </w:rPr>
              <w:t>序号</w:t>
            </w:r>
          </w:p>
        </w:tc>
        <w:tc>
          <w:tcPr>
            <w:tcW w:w="3543" w:type="dxa"/>
            <w:vAlign w:val="center"/>
            <w:hideMark/>
          </w:tcPr>
          <w:p w14:paraId="735F2FB8" w14:textId="77777777" w:rsidR="00971649" w:rsidRPr="00971649" w:rsidRDefault="00971649" w:rsidP="00971649">
            <w:pPr>
              <w:pStyle w:val="LZ-4"/>
              <w:rPr>
                <w:b/>
                <w:bCs/>
              </w:rPr>
            </w:pPr>
            <w:r w:rsidRPr="00971649">
              <w:rPr>
                <w:rFonts w:hint="eastAsia"/>
                <w:b/>
                <w:bCs/>
              </w:rPr>
              <w:t>企业名称</w:t>
            </w:r>
          </w:p>
        </w:tc>
        <w:tc>
          <w:tcPr>
            <w:tcW w:w="993" w:type="dxa"/>
            <w:vAlign w:val="center"/>
            <w:hideMark/>
          </w:tcPr>
          <w:p w14:paraId="25B6A2E7" w14:textId="77777777" w:rsidR="00971649" w:rsidRPr="00971649" w:rsidRDefault="00971649" w:rsidP="00971649">
            <w:pPr>
              <w:pStyle w:val="LZ-4"/>
              <w:rPr>
                <w:b/>
                <w:bCs/>
              </w:rPr>
            </w:pPr>
            <w:r w:rsidRPr="00971649">
              <w:rPr>
                <w:rFonts w:hint="eastAsia"/>
                <w:b/>
                <w:bCs/>
              </w:rPr>
              <w:t>街道</w:t>
            </w:r>
          </w:p>
        </w:tc>
        <w:tc>
          <w:tcPr>
            <w:tcW w:w="2982" w:type="dxa"/>
            <w:vAlign w:val="center"/>
            <w:hideMark/>
          </w:tcPr>
          <w:p w14:paraId="6A943189" w14:textId="77777777" w:rsidR="00971649" w:rsidRPr="00971649" w:rsidRDefault="00971649" w:rsidP="00971649">
            <w:pPr>
              <w:pStyle w:val="LZ-4"/>
              <w:rPr>
                <w:b/>
                <w:bCs/>
              </w:rPr>
            </w:pPr>
            <w:r w:rsidRPr="00971649">
              <w:rPr>
                <w:rFonts w:hint="eastAsia"/>
                <w:b/>
                <w:bCs/>
              </w:rPr>
              <w:t>行业名称</w:t>
            </w:r>
          </w:p>
        </w:tc>
        <w:tc>
          <w:tcPr>
            <w:tcW w:w="966" w:type="dxa"/>
            <w:vAlign w:val="center"/>
            <w:hideMark/>
          </w:tcPr>
          <w:p w14:paraId="523D48C2" w14:textId="77777777" w:rsidR="00971649" w:rsidRPr="00971649" w:rsidRDefault="00971649" w:rsidP="00971649">
            <w:pPr>
              <w:pStyle w:val="LZ-4"/>
              <w:rPr>
                <w:b/>
                <w:bCs/>
              </w:rPr>
            </w:pPr>
            <w:r w:rsidRPr="00971649">
              <w:rPr>
                <w:rFonts w:hint="eastAsia"/>
                <w:b/>
                <w:bCs/>
              </w:rPr>
              <w:t>排放量</w:t>
            </w:r>
          </w:p>
        </w:tc>
      </w:tr>
      <w:tr w:rsidR="001B3C3C" w:rsidRPr="00971649" w14:paraId="18B5E285" w14:textId="77777777" w:rsidTr="001B3C3C">
        <w:trPr>
          <w:trHeight w:val="290"/>
          <w:jc w:val="center"/>
        </w:trPr>
        <w:tc>
          <w:tcPr>
            <w:tcW w:w="7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A9AD33" w14:textId="62740A98" w:rsidR="001B3C3C" w:rsidRPr="001B3C3C" w:rsidRDefault="001B3C3C" w:rsidP="001B3C3C">
            <w:pPr>
              <w:pStyle w:val="LZ-4"/>
              <w:rPr>
                <w:szCs w:val="21"/>
              </w:rPr>
            </w:pPr>
            <w:r w:rsidRPr="001B3C3C">
              <w:rPr>
                <w:color w:val="000000"/>
                <w:sz w:val="22"/>
                <w:szCs w:val="22"/>
              </w:rPr>
              <w:t>1</w:t>
            </w:r>
          </w:p>
        </w:tc>
        <w:tc>
          <w:tcPr>
            <w:tcW w:w="3543" w:type="dxa"/>
            <w:tcBorders>
              <w:top w:val="single" w:sz="4" w:space="0" w:color="auto"/>
              <w:left w:val="nil"/>
              <w:bottom w:val="single" w:sz="4" w:space="0" w:color="auto"/>
              <w:right w:val="single" w:sz="4" w:space="0" w:color="auto"/>
            </w:tcBorders>
            <w:shd w:val="clear" w:color="auto" w:fill="auto"/>
            <w:noWrap/>
            <w:vAlign w:val="bottom"/>
            <w:hideMark/>
          </w:tcPr>
          <w:p w14:paraId="77665B69" w14:textId="30028102" w:rsidR="001B3C3C" w:rsidRPr="001B3C3C" w:rsidRDefault="001B3C3C" w:rsidP="001B3C3C">
            <w:pPr>
              <w:pStyle w:val="LZ-4"/>
              <w:rPr>
                <w:szCs w:val="21"/>
              </w:rPr>
            </w:pPr>
            <w:r w:rsidRPr="001B3C3C">
              <w:rPr>
                <w:color w:val="000000"/>
                <w:sz w:val="22"/>
                <w:szCs w:val="22"/>
              </w:rPr>
              <w:t>杭州富丽华建材有限公司</w:t>
            </w:r>
          </w:p>
        </w:tc>
        <w:tc>
          <w:tcPr>
            <w:tcW w:w="993" w:type="dxa"/>
            <w:tcBorders>
              <w:top w:val="single" w:sz="4" w:space="0" w:color="auto"/>
              <w:left w:val="nil"/>
              <w:bottom w:val="single" w:sz="4" w:space="0" w:color="auto"/>
              <w:right w:val="single" w:sz="4" w:space="0" w:color="auto"/>
            </w:tcBorders>
            <w:shd w:val="clear" w:color="auto" w:fill="auto"/>
            <w:noWrap/>
            <w:vAlign w:val="bottom"/>
            <w:hideMark/>
          </w:tcPr>
          <w:p w14:paraId="2CCDBBD7" w14:textId="2D377E0C" w:rsidR="001B3C3C" w:rsidRPr="001B3C3C" w:rsidRDefault="001B3C3C" w:rsidP="001B3C3C">
            <w:pPr>
              <w:pStyle w:val="LZ-4"/>
              <w:rPr>
                <w:szCs w:val="21"/>
              </w:rPr>
            </w:pPr>
            <w:r w:rsidRPr="001B3C3C">
              <w:rPr>
                <w:color w:val="000000"/>
                <w:sz w:val="22"/>
                <w:szCs w:val="22"/>
              </w:rPr>
              <w:t>瓜</w:t>
            </w:r>
            <w:proofErr w:type="gramStart"/>
            <w:r w:rsidRPr="001B3C3C">
              <w:rPr>
                <w:color w:val="000000"/>
                <w:sz w:val="22"/>
                <w:szCs w:val="22"/>
              </w:rPr>
              <w:t>沥</w:t>
            </w:r>
            <w:proofErr w:type="gramEnd"/>
          </w:p>
        </w:tc>
        <w:tc>
          <w:tcPr>
            <w:tcW w:w="2982" w:type="dxa"/>
            <w:tcBorders>
              <w:top w:val="single" w:sz="4" w:space="0" w:color="auto"/>
              <w:left w:val="nil"/>
              <w:bottom w:val="single" w:sz="4" w:space="0" w:color="auto"/>
              <w:right w:val="single" w:sz="4" w:space="0" w:color="auto"/>
            </w:tcBorders>
            <w:shd w:val="clear" w:color="auto" w:fill="auto"/>
            <w:noWrap/>
            <w:vAlign w:val="bottom"/>
            <w:hideMark/>
          </w:tcPr>
          <w:p w14:paraId="6BABE1C6" w14:textId="14414D9F" w:rsidR="001B3C3C" w:rsidRPr="001B3C3C" w:rsidRDefault="001B3C3C" w:rsidP="001B3C3C">
            <w:pPr>
              <w:pStyle w:val="LZ-4"/>
              <w:rPr>
                <w:szCs w:val="21"/>
              </w:rPr>
            </w:pPr>
            <w:r w:rsidRPr="001B3C3C">
              <w:rPr>
                <w:color w:val="000000"/>
                <w:sz w:val="22"/>
                <w:szCs w:val="22"/>
              </w:rPr>
              <w:t>水泥制品制造</w:t>
            </w:r>
          </w:p>
        </w:tc>
        <w:tc>
          <w:tcPr>
            <w:tcW w:w="966" w:type="dxa"/>
            <w:tcBorders>
              <w:top w:val="single" w:sz="4" w:space="0" w:color="auto"/>
              <w:left w:val="nil"/>
              <w:bottom w:val="single" w:sz="4" w:space="0" w:color="auto"/>
              <w:right w:val="single" w:sz="4" w:space="0" w:color="auto"/>
            </w:tcBorders>
            <w:shd w:val="clear" w:color="auto" w:fill="auto"/>
            <w:noWrap/>
            <w:vAlign w:val="bottom"/>
            <w:hideMark/>
          </w:tcPr>
          <w:p w14:paraId="3C014B63" w14:textId="7224C59B" w:rsidR="001B3C3C" w:rsidRPr="001B3C3C" w:rsidRDefault="001B3C3C" w:rsidP="001B3C3C">
            <w:pPr>
              <w:pStyle w:val="LZ-4"/>
              <w:rPr>
                <w:szCs w:val="21"/>
              </w:rPr>
            </w:pPr>
            <w:r w:rsidRPr="001B3C3C">
              <w:rPr>
                <w:color w:val="000000"/>
                <w:sz w:val="22"/>
                <w:szCs w:val="22"/>
              </w:rPr>
              <w:t>118.8</w:t>
            </w:r>
          </w:p>
        </w:tc>
      </w:tr>
      <w:tr w:rsidR="001B3C3C" w:rsidRPr="00971649" w14:paraId="4759A108" w14:textId="77777777" w:rsidTr="001B3C3C">
        <w:trPr>
          <w:trHeight w:val="290"/>
          <w:jc w:val="center"/>
        </w:trPr>
        <w:tc>
          <w:tcPr>
            <w:tcW w:w="725" w:type="dxa"/>
            <w:tcBorders>
              <w:top w:val="nil"/>
              <w:left w:val="single" w:sz="4" w:space="0" w:color="auto"/>
              <w:bottom w:val="single" w:sz="4" w:space="0" w:color="auto"/>
              <w:right w:val="single" w:sz="4" w:space="0" w:color="auto"/>
            </w:tcBorders>
            <w:shd w:val="clear" w:color="auto" w:fill="auto"/>
            <w:noWrap/>
            <w:vAlign w:val="bottom"/>
            <w:hideMark/>
          </w:tcPr>
          <w:p w14:paraId="14BFBBB8" w14:textId="17BF2C22" w:rsidR="001B3C3C" w:rsidRPr="001B3C3C" w:rsidRDefault="001B3C3C" w:rsidP="001B3C3C">
            <w:pPr>
              <w:pStyle w:val="LZ-4"/>
              <w:rPr>
                <w:szCs w:val="21"/>
              </w:rPr>
            </w:pPr>
            <w:r w:rsidRPr="001B3C3C">
              <w:rPr>
                <w:color w:val="000000"/>
                <w:sz w:val="22"/>
                <w:szCs w:val="22"/>
              </w:rPr>
              <w:t>2</w:t>
            </w:r>
          </w:p>
        </w:tc>
        <w:tc>
          <w:tcPr>
            <w:tcW w:w="3543" w:type="dxa"/>
            <w:tcBorders>
              <w:top w:val="nil"/>
              <w:left w:val="nil"/>
              <w:bottom w:val="single" w:sz="4" w:space="0" w:color="auto"/>
              <w:right w:val="single" w:sz="4" w:space="0" w:color="auto"/>
            </w:tcBorders>
            <w:shd w:val="clear" w:color="auto" w:fill="auto"/>
            <w:noWrap/>
            <w:vAlign w:val="bottom"/>
            <w:hideMark/>
          </w:tcPr>
          <w:p w14:paraId="1A914C8D" w14:textId="316F00C9" w:rsidR="001B3C3C" w:rsidRPr="001B3C3C" w:rsidRDefault="001B3C3C" w:rsidP="001B3C3C">
            <w:pPr>
              <w:pStyle w:val="LZ-4"/>
              <w:rPr>
                <w:szCs w:val="21"/>
              </w:rPr>
            </w:pPr>
            <w:r w:rsidRPr="001B3C3C">
              <w:rPr>
                <w:color w:val="000000"/>
                <w:sz w:val="22"/>
                <w:szCs w:val="22"/>
              </w:rPr>
              <w:t>杭州高翔混凝土有限公司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5332745E" w14:textId="195CF42A" w:rsidR="001B3C3C" w:rsidRPr="001B3C3C" w:rsidRDefault="001B3C3C" w:rsidP="001B3C3C">
            <w:pPr>
              <w:pStyle w:val="LZ-4"/>
              <w:rPr>
                <w:szCs w:val="21"/>
              </w:rPr>
            </w:pPr>
            <w:r w:rsidRPr="001B3C3C">
              <w:rPr>
                <w:color w:val="000000"/>
                <w:sz w:val="22"/>
                <w:szCs w:val="22"/>
              </w:rPr>
              <w:t>新塘</w:t>
            </w:r>
          </w:p>
        </w:tc>
        <w:tc>
          <w:tcPr>
            <w:tcW w:w="2982" w:type="dxa"/>
            <w:tcBorders>
              <w:top w:val="nil"/>
              <w:left w:val="nil"/>
              <w:bottom w:val="single" w:sz="4" w:space="0" w:color="auto"/>
              <w:right w:val="single" w:sz="4" w:space="0" w:color="auto"/>
            </w:tcBorders>
            <w:shd w:val="clear" w:color="auto" w:fill="auto"/>
            <w:noWrap/>
            <w:vAlign w:val="bottom"/>
            <w:hideMark/>
          </w:tcPr>
          <w:p w14:paraId="51A72E5D" w14:textId="58D4789D" w:rsidR="001B3C3C" w:rsidRPr="001B3C3C" w:rsidRDefault="001B3C3C" w:rsidP="001B3C3C">
            <w:pPr>
              <w:pStyle w:val="LZ-4"/>
              <w:rPr>
                <w:szCs w:val="21"/>
              </w:rPr>
            </w:pPr>
            <w:r w:rsidRPr="001B3C3C">
              <w:rPr>
                <w:color w:val="000000"/>
                <w:sz w:val="22"/>
                <w:szCs w:val="22"/>
              </w:rPr>
              <w:t>水泥制品制造</w:t>
            </w:r>
          </w:p>
        </w:tc>
        <w:tc>
          <w:tcPr>
            <w:tcW w:w="966" w:type="dxa"/>
            <w:tcBorders>
              <w:top w:val="nil"/>
              <w:left w:val="nil"/>
              <w:bottom w:val="single" w:sz="4" w:space="0" w:color="auto"/>
              <w:right w:val="single" w:sz="4" w:space="0" w:color="auto"/>
            </w:tcBorders>
            <w:shd w:val="clear" w:color="auto" w:fill="auto"/>
            <w:noWrap/>
            <w:vAlign w:val="bottom"/>
            <w:hideMark/>
          </w:tcPr>
          <w:p w14:paraId="15AA7510" w14:textId="0414B843" w:rsidR="001B3C3C" w:rsidRPr="001B3C3C" w:rsidRDefault="001B3C3C" w:rsidP="001B3C3C">
            <w:pPr>
              <w:pStyle w:val="LZ-4"/>
              <w:rPr>
                <w:szCs w:val="21"/>
              </w:rPr>
            </w:pPr>
            <w:r w:rsidRPr="001B3C3C">
              <w:rPr>
                <w:color w:val="000000"/>
                <w:sz w:val="22"/>
                <w:szCs w:val="22"/>
              </w:rPr>
              <w:t>101.4</w:t>
            </w:r>
          </w:p>
        </w:tc>
      </w:tr>
      <w:tr w:rsidR="001B3C3C" w:rsidRPr="00971649" w14:paraId="56ACC75F" w14:textId="77777777" w:rsidTr="001B3C3C">
        <w:trPr>
          <w:trHeight w:val="290"/>
          <w:jc w:val="center"/>
        </w:trPr>
        <w:tc>
          <w:tcPr>
            <w:tcW w:w="725" w:type="dxa"/>
            <w:tcBorders>
              <w:top w:val="nil"/>
              <w:left w:val="single" w:sz="4" w:space="0" w:color="auto"/>
              <w:bottom w:val="single" w:sz="4" w:space="0" w:color="auto"/>
              <w:right w:val="single" w:sz="4" w:space="0" w:color="auto"/>
            </w:tcBorders>
            <w:shd w:val="clear" w:color="auto" w:fill="auto"/>
            <w:noWrap/>
            <w:vAlign w:val="bottom"/>
            <w:hideMark/>
          </w:tcPr>
          <w:p w14:paraId="54838EEA" w14:textId="1B205E86" w:rsidR="001B3C3C" w:rsidRPr="001B3C3C" w:rsidRDefault="001B3C3C" w:rsidP="001B3C3C">
            <w:pPr>
              <w:pStyle w:val="LZ-4"/>
              <w:rPr>
                <w:szCs w:val="21"/>
              </w:rPr>
            </w:pPr>
            <w:r w:rsidRPr="001B3C3C">
              <w:rPr>
                <w:color w:val="000000"/>
                <w:sz w:val="22"/>
                <w:szCs w:val="22"/>
              </w:rPr>
              <w:t>3</w:t>
            </w:r>
          </w:p>
        </w:tc>
        <w:tc>
          <w:tcPr>
            <w:tcW w:w="3543" w:type="dxa"/>
            <w:tcBorders>
              <w:top w:val="nil"/>
              <w:left w:val="nil"/>
              <w:bottom w:val="single" w:sz="4" w:space="0" w:color="auto"/>
              <w:right w:val="single" w:sz="4" w:space="0" w:color="auto"/>
            </w:tcBorders>
            <w:shd w:val="clear" w:color="auto" w:fill="auto"/>
            <w:noWrap/>
            <w:vAlign w:val="bottom"/>
            <w:hideMark/>
          </w:tcPr>
          <w:p w14:paraId="560E8D22" w14:textId="27222A37" w:rsidR="001B3C3C" w:rsidRPr="001B3C3C" w:rsidRDefault="001B3C3C" w:rsidP="001B3C3C">
            <w:pPr>
              <w:pStyle w:val="LZ-4"/>
              <w:rPr>
                <w:szCs w:val="21"/>
              </w:rPr>
            </w:pPr>
            <w:r w:rsidRPr="001B3C3C">
              <w:rPr>
                <w:color w:val="000000"/>
                <w:sz w:val="22"/>
                <w:szCs w:val="22"/>
              </w:rPr>
              <w:t>杭州萧山戴</w:t>
            </w:r>
            <w:proofErr w:type="gramStart"/>
            <w:r w:rsidRPr="001B3C3C">
              <w:rPr>
                <w:color w:val="000000"/>
                <w:sz w:val="22"/>
                <w:szCs w:val="22"/>
              </w:rPr>
              <w:t>村镇周</w:t>
            </w:r>
            <w:proofErr w:type="gramEnd"/>
            <w:r w:rsidRPr="001B3C3C">
              <w:rPr>
                <w:color w:val="000000"/>
                <w:sz w:val="22"/>
                <w:szCs w:val="22"/>
              </w:rPr>
              <w:t>飞跃沙石场</w:t>
            </w:r>
          </w:p>
        </w:tc>
        <w:tc>
          <w:tcPr>
            <w:tcW w:w="993" w:type="dxa"/>
            <w:tcBorders>
              <w:top w:val="nil"/>
              <w:left w:val="nil"/>
              <w:bottom w:val="single" w:sz="4" w:space="0" w:color="auto"/>
              <w:right w:val="single" w:sz="4" w:space="0" w:color="auto"/>
            </w:tcBorders>
            <w:shd w:val="clear" w:color="auto" w:fill="auto"/>
            <w:noWrap/>
            <w:vAlign w:val="bottom"/>
            <w:hideMark/>
          </w:tcPr>
          <w:p w14:paraId="0749414C" w14:textId="58296C18" w:rsidR="001B3C3C" w:rsidRPr="001B3C3C" w:rsidRDefault="001B3C3C" w:rsidP="001B3C3C">
            <w:pPr>
              <w:pStyle w:val="LZ-4"/>
              <w:rPr>
                <w:szCs w:val="21"/>
              </w:rPr>
            </w:pPr>
            <w:r w:rsidRPr="001B3C3C">
              <w:rPr>
                <w:color w:val="000000"/>
                <w:sz w:val="22"/>
                <w:szCs w:val="22"/>
              </w:rPr>
              <w:t>戴村</w:t>
            </w:r>
          </w:p>
        </w:tc>
        <w:tc>
          <w:tcPr>
            <w:tcW w:w="2982" w:type="dxa"/>
            <w:tcBorders>
              <w:top w:val="nil"/>
              <w:left w:val="nil"/>
              <w:bottom w:val="single" w:sz="4" w:space="0" w:color="auto"/>
              <w:right w:val="single" w:sz="4" w:space="0" w:color="auto"/>
            </w:tcBorders>
            <w:shd w:val="clear" w:color="auto" w:fill="auto"/>
            <w:noWrap/>
            <w:vAlign w:val="bottom"/>
            <w:hideMark/>
          </w:tcPr>
          <w:p w14:paraId="205AC253" w14:textId="4509B5F0" w:rsidR="001B3C3C" w:rsidRPr="001B3C3C" w:rsidRDefault="001B3C3C" w:rsidP="001B3C3C">
            <w:pPr>
              <w:pStyle w:val="LZ-4"/>
              <w:rPr>
                <w:szCs w:val="21"/>
              </w:rPr>
            </w:pPr>
            <w:r w:rsidRPr="001B3C3C">
              <w:rPr>
                <w:color w:val="000000"/>
                <w:sz w:val="22"/>
                <w:szCs w:val="22"/>
              </w:rPr>
              <w:t>其他建筑材料制造</w:t>
            </w:r>
          </w:p>
        </w:tc>
        <w:tc>
          <w:tcPr>
            <w:tcW w:w="966" w:type="dxa"/>
            <w:tcBorders>
              <w:top w:val="nil"/>
              <w:left w:val="nil"/>
              <w:bottom w:val="single" w:sz="4" w:space="0" w:color="auto"/>
              <w:right w:val="single" w:sz="4" w:space="0" w:color="auto"/>
            </w:tcBorders>
            <w:shd w:val="clear" w:color="auto" w:fill="auto"/>
            <w:noWrap/>
            <w:vAlign w:val="bottom"/>
            <w:hideMark/>
          </w:tcPr>
          <w:p w14:paraId="54DDA917" w14:textId="232A1E13" w:rsidR="001B3C3C" w:rsidRPr="001B3C3C" w:rsidRDefault="001B3C3C" w:rsidP="001B3C3C">
            <w:pPr>
              <w:pStyle w:val="LZ-4"/>
              <w:rPr>
                <w:szCs w:val="21"/>
              </w:rPr>
            </w:pPr>
            <w:r w:rsidRPr="001B3C3C">
              <w:rPr>
                <w:color w:val="000000"/>
                <w:sz w:val="22"/>
                <w:szCs w:val="22"/>
              </w:rPr>
              <w:t>57.2</w:t>
            </w:r>
          </w:p>
        </w:tc>
      </w:tr>
      <w:tr w:rsidR="001B3C3C" w:rsidRPr="00971649" w14:paraId="29A12400" w14:textId="77777777" w:rsidTr="001B3C3C">
        <w:trPr>
          <w:trHeight w:val="290"/>
          <w:jc w:val="center"/>
        </w:trPr>
        <w:tc>
          <w:tcPr>
            <w:tcW w:w="725" w:type="dxa"/>
            <w:tcBorders>
              <w:top w:val="nil"/>
              <w:left w:val="single" w:sz="4" w:space="0" w:color="auto"/>
              <w:bottom w:val="single" w:sz="4" w:space="0" w:color="auto"/>
              <w:right w:val="single" w:sz="4" w:space="0" w:color="auto"/>
            </w:tcBorders>
            <w:shd w:val="clear" w:color="auto" w:fill="auto"/>
            <w:noWrap/>
            <w:vAlign w:val="bottom"/>
            <w:hideMark/>
          </w:tcPr>
          <w:p w14:paraId="3D69768E" w14:textId="55929B78" w:rsidR="001B3C3C" w:rsidRPr="001B3C3C" w:rsidRDefault="001B3C3C" w:rsidP="001B3C3C">
            <w:pPr>
              <w:pStyle w:val="LZ-4"/>
              <w:rPr>
                <w:szCs w:val="21"/>
              </w:rPr>
            </w:pPr>
            <w:r w:rsidRPr="001B3C3C">
              <w:rPr>
                <w:color w:val="000000"/>
                <w:sz w:val="22"/>
                <w:szCs w:val="22"/>
              </w:rPr>
              <w:t>4</w:t>
            </w:r>
          </w:p>
        </w:tc>
        <w:tc>
          <w:tcPr>
            <w:tcW w:w="3543" w:type="dxa"/>
            <w:tcBorders>
              <w:top w:val="nil"/>
              <w:left w:val="nil"/>
              <w:bottom w:val="single" w:sz="4" w:space="0" w:color="auto"/>
              <w:right w:val="single" w:sz="4" w:space="0" w:color="auto"/>
            </w:tcBorders>
            <w:shd w:val="clear" w:color="auto" w:fill="auto"/>
            <w:noWrap/>
            <w:vAlign w:val="bottom"/>
            <w:hideMark/>
          </w:tcPr>
          <w:p w14:paraId="11F606C5" w14:textId="1B511E4D" w:rsidR="001B3C3C" w:rsidRPr="001B3C3C" w:rsidRDefault="001B3C3C" w:rsidP="001B3C3C">
            <w:pPr>
              <w:pStyle w:val="LZ-4"/>
              <w:rPr>
                <w:szCs w:val="21"/>
              </w:rPr>
            </w:pPr>
            <w:r w:rsidRPr="001B3C3C">
              <w:rPr>
                <w:color w:val="000000"/>
                <w:sz w:val="22"/>
                <w:szCs w:val="22"/>
              </w:rPr>
              <w:t>杭州</w:t>
            </w:r>
            <w:proofErr w:type="gramStart"/>
            <w:r w:rsidRPr="001B3C3C">
              <w:rPr>
                <w:color w:val="000000"/>
                <w:sz w:val="22"/>
                <w:szCs w:val="22"/>
              </w:rPr>
              <w:t>宏骏商品</w:t>
            </w:r>
            <w:proofErr w:type="gramEnd"/>
            <w:r w:rsidRPr="001B3C3C">
              <w:rPr>
                <w:color w:val="000000"/>
                <w:sz w:val="22"/>
                <w:szCs w:val="22"/>
              </w:rPr>
              <w:t>混凝土有限公司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266E7D99" w14:textId="436F08D9" w:rsidR="001B3C3C" w:rsidRPr="001B3C3C" w:rsidRDefault="001B3C3C" w:rsidP="001B3C3C">
            <w:pPr>
              <w:pStyle w:val="LZ-4"/>
              <w:rPr>
                <w:szCs w:val="21"/>
              </w:rPr>
            </w:pPr>
            <w:r w:rsidRPr="001B3C3C">
              <w:rPr>
                <w:color w:val="000000"/>
                <w:sz w:val="22"/>
                <w:szCs w:val="22"/>
              </w:rPr>
              <w:t>红山</w:t>
            </w:r>
          </w:p>
        </w:tc>
        <w:tc>
          <w:tcPr>
            <w:tcW w:w="2982" w:type="dxa"/>
            <w:tcBorders>
              <w:top w:val="nil"/>
              <w:left w:val="nil"/>
              <w:bottom w:val="single" w:sz="4" w:space="0" w:color="auto"/>
              <w:right w:val="single" w:sz="4" w:space="0" w:color="auto"/>
            </w:tcBorders>
            <w:shd w:val="clear" w:color="auto" w:fill="auto"/>
            <w:noWrap/>
            <w:vAlign w:val="bottom"/>
            <w:hideMark/>
          </w:tcPr>
          <w:p w14:paraId="77D51BBD" w14:textId="179A1DF4" w:rsidR="001B3C3C" w:rsidRPr="001B3C3C" w:rsidRDefault="001B3C3C" w:rsidP="001B3C3C">
            <w:pPr>
              <w:pStyle w:val="LZ-4"/>
              <w:rPr>
                <w:szCs w:val="21"/>
              </w:rPr>
            </w:pPr>
            <w:proofErr w:type="gramStart"/>
            <w:r w:rsidRPr="001B3C3C">
              <w:rPr>
                <w:color w:val="000000"/>
                <w:sz w:val="22"/>
                <w:szCs w:val="22"/>
              </w:rPr>
              <w:t>砼</w:t>
            </w:r>
            <w:proofErr w:type="gramEnd"/>
            <w:r w:rsidRPr="001B3C3C">
              <w:rPr>
                <w:color w:val="000000"/>
                <w:sz w:val="22"/>
                <w:szCs w:val="22"/>
              </w:rPr>
              <w:t>结构构件制造</w:t>
            </w:r>
          </w:p>
        </w:tc>
        <w:tc>
          <w:tcPr>
            <w:tcW w:w="966" w:type="dxa"/>
            <w:tcBorders>
              <w:top w:val="nil"/>
              <w:left w:val="nil"/>
              <w:bottom w:val="single" w:sz="4" w:space="0" w:color="auto"/>
              <w:right w:val="single" w:sz="4" w:space="0" w:color="auto"/>
            </w:tcBorders>
            <w:shd w:val="clear" w:color="auto" w:fill="auto"/>
            <w:noWrap/>
            <w:vAlign w:val="bottom"/>
            <w:hideMark/>
          </w:tcPr>
          <w:p w14:paraId="4596149A" w14:textId="42CE57A7" w:rsidR="001B3C3C" w:rsidRPr="001B3C3C" w:rsidRDefault="001B3C3C" w:rsidP="001B3C3C">
            <w:pPr>
              <w:pStyle w:val="LZ-4"/>
              <w:rPr>
                <w:szCs w:val="21"/>
              </w:rPr>
            </w:pPr>
            <w:r w:rsidRPr="001B3C3C">
              <w:rPr>
                <w:color w:val="000000"/>
                <w:sz w:val="22"/>
                <w:szCs w:val="22"/>
              </w:rPr>
              <w:t>54.0</w:t>
            </w:r>
          </w:p>
        </w:tc>
      </w:tr>
      <w:tr w:rsidR="001B3C3C" w:rsidRPr="00971649" w14:paraId="47871874" w14:textId="77777777" w:rsidTr="001B3C3C">
        <w:trPr>
          <w:trHeight w:val="290"/>
          <w:jc w:val="center"/>
        </w:trPr>
        <w:tc>
          <w:tcPr>
            <w:tcW w:w="725" w:type="dxa"/>
            <w:tcBorders>
              <w:top w:val="nil"/>
              <w:left w:val="single" w:sz="4" w:space="0" w:color="auto"/>
              <w:bottom w:val="single" w:sz="4" w:space="0" w:color="auto"/>
              <w:right w:val="single" w:sz="4" w:space="0" w:color="auto"/>
            </w:tcBorders>
            <w:shd w:val="clear" w:color="auto" w:fill="auto"/>
            <w:noWrap/>
            <w:vAlign w:val="bottom"/>
            <w:hideMark/>
          </w:tcPr>
          <w:p w14:paraId="25EED57D" w14:textId="47A29B74" w:rsidR="001B3C3C" w:rsidRPr="001B3C3C" w:rsidRDefault="001B3C3C" w:rsidP="001B3C3C">
            <w:pPr>
              <w:pStyle w:val="LZ-4"/>
              <w:rPr>
                <w:szCs w:val="21"/>
              </w:rPr>
            </w:pPr>
            <w:r w:rsidRPr="001B3C3C">
              <w:rPr>
                <w:color w:val="000000"/>
                <w:sz w:val="22"/>
                <w:szCs w:val="22"/>
              </w:rPr>
              <w:t>5</w:t>
            </w:r>
          </w:p>
        </w:tc>
        <w:tc>
          <w:tcPr>
            <w:tcW w:w="3543" w:type="dxa"/>
            <w:tcBorders>
              <w:top w:val="nil"/>
              <w:left w:val="nil"/>
              <w:bottom w:val="single" w:sz="4" w:space="0" w:color="auto"/>
              <w:right w:val="single" w:sz="4" w:space="0" w:color="auto"/>
            </w:tcBorders>
            <w:shd w:val="clear" w:color="auto" w:fill="auto"/>
            <w:noWrap/>
            <w:vAlign w:val="bottom"/>
            <w:hideMark/>
          </w:tcPr>
          <w:p w14:paraId="5680ECCF" w14:textId="632FCF20" w:rsidR="001B3C3C" w:rsidRPr="001B3C3C" w:rsidRDefault="001B3C3C" w:rsidP="001B3C3C">
            <w:pPr>
              <w:pStyle w:val="LZ-4"/>
              <w:rPr>
                <w:szCs w:val="21"/>
              </w:rPr>
            </w:pPr>
            <w:r w:rsidRPr="001B3C3C">
              <w:rPr>
                <w:color w:val="000000"/>
                <w:sz w:val="22"/>
                <w:szCs w:val="22"/>
              </w:rPr>
              <w:t>杭州萧山成邦沥青混凝土有限公司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2B099738" w14:textId="311C4875" w:rsidR="001B3C3C" w:rsidRPr="001B3C3C" w:rsidRDefault="001B3C3C" w:rsidP="001B3C3C">
            <w:pPr>
              <w:pStyle w:val="LZ-4"/>
              <w:rPr>
                <w:szCs w:val="21"/>
              </w:rPr>
            </w:pPr>
            <w:r w:rsidRPr="001B3C3C">
              <w:rPr>
                <w:color w:val="000000"/>
                <w:sz w:val="22"/>
                <w:szCs w:val="22"/>
              </w:rPr>
              <w:t>南阳</w:t>
            </w:r>
          </w:p>
        </w:tc>
        <w:tc>
          <w:tcPr>
            <w:tcW w:w="2982" w:type="dxa"/>
            <w:tcBorders>
              <w:top w:val="nil"/>
              <w:left w:val="nil"/>
              <w:bottom w:val="single" w:sz="4" w:space="0" w:color="auto"/>
              <w:right w:val="single" w:sz="4" w:space="0" w:color="auto"/>
            </w:tcBorders>
            <w:shd w:val="clear" w:color="auto" w:fill="auto"/>
            <w:noWrap/>
            <w:vAlign w:val="bottom"/>
            <w:hideMark/>
          </w:tcPr>
          <w:p w14:paraId="29FB06E7" w14:textId="1EB0534B" w:rsidR="001B3C3C" w:rsidRPr="001B3C3C" w:rsidRDefault="001B3C3C" w:rsidP="001B3C3C">
            <w:pPr>
              <w:pStyle w:val="LZ-4"/>
              <w:rPr>
                <w:szCs w:val="21"/>
              </w:rPr>
            </w:pPr>
            <w:r w:rsidRPr="001B3C3C">
              <w:rPr>
                <w:color w:val="000000"/>
                <w:sz w:val="22"/>
                <w:szCs w:val="22"/>
              </w:rPr>
              <w:t>其他建筑材料制造</w:t>
            </w:r>
          </w:p>
        </w:tc>
        <w:tc>
          <w:tcPr>
            <w:tcW w:w="966" w:type="dxa"/>
            <w:tcBorders>
              <w:top w:val="nil"/>
              <w:left w:val="nil"/>
              <w:bottom w:val="single" w:sz="4" w:space="0" w:color="auto"/>
              <w:right w:val="single" w:sz="4" w:space="0" w:color="auto"/>
            </w:tcBorders>
            <w:shd w:val="clear" w:color="auto" w:fill="auto"/>
            <w:noWrap/>
            <w:vAlign w:val="bottom"/>
            <w:hideMark/>
          </w:tcPr>
          <w:p w14:paraId="1E44914E" w14:textId="331EC6C9" w:rsidR="001B3C3C" w:rsidRPr="001B3C3C" w:rsidRDefault="001B3C3C" w:rsidP="001B3C3C">
            <w:pPr>
              <w:pStyle w:val="LZ-4"/>
              <w:rPr>
                <w:szCs w:val="21"/>
              </w:rPr>
            </w:pPr>
            <w:r w:rsidRPr="001B3C3C">
              <w:rPr>
                <w:color w:val="000000"/>
                <w:sz w:val="22"/>
                <w:szCs w:val="22"/>
              </w:rPr>
              <w:t>51.8</w:t>
            </w:r>
          </w:p>
        </w:tc>
      </w:tr>
      <w:tr w:rsidR="001B3C3C" w:rsidRPr="00971649" w14:paraId="6C013C4F" w14:textId="77777777" w:rsidTr="001B3C3C">
        <w:trPr>
          <w:trHeight w:val="290"/>
          <w:jc w:val="center"/>
        </w:trPr>
        <w:tc>
          <w:tcPr>
            <w:tcW w:w="725" w:type="dxa"/>
            <w:tcBorders>
              <w:top w:val="nil"/>
              <w:left w:val="single" w:sz="4" w:space="0" w:color="auto"/>
              <w:bottom w:val="single" w:sz="4" w:space="0" w:color="auto"/>
              <w:right w:val="single" w:sz="4" w:space="0" w:color="auto"/>
            </w:tcBorders>
            <w:shd w:val="clear" w:color="auto" w:fill="auto"/>
            <w:noWrap/>
            <w:vAlign w:val="bottom"/>
            <w:hideMark/>
          </w:tcPr>
          <w:p w14:paraId="24C2000C" w14:textId="6E75E8AA" w:rsidR="001B3C3C" w:rsidRPr="001B3C3C" w:rsidRDefault="001B3C3C" w:rsidP="001B3C3C">
            <w:pPr>
              <w:pStyle w:val="LZ-4"/>
              <w:rPr>
                <w:szCs w:val="21"/>
              </w:rPr>
            </w:pPr>
            <w:r w:rsidRPr="001B3C3C">
              <w:rPr>
                <w:color w:val="000000"/>
                <w:sz w:val="22"/>
                <w:szCs w:val="22"/>
              </w:rPr>
              <w:t>6</w:t>
            </w:r>
          </w:p>
        </w:tc>
        <w:tc>
          <w:tcPr>
            <w:tcW w:w="3543" w:type="dxa"/>
            <w:tcBorders>
              <w:top w:val="nil"/>
              <w:left w:val="nil"/>
              <w:bottom w:val="single" w:sz="4" w:space="0" w:color="auto"/>
              <w:right w:val="single" w:sz="4" w:space="0" w:color="auto"/>
            </w:tcBorders>
            <w:shd w:val="clear" w:color="auto" w:fill="auto"/>
            <w:noWrap/>
            <w:vAlign w:val="bottom"/>
            <w:hideMark/>
          </w:tcPr>
          <w:p w14:paraId="41888109" w14:textId="08344336" w:rsidR="001B3C3C" w:rsidRPr="001B3C3C" w:rsidRDefault="001B3C3C" w:rsidP="001B3C3C">
            <w:pPr>
              <w:pStyle w:val="LZ-4"/>
              <w:rPr>
                <w:szCs w:val="21"/>
              </w:rPr>
            </w:pPr>
            <w:r w:rsidRPr="001B3C3C">
              <w:rPr>
                <w:color w:val="000000"/>
                <w:sz w:val="22"/>
                <w:szCs w:val="22"/>
              </w:rPr>
              <w:t>杭州</w:t>
            </w:r>
            <w:proofErr w:type="gramStart"/>
            <w:r w:rsidRPr="001B3C3C">
              <w:rPr>
                <w:color w:val="000000"/>
                <w:sz w:val="22"/>
                <w:szCs w:val="22"/>
              </w:rPr>
              <w:t>坚锋商品</w:t>
            </w:r>
            <w:proofErr w:type="gramEnd"/>
            <w:r w:rsidRPr="001B3C3C">
              <w:rPr>
                <w:color w:val="000000"/>
                <w:sz w:val="22"/>
                <w:szCs w:val="22"/>
              </w:rPr>
              <w:t>混凝土有限公司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2CCB0459" w14:textId="0ADB28EC" w:rsidR="001B3C3C" w:rsidRPr="001B3C3C" w:rsidRDefault="001B3C3C" w:rsidP="001B3C3C">
            <w:pPr>
              <w:pStyle w:val="LZ-4"/>
              <w:rPr>
                <w:szCs w:val="21"/>
              </w:rPr>
            </w:pPr>
            <w:r w:rsidRPr="001B3C3C">
              <w:rPr>
                <w:color w:val="000000"/>
                <w:sz w:val="22"/>
                <w:szCs w:val="22"/>
              </w:rPr>
              <w:t>临浦</w:t>
            </w:r>
          </w:p>
        </w:tc>
        <w:tc>
          <w:tcPr>
            <w:tcW w:w="2982" w:type="dxa"/>
            <w:tcBorders>
              <w:top w:val="nil"/>
              <w:left w:val="nil"/>
              <w:bottom w:val="single" w:sz="4" w:space="0" w:color="auto"/>
              <w:right w:val="single" w:sz="4" w:space="0" w:color="auto"/>
            </w:tcBorders>
            <w:shd w:val="clear" w:color="auto" w:fill="auto"/>
            <w:noWrap/>
            <w:vAlign w:val="bottom"/>
            <w:hideMark/>
          </w:tcPr>
          <w:p w14:paraId="03728827" w14:textId="4738AEF9" w:rsidR="001B3C3C" w:rsidRPr="001B3C3C" w:rsidRDefault="001B3C3C" w:rsidP="001B3C3C">
            <w:pPr>
              <w:pStyle w:val="LZ-4"/>
              <w:rPr>
                <w:szCs w:val="21"/>
              </w:rPr>
            </w:pPr>
            <w:r w:rsidRPr="001B3C3C">
              <w:rPr>
                <w:color w:val="000000"/>
                <w:sz w:val="22"/>
                <w:szCs w:val="22"/>
              </w:rPr>
              <w:t>水泥制品制造</w:t>
            </w:r>
          </w:p>
        </w:tc>
        <w:tc>
          <w:tcPr>
            <w:tcW w:w="966" w:type="dxa"/>
            <w:tcBorders>
              <w:top w:val="nil"/>
              <w:left w:val="nil"/>
              <w:bottom w:val="single" w:sz="4" w:space="0" w:color="auto"/>
              <w:right w:val="single" w:sz="4" w:space="0" w:color="auto"/>
            </w:tcBorders>
            <w:shd w:val="clear" w:color="auto" w:fill="auto"/>
            <w:noWrap/>
            <w:vAlign w:val="bottom"/>
            <w:hideMark/>
          </w:tcPr>
          <w:p w14:paraId="5BDDEE06" w14:textId="03A0FF81" w:rsidR="001B3C3C" w:rsidRPr="001B3C3C" w:rsidRDefault="001B3C3C" w:rsidP="001B3C3C">
            <w:pPr>
              <w:pStyle w:val="LZ-4"/>
              <w:rPr>
                <w:szCs w:val="21"/>
              </w:rPr>
            </w:pPr>
            <w:r w:rsidRPr="001B3C3C">
              <w:rPr>
                <w:color w:val="000000"/>
                <w:sz w:val="22"/>
                <w:szCs w:val="22"/>
              </w:rPr>
              <w:t>43.9</w:t>
            </w:r>
          </w:p>
        </w:tc>
      </w:tr>
      <w:tr w:rsidR="001B3C3C" w:rsidRPr="00971649" w14:paraId="307F1A73" w14:textId="77777777" w:rsidTr="001B3C3C">
        <w:trPr>
          <w:trHeight w:val="290"/>
          <w:jc w:val="center"/>
        </w:trPr>
        <w:tc>
          <w:tcPr>
            <w:tcW w:w="725" w:type="dxa"/>
            <w:tcBorders>
              <w:top w:val="nil"/>
              <w:left w:val="single" w:sz="4" w:space="0" w:color="auto"/>
              <w:bottom w:val="single" w:sz="4" w:space="0" w:color="auto"/>
              <w:right w:val="single" w:sz="4" w:space="0" w:color="auto"/>
            </w:tcBorders>
            <w:shd w:val="clear" w:color="auto" w:fill="auto"/>
            <w:noWrap/>
            <w:vAlign w:val="bottom"/>
            <w:hideMark/>
          </w:tcPr>
          <w:p w14:paraId="0673A4A1" w14:textId="2A92BD11" w:rsidR="001B3C3C" w:rsidRPr="001B3C3C" w:rsidRDefault="001B3C3C" w:rsidP="001B3C3C">
            <w:pPr>
              <w:pStyle w:val="LZ-4"/>
              <w:rPr>
                <w:szCs w:val="21"/>
              </w:rPr>
            </w:pPr>
            <w:r w:rsidRPr="001B3C3C">
              <w:rPr>
                <w:color w:val="000000"/>
                <w:sz w:val="22"/>
                <w:szCs w:val="22"/>
              </w:rPr>
              <w:t>7</w:t>
            </w:r>
          </w:p>
        </w:tc>
        <w:tc>
          <w:tcPr>
            <w:tcW w:w="3543" w:type="dxa"/>
            <w:tcBorders>
              <w:top w:val="nil"/>
              <w:left w:val="nil"/>
              <w:bottom w:val="single" w:sz="4" w:space="0" w:color="auto"/>
              <w:right w:val="single" w:sz="4" w:space="0" w:color="auto"/>
            </w:tcBorders>
            <w:shd w:val="clear" w:color="auto" w:fill="auto"/>
            <w:noWrap/>
            <w:vAlign w:val="bottom"/>
            <w:hideMark/>
          </w:tcPr>
          <w:p w14:paraId="1D7F66C5" w14:textId="7DDF45C0" w:rsidR="001B3C3C" w:rsidRPr="001B3C3C" w:rsidRDefault="001B3C3C" w:rsidP="001B3C3C">
            <w:pPr>
              <w:pStyle w:val="LZ-4"/>
              <w:rPr>
                <w:szCs w:val="21"/>
              </w:rPr>
            </w:pPr>
            <w:proofErr w:type="gramStart"/>
            <w:r w:rsidRPr="001B3C3C">
              <w:rPr>
                <w:color w:val="000000"/>
                <w:sz w:val="22"/>
                <w:szCs w:val="22"/>
              </w:rPr>
              <w:t>杭州松翔混凝土</w:t>
            </w:r>
            <w:proofErr w:type="gramEnd"/>
            <w:r w:rsidRPr="001B3C3C">
              <w:rPr>
                <w:color w:val="000000"/>
                <w:sz w:val="22"/>
                <w:szCs w:val="22"/>
              </w:rPr>
              <w:t>工程有限公司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3B964279" w14:textId="53BA2ADD" w:rsidR="001B3C3C" w:rsidRPr="001B3C3C" w:rsidRDefault="001B3C3C" w:rsidP="001B3C3C">
            <w:pPr>
              <w:pStyle w:val="LZ-4"/>
              <w:rPr>
                <w:szCs w:val="21"/>
              </w:rPr>
            </w:pPr>
            <w:proofErr w:type="gramStart"/>
            <w:r w:rsidRPr="001B3C3C">
              <w:rPr>
                <w:color w:val="000000"/>
                <w:sz w:val="22"/>
                <w:szCs w:val="22"/>
              </w:rPr>
              <w:t>益农</w:t>
            </w:r>
            <w:proofErr w:type="gramEnd"/>
          </w:p>
        </w:tc>
        <w:tc>
          <w:tcPr>
            <w:tcW w:w="2982" w:type="dxa"/>
            <w:tcBorders>
              <w:top w:val="nil"/>
              <w:left w:val="nil"/>
              <w:bottom w:val="single" w:sz="4" w:space="0" w:color="auto"/>
              <w:right w:val="single" w:sz="4" w:space="0" w:color="auto"/>
            </w:tcBorders>
            <w:shd w:val="clear" w:color="auto" w:fill="auto"/>
            <w:noWrap/>
            <w:vAlign w:val="bottom"/>
            <w:hideMark/>
          </w:tcPr>
          <w:p w14:paraId="0E80EA8F" w14:textId="542313E1" w:rsidR="001B3C3C" w:rsidRPr="001B3C3C" w:rsidRDefault="001B3C3C" w:rsidP="001B3C3C">
            <w:pPr>
              <w:pStyle w:val="LZ-4"/>
              <w:rPr>
                <w:szCs w:val="21"/>
              </w:rPr>
            </w:pPr>
            <w:r w:rsidRPr="001B3C3C">
              <w:rPr>
                <w:color w:val="000000"/>
                <w:sz w:val="22"/>
                <w:szCs w:val="22"/>
              </w:rPr>
              <w:t>水泥制品制造</w:t>
            </w:r>
          </w:p>
        </w:tc>
        <w:tc>
          <w:tcPr>
            <w:tcW w:w="966" w:type="dxa"/>
            <w:tcBorders>
              <w:top w:val="nil"/>
              <w:left w:val="nil"/>
              <w:bottom w:val="single" w:sz="4" w:space="0" w:color="auto"/>
              <w:right w:val="single" w:sz="4" w:space="0" w:color="auto"/>
            </w:tcBorders>
            <w:shd w:val="clear" w:color="auto" w:fill="auto"/>
            <w:noWrap/>
            <w:vAlign w:val="bottom"/>
            <w:hideMark/>
          </w:tcPr>
          <w:p w14:paraId="02B3382F" w14:textId="0760C937" w:rsidR="001B3C3C" w:rsidRPr="001B3C3C" w:rsidRDefault="001B3C3C" w:rsidP="001B3C3C">
            <w:pPr>
              <w:pStyle w:val="LZ-4"/>
              <w:rPr>
                <w:szCs w:val="21"/>
              </w:rPr>
            </w:pPr>
            <w:r w:rsidRPr="001B3C3C">
              <w:rPr>
                <w:color w:val="000000"/>
                <w:sz w:val="22"/>
                <w:szCs w:val="22"/>
              </w:rPr>
              <w:t>34.5</w:t>
            </w:r>
          </w:p>
        </w:tc>
      </w:tr>
      <w:tr w:rsidR="001B3C3C" w:rsidRPr="00971649" w14:paraId="30EEDA12" w14:textId="77777777" w:rsidTr="001B3C3C">
        <w:trPr>
          <w:trHeight w:val="290"/>
          <w:jc w:val="center"/>
        </w:trPr>
        <w:tc>
          <w:tcPr>
            <w:tcW w:w="725" w:type="dxa"/>
            <w:tcBorders>
              <w:top w:val="nil"/>
              <w:left w:val="single" w:sz="4" w:space="0" w:color="auto"/>
              <w:bottom w:val="single" w:sz="4" w:space="0" w:color="auto"/>
              <w:right w:val="single" w:sz="4" w:space="0" w:color="auto"/>
            </w:tcBorders>
            <w:shd w:val="clear" w:color="auto" w:fill="auto"/>
            <w:noWrap/>
            <w:vAlign w:val="bottom"/>
            <w:hideMark/>
          </w:tcPr>
          <w:p w14:paraId="17266A2D" w14:textId="44DFACCC" w:rsidR="001B3C3C" w:rsidRPr="001B3C3C" w:rsidRDefault="001B3C3C" w:rsidP="001B3C3C">
            <w:pPr>
              <w:pStyle w:val="LZ-4"/>
              <w:rPr>
                <w:szCs w:val="21"/>
              </w:rPr>
            </w:pPr>
            <w:r w:rsidRPr="001B3C3C">
              <w:rPr>
                <w:color w:val="000000"/>
                <w:sz w:val="22"/>
                <w:szCs w:val="22"/>
              </w:rPr>
              <w:t>8</w:t>
            </w:r>
          </w:p>
        </w:tc>
        <w:tc>
          <w:tcPr>
            <w:tcW w:w="3543" w:type="dxa"/>
            <w:tcBorders>
              <w:top w:val="nil"/>
              <w:left w:val="nil"/>
              <w:bottom w:val="single" w:sz="4" w:space="0" w:color="auto"/>
              <w:right w:val="single" w:sz="4" w:space="0" w:color="auto"/>
            </w:tcBorders>
            <w:shd w:val="clear" w:color="auto" w:fill="auto"/>
            <w:noWrap/>
            <w:vAlign w:val="bottom"/>
            <w:hideMark/>
          </w:tcPr>
          <w:p w14:paraId="37C3F3E6" w14:textId="72C705BA" w:rsidR="001B3C3C" w:rsidRPr="001B3C3C" w:rsidRDefault="001B3C3C" w:rsidP="001B3C3C">
            <w:pPr>
              <w:pStyle w:val="LZ-4"/>
              <w:rPr>
                <w:szCs w:val="21"/>
              </w:rPr>
            </w:pPr>
            <w:r w:rsidRPr="001B3C3C">
              <w:rPr>
                <w:color w:val="000000"/>
                <w:sz w:val="22"/>
                <w:szCs w:val="22"/>
              </w:rPr>
              <w:t>浙江协和薄钢科技有限公司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73709731" w14:textId="4F820B2A" w:rsidR="001B3C3C" w:rsidRPr="001B3C3C" w:rsidRDefault="001B3C3C" w:rsidP="001B3C3C">
            <w:pPr>
              <w:pStyle w:val="LZ-4"/>
              <w:rPr>
                <w:szCs w:val="21"/>
              </w:rPr>
            </w:pPr>
            <w:r w:rsidRPr="001B3C3C">
              <w:rPr>
                <w:color w:val="000000"/>
                <w:sz w:val="22"/>
                <w:szCs w:val="22"/>
              </w:rPr>
              <w:t>新街</w:t>
            </w:r>
          </w:p>
        </w:tc>
        <w:tc>
          <w:tcPr>
            <w:tcW w:w="2982" w:type="dxa"/>
            <w:tcBorders>
              <w:top w:val="nil"/>
              <w:left w:val="nil"/>
              <w:bottom w:val="single" w:sz="4" w:space="0" w:color="auto"/>
              <w:right w:val="single" w:sz="4" w:space="0" w:color="auto"/>
            </w:tcBorders>
            <w:shd w:val="clear" w:color="auto" w:fill="auto"/>
            <w:noWrap/>
            <w:vAlign w:val="bottom"/>
            <w:hideMark/>
          </w:tcPr>
          <w:p w14:paraId="41652E6F" w14:textId="6ACB5B20" w:rsidR="001B3C3C" w:rsidRPr="001B3C3C" w:rsidRDefault="001B3C3C" w:rsidP="001B3C3C">
            <w:pPr>
              <w:pStyle w:val="LZ-4"/>
              <w:rPr>
                <w:szCs w:val="21"/>
              </w:rPr>
            </w:pPr>
            <w:r w:rsidRPr="001B3C3C">
              <w:rPr>
                <w:color w:val="000000"/>
                <w:sz w:val="22"/>
                <w:szCs w:val="22"/>
              </w:rPr>
              <w:t>钢压延加工</w:t>
            </w:r>
          </w:p>
        </w:tc>
        <w:tc>
          <w:tcPr>
            <w:tcW w:w="966" w:type="dxa"/>
            <w:tcBorders>
              <w:top w:val="nil"/>
              <w:left w:val="nil"/>
              <w:bottom w:val="single" w:sz="4" w:space="0" w:color="auto"/>
              <w:right w:val="single" w:sz="4" w:space="0" w:color="auto"/>
            </w:tcBorders>
            <w:shd w:val="clear" w:color="auto" w:fill="auto"/>
            <w:noWrap/>
            <w:vAlign w:val="bottom"/>
            <w:hideMark/>
          </w:tcPr>
          <w:p w14:paraId="61B32712" w14:textId="73294502" w:rsidR="001B3C3C" w:rsidRPr="001B3C3C" w:rsidRDefault="001B3C3C" w:rsidP="001B3C3C">
            <w:pPr>
              <w:pStyle w:val="LZ-4"/>
              <w:rPr>
                <w:szCs w:val="21"/>
              </w:rPr>
            </w:pPr>
            <w:r w:rsidRPr="001B3C3C">
              <w:rPr>
                <w:color w:val="000000"/>
                <w:sz w:val="22"/>
                <w:szCs w:val="22"/>
              </w:rPr>
              <w:t>29.6</w:t>
            </w:r>
          </w:p>
        </w:tc>
      </w:tr>
      <w:tr w:rsidR="001B3C3C" w:rsidRPr="00971649" w14:paraId="141407FA" w14:textId="77777777" w:rsidTr="001B3C3C">
        <w:trPr>
          <w:trHeight w:val="290"/>
          <w:jc w:val="center"/>
        </w:trPr>
        <w:tc>
          <w:tcPr>
            <w:tcW w:w="725" w:type="dxa"/>
            <w:tcBorders>
              <w:top w:val="nil"/>
              <w:left w:val="single" w:sz="4" w:space="0" w:color="auto"/>
              <w:bottom w:val="single" w:sz="4" w:space="0" w:color="auto"/>
              <w:right w:val="single" w:sz="4" w:space="0" w:color="auto"/>
            </w:tcBorders>
            <w:shd w:val="clear" w:color="auto" w:fill="auto"/>
            <w:noWrap/>
            <w:vAlign w:val="bottom"/>
            <w:hideMark/>
          </w:tcPr>
          <w:p w14:paraId="5630BA08" w14:textId="43D9857C" w:rsidR="001B3C3C" w:rsidRPr="001B3C3C" w:rsidRDefault="001B3C3C" w:rsidP="001B3C3C">
            <w:pPr>
              <w:pStyle w:val="LZ-4"/>
              <w:rPr>
                <w:szCs w:val="21"/>
              </w:rPr>
            </w:pPr>
            <w:r w:rsidRPr="001B3C3C">
              <w:rPr>
                <w:color w:val="000000"/>
                <w:sz w:val="22"/>
                <w:szCs w:val="22"/>
              </w:rPr>
              <w:t>9</w:t>
            </w:r>
          </w:p>
        </w:tc>
        <w:tc>
          <w:tcPr>
            <w:tcW w:w="3543" w:type="dxa"/>
            <w:tcBorders>
              <w:top w:val="nil"/>
              <w:left w:val="nil"/>
              <w:bottom w:val="single" w:sz="4" w:space="0" w:color="auto"/>
              <w:right w:val="single" w:sz="4" w:space="0" w:color="auto"/>
            </w:tcBorders>
            <w:shd w:val="clear" w:color="auto" w:fill="auto"/>
            <w:noWrap/>
            <w:vAlign w:val="bottom"/>
            <w:hideMark/>
          </w:tcPr>
          <w:p w14:paraId="265DA86A" w14:textId="387AD28B" w:rsidR="001B3C3C" w:rsidRPr="001B3C3C" w:rsidRDefault="001B3C3C" w:rsidP="001B3C3C">
            <w:pPr>
              <w:pStyle w:val="LZ-4"/>
              <w:rPr>
                <w:szCs w:val="21"/>
              </w:rPr>
            </w:pPr>
            <w:r w:rsidRPr="001B3C3C">
              <w:rPr>
                <w:color w:val="000000"/>
                <w:sz w:val="22"/>
                <w:szCs w:val="22"/>
              </w:rPr>
              <w:t>杭州萧山景福工贸有限公司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7212A65F" w14:textId="26D14D60" w:rsidR="001B3C3C" w:rsidRPr="001B3C3C" w:rsidRDefault="001B3C3C" w:rsidP="001B3C3C">
            <w:pPr>
              <w:pStyle w:val="LZ-4"/>
              <w:rPr>
                <w:szCs w:val="21"/>
              </w:rPr>
            </w:pPr>
            <w:r w:rsidRPr="001B3C3C">
              <w:rPr>
                <w:color w:val="000000"/>
                <w:sz w:val="22"/>
                <w:szCs w:val="22"/>
              </w:rPr>
              <w:t>新街</w:t>
            </w:r>
          </w:p>
        </w:tc>
        <w:tc>
          <w:tcPr>
            <w:tcW w:w="2982" w:type="dxa"/>
            <w:tcBorders>
              <w:top w:val="nil"/>
              <w:left w:val="nil"/>
              <w:bottom w:val="single" w:sz="4" w:space="0" w:color="auto"/>
              <w:right w:val="single" w:sz="4" w:space="0" w:color="auto"/>
            </w:tcBorders>
            <w:shd w:val="clear" w:color="auto" w:fill="auto"/>
            <w:noWrap/>
            <w:vAlign w:val="bottom"/>
            <w:hideMark/>
          </w:tcPr>
          <w:p w14:paraId="50858FBC" w14:textId="71DBA262" w:rsidR="001B3C3C" w:rsidRPr="001B3C3C" w:rsidRDefault="001B3C3C" w:rsidP="001B3C3C">
            <w:pPr>
              <w:pStyle w:val="LZ-4"/>
              <w:rPr>
                <w:szCs w:val="21"/>
              </w:rPr>
            </w:pPr>
            <w:r w:rsidRPr="001B3C3C">
              <w:rPr>
                <w:color w:val="000000"/>
                <w:sz w:val="22"/>
                <w:szCs w:val="22"/>
              </w:rPr>
              <w:t>化纤织物染整精加工</w:t>
            </w:r>
          </w:p>
        </w:tc>
        <w:tc>
          <w:tcPr>
            <w:tcW w:w="966" w:type="dxa"/>
            <w:tcBorders>
              <w:top w:val="nil"/>
              <w:left w:val="nil"/>
              <w:bottom w:val="single" w:sz="4" w:space="0" w:color="auto"/>
              <w:right w:val="single" w:sz="4" w:space="0" w:color="auto"/>
            </w:tcBorders>
            <w:shd w:val="clear" w:color="auto" w:fill="auto"/>
            <w:noWrap/>
            <w:vAlign w:val="bottom"/>
            <w:hideMark/>
          </w:tcPr>
          <w:p w14:paraId="2EE7F7A4" w14:textId="78606B1A" w:rsidR="001B3C3C" w:rsidRPr="001B3C3C" w:rsidRDefault="001B3C3C" w:rsidP="001B3C3C">
            <w:pPr>
              <w:pStyle w:val="LZ-4"/>
              <w:rPr>
                <w:szCs w:val="21"/>
              </w:rPr>
            </w:pPr>
            <w:r w:rsidRPr="001B3C3C">
              <w:rPr>
                <w:color w:val="000000"/>
                <w:sz w:val="22"/>
                <w:szCs w:val="22"/>
              </w:rPr>
              <w:t>29.1</w:t>
            </w:r>
          </w:p>
        </w:tc>
      </w:tr>
      <w:tr w:rsidR="001B3C3C" w:rsidRPr="00971649" w14:paraId="181FE7D1" w14:textId="77777777" w:rsidTr="001B3C3C">
        <w:trPr>
          <w:trHeight w:val="290"/>
          <w:jc w:val="center"/>
        </w:trPr>
        <w:tc>
          <w:tcPr>
            <w:tcW w:w="725" w:type="dxa"/>
            <w:tcBorders>
              <w:top w:val="nil"/>
              <w:left w:val="single" w:sz="4" w:space="0" w:color="auto"/>
              <w:bottom w:val="single" w:sz="4" w:space="0" w:color="auto"/>
              <w:right w:val="single" w:sz="4" w:space="0" w:color="auto"/>
            </w:tcBorders>
            <w:shd w:val="clear" w:color="auto" w:fill="auto"/>
            <w:noWrap/>
            <w:vAlign w:val="bottom"/>
            <w:hideMark/>
          </w:tcPr>
          <w:p w14:paraId="5F82BA8A" w14:textId="798F8AE9" w:rsidR="001B3C3C" w:rsidRPr="001B3C3C" w:rsidRDefault="001B3C3C" w:rsidP="001B3C3C">
            <w:pPr>
              <w:pStyle w:val="LZ-4"/>
              <w:rPr>
                <w:szCs w:val="21"/>
              </w:rPr>
            </w:pPr>
            <w:r w:rsidRPr="001B3C3C">
              <w:rPr>
                <w:color w:val="000000"/>
                <w:sz w:val="22"/>
                <w:szCs w:val="22"/>
              </w:rPr>
              <w:t>10</w:t>
            </w:r>
          </w:p>
        </w:tc>
        <w:tc>
          <w:tcPr>
            <w:tcW w:w="3543" w:type="dxa"/>
            <w:tcBorders>
              <w:top w:val="nil"/>
              <w:left w:val="nil"/>
              <w:bottom w:val="single" w:sz="4" w:space="0" w:color="auto"/>
              <w:right w:val="single" w:sz="4" w:space="0" w:color="auto"/>
            </w:tcBorders>
            <w:shd w:val="clear" w:color="auto" w:fill="auto"/>
            <w:noWrap/>
            <w:vAlign w:val="bottom"/>
            <w:hideMark/>
          </w:tcPr>
          <w:p w14:paraId="353B2D3B" w14:textId="7506FF45" w:rsidR="001B3C3C" w:rsidRPr="001B3C3C" w:rsidRDefault="001B3C3C" w:rsidP="001B3C3C">
            <w:pPr>
              <w:pStyle w:val="LZ-4"/>
              <w:rPr>
                <w:szCs w:val="21"/>
              </w:rPr>
            </w:pPr>
            <w:r w:rsidRPr="001B3C3C">
              <w:rPr>
                <w:color w:val="000000"/>
                <w:sz w:val="22"/>
                <w:szCs w:val="22"/>
              </w:rPr>
              <w:t>杭州前进锻造有限公司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3A42F5E5" w14:textId="33DBC1D1" w:rsidR="001B3C3C" w:rsidRPr="001B3C3C" w:rsidRDefault="001B3C3C" w:rsidP="001B3C3C">
            <w:pPr>
              <w:pStyle w:val="LZ-4"/>
              <w:rPr>
                <w:szCs w:val="21"/>
              </w:rPr>
            </w:pPr>
            <w:r w:rsidRPr="001B3C3C">
              <w:rPr>
                <w:color w:val="000000"/>
                <w:sz w:val="22"/>
                <w:szCs w:val="22"/>
              </w:rPr>
              <w:t>瓜</w:t>
            </w:r>
            <w:proofErr w:type="gramStart"/>
            <w:r w:rsidRPr="001B3C3C">
              <w:rPr>
                <w:color w:val="000000"/>
                <w:sz w:val="22"/>
                <w:szCs w:val="22"/>
              </w:rPr>
              <w:t>沥</w:t>
            </w:r>
            <w:proofErr w:type="gramEnd"/>
          </w:p>
        </w:tc>
        <w:tc>
          <w:tcPr>
            <w:tcW w:w="2982" w:type="dxa"/>
            <w:tcBorders>
              <w:top w:val="nil"/>
              <w:left w:val="nil"/>
              <w:bottom w:val="single" w:sz="4" w:space="0" w:color="auto"/>
              <w:right w:val="single" w:sz="4" w:space="0" w:color="auto"/>
            </w:tcBorders>
            <w:shd w:val="clear" w:color="auto" w:fill="auto"/>
            <w:noWrap/>
            <w:vAlign w:val="bottom"/>
            <w:hideMark/>
          </w:tcPr>
          <w:p w14:paraId="35E01447" w14:textId="7AD08DB1" w:rsidR="001B3C3C" w:rsidRPr="001B3C3C" w:rsidRDefault="001B3C3C" w:rsidP="001B3C3C">
            <w:pPr>
              <w:pStyle w:val="LZ-4"/>
              <w:rPr>
                <w:szCs w:val="21"/>
              </w:rPr>
            </w:pPr>
            <w:r w:rsidRPr="001B3C3C">
              <w:rPr>
                <w:color w:val="000000"/>
                <w:sz w:val="22"/>
                <w:szCs w:val="22"/>
              </w:rPr>
              <w:t>锻件及粉末冶金制品制造</w:t>
            </w:r>
          </w:p>
        </w:tc>
        <w:tc>
          <w:tcPr>
            <w:tcW w:w="966" w:type="dxa"/>
            <w:tcBorders>
              <w:top w:val="nil"/>
              <w:left w:val="nil"/>
              <w:bottom w:val="single" w:sz="4" w:space="0" w:color="auto"/>
              <w:right w:val="single" w:sz="4" w:space="0" w:color="auto"/>
            </w:tcBorders>
            <w:shd w:val="clear" w:color="auto" w:fill="auto"/>
            <w:noWrap/>
            <w:vAlign w:val="bottom"/>
            <w:hideMark/>
          </w:tcPr>
          <w:p w14:paraId="7076C992" w14:textId="70D856C8" w:rsidR="001B3C3C" w:rsidRPr="001B3C3C" w:rsidRDefault="001B3C3C" w:rsidP="001B3C3C">
            <w:pPr>
              <w:pStyle w:val="LZ-4"/>
              <w:rPr>
                <w:szCs w:val="21"/>
              </w:rPr>
            </w:pPr>
            <w:r w:rsidRPr="001B3C3C">
              <w:rPr>
                <w:color w:val="000000"/>
                <w:sz w:val="22"/>
                <w:szCs w:val="22"/>
              </w:rPr>
              <w:t>28.8</w:t>
            </w:r>
          </w:p>
        </w:tc>
      </w:tr>
      <w:tr w:rsidR="001B3C3C" w:rsidRPr="00971649" w14:paraId="10ECA78C" w14:textId="77777777" w:rsidTr="001B3C3C">
        <w:trPr>
          <w:trHeight w:val="290"/>
          <w:jc w:val="center"/>
        </w:trPr>
        <w:tc>
          <w:tcPr>
            <w:tcW w:w="725" w:type="dxa"/>
            <w:tcBorders>
              <w:top w:val="nil"/>
              <w:left w:val="single" w:sz="4" w:space="0" w:color="auto"/>
              <w:bottom w:val="single" w:sz="4" w:space="0" w:color="auto"/>
              <w:right w:val="single" w:sz="4" w:space="0" w:color="auto"/>
            </w:tcBorders>
            <w:shd w:val="clear" w:color="auto" w:fill="auto"/>
            <w:noWrap/>
            <w:vAlign w:val="bottom"/>
            <w:hideMark/>
          </w:tcPr>
          <w:p w14:paraId="1B0D077B" w14:textId="52922EAB" w:rsidR="001B3C3C" w:rsidRPr="001B3C3C" w:rsidRDefault="001B3C3C" w:rsidP="001B3C3C">
            <w:pPr>
              <w:pStyle w:val="LZ-4"/>
              <w:rPr>
                <w:szCs w:val="21"/>
              </w:rPr>
            </w:pPr>
            <w:r w:rsidRPr="001B3C3C">
              <w:rPr>
                <w:color w:val="000000"/>
                <w:sz w:val="22"/>
                <w:szCs w:val="22"/>
              </w:rPr>
              <w:t>11</w:t>
            </w:r>
          </w:p>
        </w:tc>
        <w:tc>
          <w:tcPr>
            <w:tcW w:w="3543" w:type="dxa"/>
            <w:tcBorders>
              <w:top w:val="nil"/>
              <w:left w:val="nil"/>
              <w:bottom w:val="single" w:sz="4" w:space="0" w:color="auto"/>
              <w:right w:val="single" w:sz="4" w:space="0" w:color="auto"/>
            </w:tcBorders>
            <w:shd w:val="clear" w:color="auto" w:fill="auto"/>
            <w:noWrap/>
            <w:vAlign w:val="bottom"/>
            <w:hideMark/>
          </w:tcPr>
          <w:p w14:paraId="5DE4C942" w14:textId="44CEB4A5" w:rsidR="001B3C3C" w:rsidRPr="001B3C3C" w:rsidRDefault="001B3C3C" w:rsidP="001B3C3C">
            <w:pPr>
              <w:pStyle w:val="LZ-4"/>
              <w:rPr>
                <w:szCs w:val="21"/>
              </w:rPr>
            </w:pPr>
            <w:r w:rsidRPr="001B3C3C">
              <w:rPr>
                <w:color w:val="000000"/>
                <w:sz w:val="22"/>
                <w:szCs w:val="22"/>
              </w:rPr>
              <w:t>杭州丰特机电设备有限公司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2D09BF12" w14:textId="7A735293" w:rsidR="001B3C3C" w:rsidRPr="001B3C3C" w:rsidRDefault="001B3C3C" w:rsidP="001B3C3C">
            <w:pPr>
              <w:pStyle w:val="LZ-4"/>
              <w:rPr>
                <w:szCs w:val="21"/>
              </w:rPr>
            </w:pPr>
            <w:r w:rsidRPr="001B3C3C">
              <w:rPr>
                <w:color w:val="000000"/>
                <w:sz w:val="22"/>
                <w:szCs w:val="22"/>
              </w:rPr>
              <w:t>蜀山</w:t>
            </w:r>
          </w:p>
        </w:tc>
        <w:tc>
          <w:tcPr>
            <w:tcW w:w="2982" w:type="dxa"/>
            <w:tcBorders>
              <w:top w:val="nil"/>
              <w:left w:val="nil"/>
              <w:bottom w:val="single" w:sz="4" w:space="0" w:color="auto"/>
              <w:right w:val="single" w:sz="4" w:space="0" w:color="auto"/>
            </w:tcBorders>
            <w:shd w:val="clear" w:color="auto" w:fill="auto"/>
            <w:noWrap/>
            <w:vAlign w:val="bottom"/>
            <w:hideMark/>
          </w:tcPr>
          <w:p w14:paraId="69F3E410" w14:textId="1C9BC00F" w:rsidR="001B3C3C" w:rsidRPr="001B3C3C" w:rsidRDefault="001B3C3C" w:rsidP="001B3C3C">
            <w:pPr>
              <w:pStyle w:val="LZ-4"/>
              <w:rPr>
                <w:szCs w:val="21"/>
              </w:rPr>
            </w:pPr>
            <w:r w:rsidRPr="001B3C3C">
              <w:rPr>
                <w:color w:val="000000"/>
                <w:sz w:val="22"/>
                <w:szCs w:val="22"/>
              </w:rPr>
              <w:t>其他未列明通用设备制造业</w:t>
            </w:r>
          </w:p>
        </w:tc>
        <w:tc>
          <w:tcPr>
            <w:tcW w:w="966" w:type="dxa"/>
            <w:tcBorders>
              <w:top w:val="nil"/>
              <w:left w:val="nil"/>
              <w:bottom w:val="single" w:sz="4" w:space="0" w:color="auto"/>
              <w:right w:val="single" w:sz="4" w:space="0" w:color="auto"/>
            </w:tcBorders>
            <w:shd w:val="clear" w:color="auto" w:fill="auto"/>
            <w:noWrap/>
            <w:vAlign w:val="bottom"/>
            <w:hideMark/>
          </w:tcPr>
          <w:p w14:paraId="4C812170" w14:textId="5E84F260" w:rsidR="001B3C3C" w:rsidRPr="001B3C3C" w:rsidRDefault="001B3C3C" w:rsidP="001B3C3C">
            <w:pPr>
              <w:pStyle w:val="LZ-4"/>
              <w:rPr>
                <w:szCs w:val="21"/>
              </w:rPr>
            </w:pPr>
            <w:r w:rsidRPr="001B3C3C">
              <w:rPr>
                <w:color w:val="000000"/>
                <w:sz w:val="22"/>
                <w:szCs w:val="22"/>
              </w:rPr>
              <w:t>27.2</w:t>
            </w:r>
          </w:p>
        </w:tc>
      </w:tr>
      <w:tr w:rsidR="001B3C3C" w:rsidRPr="00971649" w14:paraId="7B5B9CF4" w14:textId="77777777" w:rsidTr="001B3C3C">
        <w:trPr>
          <w:trHeight w:val="290"/>
          <w:jc w:val="center"/>
        </w:trPr>
        <w:tc>
          <w:tcPr>
            <w:tcW w:w="725" w:type="dxa"/>
            <w:tcBorders>
              <w:top w:val="nil"/>
              <w:left w:val="single" w:sz="4" w:space="0" w:color="auto"/>
              <w:bottom w:val="single" w:sz="4" w:space="0" w:color="auto"/>
              <w:right w:val="single" w:sz="4" w:space="0" w:color="auto"/>
            </w:tcBorders>
            <w:shd w:val="clear" w:color="auto" w:fill="auto"/>
            <w:noWrap/>
            <w:vAlign w:val="bottom"/>
            <w:hideMark/>
          </w:tcPr>
          <w:p w14:paraId="61E461E0" w14:textId="6BA1D966" w:rsidR="001B3C3C" w:rsidRPr="001B3C3C" w:rsidRDefault="001B3C3C" w:rsidP="001B3C3C">
            <w:pPr>
              <w:pStyle w:val="LZ-4"/>
              <w:rPr>
                <w:szCs w:val="21"/>
              </w:rPr>
            </w:pPr>
            <w:r w:rsidRPr="001B3C3C">
              <w:rPr>
                <w:color w:val="000000"/>
                <w:sz w:val="22"/>
                <w:szCs w:val="22"/>
              </w:rPr>
              <w:t>12</w:t>
            </w:r>
          </w:p>
        </w:tc>
        <w:tc>
          <w:tcPr>
            <w:tcW w:w="3543" w:type="dxa"/>
            <w:tcBorders>
              <w:top w:val="nil"/>
              <w:left w:val="nil"/>
              <w:bottom w:val="single" w:sz="4" w:space="0" w:color="auto"/>
              <w:right w:val="single" w:sz="4" w:space="0" w:color="auto"/>
            </w:tcBorders>
            <w:shd w:val="clear" w:color="auto" w:fill="auto"/>
            <w:noWrap/>
            <w:vAlign w:val="bottom"/>
            <w:hideMark/>
          </w:tcPr>
          <w:p w14:paraId="118BBB2D" w14:textId="0A1A62BB" w:rsidR="001B3C3C" w:rsidRPr="001B3C3C" w:rsidRDefault="001B3C3C" w:rsidP="001B3C3C">
            <w:pPr>
              <w:pStyle w:val="LZ-4"/>
              <w:rPr>
                <w:szCs w:val="21"/>
              </w:rPr>
            </w:pPr>
            <w:r w:rsidRPr="001B3C3C">
              <w:rPr>
                <w:color w:val="000000"/>
                <w:sz w:val="22"/>
                <w:szCs w:val="22"/>
              </w:rPr>
              <w:t>浙江森楷新材料有限公司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389856EF" w14:textId="099FE9A4" w:rsidR="001B3C3C" w:rsidRPr="001B3C3C" w:rsidRDefault="001B3C3C" w:rsidP="001B3C3C">
            <w:pPr>
              <w:pStyle w:val="LZ-4"/>
              <w:rPr>
                <w:szCs w:val="21"/>
              </w:rPr>
            </w:pPr>
            <w:r w:rsidRPr="001B3C3C">
              <w:rPr>
                <w:color w:val="000000"/>
                <w:sz w:val="22"/>
                <w:szCs w:val="22"/>
              </w:rPr>
              <w:t>瓜</w:t>
            </w:r>
            <w:proofErr w:type="gramStart"/>
            <w:r w:rsidRPr="001B3C3C">
              <w:rPr>
                <w:color w:val="000000"/>
                <w:sz w:val="22"/>
                <w:szCs w:val="22"/>
              </w:rPr>
              <w:t>沥</w:t>
            </w:r>
            <w:proofErr w:type="gramEnd"/>
          </w:p>
        </w:tc>
        <w:tc>
          <w:tcPr>
            <w:tcW w:w="2982" w:type="dxa"/>
            <w:tcBorders>
              <w:top w:val="nil"/>
              <w:left w:val="nil"/>
              <w:bottom w:val="single" w:sz="4" w:space="0" w:color="auto"/>
              <w:right w:val="single" w:sz="4" w:space="0" w:color="auto"/>
            </w:tcBorders>
            <w:shd w:val="clear" w:color="auto" w:fill="auto"/>
            <w:noWrap/>
            <w:vAlign w:val="bottom"/>
            <w:hideMark/>
          </w:tcPr>
          <w:p w14:paraId="474BE165" w14:textId="76577401" w:rsidR="001B3C3C" w:rsidRPr="001B3C3C" w:rsidRDefault="001B3C3C" w:rsidP="001B3C3C">
            <w:pPr>
              <w:pStyle w:val="LZ-4"/>
              <w:rPr>
                <w:szCs w:val="21"/>
              </w:rPr>
            </w:pPr>
            <w:r w:rsidRPr="001B3C3C">
              <w:rPr>
                <w:color w:val="000000"/>
                <w:sz w:val="22"/>
                <w:szCs w:val="22"/>
              </w:rPr>
              <w:t>涤纶纤维制造</w:t>
            </w:r>
          </w:p>
        </w:tc>
        <w:tc>
          <w:tcPr>
            <w:tcW w:w="966" w:type="dxa"/>
            <w:tcBorders>
              <w:top w:val="nil"/>
              <w:left w:val="nil"/>
              <w:bottom w:val="single" w:sz="4" w:space="0" w:color="auto"/>
              <w:right w:val="single" w:sz="4" w:space="0" w:color="auto"/>
            </w:tcBorders>
            <w:shd w:val="clear" w:color="auto" w:fill="auto"/>
            <w:noWrap/>
            <w:vAlign w:val="bottom"/>
            <w:hideMark/>
          </w:tcPr>
          <w:p w14:paraId="4512BFF9" w14:textId="667A356C" w:rsidR="001B3C3C" w:rsidRPr="001B3C3C" w:rsidRDefault="001B3C3C" w:rsidP="001B3C3C">
            <w:pPr>
              <w:pStyle w:val="LZ-4"/>
              <w:rPr>
                <w:szCs w:val="21"/>
              </w:rPr>
            </w:pPr>
            <w:r w:rsidRPr="001B3C3C">
              <w:rPr>
                <w:color w:val="000000"/>
                <w:sz w:val="22"/>
                <w:szCs w:val="22"/>
              </w:rPr>
              <w:t>26.1</w:t>
            </w:r>
          </w:p>
        </w:tc>
      </w:tr>
      <w:tr w:rsidR="001B3C3C" w:rsidRPr="00971649" w14:paraId="15A22C44" w14:textId="77777777" w:rsidTr="001B3C3C">
        <w:trPr>
          <w:trHeight w:val="290"/>
          <w:jc w:val="center"/>
        </w:trPr>
        <w:tc>
          <w:tcPr>
            <w:tcW w:w="725" w:type="dxa"/>
            <w:tcBorders>
              <w:top w:val="nil"/>
              <w:left w:val="single" w:sz="4" w:space="0" w:color="auto"/>
              <w:bottom w:val="single" w:sz="4" w:space="0" w:color="auto"/>
              <w:right w:val="single" w:sz="4" w:space="0" w:color="auto"/>
            </w:tcBorders>
            <w:shd w:val="clear" w:color="auto" w:fill="auto"/>
            <w:noWrap/>
            <w:vAlign w:val="bottom"/>
            <w:hideMark/>
          </w:tcPr>
          <w:p w14:paraId="04A13342" w14:textId="01F77F2F" w:rsidR="001B3C3C" w:rsidRPr="001B3C3C" w:rsidRDefault="001B3C3C" w:rsidP="001B3C3C">
            <w:pPr>
              <w:pStyle w:val="LZ-4"/>
              <w:rPr>
                <w:szCs w:val="21"/>
              </w:rPr>
            </w:pPr>
            <w:r w:rsidRPr="001B3C3C">
              <w:rPr>
                <w:color w:val="000000"/>
                <w:sz w:val="22"/>
                <w:szCs w:val="22"/>
              </w:rPr>
              <w:t>13</w:t>
            </w:r>
          </w:p>
        </w:tc>
        <w:tc>
          <w:tcPr>
            <w:tcW w:w="3543" w:type="dxa"/>
            <w:tcBorders>
              <w:top w:val="nil"/>
              <w:left w:val="nil"/>
              <w:bottom w:val="single" w:sz="4" w:space="0" w:color="auto"/>
              <w:right w:val="single" w:sz="4" w:space="0" w:color="auto"/>
            </w:tcBorders>
            <w:shd w:val="clear" w:color="auto" w:fill="auto"/>
            <w:noWrap/>
            <w:vAlign w:val="bottom"/>
            <w:hideMark/>
          </w:tcPr>
          <w:p w14:paraId="37380CC5" w14:textId="663B5D03" w:rsidR="001B3C3C" w:rsidRPr="001B3C3C" w:rsidRDefault="001B3C3C" w:rsidP="001B3C3C">
            <w:pPr>
              <w:pStyle w:val="LZ-4"/>
              <w:rPr>
                <w:szCs w:val="21"/>
              </w:rPr>
            </w:pPr>
            <w:r w:rsidRPr="001B3C3C">
              <w:rPr>
                <w:color w:val="000000"/>
                <w:sz w:val="22"/>
                <w:szCs w:val="22"/>
              </w:rPr>
              <w:t>杭州海尔希畜牧科技有限公司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7C4EB854" w14:textId="68C50141" w:rsidR="001B3C3C" w:rsidRPr="001B3C3C" w:rsidRDefault="001B3C3C" w:rsidP="001B3C3C">
            <w:pPr>
              <w:pStyle w:val="LZ-4"/>
              <w:rPr>
                <w:szCs w:val="21"/>
              </w:rPr>
            </w:pPr>
            <w:r w:rsidRPr="001B3C3C">
              <w:rPr>
                <w:color w:val="000000"/>
                <w:sz w:val="22"/>
                <w:szCs w:val="22"/>
              </w:rPr>
              <w:t>戴村</w:t>
            </w:r>
          </w:p>
        </w:tc>
        <w:tc>
          <w:tcPr>
            <w:tcW w:w="2982" w:type="dxa"/>
            <w:tcBorders>
              <w:top w:val="nil"/>
              <w:left w:val="nil"/>
              <w:bottom w:val="single" w:sz="4" w:space="0" w:color="auto"/>
              <w:right w:val="single" w:sz="4" w:space="0" w:color="auto"/>
            </w:tcBorders>
            <w:shd w:val="clear" w:color="auto" w:fill="auto"/>
            <w:noWrap/>
            <w:vAlign w:val="bottom"/>
            <w:hideMark/>
          </w:tcPr>
          <w:p w14:paraId="73027BC1" w14:textId="419AA721" w:rsidR="001B3C3C" w:rsidRPr="001B3C3C" w:rsidRDefault="001B3C3C" w:rsidP="001B3C3C">
            <w:pPr>
              <w:pStyle w:val="LZ-4"/>
              <w:rPr>
                <w:szCs w:val="21"/>
              </w:rPr>
            </w:pPr>
            <w:r w:rsidRPr="001B3C3C">
              <w:rPr>
                <w:color w:val="000000"/>
                <w:sz w:val="22"/>
                <w:szCs w:val="22"/>
              </w:rPr>
              <w:t>食品及饲料添加剂制造</w:t>
            </w:r>
          </w:p>
        </w:tc>
        <w:tc>
          <w:tcPr>
            <w:tcW w:w="966" w:type="dxa"/>
            <w:tcBorders>
              <w:top w:val="nil"/>
              <w:left w:val="nil"/>
              <w:bottom w:val="single" w:sz="4" w:space="0" w:color="auto"/>
              <w:right w:val="single" w:sz="4" w:space="0" w:color="auto"/>
            </w:tcBorders>
            <w:shd w:val="clear" w:color="auto" w:fill="auto"/>
            <w:noWrap/>
            <w:vAlign w:val="bottom"/>
            <w:hideMark/>
          </w:tcPr>
          <w:p w14:paraId="41528417" w14:textId="5E3E0C05" w:rsidR="001B3C3C" w:rsidRPr="001B3C3C" w:rsidRDefault="001B3C3C" w:rsidP="001B3C3C">
            <w:pPr>
              <w:pStyle w:val="LZ-4"/>
              <w:rPr>
                <w:szCs w:val="21"/>
              </w:rPr>
            </w:pPr>
            <w:r w:rsidRPr="001B3C3C">
              <w:rPr>
                <w:color w:val="000000"/>
                <w:sz w:val="22"/>
                <w:szCs w:val="22"/>
              </w:rPr>
              <w:t>25.8</w:t>
            </w:r>
          </w:p>
        </w:tc>
      </w:tr>
      <w:tr w:rsidR="001B3C3C" w:rsidRPr="00971649" w14:paraId="6B3E440A" w14:textId="77777777" w:rsidTr="001B3C3C">
        <w:trPr>
          <w:trHeight w:val="290"/>
          <w:jc w:val="center"/>
        </w:trPr>
        <w:tc>
          <w:tcPr>
            <w:tcW w:w="725" w:type="dxa"/>
            <w:tcBorders>
              <w:top w:val="nil"/>
              <w:left w:val="single" w:sz="4" w:space="0" w:color="auto"/>
              <w:bottom w:val="single" w:sz="4" w:space="0" w:color="auto"/>
              <w:right w:val="single" w:sz="4" w:space="0" w:color="auto"/>
            </w:tcBorders>
            <w:shd w:val="clear" w:color="auto" w:fill="auto"/>
            <w:noWrap/>
            <w:vAlign w:val="bottom"/>
            <w:hideMark/>
          </w:tcPr>
          <w:p w14:paraId="0988F23D" w14:textId="39EC2B54" w:rsidR="001B3C3C" w:rsidRPr="001B3C3C" w:rsidRDefault="001B3C3C" w:rsidP="001B3C3C">
            <w:pPr>
              <w:pStyle w:val="LZ-4"/>
              <w:rPr>
                <w:szCs w:val="21"/>
              </w:rPr>
            </w:pPr>
            <w:r w:rsidRPr="001B3C3C">
              <w:rPr>
                <w:color w:val="000000"/>
                <w:sz w:val="22"/>
                <w:szCs w:val="22"/>
              </w:rPr>
              <w:t>14</w:t>
            </w:r>
          </w:p>
        </w:tc>
        <w:tc>
          <w:tcPr>
            <w:tcW w:w="3543" w:type="dxa"/>
            <w:tcBorders>
              <w:top w:val="nil"/>
              <w:left w:val="nil"/>
              <w:bottom w:val="single" w:sz="4" w:space="0" w:color="auto"/>
              <w:right w:val="single" w:sz="4" w:space="0" w:color="auto"/>
            </w:tcBorders>
            <w:shd w:val="clear" w:color="auto" w:fill="auto"/>
            <w:noWrap/>
            <w:vAlign w:val="bottom"/>
            <w:hideMark/>
          </w:tcPr>
          <w:p w14:paraId="65C1D737" w14:textId="222B2A01" w:rsidR="001B3C3C" w:rsidRPr="001B3C3C" w:rsidRDefault="001B3C3C" w:rsidP="001B3C3C">
            <w:pPr>
              <w:pStyle w:val="LZ-4"/>
              <w:rPr>
                <w:szCs w:val="21"/>
              </w:rPr>
            </w:pPr>
            <w:r w:rsidRPr="001B3C3C">
              <w:rPr>
                <w:color w:val="000000"/>
                <w:sz w:val="22"/>
                <w:szCs w:val="22"/>
              </w:rPr>
              <w:t>杭州连新建材有限公司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586A36A4" w14:textId="61919AA5" w:rsidR="001B3C3C" w:rsidRPr="001B3C3C" w:rsidRDefault="001B3C3C" w:rsidP="001B3C3C">
            <w:pPr>
              <w:pStyle w:val="LZ-4"/>
              <w:rPr>
                <w:szCs w:val="21"/>
              </w:rPr>
            </w:pPr>
            <w:r w:rsidRPr="001B3C3C">
              <w:rPr>
                <w:color w:val="000000"/>
                <w:sz w:val="22"/>
                <w:szCs w:val="22"/>
              </w:rPr>
              <w:t>经开区</w:t>
            </w:r>
          </w:p>
        </w:tc>
        <w:tc>
          <w:tcPr>
            <w:tcW w:w="2982" w:type="dxa"/>
            <w:tcBorders>
              <w:top w:val="nil"/>
              <w:left w:val="nil"/>
              <w:bottom w:val="single" w:sz="4" w:space="0" w:color="auto"/>
              <w:right w:val="single" w:sz="4" w:space="0" w:color="auto"/>
            </w:tcBorders>
            <w:shd w:val="clear" w:color="auto" w:fill="auto"/>
            <w:noWrap/>
            <w:vAlign w:val="bottom"/>
            <w:hideMark/>
          </w:tcPr>
          <w:p w14:paraId="7DBF0D5D" w14:textId="0B6D9DEB" w:rsidR="001B3C3C" w:rsidRPr="001B3C3C" w:rsidRDefault="001B3C3C" w:rsidP="001B3C3C">
            <w:pPr>
              <w:pStyle w:val="LZ-4"/>
              <w:rPr>
                <w:szCs w:val="21"/>
              </w:rPr>
            </w:pPr>
            <w:r w:rsidRPr="001B3C3C">
              <w:rPr>
                <w:color w:val="000000"/>
                <w:sz w:val="22"/>
                <w:szCs w:val="22"/>
              </w:rPr>
              <w:t>粘土砖瓦及建筑砌块制造</w:t>
            </w:r>
          </w:p>
        </w:tc>
        <w:tc>
          <w:tcPr>
            <w:tcW w:w="966" w:type="dxa"/>
            <w:tcBorders>
              <w:top w:val="nil"/>
              <w:left w:val="nil"/>
              <w:bottom w:val="single" w:sz="4" w:space="0" w:color="auto"/>
              <w:right w:val="single" w:sz="4" w:space="0" w:color="auto"/>
            </w:tcBorders>
            <w:shd w:val="clear" w:color="auto" w:fill="auto"/>
            <w:noWrap/>
            <w:vAlign w:val="bottom"/>
            <w:hideMark/>
          </w:tcPr>
          <w:p w14:paraId="2570962F" w14:textId="2213D474" w:rsidR="001B3C3C" w:rsidRPr="001B3C3C" w:rsidRDefault="001B3C3C" w:rsidP="001B3C3C">
            <w:pPr>
              <w:pStyle w:val="LZ-4"/>
              <w:rPr>
                <w:szCs w:val="21"/>
              </w:rPr>
            </w:pPr>
            <w:r w:rsidRPr="001B3C3C">
              <w:rPr>
                <w:color w:val="000000"/>
                <w:sz w:val="22"/>
                <w:szCs w:val="22"/>
              </w:rPr>
              <w:t>25.2</w:t>
            </w:r>
          </w:p>
        </w:tc>
      </w:tr>
      <w:tr w:rsidR="001B3C3C" w:rsidRPr="00971649" w14:paraId="054413FC" w14:textId="77777777" w:rsidTr="001B3C3C">
        <w:trPr>
          <w:trHeight w:val="290"/>
          <w:jc w:val="center"/>
        </w:trPr>
        <w:tc>
          <w:tcPr>
            <w:tcW w:w="725" w:type="dxa"/>
            <w:tcBorders>
              <w:top w:val="nil"/>
              <w:left w:val="single" w:sz="4" w:space="0" w:color="auto"/>
              <w:bottom w:val="single" w:sz="4" w:space="0" w:color="auto"/>
              <w:right w:val="single" w:sz="4" w:space="0" w:color="auto"/>
            </w:tcBorders>
            <w:shd w:val="clear" w:color="auto" w:fill="auto"/>
            <w:noWrap/>
            <w:vAlign w:val="bottom"/>
            <w:hideMark/>
          </w:tcPr>
          <w:p w14:paraId="4EC531F6" w14:textId="7FF77507" w:rsidR="001B3C3C" w:rsidRPr="001B3C3C" w:rsidRDefault="001B3C3C" w:rsidP="001B3C3C">
            <w:pPr>
              <w:pStyle w:val="LZ-4"/>
              <w:rPr>
                <w:szCs w:val="21"/>
              </w:rPr>
            </w:pPr>
            <w:r w:rsidRPr="001B3C3C">
              <w:rPr>
                <w:color w:val="000000"/>
                <w:sz w:val="22"/>
                <w:szCs w:val="22"/>
              </w:rPr>
              <w:t>15</w:t>
            </w:r>
          </w:p>
        </w:tc>
        <w:tc>
          <w:tcPr>
            <w:tcW w:w="3543" w:type="dxa"/>
            <w:tcBorders>
              <w:top w:val="nil"/>
              <w:left w:val="nil"/>
              <w:bottom w:val="single" w:sz="4" w:space="0" w:color="auto"/>
              <w:right w:val="single" w:sz="4" w:space="0" w:color="auto"/>
            </w:tcBorders>
            <w:shd w:val="clear" w:color="auto" w:fill="auto"/>
            <w:noWrap/>
            <w:vAlign w:val="bottom"/>
            <w:hideMark/>
          </w:tcPr>
          <w:p w14:paraId="7E1A8DCB" w14:textId="7BEE1C2A" w:rsidR="001B3C3C" w:rsidRPr="001B3C3C" w:rsidRDefault="001B3C3C" w:rsidP="001B3C3C">
            <w:pPr>
              <w:pStyle w:val="LZ-4"/>
              <w:rPr>
                <w:szCs w:val="21"/>
              </w:rPr>
            </w:pPr>
            <w:r w:rsidRPr="001B3C3C">
              <w:rPr>
                <w:color w:val="000000"/>
                <w:sz w:val="22"/>
                <w:szCs w:val="22"/>
              </w:rPr>
              <w:t>杭州锋</w:t>
            </w:r>
            <w:proofErr w:type="gramStart"/>
            <w:r w:rsidRPr="001B3C3C">
              <w:rPr>
                <w:color w:val="000000"/>
                <w:sz w:val="22"/>
                <w:szCs w:val="22"/>
              </w:rPr>
              <w:t>濠</w:t>
            </w:r>
            <w:proofErr w:type="gramEnd"/>
            <w:r w:rsidRPr="001B3C3C">
              <w:rPr>
                <w:color w:val="000000"/>
                <w:sz w:val="22"/>
                <w:szCs w:val="22"/>
              </w:rPr>
              <w:t>铝业有限公司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5BBEA65F" w14:textId="48677845" w:rsidR="001B3C3C" w:rsidRPr="001B3C3C" w:rsidRDefault="001B3C3C" w:rsidP="001B3C3C">
            <w:pPr>
              <w:pStyle w:val="LZ-4"/>
              <w:rPr>
                <w:szCs w:val="21"/>
              </w:rPr>
            </w:pPr>
            <w:r w:rsidRPr="001B3C3C">
              <w:rPr>
                <w:color w:val="000000"/>
                <w:sz w:val="22"/>
                <w:szCs w:val="22"/>
              </w:rPr>
              <w:t>戴村</w:t>
            </w:r>
          </w:p>
        </w:tc>
        <w:tc>
          <w:tcPr>
            <w:tcW w:w="2982" w:type="dxa"/>
            <w:tcBorders>
              <w:top w:val="nil"/>
              <w:left w:val="nil"/>
              <w:bottom w:val="single" w:sz="4" w:space="0" w:color="auto"/>
              <w:right w:val="single" w:sz="4" w:space="0" w:color="auto"/>
            </w:tcBorders>
            <w:shd w:val="clear" w:color="auto" w:fill="auto"/>
            <w:noWrap/>
            <w:vAlign w:val="bottom"/>
            <w:hideMark/>
          </w:tcPr>
          <w:p w14:paraId="3C016DA4" w14:textId="291B37BF" w:rsidR="001B3C3C" w:rsidRPr="001B3C3C" w:rsidRDefault="001B3C3C" w:rsidP="001B3C3C">
            <w:pPr>
              <w:pStyle w:val="LZ-4"/>
              <w:rPr>
                <w:szCs w:val="21"/>
              </w:rPr>
            </w:pPr>
            <w:r w:rsidRPr="001B3C3C">
              <w:rPr>
                <w:color w:val="000000"/>
                <w:sz w:val="22"/>
                <w:szCs w:val="22"/>
              </w:rPr>
              <w:t>金属家具制造</w:t>
            </w:r>
          </w:p>
        </w:tc>
        <w:tc>
          <w:tcPr>
            <w:tcW w:w="966" w:type="dxa"/>
            <w:tcBorders>
              <w:top w:val="nil"/>
              <w:left w:val="nil"/>
              <w:bottom w:val="single" w:sz="4" w:space="0" w:color="auto"/>
              <w:right w:val="single" w:sz="4" w:space="0" w:color="auto"/>
            </w:tcBorders>
            <w:shd w:val="clear" w:color="auto" w:fill="auto"/>
            <w:noWrap/>
            <w:vAlign w:val="bottom"/>
            <w:hideMark/>
          </w:tcPr>
          <w:p w14:paraId="1DD81255" w14:textId="071E71DE" w:rsidR="001B3C3C" w:rsidRPr="001B3C3C" w:rsidRDefault="001B3C3C" w:rsidP="001B3C3C">
            <w:pPr>
              <w:pStyle w:val="LZ-4"/>
              <w:rPr>
                <w:szCs w:val="21"/>
              </w:rPr>
            </w:pPr>
            <w:r w:rsidRPr="001B3C3C">
              <w:rPr>
                <w:color w:val="000000"/>
                <w:sz w:val="22"/>
                <w:szCs w:val="22"/>
              </w:rPr>
              <w:t>23.8</w:t>
            </w:r>
          </w:p>
        </w:tc>
      </w:tr>
      <w:tr w:rsidR="001B3C3C" w:rsidRPr="00971649" w14:paraId="6DE01FF4" w14:textId="77777777" w:rsidTr="001B3C3C">
        <w:trPr>
          <w:trHeight w:val="290"/>
          <w:jc w:val="center"/>
        </w:trPr>
        <w:tc>
          <w:tcPr>
            <w:tcW w:w="725" w:type="dxa"/>
            <w:tcBorders>
              <w:top w:val="nil"/>
              <w:left w:val="single" w:sz="4" w:space="0" w:color="auto"/>
              <w:bottom w:val="single" w:sz="4" w:space="0" w:color="auto"/>
              <w:right w:val="single" w:sz="4" w:space="0" w:color="auto"/>
            </w:tcBorders>
            <w:shd w:val="clear" w:color="auto" w:fill="auto"/>
            <w:noWrap/>
            <w:vAlign w:val="bottom"/>
            <w:hideMark/>
          </w:tcPr>
          <w:p w14:paraId="1FBF5A81" w14:textId="2E35DF4C" w:rsidR="001B3C3C" w:rsidRPr="001B3C3C" w:rsidRDefault="001B3C3C" w:rsidP="001B3C3C">
            <w:pPr>
              <w:pStyle w:val="LZ-4"/>
              <w:rPr>
                <w:szCs w:val="21"/>
              </w:rPr>
            </w:pPr>
            <w:r w:rsidRPr="001B3C3C">
              <w:rPr>
                <w:color w:val="000000"/>
                <w:sz w:val="22"/>
                <w:szCs w:val="22"/>
              </w:rPr>
              <w:t>16</w:t>
            </w:r>
          </w:p>
        </w:tc>
        <w:tc>
          <w:tcPr>
            <w:tcW w:w="3543" w:type="dxa"/>
            <w:tcBorders>
              <w:top w:val="nil"/>
              <w:left w:val="nil"/>
              <w:bottom w:val="single" w:sz="4" w:space="0" w:color="auto"/>
              <w:right w:val="single" w:sz="4" w:space="0" w:color="auto"/>
            </w:tcBorders>
            <w:shd w:val="clear" w:color="auto" w:fill="auto"/>
            <w:noWrap/>
            <w:vAlign w:val="bottom"/>
            <w:hideMark/>
          </w:tcPr>
          <w:p w14:paraId="0AFFC3EF" w14:textId="7831ACBE" w:rsidR="001B3C3C" w:rsidRPr="001B3C3C" w:rsidRDefault="001B3C3C" w:rsidP="001B3C3C">
            <w:pPr>
              <w:pStyle w:val="LZ-4"/>
              <w:rPr>
                <w:szCs w:val="21"/>
              </w:rPr>
            </w:pPr>
            <w:r w:rsidRPr="001B3C3C">
              <w:rPr>
                <w:color w:val="000000"/>
                <w:sz w:val="22"/>
                <w:szCs w:val="22"/>
              </w:rPr>
              <w:t>浙江恒天控股集团有限公司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110C5CBA" w14:textId="000184DB" w:rsidR="001B3C3C" w:rsidRPr="001B3C3C" w:rsidRDefault="001B3C3C" w:rsidP="001B3C3C">
            <w:pPr>
              <w:pStyle w:val="LZ-4"/>
              <w:rPr>
                <w:szCs w:val="21"/>
              </w:rPr>
            </w:pPr>
            <w:r w:rsidRPr="001B3C3C">
              <w:rPr>
                <w:color w:val="000000"/>
                <w:sz w:val="22"/>
                <w:szCs w:val="22"/>
              </w:rPr>
              <w:t>经开区</w:t>
            </w:r>
          </w:p>
        </w:tc>
        <w:tc>
          <w:tcPr>
            <w:tcW w:w="2982" w:type="dxa"/>
            <w:tcBorders>
              <w:top w:val="nil"/>
              <w:left w:val="nil"/>
              <w:bottom w:val="single" w:sz="4" w:space="0" w:color="auto"/>
              <w:right w:val="single" w:sz="4" w:space="0" w:color="auto"/>
            </w:tcBorders>
            <w:shd w:val="clear" w:color="auto" w:fill="auto"/>
            <w:noWrap/>
            <w:vAlign w:val="bottom"/>
            <w:hideMark/>
          </w:tcPr>
          <w:p w14:paraId="224E0830" w14:textId="58253E00" w:rsidR="001B3C3C" w:rsidRPr="001B3C3C" w:rsidRDefault="001B3C3C" w:rsidP="001B3C3C">
            <w:pPr>
              <w:pStyle w:val="LZ-4"/>
              <w:rPr>
                <w:szCs w:val="21"/>
              </w:rPr>
            </w:pPr>
            <w:r w:rsidRPr="001B3C3C">
              <w:rPr>
                <w:color w:val="000000"/>
                <w:sz w:val="22"/>
                <w:szCs w:val="22"/>
              </w:rPr>
              <w:t>小麦加工</w:t>
            </w:r>
          </w:p>
        </w:tc>
        <w:tc>
          <w:tcPr>
            <w:tcW w:w="966" w:type="dxa"/>
            <w:tcBorders>
              <w:top w:val="nil"/>
              <w:left w:val="nil"/>
              <w:bottom w:val="single" w:sz="4" w:space="0" w:color="auto"/>
              <w:right w:val="single" w:sz="4" w:space="0" w:color="auto"/>
            </w:tcBorders>
            <w:shd w:val="clear" w:color="auto" w:fill="auto"/>
            <w:noWrap/>
            <w:vAlign w:val="bottom"/>
            <w:hideMark/>
          </w:tcPr>
          <w:p w14:paraId="269CF141" w14:textId="51501BE4" w:rsidR="001B3C3C" w:rsidRPr="001B3C3C" w:rsidRDefault="001B3C3C" w:rsidP="001B3C3C">
            <w:pPr>
              <w:pStyle w:val="LZ-4"/>
              <w:rPr>
                <w:szCs w:val="21"/>
              </w:rPr>
            </w:pPr>
            <w:r w:rsidRPr="001B3C3C">
              <w:rPr>
                <w:color w:val="000000"/>
                <w:sz w:val="22"/>
                <w:szCs w:val="22"/>
              </w:rPr>
              <w:t>17.6</w:t>
            </w:r>
          </w:p>
        </w:tc>
      </w:tr>
      <w:tr w:rsidR="001B3C3C" w:rsidRPr="00971649" w14:paraId="18FD7D0C" w14:textId="77777777" w:rsidTr="001B3C3C">
        <w:trPr>
          <w:trHeight w:val="290"/>
          <w:jc w:val="center"/>
        </w:trPr>
        <w:tc>
          <w:tcPr>
            <w:tcW w:w="725" w:type="dxa"/>
            <w:tcBorders>
              <w:top w:val="nil"/>
              <w:left w:val="single" w:sz="4" w:space="0" w:color="auto"/>
              <w:bottom w:val="single" w:sz="4" w:space="0" w:color="auto"/>
              <w:right w:val="single" w:sz="4" w:space="0" w:color="auto"/>
            </w:tcBorders>
            <w:shd w:val="clear" w:color="auto" w:fill="auto"/>
            <w:noWrap/>
            <w:vAlign w:val="bottom"/>
            <w:hideMark/>
          </w:tcPr>
          <w:p w14:paraId="4A36CF92" w14:textId="18DA7F73" w:rsidR="001B3C3C" w:rsidRPr="001B3C3C" w:rsidRDefault="001B3C3C" w:rsidP="001B3C3C">
            <w:pPr>
              <w:pStyle w:val="LZ-4"/>
              <w:rPr>
                <w:szCs w:val="21"/>
              </w:rPr>
            </w:pPr>
            <w:r w:rsidRPr="001B3C3C">
              <w:rPr>
                <w:color w:val="000000"/>
                <w:sz w:val="22"/>
                <w:szCs w:val="22"/>
              </w:rPr>
              <w:t>17</w:t>
            </w:r>
          </w:p>
        </w:tc>
        <w:tc>
          <w:tcPr>
            <w:tcW w:w="3543" w:type="dxa"/>
            <w:tcBorders>
              <w:top w:val="nil"/>
              <w:left w:val="nil"/>
              <w:bottom w:val="single" w:sz="4" w:space="0" w:color="auto"/>
              <w:right w:val="single" w:sz="4" w:space="0" w:color="auto"/>
            </w:tcBorders>
            <w:shd w:val="clear" w:color="auto" w:fill="auto"/>
            <w:noWrap/>
            <w:vAlign w:val="bottom"/>
            <w:hideMark/>
          </w:tcPr>
          <w:p w14:paraId="33C5FEAA" w14:textId="7A5F5DAE" w:rsidR="001B3C3C" w:rsidRPr="001B3C3C" w:rsidRDefault="001B3C3C" w:rsidP="001B3C3C">
            <w:pPr>
              <w:pStyle w:val="LZ-4"/>
              <w:rPr>
                <w:szCs w:val="21"/>
              </w:rPr>
            </w:pPr>
            <w:r w:rsidRPr="001B3C3C">
              <w:rPr>
                <w:color w:val="000000"/>
                <w:sz w:val="22"/>
                <w:szCs w:val="22"/>
              </w:rPr>
              <w:t>杭州燕倩五金机械有限公司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4DC78571" w14:textId="2298B80D" w:rsidR="001B3C3C" w:rsidRPr="001B3C3C" w:rsidRDefault="001B3C3C" w:rsidP="001B3C3C">
            <w:pPr>
              <w:pStyle w:val="LZ-4"/>
              <w:rPr>
                <w:szCs w:val="21"/>
              </w:rPr>
            </w:pPr>
            <w:r w:rsidRPr="001B3C3C">
              <w:rPr>
                <w:color w:val="000000"/>
                <w:sz w:val="22"/>
                <w:szCs w:val="22"/>
              </w:rPr>
              <w:t>戴村</w:t>
            </w:r>
          </w:p>
        </w:tc>
        <w:tc>
          <w:tcPr>
            <w:tcW w:w="2982" w:type="dxa"/>
            <w:tcBorders>
              <w:top w:val="nil"/>
              <w:left w:val="nil"/>
              <w:bottom w:val="single" w:sz="4" w:space="0" w:color="auto"/>
              <w:right w:val="single" w:sz="4" w:space="0" w:color="auto"/>
            </w:tcBorders>
            <w:shd w:val="clear" w:color="auto" w:fill="auto"/>
            <w:noWrap/>
            <w:vAlign w:val="bottom"/>
            <w:hideMark/>
          </w:tcPr>
          <w:p w14:paraId="7A57170A" w14:textId="532C1E40" w:rsidR="001B3C3C" w:rsidRPr="001B3C3C" w:rsidRDefault="001B3C3C" w:rsidP="001B3C3C">
            <w:pPr>
              <w:pStyle w:val="LZ-4"/>
              <w:rPr>
                <w:szCs w:val="21"/>
              </w:rPr>
            </w:pPr>
            <w:r w:rsidRPr="001B3C3C">
              <w:rPr>
                <w:color w:val="000000"/>
                <w:sz w:val="22"/>
                <w:szCs w:val="22"/>
              </w:rPr>
              <w:t>其他通用零部件制造</w:t>
            </w:r>
          </w:p>
        </w:tc>
        <w:tc>
          <w:tcPr>
            <w:tcW w:w="966" w:type="dxa"/>
            <w:tcBorders>
              <w:top w:val="nil"/>
              <w:left w:val="nil"/>
              <w:bottom w:val="single" w:sz="4" w:space="0" w:color="auto"/>
              <w:right w:val="single" w:sz="4" w:space="0" w:color="auto"/>
            </w:tcBorders>
            <w:shd w:val="clear" w:color="auto" w:fill="auto"/>
            <w:noWrap/>
            <w:vAlign w:val="bottom"/>
            <w:hideMark/>
          </w:tcPr>
          <w:p w14:paraId="7A1BD669" w14:textId="0BD79BBA" w:rsidR="001B3C3C" w:rsidRPr="001B3C3C" w:rsidRDefault="001B3C3C" w:rsidP="001B3C3C">
            <w:pPr>
              <w:pStyle w:val="LZ-4"/>
              <w:rPr>
                <w:szCs w:val="21"/>
              </w:rPr>
            </w:pPr>
            <w:r w:rsidRPr="001B3C3C">
              <w:rPr>
                <w:color w:val="000000"/>
                <w:sz w:val="22"/>
                <w:szCs w:val="22"/>
              </w:rPr>
              <w:t>17.1</w:t>
            </w:r>
          </w:p>
        </w:tc>
      </w:tr>
      <w:tr w:rsidR="001B3C3C" w:rsidRPr="00971649" w14:paraId="238A9368" w14:textId="77777777" w:rsidTr="001B3C3C">
        <w:trPr>
          <w:trHeight w:val="290"/>
          <w:jc w:val="center"/>
        </w:trPr>
        <w:tc>
          <w:tcPr>
            <w:tcW w:w="725" w:type="dxa"/>
            <w:tcBorders>
              <w:top w:val="nil"/>
              <w:left w:val="single" w:sz="4" w:space="0" w:color="auto"/>
              <w:bottom w:val="single" w:sz="4" w:space="0" w:color="auto"/>
              <w:right w:val="single" w:sz="4" w:space="0" w:color="auto"/>
            </w:tcBorders>
            <w:shd w:val="clear" w:color="auto" w:fill="auto"/>
            <w:noWrap/>
            <w:vAlign w:val="bottom"/>
            <w:hideMark/>
          </w:tcPr>
          <w:p w14:paraId="4FB2F56C" w14:textId="1B646E68" w:rsidR="001B3C3C" w:rsidRPr="001B3C3C" w:rsidRDefault="001B3C3C" w:rsidP="001B3C3C">
            <w:pPr>
              <w:pStyle w:val="LZ-4"/>
              <w:rPr>
                <w:szCs w:val="21"/>
              </w:rPr>
            </w:pPr>
            <w:r w:rsidRPr="001B3C3C">
              <w:rPr>
                <w:color w:val="000000"/>
                <w:sz w:val="22"/>
                <w:szCs w:val="22"/>
              </w:rPr>
              <w:t>18</w:t>
            </w:r>
          </w:p>
        </w:tc>
        <w:tc>
          <w:tcPr>
            <w:tcW w:w="3543" w:type="dxa"/>
            <w:tcBorders>
              <w:top w:val="nil"/>
              <w:left w:val="nil"/>
              <w:bottom w:val="single" w:sz="4" w:space="0" w:color="auto"/>
              <w:right w:val="single" w:sz="4" w:space="0" w:color="auto"/>
            </w:tcBorders>
            <w:shd w:val="clear" w:color="auto" w:fill="auto"/>
            <w:noWrap/>
            <w:vAlign w:val="bottom"/>
            <w:hideMark/>
          </w:tcPr>
          <w:p w14:paraId="1F7E15B1" w14:textId="638DD2C1" w:rsidR="001B3C3C" w:rsidRPr="001B3C3C" w:rsidRDefault="001B3C3C" w:rsidP="001B3C3C">
            <w:pPr>
              <w:pStyle w:val="LZ-4"/>
              <w:rPr>
                <w:szCs w:val="21"/>
              </w:rPr>
            </w:pPr>
            <w:r w:rsidRPr="001B3C3C">
              <w:rPr>
                <w:color w:val="000000"/>
                <w:sz w:val="22"/>
                <w:szCs w:val="22"/>
              </w:rPr>
              <w:t>杭州高运德加混凝土有限公司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4312D887" w14:textId="3BF6B32C" w:rsidR="001B3C3C" w:rsidRPr="001B3C3C" w:rsidRDefault="001B3C3C" w:rsidP="001B3C3C">
            <w:pPr>
              <w:pStyle w:val="LZ-4"/>
              <w:rPr>
                <w:szCs w:val="21"/>
              </w:rPr>
            </w:pPr>
            <w:r w:rsidRPr="001B3C3C">
              <w:rPr>
                <w:color w:val="000000"/>
                <w:sz w:val="22"/>
                <w:szCs w:val="22"/>
              </w:rPr>
              <w:t>新塘</w:t>
            </w:r>
          </w:p>
        </w:tc>
        <w:tc>
          <w:tcPr>
            <w:tcW w:w="2982" w:type="dxa"/>
            <w:tcBorders>
              <w:top w:val="nil"/>
              <w:left w:val="nil"/>
              <w:bottom w:val="single" w:sz="4" w:space="0" w:color="auto"/>
              <w:right w:val="single" w:sz="4" w:space="0" w:color="auto"/>
            </w:tcBorders>
            <w:shd w:val="clear" w:color="auto" w:fill="auto"/>
            <w:noWrap/>
            <w:vAlign w:val="bottom"/>
            <w:hideMark/>
          </w:tcPr>
          <w:p w14:paraId="450999D8" w14:textId="15B9E0E6" w:rsidR="001B3C3C" w:rsidRPr="001B3C3C" w:rsidRDefault="001B3C3C" w:rsidP="001B3C3C">
            <w:pPr>
              <w:pStyle w:val="LZ-4"/>
              <w:rPr>
                <w:szCs w:val="21"/>
              </w:rPr>
            </w:pPr>
            <w:r w:rsidRPr="001B3C3C">
              <w:rPr>
                <w:color w:val="000000"/>
                <w:sz w:val="22"/>
                <w:szCs w:val="22"/>
              </w:rPr>
              <w:t>水泥制品制造</w:t>
            </w:r>
          </w:p>
        </w:tc>
        <w:tc>
          <w:tcPr>
            <w:tcW w:w="966" w:type="dxa"/>
            <w:tcBorders>
              <w:top w:val="nil"/>
              <w:left w:val="nil"/>
              <w:bottom w:val="single" w:sz="4" w:space="0" w:color="auto"/>
              <w:right w:val="single" w:sz="4" w:space="0" w:color="auto"/>
            </w:tcBorders>
            <w:shd w:val="clear" w:color="auto" w:fill="auto"/>
            <w:noWrap/>
            <w:vAlign w:val="bottom"/>
            <w:hideMark/>
          </w:tcPr>
          <w:p w14:paraId="1C5FD567" w14:textId="672E0032" w:rsidR="001B3C3C" w:rsidRPr="001B3C3C" w:rsidRDefault="001B3C3C" w:rsidP="001B3C3C">
            <w:pPr>
              <w:pStyle w:val="LZ-4"/>
              <w:rPr>
                <w:szCs w:val="21"/>
              </w:rPr>
            </w:pPr>
            <w:r w:rsidRPr="001B3C3C">
              <w:rPr>
                <w:color w:val="000000"/>
                <w:sz w:val="22"/>
                <w:szCs w:val="22"/>
              </w:rPr>
              <w:t>16.7</w:t>
            </w:r>
          </w:p>
        </w:tc>
      </w:tr>
      <w:tr w:rsidR="001B3C3C" w:rsidRPr="00971649" w14:paraId="37445995" w14:textId="77777777" w:rsidTr="001B3C3C">
        <w:trPr>
          <w:trHeight w:val="290"/>
          <w:jc w:val="center"/>
        </w:trPr>
        <w:tc>
          <w:tcPr>
            <w:tcW w:w="725" w:type="dxa"/>
            <w:tcBorders>
              <w:top w:val="nil"/>
              <w:left w:val="single" w:sz="4" w:space="0" w:color="auto"/>
              <w:bottom w:val="single" w:sz="4" w:space="0" w:color="auto"/>
              <w:right w:val="single" w:sz="4" w:space="0" w:color="auto"/>
            </w:tcBorders>
            <w:shd w:val="clear" w:color="auto" w:fill="auto"/>
            <w:noWrap/>
            <w:vAlign w:val="bottom"/>
            <w:hideMark/>
          </w:tcPr>
          <w:p w14:paraId="1645BF18" w14:textId="7470188D" w:rsidR="001B3C3C" w:rsidRPr="001B3C3C" w:rsidRDefault="001B3C3C" w:rsidP="001B3C3C">
            <w:pPr>
              <w:pStyle w:val="LZ-4"/>
              <w:rPr>
                <w:szCs w:val="21"/>
              </w:rPr>
            </w:pPr>
            <w:r w:rsidRPr="001B3C3C">
              <w:rPr>
                <w:color w:val="000000"/>
                <w:sz w:val="22"/>
                <w:szCs w:val="22"/>
              </w:rPr>
              <w:t>19</w:t>
            </w:r>
          </w:p>
        </w:tc>
        <w:tc>
          <w:tcPr>
            <w:tcW w:w="3543" w:type="dxa"/>
            <w:tcBorders>
              <w:top w:val="nil"/>
              <w:left w:val="nil"/>
              <w:bottom w:val="single" w:sz="4" w:space="0" w:color="auto"/>
              <w:right w:val="single" w:sz="4" w:space="0" w:color="auto"/>
            </w:tcBorders>
            <w:shd w:val="clear" w:color="auto" w:fill="auto"/>
            <w:noWrap/>
            <w:vAlign w:val="bottom"/>
            <w:hideMark/>
          </w:tcPr>
          <w:p w14:paraId="0CC0CC0C" w14:textId="1C9A028E" w:rsidR="001B3C3C" w:rsidRPr="001B3C3C" w:rsidRDefault="001B3C3C" w:rsidP="001B3C3C">
            <w:pPr>
              <w:pStyle w:val="LZ-4"/>
              <w:rPr>
                <w:szCs w:val="21"/>
              </w:rPr>
            </w:pPr>
            <w:r w:rsidRPr="001B3C3C">
              <w:rPr>
                <w:color w:val="000000"/>
                <w:sz w:val="22"/>
                <w:szCs w:val="22"/>
              </w:rPr>
              <w:t>浙江协和陶瓷有限公司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5B60910B" w14:textId="29EF02E3" w:rsidR="001B3C3C" w:rsidRPr="001B3C3C" w:rsidRDefault="001B3C3C" w:rsidP="001B3C3C">
            <w:pPr>
              <w:pStyle w:val="LZ-4"/>
              <w:rPr>
                <w:szCs w:val="21"/>
              </w:rPr>
            </w:pPr>
            <w:r w:rsidRPr="001B3C3C">
              <w:rPr>
                <w:color w:val="000000"/>
                <w:sz w:val="22"/>
                <w:szCs w:val="22"/>
              </w:rPr>
              <w:t>新街</w:t>
            </w:r>
          </w:p>
        </w:tc>
        <w:tc>
          <w:tcPr>
            <w:tcW w:w="2982" w:type="dxa"/>
            <w:tcBorders>
              <w:top w:val="nil"/>
              <w:left w:val="nil"/>
              <w:bottom w:val="single" w:sz="4" w:space="0" w:color="auto"/>
              <w:right w:val="single" w:sz="4" w:space="0" w:color="auto"/>
            </w:tcBorders>
            <w:shd w:val="clear" w:color="auto" w:fill="auto"/>
            <w:noWrap/>
            <w:vAlign w:val="bottom"/>
            <w:hideMark/>
          </w:tcPr>
          <w:p w14:paraId="22A9450A" w14:textId="4F7D96C6" w:rsidR="001B3C3C" w:rsidRPr="001B3C3C" w:rsidRDefault="001B3C3C" w:rsidP="001B3C3C">
            <w:pPr>
              <w:pStyle w:val="LZ-4"/>
              <w:rPr>
                <w:szCs w:val="21"/>
              </w:rPr>
            </w:pPr>
            <w:r w:rsidRPr="001B3C3C">
              <w:rPr>
                <w:color w:val="000000"/>
                <w:sz w:val="22"/>
                <w:szCs w:val="22"/>
              </w:rPr>
              <w:t>钢压延加工</w:t>
            </w:r>
          </w:p>
        </w:tc>
        <w:tc>
          <w:tcPr>
            <w:tcW w:w="966" w:type="dxa"/>
            <w:tcBorders>
              <w:top w:val="nil"/>
              <w:left w:val="nil"/>
              <w:bottom w:val="single" w:sz="4" w:space="0" w:color="auto"/>
              <w:right w:val="single" w:sz="4" w:space="0" w:color="auto"/>
            </w:tcBorders>
            <w:shd w:val="clear" w:color="auto" w:fill="auto"/>
            <w:noWrap/>
            <w:vAlign w:val="bottom"/>
            <w:hideMark/>
          </w:tcPr>
          <w:p w14:paraId="52CA55A4" w14:textId="5670FA31" w:rsidR="001B3C3C" w:rsidRPr="001B3C3C" w:rsidRDefault="001B3C3C" w:rsidP="001B3C3C">
            <w:pPr>
              <w:pStyle w:val="LZ-4"/>
              <w:rPr>
                <w:szCs w:val="21"/>
              </w:rPr>
            </w:pPr>
            <w:r w:rsidRPr="001B3C3C">
              <w:rPr>
                <w:color w:val="000000"/>
                <w:sz w:val="22"/>
                <w:szCs w:val="22"/>
              </w:rPr>
              <w:t>15.8</w:t>
            </w:r>
          </w:p>
        </w:tc>
      </w:tr>
      <w:tr w:rsidR="001B3C3C" w:rsidRPr="00971649" w14:paraId="2426E19A" w14:textId="77777777" w:rsidTr="001B3C3C">
        <w:trPr>
          <w:trHeight w:val="290"/>
          <w:jc w:val="center"/>
        </w:trPr>
        <w:tc>
          <w:tcPr>
            <w:tcW w:w="725" w:type="dxa"/>
            <w:tcBorders>
              <w:top w:val="nil"/>
              <w:left w:val="single" w:sz="4" w:space="0" w:color="auto"/>
              <w:bottom w:val="single" w:sz="4" w:space="0" w:color="auto"/>
              <w:right w:val="single" w:sz="4" w:space="0" w:color="auto"/>
            </w:tcBorders>
            <w:shd w:val="clear" w:color="auto" w:fill="auto"/>
            <w:noWrap/>
            <w:vAlign w:val="bottom"/>
            <w:hideMark/>
          </w:tcPr>
          <w:p w14:paraId="542D7D46" w14:textId="3FF8C5E0" w:rsidR="001B3C3C" w:rsidRPr="001B3C3C" w:rsidRDefault="001B3C3C" w:rsidP="001B3C3C">
            <w:pPr>
              <w:pStyle w:val="LZ-4"/>
              <w:rPr>
                <w:szCs w:val="21"/>
              </w:rPr>
            </w:pPr>
            <w:r w:rsidRPr="001B3C3C">
              <w:rPr>
                <w:color w:val="000000"/>
                <w:sz w:val="22"/>
                <w:szCs w:val="22"/>
              </w:rPr>
              <w:t>20</w:t>
            </w:r>
          </w:p>
        </w:tc>
        <w:tc>
          <w:tcPr>
            <w:tcW w:w="3543" w:type="dxa"/>
            <w:tcBorders>
              <w:top w:val="nil"/>
              <w:left w:val="nil"/>
              <w:bottom w:val="single" w:sz="4" w:space="0" w:color="auto"/>
              <w:right w:val="single" w:sz="4" w:space="0" w:color="auto"/>
            </w:tcBorders>
            <w:shd w:val="clear" w:color="auto" w:fill="auto"/>
            <w:noWrap/>
            <w:vAlign w:val="bottom"/>
            <w:hideMark/>
          </w:tcPr>
          <w:p w14:paraId="702BBF97" w14:textId="3FEAA0E2" w:rsidR="001B3C3C" w:rsidRPr="001B3C3C" w:rsidRDefault="001B3C3C" w:rsidP="001B3C3C">
            <w:pPr>
              <w:pStyle w:val="LZ-4"/>
              <w:rPr>
                <w:szCs w:val="21"/>
              </w:rPr>
            </w:pPr>
            <w:r w:rsidRPr="001B3C3C">
              <w:rPr>
                <w:color w:val="000000"/>
                <w:sz w:val="22"/>
                <w:szCs w:val="22"/>
              </w:rPr>
              <w:t>杭州群起建材有限公司</w:t>
            </w:r>
          </w:p>
        </w:tc>
        <w:tc>
          <w:tcPr>
            <w:tcW w:w="993" w:type="dxa"/>
            <w:tcBorders>
              <w:top w:val="nil"/>
              <w:left w:val="nil"/>
              <w:bottom w:val="single" w:sz="4" w:space="0" w:color="auto"/>
              <w:right w:val="single" w:sz="4" w:space="0" w:color="auto"/>
            </w:tcBorders>
            <w:shd w:val="clear" w:color="auto" w:fill="auto"/>
            <w:noWrap/>
            <w:vAlign w:val="bottom"/>
            <w:hideMark/>
          </w:tcPr>
          <w:p w14:paraId="596209E7" w14:textId="303DFAA6" w:rsidR="001B3C3C" w:rsidRPr="001B3C3C" w:rsidRDefault="001B3C3C" w:rsidP="001B3C3C">
            <w:pPr>
              <w:pStyle w:val="LZ-4"/>
              <w:rPr>
                <w:szCs w:val="21"/>
              </w:rPr>
            </w:pPr>
            <w:r w:rsidRPr="001B3C3C">
              <w:rPr>
                <w:color w:val="000000"/>
                <w:sz w:val="22"/>
                <w:szCs w:val="22"/>
              </w:rPr>
              <w:t>经开区</w:t>
            </w:r>
          </w:p>
        </w:tc>
        <w:tc>
          <w:tcPr>
            <w:tcW w:w="2982" w:type="dxa"/>
            <w:tcBorders>
              <w:top w:val="nil"/>
              <w:left w:val="nil"/>
              <w:bottom w:val="single" w:sz="4" w:space="0" w:color="auto"/>
              <w:right w:val="single" w:sz="4" w:space="0" w:color="auto"/>
            </w:tcBorders>
            <w:shd w:val="clear" w:color="auto" w:fill="auto"/>
            <w:noWrap/>
            <w:vAlign w:val="bottom"/>
            <w:hideMark/>
          </w:tcPr>
          <w:p w14:paraId="2122BB1C" w14:textId="377EF18F" w:rsidR="001B3C3C" w:rsidRPr="001B3C3C" w:rsidRDefault="001B3C3C" w:rsidP="001B3C3C">
            <w:pPr>
              <w:pStyle w:val="LZ-4"/>
              <w:rPr>
                <w:szCs w:val="21"/>
              </w:rPr>
            </w:pPr>
            <w:r w:rsidRPr="001B3C3C">
              <w:rPr>
                <w:color w:val="000000"/>
                <w:sz w:val="22"/>
                <w:szCs w:val="22"/>
              </w:rPr>
              <w:t>其他水泥类似制品制造</w:t>
            </w:r>
          </w:p>
        </w:tc>
        <w:tc>
          <w:tcPr>
            <w:tcW w:w="966" w:type="dxa"/>
            <w:tcBorders>
              <w:top w:val="nil"/>
              <w:left w:val="nil"/>
              <w:bottom w:val="single" w:sz="4" w:space="0" w:color="auto"/>
              <w:right w:val="single" w:sz="4" w:space="0" w:color="auto"/>
            </w:tcBorders>
            <w:shd w:val="clear" w:color="auto" w:fill="auto"/>
            <w:noWrap/>
            <w:vAlign w:val="bottom"/>
            <w:hideMark/>
          </w:tcPr>
          <w:p w14:paraId="4C70F2FE" w14:textId="22ADAA01" w:rsidR="001B3C3C" w:rsidRPr="001B3C3C" w:rsidRDefault="001B3C3C" w:rsidP="001B3C3C">
            <w:pPr>
              <w:pStyle w:val="LZ-4"/>
              <w:rPr>
                <w:szCs w:val="21"/>
              </w:rPr>
            </w:pPr>
            <w:r w:rsidRPr="001B3C3C">
              <w:rPr>
                <w:color w:val="000000"/>
                <w:sz w:val="22"/>
                <w:szCs w:val="22"/>
              </w:rPr>
              <w:t>15.8</w:t>
            </w:r>
          </w:p>
        </w:tc>
      </w:tr>
      <w:tr w:rsidR="00971649" w:rsidRPr="00971649" w14:paraId="62356CAA" w14:textId="77777777" w:rsidTr="001B3C3C">
        <w:trPr>
          <w:trHeight w:val="290"/>
          <w:jc w:val="center"/>
        </w:trPr>
        <w:tc>
          <w:tcPr>
            <w:tcW w:w="8243" w:type="dxa"/>
            <w:gridSpan w:val="4"/>
            <w:noWrap/>
            <w:hideMark/>
          </w:tcPr>
          <w:p w14:paraId="02A996EF" w14:textId="77777777" w:rsidR="00971649" w:rsidRPr="00971649" w:rsidRDefault="00971649" w:rsidP="00971649">
            <w:pPr>
              <w:pStyle w:val="LZ-4"/>
              <w:rPr>
                <w:b/>
                <w:bCs/>
              </w:rPr>
            </w:pPr>
            <w:r w:rsidRPr="00971649">
              <w:rPr>
                <w:rFonts w:hint="eastAsia"/>
                <w:b/>
                <w:bCs/>
              </w:rPr>
              <w:t>合计排放量</w:t>
            </w:r>
          </w:p>
        </w:tc>
        <w:tc>
          <w:tcPr>
            <w:tcW w:w="966" w:type="dxa"/>
            <w:noWrap/>
            <w:hideMark/>
          </w:tcPr>
          <w:p w14:paraId="3F0FF4F7" w14:textId="652C87A6" w:rsidR="00971649" w:rsidRPr="00971649" w:rsidRDefault="001B3C3C" w:rsidP="00971649">
            <w:pPr>
              <w:pStyle w:val="LZ-4"/>
              <w:rPr>
                <w:b/>
                <w:bCs/>
              </w:rPr>
            </w:pPr>
            <w:r>
              <w:rPr>
                <w:b/>
                <w:bCs/>
              </w:rPr>
              <w:t>760.3</w:t>
            </w:r>
          </w:p>
        </w:tc>
      </w:tr>
      <w:tr w:rsidR="00971649" w:rsidRPr="00971649" w14:paraId="580E6750" w14:textId="77777777" w:rsidTr="001B3C3C">
        <w:trPr>
          <w:trHeight w:val="290"/>
          <w:jc w:val="center"/>
        </w:trPr>
        <w:tc>
          <w:tcPr>
            <w:tcW w:w="8243" w:type="dxa"/>
            <w:gridSpan w:val="4"/>
            <w:noWrap/>
            <w:hideMark/>
          </w:tcPr>
          <w:p w14:paraId="3696AACC" w14:textId="77777777" w:rsidR="00971649" w:rsidRPr="00971649" w:rsidRDefault="00971649" w:rsidP="00971649">
            <w:pPr>
              <w:pStyle w:val="LZ-4"/>
              <w:rPr>
                <w:b/>
                <w:bCs/>
              </w:rPr>
            </w:pPr>
            <w:r w:rsidRPr="00971649">
              <w:rPr>
                <w:rFonts w:hint="eastAsia"/>
                <w:b/>
                <w:bCs/>
              </w:rPr>
              <w:t>占全区工业源排放比例</w:t>
            </w:r>
          </w:p>
        </w:tc>
        <w:tc>
          <w:tcPr>
            <w:tcW w:w="966" w:type="dxa"/>
            <w:noWrap/>
            <w:hideMark/>
          </w:tcPr>
          <w:p w14:paraId="4D23234F" w14:textId="180C7B4D" w:rsidR="00971649" w:rsidRPr="00971649" w:rsidRDefault="001B3C3C" w:rsidP="00971649">
            <w:pPr>
              <w:pStyle w:val="LZ-4"/>
              <w:rPr>
                <w:b/>
                <w:bCs/>
              </w:rPr>
            </w:pPr>
            <w:r>
              <w:rPr>
                <w:b/>
                <w:bCs/>
              </w:rPr>
              <w:t>50.6</w:t>
            </w:r>
            <w:r w:rsidR="00971649" w:rsidRPr="00971649">
              <w:rPr>
                <w:b/>
                <w:bCs/>
              </w:rPr>
              <w:t>%</w:t>
            </w:r>
          </w:p>
        </w:tc>
      </w:tr>
    </w:tbl>
    <w:p w14:paraId="65793175" w14:textId="5602E8F3" w:rsidR="003564A6" w:rsidRPr="007B3BD8" w:rsidRDefault="003564A6" w:rsidP="003564A6">
      <w:pPr>
        <w:pStyle w:val="LZ-3"/>
      </w:pPr>
      <w:bookmarkStart w:id="638" w:name="_Toc117179441"/>
      <w:proofErr w:type="spellStart"/>
      <w:r w:rsidRPr="007B3BD8">
        <w:t>道路移动源</w:t>
      </w:r>
      <w:bookmarkEnd w:id="638"/>
      <w:proofErr w:type="spellEnd"/>
    </w:p>
    <w:p w14:paraId="756B3C9A" w14:textId="5E661232" w:rsidR="00CB6E21" w:rsidRPr="007B3BD8" w:rsidRDefault="003564A6" w:rsidP="00CB6E21">
      <w:pPr>
        <w:pStyle w:val="LZ-"/>
        <w:ind w:firstLine="480"/>
      </w:pPr>
      <w:r w:rsidRPr="007B3BD8">
        <w:rPr>
          <w:lang w:val="en-US"/>
        </w:rPr>
        <w:t>20</w:t>
      </w:r>
      <w:r w:rsidR="00FB0BD5">
        <w:rPr>
          <w:lang w:val="en-US"/>
        </w:rPr>
        <w:t>20</w:t>
      </w:r>
      <w:r w:rsidRPr="007B3BD8">
        <w:t>年</w:t>
      </w:r>
      <w:proofErr w:type="gramStart"/>
      <w:r w:rsidR="00A93D9A">
        <w:t>萧山区</w:t>
      </w:r>
      <w:proofErr w:type="gramEnd"/>
      <w:r w:rsidRPr="007B3BD8">
        <w:t>机动车排放的污染物总量分别为</w:t>
      </w:r>
      <w:r w:rsidRPr="007B3BD8">
        <w:rPr>
          <w:lang w:val="en-US"/>
        </w:rPr>
        <w:t>SO</w:t>
      </w:r>
      <w:r w:rsidRPr="007B3BD8">
        <w:rPr>
          <w:vertAlign w:val="subscript"/>
          <w:lang w:val="en-US"/>
        </w:rPr>
        <w:t>2</w:t>
      </w:r>
      <w:r w:rsidRPr="007B3BD8">
        <w:rPr>
          <w:lang w:val="en-US"/>
        </w:rPr>
        <w:t>：</w:t>
      </w:r>
      <w:r w:rsidR="009F0462">
        <w:rPr>
          <w:lang w:val="en-US"/>
        </w:rPr>
        <w:t>3</w:t>
      </w:r>
      <w:r w:rsidR="00CE1B19">
        <w:rPr>
          <w:lang w:val="en-US"/>
        </w:rPr>
        <w:t>38.4</w:t>
      </w:r>
      <w:r w:rsidRPr="007B3BD8">
        <w:t>吨</w:t>
      </w:r>
      <w:r w:rsidRPr="007B3BD8">
        <w:rPr>
          <w:lang w:val="en-US"/>
        </w:rPr>
        <w:t>，</w:t>
      </w:r>
      <w:r w:rsidRPr="007B3BD8">
        <w:rPr>
          <w:lang w:val="en-US"/>
        </w:rPr>
        <w:t>NOx</w:t>
      </w:r>
      <w:r w:rsidRPr="007B3BD8">
        <w:rPr>
          <w:lang w:val="en-US"/>
        </w:rPr>
        <w:t>：</w:t>
      </w:r>
      <w:r w:rsidR="009F0462">
        <w:rPr>
          <w:lang w:val="en-US"/>
        </w:rPr>
        <w:t>1.</w:t>
      </w:r>
      <w:r w:rsidR="00CE1B19">
        <w:rPr>
          <w:lang w:val="en-US"/>
        </w:rPr>
        <w:t>0</w:t>
      </w:r>
      <w:r w:rsidRPr="007B3BD8">
        <w:t>万吨</w:t>
      </w:r>
      <w:r w:rsidRPr="007B3BD8">
        <w:rPr>
          <w:lang w:val="en-US"/>
        </w:rPr>
        <w:t>，</w:t>
      </w:r>
      <w:r w:rsidRPr="007B3BD8">
        <w:rPr>
          <w:lang w:val="en-US"/>
        </w:rPr>
        <w:t>CO</w:t>
      </w:r>
      <w:r w:rsidRPr="007B3BD8">
        <w:rPr>
          <w:lang w:val="en-US"/>
        </w:rPr>
        <w:t>：</w:t>
      </w:r>
      <w:r w:rsidR="00CE1B19">
        <w:rPr>
          <w:lang w:val="en-US"/>
        </w:rPr>
        <w:t>1.3</w:t>
      </w:r>
      <w:r w:rsidRPr="007B3BD8">
        <w:rPr>
          <w:rFonts w:hint="eastAsia"/>
        </w:rPr>
        <w:t>万</w:t>
      </w:r>
      <w:r w:rsidRPr="007B3BD8">
        <w:t>吨</w:t>
      </w:r>
      <w:r w:rsidRPr="007B3BD8">
        <w:rPr>
          <w:lang w:val="en-US"/>
        </w:rPr>
        <w:t>，</w:t>
      </w:r>
      <w:r w:rsidRPr="007B3BD8">
        <w:rPr>
          <w:lang w:val="en-US"/>
        </w:rPr>
        <w:t>PM</w:t>
      </w:r>
      <w:r w:rsidRPr="007B3BD8">
        <w:rPr>
          <w:vertAlign w:val="subscript"/>
          <w:lang w:val="en-US"/>
        </w:rPr>
        <w:t>10</w:t>
      </w:r>
      <w:r w:rsidRPr="007B3BD8">
        <w:rPr>
          <w:lang w:val="en-US"/>
        </w:rPr>
        <w:t>：</w:t>
      </w:r>
      <w:r w:rsidR="009F0462" w:rsidRPr="00063505">
        <w:rPr>
          <w:highlight w:val="yellow"/>
          <w:lang w:val="en-US"/>
          <w:rPrChange w:id="639" w:author="彭 mq" w:date="2023-03-09T10:46:00Z">
            <w:rPr>
              <w:lang w:val="en-US"/>
            </w:rPr>
          </w:rPrChange>
        </w:rPr>
        <w:t>1</w:t>
      </w:r>
      <w:ins w:id="640" w:author="彭 mq" w:date="2023-03-09T10:18:00Z">
        <w:r w:rsidR="008B5A0B" w:rsidRPr="00063505">
          <w:rPr>
            <w:highlight w:val="yellow"/>
            <w:lang w:val="en-US"/>
            <w:rPrChange w:id="641" w:author="彭 mq" w:date="2023-03-09T10:46:00Z">
              <w:rPr>
                <w:lang w:val="en-US"/>
              </w:rPr>
            </w:rPrChange>
          </w:rPr>
          <w:t>49.8</w:t>
        </w:r>
      </w:ins>
      <w:del w:id="642" w:author="彭 mq" w:date="2023-03-09T10:18:00Z">
        <w:r w:rsidR="00CE1B19" w:rsidRPr="00063505" w:rsidDel="008B5A0B">
          <w:rPr>
            <w:highlight w:val="yellow"/>
            <w:lang w:val="en-US"/>
            <w:rPrChange w:id="643" w:author="彭 mq" w:date="2023-03-09T10:46:00Z">
              <w:rPr>
                <w:lang w:val="en-US"/>
              </w:rPr>
            </w:rPrChange>
          </w:rPr>
          <w:delText>5</w:delText>
        </w:r>
        <w:r w:rsidR="00CD3117" w:rsidRPr="00063505" w:rsidDel="008B5A0B">
          <w:rPr>
            <w:highlight w:val="yellow"/>
            <w:lang w:val="en-US"/>
            <w:rPrChange w:id="644" w:author="彭 mq" w:date="2023-03-09T10:46:00Z">
              <w:rPr>
                <w:lang w:val="en-US"/>
              </w:rPr>
            </w:rPrChange>
          </w:rPr>
          <w:delText>0</w:delText>
        </w:r>
        <w:r w:rsidR="00CE1B19" w:rsidRPr="00063505" w:rsidDel="008B5A0B">
          <w:rPr>
            <w:highlight w:val="yellow"/>
            <w:lang w:val="en-US"/>
            <w:rPrChange w:id="645" w:author="彭 mq" w:date="2023-03-09T10:46:00Z">
              <w:rPr>
                <w:lang w:val="en-US"/>
              </w:rPr>
            </w:rPrChange>
          </w:rPr>
          <w:delText>.0</w:delText>
        </w:r>
      </w:del>
      <w:r w:rsidRPr="00063505">
        <w:rPr>
          <w:highlight w:val="yellow"/>
          <w:rPrChange w:id="646" w:author="彭 mq" w:date="2023-03-09T10:46:00Z">
            <w:rPr/>
          </w:rPrChange>
        </w:rPr>
        <w:t>吨</w:t>
      </w:r>
      <w:r w:rsidRPr="007B3BD8">
        <w:rPr>
          <w:lang w:val="en-US"/>
        </w:rPr>
        <w:t>，</w:t>
      </w:r>
      <w:r w:rsidRPr="007B3BD8">
        <w:rPr>
          <w:lang w:val="en-US"/>
        </w:rPr>
        <w:t>PM</w:t>
      </w:r>
      <w:r w:rsidRPr="007B3BD8">
        <w:rPr>
          <w:vertAlign w:val="subscript"/>
          <w:lang w:val="en-US"/>
        </w:rPr>
        <w:t>2.5</w:t>
      </w:r>
      <w:r w:rsidRPr="007B3BD8">
        <w:rPr>
          <w:lang w:val="en-US"/>
        </w:rPr>
        <w:t>：</w:t>
      </w:r>
      <w:r w:rsidR="009F0462">
        <w:rPr>
          <w:lang w:val="en-US"/>
        </w:rPr>
        <w:t>1</w:t>
      </w:r>
      <w:r w:rsidR="00CE1B19">
        <w:rPr>
          <w:lang w:val="en-US"/>
        </w:rPr>
        <w:t>4</w:t>
      </w:r>
      <w:r w:rsidR="00C6713D">
        <w:rPr>
          <w:lang w:val="en-US"/>
        </w:rPr>
        <w:t>2.1</w:t>
      </w:r>
      <w:r w:rsidRPr="007B3BD8">
        <w:t>吨</w:t>
      </w:r>
      <w:r w:rsidRPr="007B3BD8">
        <w:rPr>
          <w:lang w:val="en-US"/>
        </w:rPr>
        <w:t>，</w:t>
      </w:r>
      <w:r w:rsidR="00CB6E21" w:rsidRPr="007B3BD8">
        <w:rPr>
          <w:lang w:val="en-US"/>
        </w:rPr>
        <w:t>VOCs</w:t>
      </w:r>
      <w:r w:rsidR="00CB6E21" w:rsidRPr="007B3BD8">
        <w:rPr>
          <w:lang w:val="en-US"/>
        </w:rPr>
        <w:t>：</w:t>
      </w:r>
      <w:r w:rsidR="00CE1B19">
        <w:rPr>
          <w:lang w:val="en-US"/>
        </w:rPr>
        <w:t>2056</w:t>
      </w:r>
      <w:r w:rsidR="009F0462">
        <w:rPr>
          <w:lang w:val="en-US"/>
        </w:rPr>
        <w:t>.0</w:t>
      </w:r>
      <w:r w:rsidR="00CB6E21" w:rsidRPr="007B3BD8">
        <w:t>吨</w:t>
      </w:r>
      <w:r w:rsidR="00CB6E21" w:rsidRPr="007B3BD8">
        <w:rPr>
          <w:lang w:val="en-US"/>
        </w:rPr>
        <w:t>，</w:t>
      </w:r>
      <w:r w:rsidR="00CB6E21" w:rsidRPr="007B3BD8">
        <w:rPr>
          <w:lang w:val="en-US"/>
        </w:rPr>
        <w:t>NH</w:t>
      </w:r>
      <w:r w:rsidR="00CB6E21" w:rsidRPr="007B3BD8">
        <w:rPr>
          <w:vertAlign w:val="subscript"/>
          <w:lang w:val="en-US"/>
        </w:rPr>
        <w:t>3</w:t>
      </w:r>
      <w:r w:rsidR="00CB6E21" w:rsidRPr="007B3BD8">
        <w:rPr>
          <w:lang w:val="en-US"/>
        </w:rPr>
        <w:t>：</w:t>
      </w:r>
      <w:r w:rsidR="009F0462">
        <w:rPr>
          <w:lang w:val="en-US"/>
        </w:rPr>
        <w:t>283.</w:t>
      </w:r>
      <w:r w:rsidR="00CE1B19">
        <w:rPr>
          <w:lang w:val="en-US"/>
        </w:rPr>
        <w:t>8</w:t>
      </w:r>
      <w:r w:rsidR="00CB6E21" w:rsidRPr="007B3BD8">
        <w:t>吨</w:t>
      </w:r>
      <w:r w:rsidR="00CB6E21" w:rsidRPr="008B5A0B">
        <w:rPr>
          <w:rFonts w:hint="eastAsia"/>
          <w:lang w:val="en-US"/>
          <w:rPrChange w:id="647" w:author="彭 mq" w:date="2023-03-09T10:18:00Z">
            <w:rPr>
              <w:rFonts w:hint="eastAsia"/>
            </w:rPr>
          </w:rPrChange>
        </w:rPr>
        <w:t>，</w:t>
      </w:r>
      <w:r w:rsidRPr="007B3BD8">
        <w:rPr>
          <w:lang w:val="en-US"/>
        </w:rPr>
        <w:t>BC</w:t>
      </w:r>
      <w:r w:rsidRPr="007B3BD8">
        <w:rPr>
          <w:lang w:val="en-US"/>
        </w:rPr>
        <w:t>：</w:t>
      </w:r>
      <w:r w:rsidR="00CE1B19">
        <w:rPr>
          <w:lang w:val="en-US"/>
        </w:rPr>
        <w:t>79.4</w:t>
      </w:r>
      <w:r w:rsidRPr="007B3BD8">
        <w:t>吨</w:t>
      </w:r>
      <w:r w:rsidRPr="007B3BD8">
        <w:rPr>
          <w:lang w:val="en-US"/>
        </w:rPr>
        <w:t>，</w:t>
      </w:r>
      <w:r w:rsidRPr="007B3BD8">
        <w:rPr>
          <w:lang w:val="en-US"/>
        </w:rPr>
        <w:t>OC</w:t>
      </w:r>
      <w:r w:rsidRPr="007B3BD8">
        <w:rPr>
          <w:lang w:val="en-US"/>
        </w:rPr>
        <w:t>：</w:t>
      </w:r>
      <w:r w:rsidR="00CE1B19" w:rsidRPr="00063505">
        <w:rPr>
          <w:highlight w:val="yellow"/>
          <w:lang w:val="en-US"/>
          <w:rPrChange w:id="648" w:author="彭 mq" w:date="2023-03-09T10:46:00Z">
            <w:rPr>
              <w:lang w:val="en-US"/>
            </w:rPr>
          </w:rPrChange>
        </w:rPr>
        <w:t>17.</w:t>
      </w:r>
      <w:ins w:id="649" w:author="彭 mq" w:date="2023-03-09T10:19:00Z">
        <w:r w:rsidR="008B5A0B" w:rsidRPr="00063505">
          <w:rPr>
            <w:highlight w:val="yellow"/>
            <w:lang w:val="en-US"/>
            <w:rPrChange w:id="650" w:author="彭 mq" w:date="2023-03-09T10:46:00Z">
              <w:rPr>
                <w:lang w:val="en-US"/>
              </w:rPr>
            </w:rPrChange>
          </w:rPr>
          <w:t>1</w:t>
        </w:r>
      </w:ins>
      <w:del w:id="651" w:author="彭 mq" w:date="2023-03-09T10:19:00Z">
        <w:r w:rsidR="00CE1B19" w:rsidRPr="00063505" w:rsidDel="008B5A0B">
          <w:rPr>
            <w:highlight w:val="yellow"/>
            <w:lang w:val="en-US"/>
            <w:rPrChange w:id="652" w:author="彭 mq" w:date="2023-03-09T10:46:00Z">
              <w:rPr>
                <w:lang w:val="en-US"/>
              </w:rPr>
            </w:rPrChange>
          </w:rPr>
          <w:delText>2</w:delText>
        </w:r>
      </w:del>
      <w:r w:rsidRPr="00063505">
        <w:rPr>
          <w:highlight w:val="yellow"/>
          <w:rPrChange w:id="653" w:author="彭 mq" w:date="2023-03-09T10:46:00Z">
            <w:rPr/>
          </w:rPrChange>
        </w:rPr>
        <w:t>吨</w:t>
      </w:r>
      <w:r w:rsidRPr="007B3BD8">
        <w:t>。具体情况见</w:t>
      </w:r>
      <w:r w:rsidRPr="007B3BD8">
        <w:rPr>
          <w:rFonts w:hint="eastAsia"/>
        </w:rPr>
        <w:t>表</w:t>
      </w:r>
      <w:r w:rsidR="00CF3509">
        <w:t>4</w:t>
      </w:r>
      <w:r w:rsidR="00CB6E21" w:rsidRPr="007B3BD8">
        <w:t>-</w:t>
      </w:r>
      <w:r w:rsidR="00552D36" w:rsidRPr="007B3BD8">
        <w:t>7</w:t>
      </w:r>
      <w:r w:rsidRPr="007B3BD8">
        <w:t>。</w:t>
      </w:r>
    </w:p>
    <w:p w14:paraId="7247E7B0" w14:textId="32FA71E5" w:rsidR="00C94512" w:rsidRPr="007B3BD8" w:rsidRDefault="00C94512" w:rsidP="00CB6E21">
      <w:pPr>
        <w:pStyle w:val="LZ-"/>
        <w:ind w:firstLine="480"/>
        <w:rPr>
          <w:lang w:val="en-US"/>
        </w:rPr>
      </w:pPr>
      <w:r w:rsidRPr="007B3BD8">
        <w:rPr>
          <w:rFonts w:hint="eastAsia"/>
          <w:lang w:val="en-US"/>
        </w:rPr>
        <w:lastRenderedPageBreak/>
        <w:t>如图</w:t>
      </w:r>
      <w:r w:rsidR="00CF3509">
        <w:rPr>
          <w:lang w:val="en-US"/>
        </w:rPr>
        <w:t>4</w:t>
      </w:r>
      <w:r w:rsidRPr="007B3BD8">
        <w:rPr>
          <w:rFonts w:hint="eastAsia"/>
          <w:lang w:val="en-US"/>
        </w:rPr>
        <w:t>-</w:t>
      </w:r>
      <w:r w:rsidR="00552D36" w:rsidRPr="007B3BD8">
        <w:rPr>
          <w:lang w:val="en-US"/>
        </w:rPr>
        <w:t>15</w:t>
      </w:r>
      <w:r w:rsidRPr="007B3BD8">
        <w:rPr>
          <w:rFonts w:hint="eastAsia"/>
          <w:lang w:val="en-US"/>
        </w:rPr>
        <w:t>，不同</w:t>
      </w:r>
      <w:r w:rsidRPr="007B3BD8">
        <w:rPr>
          <w:lang w:val="en-US"/>
        </w:rPr>
        <w:t>车型</w:t>
      </w:r>
      <w:r w:rsidRPr="007B3BD8">
        <w:rPr>
          <w:rFonts w:hint="eastAsia"/>
          <w:lang w:val="en-US"/>
        </w:rPr>
        <w:t>对</w:t>
      </w:r>
      <w:r w:rsidRPr="007B3BD8">
        <w:rPr>
          <w:lang w:val="en-US"/>
        </w:rPr>
        <w:t>各类污染物的贡献水平差异较大</w:t>
      </w:r>
      <w:r w:rsidRPr="007B3BD8">
        <w:rPr>
          <w:rFonts w:hint="eastAsia"/>
          <w:lang w:val="en-US"/>
        </w:rPr>
        <w:t>。</w:t>
      </w:r>
      <w:r w:rsidR="009F0462">
        <w:rPr>
          <w:rFonts w:hint="eastAsia"/>
          <w:lang w:val="en-US"/>
        </w:rPr>
        <w:t>其中以小型客车、重型货车等车型的排放贡献较高，主要是由于</w:t>
      </w:r>
      <w:r w:rsidRPr="007B3BD8">
        <w:rPr>
          <w:rFonts w:hint="eastAsia"/>
          <w:lang w:val="en-US"/>
        </w:rPr>
        <w:t>小型</w:t>
      </w:r>
      <w:r w:rsidRPr="007B3BD8">
        <w:rPr>
          <w:lang w:val="en-US"/>
        </w:rPr>
        <w:t>载客汽车的</w:t>
      </w:r>
      <w:r w:rsidRPr="007B3BD8">
        <w:rPr>
          <w:rFonts w:hint="eastAsia"/>
          <w:lang w:val="en-US"/>
        </w:rPr>
        <w:t>保有量</w:t>
      </w:r>
      <w:r w:rsidR="009F0462">
        <w:rPr>
          <w:rFonts w:hint="eastAsia"/>
          <w:lang w:val="en-US"/>
        </w:rPr>
        <w:t>远大于其他车型的保有量；其次轻型货车和重型货车虽然保有量相比小型载客汽车较低</w:t>
      </w:r>
      <w:r w:rsidRPr="007B3BD8">
        <w:rPr>
          <w:lang w:val="en-US"/>
        </w:rPr>
        <w:t>，</w:t>
      </w:r>
      <w:r w:rsidR="009F0462">
        <w:rPr>
          <w:rFonts w:hint="eastAsia"/>
          <w:lang w:val="en-US"/>
        </w:rPr>
        <w:t>但</w:t>
      </w:r>
      <w:r w:rsidR="009F0462" w:rsidRPr="009F0462">
        <w:rPr>
          <w:rFonts w:hint="eastAsia"/>
          <w:lang w:val="en-US"/>
        </w:rPr>
        <w:t>单位行驶里程污染物排放水平</w:t>
      </w:r>
      <w:r w:rsidR="009F0462">
        <w:rPr>
          <w:rFonts w:hint="eastAsia"/>
          <w:lang w:val="en-US"/>
        </w:rPr>
        <w:t>较高，</w:t>
      </w:r>
      <w:r w:rsidRPr="007B3BD8">
        <w:rPr>
          <w:lang w:val="en-US"/>
        </w:rPr>
        <w:t>导致这些车型对各类型污染物</w:t>
      </w:r>
      <w:r w:rsidRPr="007B3BD8">
        <w:rPr>
          <w:rFonts w:hint="eastAsia"/>
          <w:lang w:val="en-US"/>
        </w:rPr>
        <w:t>的</w:t>
      </w:r>
      <w:r w:rsidRPr="007B3BD8">
        <w:rPr>
          <w:lang w:val="en-US"/>
        </w:rPr>
        <w:t>排放</w:t>
      </w:r>
      <w:r w:rsidRPr="007B3BD8">
        <w:rPr>
          <w:rFonts w:hint="eastAsia"/>
          <w:lang w:val="en-US"/>
        </w:rPr>
        <w:t>贡献</w:t>
      </w:r>
      <w:r w:rsidRPr="007B3BD8">
        <w:rPr>
          <w:lang w:val="en-US"/>
        </w:rPr>
        <w:t>较大</w:t>
      </w:r>
      <w:r w:rsidRPr="007B3BD8">
        <w:rPr>
          <w:rFonts w:hint="eastAsia"/>
          <w:lang w:val="en-US"/>
        </w:rPr>
        <w:t>。</w:t>
      </w:r>
    </w:p>
    <w:p w14:paraId="4B903C14" w14:textId="6BDC3F8A" w:rsidR="00CB6E21" w:rsidRPr="007B3BD8" w:rsidRDefault="00C94512" w:rsidP="00CB6E21">
      <w:pPr>
        <w:pStyle w:val="LZ-"/>
        <w:ind w:firstLine="480"/>
        <w:rPr>
          <w:lang w:val="en-US"/>
        </w:rPr>
      </w:pPr>
      <w:r w:rsidRPr="007B3BD8">
        <w:rPr>
          <w:lang w:val="en-US"/>
        </w:rPr>
        <w:t>重型载货汽车</w:t>
      </w:r>
      <w:r w:rsidRPr="007B3BD8">
        <w:rPr>
          <w:rFonts w:hint="eastAsia"/>
          <w:lang w:val="en-US"/>
        </w:rPr>
        <w:t>对</w:t>
      </w:r>
      <w:r w:rsidRPr="007B3BD8">
        <w:rPr>
          <w:lang w:val="en-US"/>
        </w:rPr>
        <w:t>各类污染物的排放贡献</w:t>
      </w:r>
      <w:r w:rsidRPr="007B3BD8">
        <w:rPr>
          <w:rFonts w:hint="eastAsia"/>
          <w:lang w:val="en-US"/>
        </w:rPr>
        <w:t>均</w:t>
      </w:r>
      <w:r w:rsidRPr="007B3BD8">
        <w:rPr>
          <w:lang w:val="en-US"/>
        </w:rPr>
        <w:t>较大，贡献比例在</w:t>
      </w:r>
      <w:r w:rsidR="00C047CE">
        <w:rPr>
          <w:lang w:val="en-US"/>
        </w:rPr>
        <w:t>8</w:t>
      </w:r>
      <w:r w:rsidRPr="007B3BD8">
        <w:rPr>
          <w:lang w:val="en-US"/>
        </w:rPr>
        <w:t>%~</w:t>
      </w:r>
      <w:r w:rsidR="00CE1B19">
        <w:rPr>
          <w:lang w:val="en-US"/>
        </w:rPr>
        <w:t>68</w:t>
      </w:r>
      <w:r w:rsidRPr="007B3BD8">
        <w:rPr>
          <w:lang w:val="en-US"/>
        </w:rPr>
        <w:t>%</w:t>
      </w:r>
      <w:r w:rsidRPr="007B3BD8">
        <w:rPr>
          <w:rFonts w:hint="eastAsia"/>
          <w:lang w:val="en-US"/>
        </w:rPr>
        <w:t>之间</w:t>
      </w:r>
      <w:r w:rsidRPr="007B3BD8">
        <w:rPr>
          <w:lang w:val="en-US"/>
        </w:rPr>
        <w:t>，远远高于保有量的</w:t>
      </w:r>
      <w:r w:rsidRPr="007B3BD8">
        <w:rPr>
          <w:rFonts w:hint="eastAsia"/>
          <w:lang w:val="en-US"/>
        </w:rPr>
        <w:t>占比</w:t>
      </w:r>
      <w:r w:rsidRPr="007B3BD8">
        <w:rPr>
          <w:lang w:val="en-US"/>
        </w:rPr>
        <w:t>（</w:t>
      </w:r>
      <w:r w:rsidR="00C047CE">
        <w:rPr>
          <w:lang w:val="en-US"/>
        </w:rPr>
        <w:t>3</w:t>
      </w:r>
      <w:r w:rsidRPr="007B3BD8">
        <w:rPr>
          <w:lang w:val="en-US"/>
        </w:rPr>
        <w:t>%</w:t>
      </w:r>
      <w:r w:rsidRPr="007B3BD8">
        <w:rPr>
          <w:lang w:val="en-US"/>
        </w:rPr>
        <w:t>）</w:t>
      </w:r>
      <w:r w:rsidRPr="007B3BD8">
        <w:rPr>
          <w:rFonts w:hint="eastAsia"/>
          <w:lang w:val="en-US"/>
        </w:rPr>
        <w:t>，主要</w:t>
      </w:r>
      <w:r w:rsidRPr="007B3BD8">
        <w:rPr>
          <w:lang w:val="en-US"/>
        </w:rPr>
        <w:t>是因为</w:t>
      </w:r>
      <w:r w:rsidRPr="007B3BD8">
        <w:rPr>
          <w:rFonts w:hint="eastAsia"/>
          <w:lang w:val="en-US"/>
        </w:rPr>
        <w:t>重</w:t>
      </w:r>
      <w:r w:rsidRPr="007B3BD8">
        <w:rPr>
          <w:lang w:val="en-US"/>
        </w:rPr>
        <w:t>型载货汽车单车单位行驶里程污染物排放水平远远高于其他车型</w:t>
      </w:r>
      <w:r w:rsidR="004E73E2" w:rsidRPr="007B3BD8">
        <w:rPr>
          <w:rFonts w:hint="eastAsia"/>
          <w:lang w:val="en-US"/>
        </w:rPr>
        <w:t>。</w:t>
      </w:r>
      <w:r w:rsidRPr="007B3BD8">
        <w:rPr>
          <w:rFonts w:hint="eastAsia"/>
          <w:lang w:val="en-US"/>
        </w:rPr>
        <w:t>尤其是</w:t>
      </w:r>
      <w:r w:rsidR="004E73E2" w:rsidRPr="007B3BD8">
        <w:rPr>
          <w:rFonts w:hint="eastAsia"/>
          <w:lang w:val="en-US"/>
        </w:rPr>
        <w:t>对</w:t>
      </w:r>
      <w:r w:rsidRPr="007B3BD8">
        <w:rPr>
          <w:rFonts w:hint="eastAsia"/>
          <w:lang w:val="en-US"/>
        </w:rPr>
        <w:t>SO</w:t>
      </w:r>
      <w:r w:rsidRPr="007B3BD8">
        <w:rPr>
          <w:rFonts w:hint="eastAsia"/>
          <w:vertAlign w:val="subscript"/>
          <w:lang w:val="en-US"/>
        </w:rPr>
        <w:t>2</w:t>
      </w:r>
      <w:r w:rsidRPr="007B3BD8">
        <w:rPr>
          <w:rFonts w:hint="eastAsia"/>
          <w:lang w:val="en-US"/>
        </w:rPr>
        <w:t>、</w:t>
      </w:r>
      <w:r w:rsidRPr="007B3BD8">
        <w:rPr>
          <w:rFonts w:hint="eastAsia"/>
          <w:lang w:val="en-US"/>
        </w:rPr>
        <w:t>NOx</w:t>
      </w:r>
      <w:r w:rsidRPr="007B3BD8">
        <w:rPr>
          <w:rFonts w:hint="eastAsia"/>
          <w:lang w:val="en-US"/>
        </w:rPr>
        <w:t>和</w:t>
      </w:r>
      <w:r w:rsidRPr="007B3BD8">
        <w:rPr>
          <w:lang w:val="en-US"/>
        </w:rPr>
        <w:t>颗粒物（</w:t>
      </w:r>
      <w:r w:rsidRPr="007B3BD8">
        <w:rPr>
          <w:rFonts w:hint="eastAsia"/>
          <w:lang w:val="en-US"/>
        </w:rPr>
        <w:t>包括</w:t>
      </w:r>
      <w:r w:rsidRPr="007B3BD8">
        <w:rPr>
          <w:rFonts w:hint="eastAsia"/>
          <w:lang w:val="en-US"/>
        </w:rPr>
        <w:t>PM</w:t>
      </w:r>
      <w:r w:rsidRPr="007B3BD8">
        <w:rPr>
          <w:rFonts w:hint="eastAsia"/>
          <w:vertAlign w:val="subscript"/>
          <w:lang w:val="en-US"/>
        </w:rPr>
        <w:t>10</w:t>
      </w:r>
      <w:r w:rsidR="004E73E2" w:rsidRPr="007B3BD8">
        <w:rPr>
          <w:rFonts w:hint="eastAsia"/>
          <w:lang w:val="en-US"/>
        </w:rPr>
        <w:t>、</w:t>
      </w:r>
      <w:r w:rsidR="004E73E2" w:rsidRPr="007B3BD8">
        <w:rPr>
          <w:lang w:val="en-US"/>
        </w:rPr>
        <w:t>PM</w:t>
      </w:r>
      <w:r w:rsidR="004E73E2" w:rsidRPr="007B3BD8">
        <w:rPr>
          <w:vertAlign w:val="subscript"/>
          <w:lang w:val="en-US"/>
        </w:rPr>
        <w:t>2.5</w:t>
      </w:r>
      <w:r w:rsidR="004E73E2" w:rsidRPr="007B3BD8">
        <w:rPr>
          <w:rFonts w:hint="eastAsia"/>
          <w:lang w:val="en-US"/>
        </w:rPr>
        <w:t>、</w:t>
      </w:r>
      <w:r w:rsidR="004E73E2" w:rsidRPr="007B3BD8">
        <w:rPr>
          <w:lang w:val="en-US"/>
        </w:rPr>
        <w:t>BC</w:t>
      </w:r>
      <w:r w:rsidR="004E73E2" w:rsidRPr="007B3BD8">
        <w:rPr>
          <w:rFonts w:hint="eastAsia"/>
          <w:lang w:val="en-US"/>
        </w:rPr>
        <w:t>和</w:t>
      </w:r>
      <w:r w:rsidR="004E73E2" w:rsidRPr="007B3BD8">
        <w:rPr>
          <w:lang w:val="en-US"/>
        </w:rPr>
        <w:t>OC</w:t>
      </w:r>
      <w:r w:rsidRPr="007B3BD8">
        <w:rPr>
          <w:lang w:val="en-US"/>
        </w:rPr>
        <w:t>）</w:t>
      </w:r>
      <w:r w:rsidR="004E73E2" w:rsidRPr="007B3BD8">
        <w:rPr>
          <w:rFonts w:hint="eastAsia"/>
          <w:lang w:val="en-US"/>
        </w:rPr>
        <w:t>的</w:t>
      </w:r>
      <w:r w:rsidR="004E73E2" w:rsidRPr="007B3BD8">
        <w:rPr>
          <w:lang w:val="en-US"/>
        </w:rPr>
        <w:t>贡献</w:t>
      </w:r>
      <w:r w:rsidR="004E73E2" w:rsidRPr="007B3BD8">
        <w:rPr>
          <w:rFonts w:hint="eastAsia"/>
          <w:lang w:val="en-US"/>
        </w:rPr>
        <w:t>，</w:t>
      </w:r>
      <w:r w:rsidR="004E73E2" w:rsidRPr="007B3BD8">
        <w:rPr>
          <w:lang w:val="en-US"/>
        </w:rPr>
        <w:t>重型载货汽车</w:t>
      </w:r>
      <w:r w:rsidR="004E73E2" w:rsidRPr="007B3BD8">
        <w:rPr>
          <w:rFonts w:hint="eastAsia"/>
          <w:lang w:val="en-US"/>
        </w:rPr>
        <w:t>的</w:t>
      </w:r>
      <w:r w:rsidR="004E73E2" w:rsidRPr="007B3BD8">
        <w:rPr>
          <w:lang w:val="en-US"/>
        </w:rPr>
        <w:t>贡献</w:t>
      </w:r>
      <w:r w:rsidR="0066630D">
        <w:rPr>
          <w:rFonts w:hint="eastAsia"/>
          <w:lang w:val="en-US"/>
        </w:rPr>
        <w:t>均</w:t>
      </w:r>
      <w:r w:rsidR="004E73E2" w:rsidRPr="007B3BD8">
        <w:rPr>
          <w:rFonts w:hint="eastAsia"/>
          <w:lang w:val="en-US"/>
        </w:rPr>
        <w:t>在</w:t>
      </w:r>
      <w:r w:rsidR="00C047CE">
        <w:rPr>
          <w:lang w:val="en-US"/>
        </w:rPr>
        <w:t>5</w:t>
      </w:r>
      <w:r w:rsidR="00CE1B19">
        <w:rPr>
          <w:lang w:val="en-US"/>
        </w:rPr>
        <w:t>6</w:t>
      </w:r>
      <w:r w:rsidR="004E73E2" w:rsidRPr="007B3BD8">
        <w:rPr>
          <w:lang w:val="en-US"/>
        </w:rPr>
        <w:t>%</w:t>
      </w:r>
      <w:r w:rsidR="00CE1B19">
        <w:rPr>
          <w:rFonts w:hint="eastAsia"/>
          <w:lang w:val="en-US"/>
        </w:rPr>
        <w:t>~</w:t>
      </w:r>
      <w:r w:rsidR="0066630D">
        <w:rPr>
          <w:lang w:val="en-US"/>
        </w:rPr>
        <w:t>68</w:t>
      </w:r>
      <w:r w:rsidR="0066630D">
        <w:rPr>
          <w:rFonts w:hint="eastAsia"/>
          <w:lang w:val="en-US"/>
        </w:rPr>
        <w:t>%</w:t>
      </w:r>
      <w:r w:rsidR="0066630D">
        <w:rPr>
          <w:rFonts w:hint="eastAsia"/>
          <w:lang w:val="en-US"/>
        </w:rPr>
        <w:t>之间</w:t>
      </w:r>
      <w:r w:rsidR="00E23321" w:rsidRPr="007B3BD8">
        <w:rPr>
          <w:rFonts w:hint="eastAsia"/>
          <w:lang w:val="en-US"/>
        </w:rPr>
        <w:t>，</w:t>
      </w:r>
      <w:r w:rsidR="00E23321" w:rsidRPr="007B3BD8">
        <w:rPr>
          <w:lang w:val="en-US"/>
        </w:rPr>
        <w:t>颗粒物排放较高的</w:t>
      </w:r>
      <w:r w:rsidR="00E23321" w:rsidRPr="007B3BD8">
        <w:t>主要原因是当重型货车载货较多，发动机负载因子过高时，柴油与空气在发动机燃烧室内难以混合均匀，油气混合物在高温缺氧条件下容易炭化形成炭烟，造成更多的颗粒物等污染物排放。</w:t>
      </w:r>
    </w:p>
    <w:p w14:paraId="775DAFE4" w14:textId="41DF990B" w:rsidR="00CB6E21" w:rsidRPr="007B3BD8" w:rsidRDefault="004E73E2" w:rsidP="00C3200F">
      <w:pPr>
        <w:pStyle w:val="LZ-"/>
        <w:ind w:firstLine="480"/>
      </w:pPr>
      <w:r w:rsidRPr="007B3BD8">
        <w:rPr>
          <w:rFonts w:hint="eastAsia"/>
          <w:lang w:val="en-US"/>
        </w:rPr>
        <w:t>对于</w:t>
      </w:r>
      <w:r w:rsidRPr="007B3BD8">
        <w:rPr>
          <w:lang w:val="en-US"/>
        </w:rPr>
        <w:t>小型载客汽车来说，</w:t>
      </w:r>
      <w:r w:rsidR="00E23321" w:rsidRPr="007B3BD8">
        <w:rPr>
          <w:rFonts w:hint="eastAsia"/>
          <w:lang w:val="en-US"/>
        </w:rPr>
        <w:t>其保有量</w:t>
      </w:r>
      <w:r w:rsidR="00E23321" w:rsidRPr="007B3BD8">
        <w:rPr>
          <w:lang w:val="en-US"/>
        </w:rPr>
        <w:t>占全市总量的</w:t>
      </w:r>
      <w:r w:rsidR="00C047CE">
        <w:rPr>
          <w:lang w:val="en-US"/>
        </w:rPr>
        <w:t>84</w:t>
      </w:r>
      <w:r w:rsidR="00E23321" w:rsidRPr="007B3BD8">
        <w:rPr>
          <w:lang w:val="en-US"/>
        </w:rPr>
        <w:t>%</w:t>
      </w:r>
      <w:r w:rsidR="00E23321" w:rsidRPr="007B3BD8">
        <w:rPr>
          <w:lang w:val="en-US"/>
        </w:rPr>
        <w:t>，</w:t>
      </w:r>
      <w:r w:rsidR="00E23321" w:rsidRPr="007B3BD8">
        <w:rPr>
          <w:rFonts w:hint="eastAsia"/>
          <w:lang w:val="en-US"/>
        </w:rPr>
        <w:t>对</w:t>
      </w:r>
      <w:r w:rsidR="00C047CE">
        <w:rPr>
          <w:rFonts w:hint="eastAsia"/>
          <w:lang w:val="en-US"/>
        </w:rPr>
        <w:t>V</w:t>
      </w:r>
      <w:r w:rsidR="00C047CE">
        <w:rPr>
          <w:lang w:val="en-US"/>
        </w:rPr>
        <w:t>OC</w:t>
      </w:r>
      <w:r w:rsidR="00C047CE">
        <w:rPr>
          <w:rFonts w:hint="eastAsia"/>
          <w:lang w:val="en-US"/>
        </w:rPr>
        <w:t>s</w:t>
      </w:r>
      <w:r w:rsidR="00C047CE">
        <w:rPr>
          <w:rFonts w:hint="eastAsia"/>
          <w:lang w:val="en-US"/>
        </w:rPr>
        <w:t>、</w:t>
      </w:r>
      <w:r w:rsidR="00C047CE" w:rsidRPr="007B3BD8">
        <w:rPr>
          <w:rFonts w:hint="eastAsia"/>
          <w:lang w:val="en-US"/>
        </w:rPr>
        <w:t>NH</w:t>
      </w:r>
      <w:r w:rsidR="00C047CE">
        <w:rPr>
          <w:vertAlign w:val="subscript"/>
          <w:lang w:val="en-US"/>
        </w:rPr>
        <w:t>3</w:t>
      </w:r>
      <w:r w:rsidR="00E23321" w:rsidRPr="007B3BD8">
        <w:rPr>
          <w:rFonts w:hint="eastAsia"/>
          <w:lang w:val="en-US"/>
        </w:rPr>
        <w:t>、</w:t>
      </w:r>
      <w:r w:rsidR="00E23321" w:rsidRPr="007B3BD8">
        <w:rPr>
          <w:rFonts w:hint="eastAsia"/>
          <w:lang w:val="en-US"/>
        </w:rPr>
        <w:t>CO</w:t>
      </w:r>
      <w:r w:rsidR="00E23321" w:rsidRPr="007B3BD8">
        <w:rPr>
          <w:rFonts w:hint="eastAsia"/>
          <w:lang w:val="en-US"/>
        </w:rPr>
        <w:t>和</w:t>
      </w:r>
      <w:r w:rsidR="00C047CE">
        <w:rPr>
          <w:lang w:val="en-US"/>
        </w:rPr>
        <w:t>SO</w:t>
      </w:r>
      <w:r w:rsidR="00C047CE">
        <w:rPr>
          <w:vertAlign w:val="subscript"/>
          <w:lang w:val="en-US"/>
        </w:rPr>
        <w:t>2</w:t>
      </w:r>
      <w:r w:rsidR="00E23321" w:rsidRPr="007B3BD8">
        <w:rPr>
          <w:rFonts w:hint="eastAsia"/>
          <w:lang w:val="en-US"/>
        </w:rPr>
        <w:t>的</w:t>
      </w:r>
      <w:r w:rsidR="00E23321" w:rsidRPr="007B3BD8">
        <w:rPr>
          <w:lang w:val="en-US"/>
        </w:rPr>
        <w:t>排放具有较大贡献</w:t>
      </w:r>
      <w:r w:rsidR="00E23321" w:rsidRPr="007B3BD8">
        <w:rPr>
          <w:rFonts w:hint="eastAsia"/>
          <w:lang w:val="en-US"/>
        </w:rPr>
        <w:t>，</w:t>
      </w:r>
      <w:r w:rsidR="00E23321" w:rsidRPr="007B3BD8">
        <w:rPr>
          <w:lang w:val="en-US"/>
        </w:rPr>
        <w:t>贡献率分别为</w:t>
      </w:r>
      <w:r w:rsidR="00C047CE">
        <w:rPr>
          <w:lang w:val="en-US"/>
        </w:rPr>
        <w:t>6</w:t>
      </w:r>
      <w:r w:rsidR="0066630D">
        <w:rPr>
          <w:lang w:val="en-US"/>
        </w:rPr>
        <w:t>4</w:t>
      </w:r>
      <w:r w:rsidR="00E23321" w:rsidRPr="007B3BD8">
        <w:rPr>
          <w:lang w:val="en-US"/>
        </w:rPr>
        <w:t>%</w:t>
      </w:r>
      <w:r w:rsidR="00E23321" w:rsidRPr="007B3BD8">
        <w:rPr>
          <w:lang w:val="en-US"/>
        </w:rPr>
        <w:t>、</w:t>
      </w:r>
      <w:r w:rsidR="00C047CE">
        <w:rPr>
          <w:lang w:val="en-US"/>
        </w:rPr>
        <w:t>84</w:t>
      </w:r>
      <w:r w:rsidR="00E23321" w:rsidRPr="007B3BD8">
        <w:rPr>
          <w:lang w:val="en-US"/>
        </w:rPr>
        <w:t>%</w:t>
      </w:r>
      <w:r w:rsidR="00E23321" w:rsidRPr="007B3BD8">
        <w:rPr>
          <w:lang w:val="en-US"/>
        </w:rPr>
        <w:t>、</w:t>
      </w:r>
      <w:r w:rsidR="0066630D">
        <w:rPr>
          <w:lang w:val="en-US"/>
        </w:rPr>
        <w:t>56</w:t>
      </w:r>
      <w:r w:rsidR="00E23321" w:rsidRPr="007B3BD8">
        <w:rPr>
          <w:lang w:val="en-US"/>
        </w:rPr>
        <w:t>%</w:t>
      </w:r>
      <w:r w:rsidR="00E23321" w:rsidRPr="007B3BD8">
        <w:rPr>
          <w:rFonts w:hint="eastAsia"/>
          <w:lang w:val="en-US"/>
        </w:rPr>
        <w:t>和</w:t>
      </w:r>
      <w:r w:rsidR="00C047CE">
        <w:rPr>
          <w:lang w:val="en-US"/>
        </w:rPr>
        <w:t>2</w:t>
      </w:r>
      <w:r w:rsidR="0066630D">
        <w:rPr>
          <w:lang w:val="en-US"/>
        </w:rPr>
        <w:t>6</w:t>
      </w:r>
      <w:r w:rsidR="00E23321" w:rsidRPr="007B3BD8">
        <w:rPr>
          <w:lang w:val="en-US"/>
        </w:rPr>
        <w:t>%</w:t>
      </w:r>
      <w:r w:rsidR="007F571D" w:rsidRPr="007B3BD8">
        <w:rPr>
          <w:rFonts w:hint="eastAsia"/>
          <w:lang w:val="en-US"/>
        </w:rPr>
        <w:t>。</w:t>
      </w:r>
      <w:proofErr w:type="gramStart"/>
      <w:r w:rsidR="00C047CE">
        <w:rPr>
          <w:rFonts w:hint="eastAsia"/>
          <w:lang w:val="en-US"/>
        </w:rPr>
        <w:t>萧山区</w:t>
      </w:r>
      <w:proofErr w:type="gramEnd"/>
      <w:r w:rsidR="00C047CE">
        <w:rPr>
          <w:rFonts w:hint="eastAsia"/>
          <w:lang w:val="en-US"/>
        </w:rPr>
        <w:t>道路移动源</w:t>
      </w:r>
      <w:r w:rsidR="006566B5" w:rsidRPr="007B3BD8">
        <w:rPr>
          <w:rFonts w:hint="eastAsia"/>
          <w:lang w:val="en-US"/>
        </w:rPr>
        <w:t>VOCs</w:t>
      </w:r>
      <w:r w:rsidR="006566B5" w:rsidRPr="007B3BD8">
        <w:rPr>
          <w:lang w:val="en-US"/>
        </w:rPr>
        <w:t>排放</w:t>
      </w:r>
      <w:r w:rsidR="00C3200F" w:rsidRPr="007B3BD8">
        <w:rPr>
          <w:rFonts w:hint="eastAsia"/>
          <w:lang w:val="en-US"/>
        </w:rPr>
        <w:t>主要</w:t>
      </w:r>
      <w:r w:rsidR="00C3200F" w:rsidRPr="007B3BD8">
        <w:rPr>
          <w:lang w:val="en-US"/>
        </w:rPr>
        <w:t>来自小型载客汽车</w:t>
      </w:r>
      <w:r w:rsidR="00C047CE">
        <w:rPr>
          <w:rFonts w:hint="eastAsia"/>
          <w:lang w:val="en-US"/>
        </w:rPr>
        <w:t>和</w:t>
      </w:r>
      <w:r w:rsidR="00C3200F" w:rsidRPr="007B3BD8">
        <w:rPr>
          <w:lang w:val="en-US"/>
        </w:rPr>
        <w:t>轻型载货汽车</w:t>
      </w:r>
      <w:r w:rsidR="00C3200F" w:rsidRPr="007B3BD8">
        <w:rPr>
          <w:rFonts w:hint="eastAsia"/>
          <w:lang w:val="en-US"/>
        </w:rPr>
        <w:t>（</w:t>
      </w:r>
      <w:r w:rsidR="00C3200F" w:rsidRPr="007B3BD8">
        <w:rPr>
          <w:rFonts w:hint="eastAsia"/>
          <w:lang w:val="en-US"/>
        </w:rPr>
        <w:t>4</w:t>
      </w:r>
      <w:r w:rsidR="00C047CE">
        <w:rPr>
          <w:lang w:val="en-US"/>
        </w:rPr>
        <w:t>3</w:t>
      </w:r>
      <w:r w:rsidR="00C3200F" w:rsidRPr="007B3BD8">
        <w:rPr>
          <w:lang w:val="en-US"/>
        </w:rPr>
        <w:t>%</w:t>
      </w:r>
      <w:r w:rsidR="00C3200F" w:rsidRPr="007B3BD8">
        <w:rPr>
          <w:lang w:val="en-US"/>
        </w:rPr>
        <w:t>为汽油车</w:t>
      </w:r>
      <w:r w:rsidR="00C3200F" w:rsidRPr="007B3BD8">
        <w:rPr>
          <w:rFonts w:hint="eastAsia"/>
          <w:lang w:val="en-US"/>
        </w:rPr>
        <w:t>），</w:t>
      </w:r>
      <w:r w:rsidR="006566B5" w:rsidRPr="007B3BD8">
        <w:rPr>
          <w:rFonts w:hint="eastAsia"/>
          <w:lang w:val="en-US"/>
        </w:rPr>
        <w:t>主要</w:t>
      </w:r>
      <w:r w:rsidR="006566B5" w:rsidRPr="007B3BD8">
        <w:rPr>
          <w:lang w:val="en-US"/>
        </w:rPr>
        <w:t>因为</w:t>
      </w:r>
      <w:r w:rsidR="00C3200F" w:rsidRPr="007B3BD8">
        <w:rPr>
          <w:rFonts w:hint="eastAsia"/>
          <w:lang w:val="en-US"/>
        </w:rPr>
        <w:t>这些车</w:t>
      </w:r>
      <w:r w:rsidR="00C3200F" w:rsidRPr="007B3BD8">
        <w:rPr>
          <w:lang w:val="en-US"/>
        </w:rPr>
        <w:t>主要</w:t>
      </w:r>
      <w:r w:rsidR="006566B5" w:rsidRPr="007B3BD8">
        <w:rPr>
          <w:rFonts w:hint="eastAsia"/>
          <w:lang w:val="en-US"/>
        </w:rPr>
        <w:t>为</w:t>
      </w:r>
      <w:r w:rsidR="006566B5" w:rsidRPr="007B3BD8">
        <w:rPr>
          <w:lang w:val="en-US"/>
        </w:rPr>
        <w:t>汽油车，汽油</w:t>
      </w:r>
      <w:r w:rsidR="00C3200F" w:rsidRPr="007B3BD8">
        <w:rPr>
          <w:rFonts w:hint="eastAsia"/>
          <w:lang w:val="en-US"/>
        </w:rPr>
        <w:t>较易</w:t>
      </w:r>
      <w:r w:rsidR="006566B5" w:rsidRPr="007B3BD8">
        <w:rPr>
          <w:lang w:val="en-US"/>
        </w:rPr>
        <w:t>挥发</w:t>
      </w:r>
      <w:r w:rsidR="006566B5" w:rsidRPr="007B3BD8">
        <w:rPr>
          <w:rFonts w:hint="eastAsia"/>
          <w:lang w:val="en-US"/>
        </w:rPr>
        <w:t>VOCs</w:t>
      </w:r>
      <w:r w:rsidR="00C3200F" w:rsidRPr="007B3BD8">
        <w:rPr>
          <w:rFonts w:hint="eastAsia"/>
          <w:lang w:val="en-US"/>
        </w:rPr>
        <w:t>。</w:t>
      </w:r>
    </w:p>
    <w:p w14:paraId="6031BBDB" w14:textId="77777777" w:rsidR="00CB6E21" w:rsidRPr="007B3BD8" w:rsidRDefault="00CB6E21" w:rsidP="00CB6E21">
      <w:pPr>
        <w:pStyle w:val="LZ-"/>
        <w:ind w:firstLine="480"/>
        <w:rPr>
          <w:lang w:val="en-US"/>
        </w:rPr>
      </w:pPr>
    </w:p>
    <w:p w14:paraId="6F00AE7A" w14:textId="77777777" w:rsidR="0068568B" w:rsidRPr="007B3BD8" w:rsidRDefault="0068568B" w:rsidP="003564A6">
      <w:pPr>
        <w:pStyle w:val="LZ-"/>
        <w:ind w:firstLine="480"/>
        <w:sectPr w:rsidR="0068568B" w:rsidRPr="007B3BD8" w:rsidSect="009F05C7">
          <w:pgSz w:w="11906" w:h="16838"/>
          <w:pgMar w:top="1440" w:right="1800" w:bottom="1440" w:left="1800" w:header="851" w:footer="992" w:gutter="0"/>
          <w:cols w:space="425"/>
          <w:docGrid w:type="lines" w:linePitch="312"/>
        </w:sectPr>
      </w:pPr>
    </w:p>
    <w:p w14:paraId="08326A12" w14:textId="09F67A28" w:rsidR="0068568B" w:rsidRPr="007B3BD8" w:rsidRDefault="0068568B" w:rsidP="0068568B">
      <w:pPr>
        <w:pStyle w:val="LZ-0"/>
      </w:pPr>
      <w:r w:rsidRPr="007B3BD8">
        <w:rPr>
          <w:rFonts w:hint="eastAsia"/>
        </w:rPr>
        <w:lastRenderedPageBreak/>
        <w:t>表</w:t>
      </w:r>
      <w:r w:rsidR="00CF3509">
        <w:t>4</w:t>
      </w:r>
      <w:r w:rsidRPr="007B3BD8">
        <w:rPr>
          <w:rFonts w:hint="eastAsia"/>
        </w:rPr>
        <w:t>-</w:t>
      </w:r>
      <w:del w:id="654" w:author="彭 mq" w:date="2023-03-09T10:14:00Z">
        <w:r w:rsidRPr="007B3BD8" w:rsidDel="008B5A0B">
          <w:rPr>
            <w:rFonts w:hint="eastAsia"/>
          </w:rPr>
          <w:delText xml:space="preserve"> </w:delText>
        </w:r>
      </w:del>
      <w:r w:rsidRPr="007B3BD8">
        <w:fldChar w:fldCharType="begin"/>
      </w:r>
      <w:r w:rsidRPr="007B3BD8">
        <w:instrText xml:space="preserve"> </w:instrText>
      </w:r>
      <w:r w:rsidRPr="007B3BD8">
        <w:rPr>
          <w:rFonts w:hint="eastAsia"/>
        </w:rPr>
        <w:instrText xml:space="preserve">SEQ </w:instrText>
      </w:r>
      <w:r w:rsidRPr="007B3BD8">
        <w:rPr>
          <w:rFonts w:hint="eastAsia"/>
        </w:rPr>
        <w:instrText>表</w:instrText>
      </w:r>
      <w:r w:rsidRPr="007B3BD8">
        <w:rPr>
          <w:rFonts w:hint="eastAsia"/>
        </w:rPr>
        <w:instrText>6- \* ARABIC</w:instrText>
      </w:r>
      <w:r w:rsidRPr="007B3BD8">
        <w:instrText xml:space="preserve"> </w:instrText>
      </w:r>
      <w:r w:rsidRPr="007B3BD8">
        <w:fldChar w:fldCharType="separate"/>
      </w:r>
      <w:r w:rsidR="000E3AA8">
        <w:rPr>
          <w:noProof/>
        </w:rPr>
        <w:t>7</w:t>
      </w:r>
      <w:r w:rsidRPr="007B3BD8">
        <w:fldChar w:fldCharType="end"/>
      </w:r>
      <w:r w:rsidRPr="007B3BD8">
        <w:t xml:space="preserve"> </w:t>
      </w:r>
      <w:proofErr w:type="gramStart"/>
      <w:r w:rsidR="00A93D9A">
        <w:rPr>
          <w:rStyle w:val="Char1"/>
          <w:rFonts w:ascii="Times New Roman" w:eastAsia="黑体" w:hAnsi="Times New Roman"/>
          <w:b w:val="0"/>
          <w:szCs w:val="24"/>
        </w:rPr>
        <w:t>萧山区</w:t>
      </w:r>
      <w:proofErr w:type="gramEnd"/>
      <w:r w:rsidRPr="007B3BD8">
        <w:rPr>
          <w:rStyle w:val="Char1"/>
          <w:rFonts w:ascii="Times New Roman" w:eastAsia="黑体" w:hAnsi="Times New Roman"/>
          <w:b w:val="0"/>
          <w:szCs w:val="24"/>
        </w:rPr>
        <w:t>道路移动源排放清单（排放量单位：吨</w:t>
      </w:r>
      <w:r w:rsidRPr="007B3BD8">
        <w:rPr>
          <w:rStyle w:val="Char1"/>
          <w:rFonts w:ascii="Times New Roman" w:eastAsia="黑体" w:hAnsi="Times New Roman" w:hint="eastAsia"/>
          <w:b w:val="0"/>
          <w:szCs w:val="24"/>
        </w:rPr>
        <w:t>/</w:t>
      </w:r>
      <w:r w:rsidRPr="007B3BD8">
        <w:rPr>
          <w:rStyle w:val="Char1"/>
          <w:rFonts w:ascii="Times New Roman" w:eastAsia="黑体" w:hAnsi="Times New Roman" w:hint="eastAsia"/>
          <w:b w:val="0"/>
          <w:szCs w:val="24"/>
        </w:rPr>
        <w:t>年</w:t>
      </w:r>
      <w:r w:rsidRPr="007B3BD8">
        <w:rPr>
          <w:rStyle w:val="Char1"/>
          <w:rFonts w:ascii="Times New Roman" w:eastAsia="黑体" w:hAnsi="Times New Roman"/>
          <w:b w:val="0"/>
          <w:szCs w:val="24"/>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4"/>
        <w:gridCol w:w="1202"/>
        <w:gridCol w:w="1202"/>
        <w:gridCol w:w="1202"/>
        <w:gridCol w:w="1203"/>
        <w:gridCol w:w="1202"/>
        <w:gridCol w:w="1202"/>
        <w:gridCol w:w="1202"/>
        <w:gridCol w:w="1202"/>
        <w:gridCol w:w="1203"/>
      </w:tblGrid>
      <w:tr w:rsidR="00212DA0" w:rsidRPr="007B3BD8" w14:paraId="096356BA" w14:textId="77777777" w:rsidTr="00C6713D">
        <w:trPr>
          <w:trHeight w:val="180"/>
          <w:tblHeader/>
          <w:jc w:val="center"/>
        </w:trPr>
        <w:tc>
          <w:tcPr>
            <w:tcW w:w="1684" w:type="dxa"/>
            <w:shd w:val="clear" w:color="auto" w:fill="auto"/>
            <w:vAlign w:val="center"/>
          </w:tcPr>
          <w:p w14:paraId="111BEFCF" w14:textId="77777777" w:rsidR="00212DA0" w:rsidRPr="007B3BD8" w:rsidRDefault="00212DA0" w:rsidP="0068568B">
            <w:pPr>
              <w:pStyle w:val="LZ-4"/>
            </w:pPr>
            <w:r w:rsidRPr="007B3BD8">
              <w:t>分类</w:t>
            </w:r>
          </w:p>
        </w:tc>
        <w:tc>
          <w:tcPr>
            <w:tcW w:w="1202" w:type="dxa"/>
            <w:tcBorders>
              <w:bottom w:val="single" w:sz="4" w:space="0" w:color="auto"/>
            </w:tcBorders>
            <w:shd w:val="clear" w:color="auto" w:fill="auto"/>
            <w:vAlign w:val="center"/>
          </w:tcPr>
          <w:p w14:paraId="5A9FB0A4" w14:textId="77777777" w:rsidR="00212DA0" w:rsidRPr="007B3BD8" w:rsidRDefault="00212DA0" w:rsidP="0068568B">
            <w:pPr>
              <w:pStyle w:val="LZ-4"/>
              <w:rPr>
                <w:b/>
              </w:rPr>
            </w:pPr>
            <w:r w:rsidRPr="007B3BD8">
              <w:rPr>
                <w:b/>
              </w:rPr>
              <w:t>SO</w:t>
            </w:r>
            <w:r w:rsidRPr="007B3BD8">
              <w:rPr>
                <w:b/>
                <w:vertAlign w:val="subscript"/>
              </w:rPr>
              <w:t>2</w:t>
            </w:r>
          </w:p>
        </w:tc>
        <w:tc>
          <w:tcPr>
            <w:tcW w:w="1202" w:type="dxa"/>
            <w:tcBorders>
              <w:bottom w:val="single" w:sz="4" w:space="0" w:color="auto"/>
            </w:tcBorders>
            <w:shd w:val="clear" w:color="auto" w:fill="auto"/>
            <w:vAlign w:val="center"/>
          </w:tcPr>
          <w:p w14:paraId="3B4878D7" w14:textId="77777777" w:rsidR="00212DA0" w:rsidRPr="007B3BD8" w:rsidRDefault="00212DA0" w:rsidP="0068568B">
            <w:pPr>
              <w:pStyle w:val="LZ-4"/>
              <w:rPr>
                <w:b/>
              </w:rPr>
            </w:pPr>
            <w:r w:rsidRPr="007B3BD8">
              <w:rPr>
                <w:b/>
              </w:rPr>
              <w:t>NOx</w:t>
            </w:r>
          </w:p>
        </w:tc>
        <w:tc>
          <w:tcPr>
            <w:tcW w:w="1202" w:type="dxa"/>
            <w:tcBorders>
              <w:bottom w:val="single" w:sz="4" w:space="0" w:color="auto"/>
            </w:tcBorders>
            <w:shd w:val="clear" w:color="auto" w:fill="auto"/>
            <w:vAlign w:val="center"/>
          </w:tcPr>
          <w:p w14:paraId="6650B435" w14:textId="77777777" w:rsidR="00212DA0" w:rsidRPr="007B3BD8" w:rsidRDefault="00212DA0" w:rsidP="0068568B">
            <w:pPr>
              <w:pStyle w:val="LZ-4"/>
              <w:rPr>
                <w:b/>
              </w:rPr>
            </w:pPr>
            <w:r w:rsidRPr="007B3BD8">
              <w:rPr>
                <w:b/>
              </w:rPr>
              <w:t>CO</w:t>
            </w:r>
          </w:p>
        </w:tc>
        <w:tc>
          <w:tcPr>
            <w:tcW w:w="1203" w:type="dxa"/>
            <w:tcBorders>
              <w:bottom w:val="single" w:sz="4" w:space="0" w:color="auto"/>
            </w:tcBorders>
            <w:shd w:val="clear" w:color="auto" w:fill="auto"/>
            <w:vAlign w:val="center"/>
          </w:tcPr>
          <w:p w14:paraId="411E48DE" w14:textId="77777777" w:rsidR="00212DA0" w:rsidRPr="007B3BD8" w:rsidRDefault="00212DA0" w:rsidP="0068568B">
            <w:pPr>
              <w:pStyle w:val="LZ-4"/>
              <w:rPr>
                <w:b/>
              </w:rPr>
            </w:pPr>
            <w:r w:rsidRPr="007B3BD8">
              <w:rPr>
                <w:b/>
              </w:rPr>
              <w:t>PM</w:t>
            </w:r>
            <w:r w:rsidRPr="007B3BD8">
              <w:rPr>
                <w:b/>
                <w:vertAlign w:val="subscript"/>
              </w:rPr>
              <w:t>10</w:t>
            </w:r>
          </w:p>
        </w:tc>
        <w:tc>
          <w:tcPr>
            <w:tcW w:w="1202" w:type="dxa"/>
            <w:tcBorders>
              <w:bottom w:val="single" w:sz="4" w:space="0" w:color="auto"/>
            </w:tcBorders>
            <w:shd w:val="clear" w:color="auto" w:fill="auto"/>
            <w:vAlign w:val="center"/>
          </w:tcPr>
          <w:p w14:paraId="41DE50E7" w14:textId="77777777" w:rsidR="00212DA0" w:rsidRPr="007B3BD8" w:rsidRDefault="00212DA0" w:rsidP="0068568B">
            <w:pPr>
              <w:pStyle w:val="LZ-4"/>
              <w:rPr>
                <w:b/>
              </w:rPr>
            </w:pPr>
            <w:r w:rsidRPr="007B3BD8">
              <w:rPr>
                <w:b/>
              </w:rPr>
              <w:t>PM</w:t>
            </w:r>
            <w:r w:rsidRPr="007B3BD8">
              <w:rPr>
                <w:b/>
                <w:vertAlign w:val="subscript"/>
              </w:rPr>
              <w:t>2.5</w:t>
            </w:r>
          </w:p>
        </w:tc>
        <w:tc>
          <w:tcPr>
            <w:tcW w:w="1202" w:type="dxa"/>
            <w:tcBorders>
              <w:bottom w:val="single" w:sz="4" w:space="0" w:color="auto"/>
            </w:tcBorders>
            <w:shd w:val="clear" w:color="auto" w:fill="auto"/>
            <w:vAlign w:val="center"/>
          </w:tcPr>
          <w:p w14:paraId="08D2891C" w14:textId="77777777" w:rsidR="00212DA0" w:rsidRPr="007B3BD8" w:rsidRDefault="00212DA0" w:rsidP="0068568B">
            <w:pPr>
              <w:pStyle w:val="LZ-4"/>
              <w:rPr>
                <w:b/>
              </w:rPr>
            </w:pPr>
            <w:r w:rsidRPr="007B3BD8">
              <w:rPr>
                <w:b/>
              </w:rPr>
              <w:t>VOCs</w:t>
            </w:r>
          </w:p>
        </w:tc>
        <w:tc>
          <w:tcPr>
            <w:tcW w:w="1202" w:type="dxa"/>
            <w:tcBorders>
              <w:bottom w:val="single" w:sz="4" w:space="0" w:color="auto"/>
            </w:tcBorders>
            <w:shd w:val="clear" w:color="auto" w:fill="auto"/>
            <w:vAlign w:val="center"/>
          </w:tcPr>
          <w:p w14:paraId="0FE2ACD3" w14:textId="77777777" w:rsidR="00212DA0" w:rsidRPr="007B3BD8" w:rsidRDefault="00212DA0" w:rsidP="0068568B">
            <w:pPr>
              <w:pStyle w:val="LZ-4"/>
              <w:rPr>
                <w:b/>
              </w:rPr>
            </w:pPr>
            <w:r w:rsidRPr="007B3BD8">
              <w:rPr>
                <w:b/>
              </w:rPr>
              <w:t>NH</w:t>
            </w:r>
            <w:r w:rsidRPr="007B3BD8">
              <w:rPr>
                <w:b/>
                <w:vertAlign w:val="subscript"/>
              </w:rPr>
              <w:t>3</w:t>
            </w:r>
          </w:p>
        </w:tc>
        <w:tc>
          <w:tcPr>
            <w:tcW w:w="1202" w:type="dxa"/>
            <w:tcBorders>
              <w:bottom w:val="single" w:sz="4" w:space="0" w:color="auto"/>
            </w:tcBorders>
            <w:shd w:val="clear" w:color="auto" w:fill="auto"/>
            <w:vAlign w:val="center"/>
          </w:tcPr>
          <w:p w14:paraId="060CD03B" w14:textId="77777777" w:rsidR="00212DA0" w:rsidRPr="007B3BD8" w:rsidRDefault="00212DA0" w:rsidP="0068568B">
            <w:pPr>
              <w:pStyle w:val="LZ-4"/>
              <w:rPr>
                <w:b/>
              </w:rPr>
            </w:pPr>
            <w:r w:rsidRPr="007B3BD8">
              <w:rPr>
                <w:b/>
              </w:rPr>
              <w:t>BC</w:t>
            </w:r>
          </w:p>
        </w:tc>
        <w:tc>
          <w:tcPr>
            <w:tcW w:w="1203" w:type="dxa"/>
            <w:tcBorders>
              <w:bottom w:val="single" w:sz="4" w:space="0" w:color="auto"/>
            </w:tcBorders>
            <w:shd w:val="clear" w:color="auto" w:fill="auto"/>
            <w:vAlign w:val="center"/>
          </w:tcPr>
          <w:p w14:paraId="349D160A" w14:textId="77777777" w:rsidR="00212DA0" w:rsidRPr="007B3BD8" w:rsidRDefault="00212DA0" w:rsidP="0068568B">
            <w:pPr>
              <w:pStyle w:val="LZ-4"/>
              <w:rPr>
                <w:b/>
              </w:rPr>
            </w:pPr>
            <w:r w:rsidRPr="007B3BD8">
              <w:rPr>
                <w:b/>
              </w:rPr>
              <w:t>OC</w:t>
            </w:r>
          </w:p>
        </w:tc>
      </w:tr>
      <w:tr w:rsidR="00C6713D" w:rsidRPr="007B3BD8" w14:paraId="6BFEFA87" w14:textId="77777777" w:rsidTr="00C6713D">
        <w:trPr>
          <w:trHeight w:val="292"/>
          <w:jc w:val="center"/>
        </w:trPr>
        <w:tc>
          <w:tcPr>
            <w:tcW w:w="1684" w:type="dxa"/>
            <w:tcBorders>
              <w:top w:val="single" w:sz="4" w:space="0" w:color="auto"/>
              <w:left w:val="single" w:sz="4" w:space="0" w:color="auto"/>
              <w:bottom w:val="single" w:sz="4" w:space="0" w:color="auto"/>
              <w:right w:val="single" w:sz="4" w:space="0" w:color="auto"/>
            </w:tcBorders>
            <w:shd w:val="clear" w:color="auto" w:fill="auto"/>
            <w:vAlign w:val="center"/>
          </w:tcPr>
          <w:p w14:paraId="4302CFEC" w14:textId="6AB29643" w:rsidR="00C6713D" w:rsidRPr="007B3BD8" w:rsidRDefault="00C6713D" w:rsidP="00C6713D">
            <w:pPr>
              <w:pStyle w:val="LZ-4"/>
              <w:rPr>
                <w:kern w:val="0"/>
                <w:sz w:val="24"/>
              </w:rPr>
            </w:pPr>
            <w:r>
              <w:rPr>
                <w:rFonts w:hint="eastAsia"/>
                <w:color w:val="000000"/>
              </w:rPr>
              <w:t>微型载客汽车</w:t>
            </w:r>
          </w:p>
        </w:tc>
        <w:tc>
          <w:tcPr>
            <w:tcW w:w="1202" w:type="dxa"/>
            <w:tcBorders>
              <w:top w:val="single" w:sz="4" w:space="0" w:color="auto"/>
              <w:left w:val="nil"/>
              <w:bottom w:val="single" w:sz="4" w:space="0" w:color="auto"/>
              <w:right w:val="single" w:sz="4" w:space="0" w:color="auto"/>
            </w:tcBorders>
            <w:shd w:val="clear" w:color="auto" w:fill="auto"/>
            <w:vAlign w:val="bottom"/>
          </w:tcPr>
          <w:p w14:paraId="453456F0" w14:textId="43CBE265" w:rsidR="00C6713D" w:rsidRPr="007B3BD8" w:rsidRDefault="00C6713D" w:rsidP="00C6713D">
            <w:pPr>
              <w:pStyle w:val="LZ-4"/>
            </w:pPr>
            <w:r>
              <w:rPr>
                <w:color w:val="000000"/>
                <w:sz w:val="22"/>
                <w:szCs w:val="22"/>
              </w:rPr>
              <w:t>0.2</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03F7FDCC" w14:textId="7B294AFF" w:rsidR="00C6713D" w:rsidRPr="007B3BD8" w:rsidRDefault="00C6713D" w:rsidP="00C6713D">
            <w:pPr>
              <w:pStyle w:val="LZ-4"/>
            </w:pPr>
            <w:r>
              <w:rPr>
                <w:color w:val="000000"/>
                <w:sz w:val="22"/>
                <w:szCs w:val="22"/>
              </w:rPr>
              <w:t>1.2</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5BD02EF5" w14:textId="7B8285BB" w:rsidR="00C6713D" w:rsidRPr="007B3BD8" w:rsidRDefault="00C6713D" w:rsidP="00C6713D">
            <w:pPr>
              <w:pStyle w:val="LZ-4"/>
            </w:pPr>
            <w:r>
              <w:rPr>
                <w:color w:val="000000"/>
                <w:sz w:val="22"/>
                <w:szCs w:val="22"/>
              </w:rPr>
              <w:t>9.8</w:t>
            </w:r>
          </w:p>
        </w:tc>
        <w:tc>
          <w:tcPr>
            <w:tcW w:w="1203" w:type="dxa"/>
            <w:tcBorders>
              <w:top w:val="single" w:sz="4" w:space="0" w:color="auto"/>
              <w:left w:val="single" w:sz="4" w:space="0" w:color="auto"/>
              <w:bottom w:val="single" w:sz="4" w:space="0" w:color="auto"/>
              <w:right w:val="single" w:sz="4" w:space="0" w:color="auto"/>
            </w:tcBorders>
            <w:shd w:val="clear" w:color="auto" w:fill="auto"/>
            <w:vAlign w:val="bottom"/>
          </w:tcPr>
          <w:p w14:paraId="5CA66184" w14:textId="1D0D938E" w:rsidR="00C6713D" w:rsidRPr="007B3BD8" w:rsidRDefault="00C6713D" w:rsidP="00C6713D">
            <w:pPr>
              <w:pStyle w:val="LZ-4"/>
            </w:pPr>
            <w:r>
              <w:rPr>
                <w:color w:val="000000"/>
                <w:sz w:val="22"/>
                <w:szCs w:val="22"/>
              </w:rPr>
              <w:t>0.0</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75F7F019" w14:textId="068D9252" w:rsidR="00C6713D" w:rsidRPr="007B3BD8" w:rsidRDefault="00C6713D" w:rsidP="00C6713D">
            <w:pPr>
              <w:pStyle w:val="LZ-4"/>
            </w:pPr>
            <w:r>
              <w:rPr>
                <w:color w:val="000000"/>
                <w:sz w:val="22"/>
                <w:szCs w:val="22"/>
              </w:rPr>
              <w:t>0.0</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43C2E58B" w14:textId="413D26C8" w:rsidR="00C6713D" w:rsidRPr="007B3BD8" w:rsidRDefault="00C6713D" w:rsidP="00C6713D">
            <w:pPr>
              <w:pStyle w:val="LZ-4"/>
            </w:pPr>
            <w:r>
              <w:rPr>
                <w:color w:val="000000"/>
                <w:sz w:val="22"/>
                <w:szCs w:val="22"/>
              </w:rPr>
              <w:t>1.9</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26ECE615" w14:textId="0A1988A9" w:rsidR="00C6713D" w:rsidRPr="007B3BD8" w:rsidRDefault="00C6713D" w:rsidP="00C6713D">
            <w:pPr>
              <w:pStyle w:val="LZ-4"/>
            </w:pPr>
            <w:r>
              <w:rPr>
                <w:color w:val="000000"/>
                <w:sz w:val="22"/>
                <w:szCs w:val="22"/>
              </w:rPr>
              <w:t>0.5</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69436C46" w14:textId="5B565E31" w:rsidR="00C6713D" w:rsidRPr="007B3BD8" w:rsidRDefault="00C6713D" w:rsidP="00C6713D">
            <w:pPr>
              <w:pStyle w:val="LZ-4"/>
            </w:pPr>
            <w:r>
              <w:rPr>
                <w:color w:val="000000"/>
                <w:sz w:val="22"/>
                <w:szCs w:val="22"/>
              </w:rPr>
              <w:t>0.0</w:t>
            </w:r>
          </w:p>
        </w:tc>
        <w:tc>
          <w:tcPr>
            <w:tcW w:w="1203" w:type="dxa"/>
            <w:tcBorders>
              <w:top w:val="single" w:sz="4" w:space="0" w:color="auto"/>
              <w:left w:val="single" w:sz="4" w:space="0" w:color="auto"/>
              <w:bottom w:val="single" w:sz="4" w:space="0" w:color="auto"/>
              <w:right w:val="single" w:sz="4" w:space="0" w:color="auto"/>
            </w:tcBorders>
            <w:shd w:val="clear" w:color="auto" w:fill="auto"/>
            <w:vAlign w:val="bottom"/>
          </w:tcPr>
          <w:p w14:paraId="5A9D9F8E" w14:textId="101EBBEA" w:rsidR="00C6713D" w:rsidRPr="007B3BD8" w:rsidRDefault="00C6713D" w:rsidP="00C6713D">
            <w:pPr>
              <w:pStyle w:val="LZ-4"/>
            </w:pPr>
            <w:r>
              <w:rPr>
                <w:color w:val="000000"/>
                <w:sz w:val="22"/>
                <w:szCs w:val="22"/>
              </w:rPr>
              <w:t>0.0</w:t>
            </w:r>
          </w:p>
        </w:tc>
      </w:tr>
      <w:tr w:rsidR="00C6713D" w:rsidRPr="007B3BD8" w14:paraId="2D0B0B4E" w14:textId="77777777" w:rsidTr="00C6713D">
        <w:trPr>
          <w:trHeight w:val="292"/>
          <w:jc w:val="center"/>
        </w:trPr>
        <w:tc>
          <w:tcPr>
            <w:tcW w:w="1684" w:type="dxa"/>
            <w:tcBorders>
              <w:top w:val="nil"/>
              <w:left w:val="single" w:sz="4" w:space="0" w:color="auto"/>
              <w:bottom w:val="single" w:sz="4" w:space="0" w:color="auto"/>
              <w:right w:val="single" w:sz="4" w:space="0" w:color="auto"/>
            </w:tcBorders>
            <w:shd w:val="clear" w:color="auto" w:fill="auto"/>
            <w:vAlign w:val="center"/>
          </w:tcPr>
          <w:p w14:paraId="2FDDF51F" w14:textId="37CFD2FB" w:rsidR="00C6713D" w:rsidRPr="007B3BD8" w:rsidRDefault="00C6713D" w:rsidP="00C6713D">
            <w:pPr>
              <w:pStyle w:val="LZ-4"/>
            </w:pPr>
            <w:r>
              <w:rPr>
                <w:rFonts w:hint="eastAsia"/>
                <w:color w:val="000000"/>
              </w:rPr>
              <w:t>小型载客汽车</w:t>
            </w:r>
          </w:p>
        </w:tc>
        <w:tc>
          <w:tcPr>
            <w:tcW w:w="1202" w:type="dxa"/>
            <w:tcBorders>
              <w:top w:val="single" w:sz="4" w:space="0" w:color="auto"/>
              <w:left w:val="nil"/>
              <w:bottom w:val="single" w:sz="4" w:space="0" w:color="auto"/>
              <w:right w:val="single" w:sz="4" w:space="0" w:color="auto"/>
            </w:tcBorders>
            <w:shd w:val="clear" w:color="auto" w:fill="auto"/>
            <w:vAlign w:val="bottom"/>
          </w:tcPr>
          <w:p w14:paraId="4367256A" w14:textId="6E9F1AC7" w:rsidR="00C6713D" w:rsidRPr="007B3BD8" w:rsidRDefault="00C6713D" w:rsidP="00C6713D">
            <w:pPr>
              <w:pStyle w:val="LZ-4"/>
            </w:pPr>
            <w:r>
              <w:rPr>
                <w:color w:val="000000"/>
                <w:sz w:val="22"/>
                <w:szCs w:val="22"/>
              </w:rPr>
              <w:t>89.1</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67133E6E" w14:textId="0B08F88C" w:rsidR="00C6713D" w:rsidRPr="007B3BD8" w:rsidRDefault="00C6713D" w:rsidP="00C6713D">
            <w:pPr>
              <w:pStyle w:val="LZ-4"/>
            </w:pPr>
            <w:r>
              <w:rPr>
                <w:color w:val="000000"/>
                <w:sz w:val="22"/>
                <w:szCs w:val="22"/>
              </w:rPr>
              <w:t>548.5</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684EE384" w14:textId="46BFC940" w:rsidR="00C6713D" w:rsidRPr="007B3BD8" w:rsidRDefault="00C6713D" w:rsidP="00C6713D">
            <w:pPr>
              <w:pStyle w:val="LZ-4"/>
            </w:pPr>
            <w:r>
              <w:rPr>
                <w:color w:val="000000"/>
                <w:sz w:val="22"/>
                <w:szCs w:val="22"/>
              </w:rPr>
              <w:t>7196.0</w:t>
            </w:r>
          </w:p>
        </w:tc>
        <w:tc>
          <w:tcPr>
            <w:tcW w:w="1203" w:type="dxa"/>
            <w:tcBorders>
              <w:top w:val="single" w:sz="4" w:space="0" w:color="auto"/>
              <w:left w:val="single" w:sz="4" w:space="0" w:color="auto"/>
              <w:bottom w:val="single" w:sz="4" w:space="0" w:color="auto"/>
              <w:right w:val="single" w:sz="4" w:space="0" w:color="auto"/>
            </w:tcBorders>
            <w:shd w:val="clear" w:color="auto" w:fill="auto"/>
            <w:vAlign w:val="bottom"/>
          </w:tcPr>
          <w:p w14:paraId="357B2BD3" w14:textId="636CD137" w:rsidR="00C6713D" w:rsidRPr="007B3BD8" w:rsidRDefault="00C6713D" w:rsidP="00C6713D">
            <w:pPr>
              <w:pStyle w:val="LZ-4"/>
            </w:pPr>
            <w:r>
              <w:rPr>
                <w:color w:val="000000"/>
                <w:sz w:val="22"/>
                <w:szCs w:val="22"/>
              </w:rPr>
              <w:t>13.3</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514D1492" w14:textId="691F3C68" w:rsidR="00C6713D" w:rsidRPr="007B3BD8" w:rsidRDefault="00C6713D" w:rsidP="00C6713D">
            <w:pPr>
              <w:pStyle w:val="LZ-4"/>
            </w:pPr>
            <w:r>
              <w:rPr>
                <w:color w:val="000000"/>
                <w:sz w:val="22"/>
                <w:szCs w:val="22"/>
              </w:rPr>
              <w:t>12.8</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151AF37E" w14:textId="0DCA2623" w:rsidR="00C6713D" w:rsidRPr="007B3BD8" w:rsidRDefault="00C6713D" w:rsidP="00C6713D">
            <w:pPr>
              <w:pStyle w:val="LZ-4"/>
            </w:pPr>
            <w:r>
              <w:rPr>
                <w:color w:val="000000"/>
                <w:sz w:val="22"/>
                <w:szCs w:val="22"/>
              </w:rPr>
              <w:t>1318.7</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45FBE311" w14:textId="0958C64D" w:rsidR="00C6713D" w:rsidRPr="007B3BD8" w:rsidRDefault="00C6713D" w:rsidP="00C6713D">
            <w:pPr>
              <w:pStyle w:val="LZ-4"/>
            </w:pPr>
            <w:r>
              <w:rPr>
                <w:color w:val="000000"/>
                <w:sz w:val="22"/>
                <w:szCs w:val="22"/>
              </w:rPr>
              <w:t>238.9</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6B42E927" w14:textId="25887BB6" w:rsidR="00C6713D" w:rsidRPr="007B3BD8" w:rsidRDefault="00C6713D" w:rsidP="00C6713D">
            <w:pPr>
              <w:pStyle w:val="LZ-4"/>
            </w:pPr>
            <w:r>
              <w:rPr>
                <w:color w:val="000000"/>
                <w:sz w:val="22"/>
                <w:szCs w:val="22"/>
              </w:rPr>
              <w:t>4.5</w:t>
            </w:r>
          </w:p>
        </w:tc>
        <w:tc>
          <w:tcPr>
            <w:tcW w:w="1203" w:type="dxa"/>
            <w:tcBorders>
              <w:top w:val="single" w:sz="4" w:space="0" w:color="auto"/>
              <w:left w:val="single" w:sz="4" w:space="0" w:color="auto"/>
              <w:bottom w:val="single" w:sz="4" w:space="0" w:color="auto"/>
              <w:right w:val="single" w:sz="4" w:space="0" w:color="auto"/>
            </w:tcBorders>
            <w:shd w:val="clear" w:color="auto" w:fill="auto"/>
            <w:vAlign w:val="bottom"/>
          </w:tcPr>
          <w:p w14:paraId="00F75F2E" w14:textId="6B67F4EB" w:rsidR="00C6713D" w:rsidRPr="007B3BD8" w:rsidRDefault="00C6713D" w:rsidP="00C6713D">
            <w:pPr>
              <w:pStyle w:val="LZ-4"/>
            </w:pPr>
            <w:r>
              <w:rPr>
                <w:color w:val="000000"/>
                <w:sz w:val="22"/>
                <w:szCs w:val="22"/>
              </w:rPr>
              <w:t>2.5</w:t>
            </w:r>
          </w:p>
        </w:tc>
      </w:tr>
      <w:tr w:rsidR="00C6713D" w:rsidRPr="007B3BD8" w14:paraId="1E99C35B" w14:textId="77777777" w:rsidTr="00C6713D">
        <w:trPr>
          <w:trHeight w:val="292"/>
          <w:jc w:val="center"/>
        </w:trPr>
        <w:tc>
          <w:tcPr>
            <w:tcW w:w="1684" w:type="dxa"/>
            <w:tcBorders>
              <w:top w:val="nil"/>
              <w:left w:val="single" w:sz="4" w:space="0" w:color="auto"/>
              <w:bottom w:val="single" w:sz="4" w:space="0" w:color="auto"/>
              <w:right w:val="single" w:sz="4" w:space="0" w:color="auto"/>
            </w:tcBorders>
            <w:shd w:val="clear" w:color="auto" w:fill="auto"/>
            <w:vAlign w:val="center"/>
          </w:tcPr>
          <w:p w14:paraId="1BBD6D88" w14:textId="544BFF1A" w:rsidR="00C6713D" w:rsidRPr="007B3BD8" w:rsidRDefault="00C6713D" w:rsidP="00C6713D">
            <w:pPr>
              <w:pStyle w:val="LZ-4"/>
            </w:pPr>
            <w:r>
              <w:rPr>
                <w:rFonts w:hint="eastAsia"/>
                <w:color w:val="000000"/>
              </w:rPr>
              <w:t>中型载客汽车</w:t>
            </w:r>
          </w:p>
        </w:tc>
        <w:tc>
          <w:tcPr>
            <w:tcW w:w="1202" w:type="dxa"/>
            <w:tcBorders>
              <w:top w:val="single" w:sz="4" w:space="0" w:color="auto"/>
              <w:left w:val="nil"/>
              <w:bottom w:val="single" w:sz="4" w:space="0" w:color="auto"/>
              <w:right w:val="single" w:sz="4" w:space="0" w:color="auto"/>
            </w:tcBorders>
            <w:shd w:val="clear" w:color="auto" w:fill="auto"/>
            <w:vAlign w:val="bottom"/>
          </w:tcPr>
          <w:p w14:paraId="53B914B3" w14:textId="40858B53" w:rsidR="00C6713D" w:rsidRPr="007B3BD8" w:rsidRDefault="00C6713D" w:rsidP="00C6713D">
            <w:pPr>
              <w:pStyle w:val="LZ-4"/>
            </w:pPr>
            <w:r>
              <w:rPr>
                <w:color w:val="000000"/>
                <w:sz w:val="22"/>
                <w:szCs w:val="22"/>
              </w:rPr>
              <w:t>4.1</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7E5BF4D6" w14:textId="2BED9036" w:rsidR="00C6713D" w:rsidRPr="007B3BD8" w:rsidRDefault="00C6713D" w:rsidP="00C6713D">
            <w:pPr>
              <w:pStyle w:val="LZ-4"/>
            </w:pPr>
            <w:r>
              <w:rPr>
                <w:color w:val="000000"/>
                <w:sz w:val="22"/>
                <w:szCs w:val="22"/>
              </w:rPr>
              <w:t>99.5</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28CC9F78" w14:textId="5C19F0E9" w:rsidR="00C6713D" w:rsidRPr="007B3BD8" w:rsidRDefault="00C6713D" w:rsidP="00C6713D">
            <w:pPr>
              <w:pStyle w:val="LZ-4"/>
            </w:pPr>
            <w:r>
              <w:rPr>
                <w:color w:val="000000"/>
                <w:sz w:val="22"/>
                <w:szCs w:val="22"/>
              </w:rPr>
              <w:t>137.9</w:t>
            </w:r>
          </w:p>
        </w:tc>
        <w:tc>
          <w:tcPr>
            <w:tcW w:w="1203" w:type="dxa"/>
            <w:tcBorders>
              <w:top w:val="single" w:sz="4" w:space="0" w:color="auto"/>
              <w:left w:val="single" w:sz="4" w:space="0" w:color="auto"/>
              <w:bottom w:val="single" w:sz="4" w:space="0" w:color="auto"/>
              <w:right w:val="single" w:sz="4" w:space="0" w:color="auto"/>
            </w:tcBorders>
            <w:shd w:val="clear" w:color="auto" w:fill="auto"/>
            <w:vAlign w:val="bottom"/>
          </w:tcPr>
          <w:p w14:paraId="4D0E7D75" w14:textId="1B38928A" w:rsidR="00C6713D" w:rsidRPr="007B3BD8" w:rsidRDefault="00C6713D" w:rsidP="00C6713D">
            <w:pPr>
              <w:pStyle w:val="LZ-4"/>
            </w:pPr>
            <w:r>
              <w:rPr>
                <w:color w:val="000000"/>
                <w:sz w:val="22"/>
                <w:szCs w:val="22"/>
              </w:rPr>
              <w:t>3.2</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3FEFDA8E" w14:textId="7B4C77F0" w:rsidR="00C6713D" w:rsidRPr="007B3BD8" w:rsidRDefault="00C6713D" w:rsidP="00C6713D">
            <w:pPr>
              <w:pStyle w:val="LZ-4"/>
            </w:pPr>
            <w:r>
              <w:rPr>
                <w:color w:val="000000"/>
                <w:sz w:val="22"/>
                <w:szCs w:val="22"/>
              </w:rPr>
              <w:t>2.9</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6FA04663" w14:textId="49633B75" w:rsidR="00C6713D" w:rsidRPr="007B3BD8" w:rsidRDefault="00C6713D" w:rsidP="00C6713D">
            <w:pPr>
              <w:pStyle w:val="LZ-4"/>
            </w:pPr>
            <w:r>
              <w:rPr>
                <w:color w:val="000000"/>
                <w:sz w:val="22"/>
                <w:szCs w:val="22"/>
              </w:rPr>
              <w:t>36.4</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72B924C5" w14:textId="5C4DA3FA" w:rsidR="00C6713D" w:rsidRPr="007B3BD8" w:rsidRDefault="00C6713D" w:rsidP="00C6713D">
            <w:pPr>
              <w:pStyle w:val="LZ-4"/>
            </w:pPr>
            <w:r>
              <w:rPr>
                <w:color w:val="000000"/>
                <w:sz w:val="22"/>
                <w:szCs w:val="22"/>
              </w:rPr>
              <w:t>0.8</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43C48D7B" w14:textId="5FB540BB" w:rsidR="00C6713D" w:rsidRPr="007B3BD8" w:rsidRDefault="00C6713D" w:rsidP="00C6713D">
            <w:pPr>
              <w:pStyle w:val="LZ-4"/>
            </w:pPr>
            <w:r>
              <w:rPr>
                <w:color w:val="000000"/>
                <w:sz w:val="22"/>
                <w:szCs w:val="22"/>
              </w:rPr>
              <w:t>1.5</w:t>
            </w:r>
          </w:p>
        </w:tc>
        <w:tc>
          <w:tcPr>
            <w:tcW w:w="1203" w:type="dxa"/>
            <w:tcBorders>
              <w:top w:val="single" w:sz="4" w:space="0" w:color="auto"/>
              <w:left w:val="single" w:sz="4" w:space="0" w:color="auto"/>
              <w:bottom w:val="single" w:sz="4" w:space="0" w:color="auto"/>
              <w:right w:val="single" w:sz="4" w:space="0" w:color="auto"/>
            </w:tcBorders>
            <w:shd w:val="clear" w:color="auto" w:fill="auto"/>
            <w:vAlign w:val="bottom"/>
          </w:tcPr>
          <w:p w14:paraId="66748185" w14:textId="4389941D" w:rsidR="00C6713D" w:rsidRPr="007B3BD8" w:rsidRDefault="00C6713D" w:rsidP="00C6713D">
            <w:pPr>
              <w:pStyle w:val="LZ-4"/>
            </w:pPr>
            <w:r>
              <w:rPr>
                <w:color w:val="000000"/>
                <w:sz w:val="22"/>
                <w:szCs w:val="22"/>
              </w:rPr>
              <w:t>0.5</w:t>
            </w:r>
          </w:p>
        </w:tc>
      </w:tr>
      <w:tr w:rsidR="00C6713D" w:rsidRPr="007B3BD8" w14:paraId="7AD62CB5" w14:textId="77777777" w:rsidTr="00C6713D">
        <w:trPr>
          <w:trHeight w:val="286"/>
          <w:jc w:val="center"/>
        </w:trPr>
        <w:tc>
          <w:tcPr>
            <w:tcW w:w="1684" w:type="dxa"/>
            <w:tcBorders>
              <w:top w:val="nil"/>
              <w:left w:val="single" w:sz="4" w:space="0" w:color="auto"/>
              <w:bottom w:val="single" w:sz="4" w:space="0" w:color="auto"/>
              <w:right w:val="single" w:sz="4" w:space="0" w:color="auto"/>
            </w:tcBorders>
            <w:shd w:val="clear" w:color="auto" w:fill="auto"/>
            <w:vAlign w:val="center"/>
          </w:tcPr>
          <w:p w14:paraId="0BE82D17" w14:textId="17096307" w:rsidR="00C6713D" w:rsidRPr="007B3BD8" w:rsidRDefault="00C6713D" w:rsidP="00C6713D">
            <w:pPr>
              <w:pStyle w:val="LZ-4"/>
            </w:pPr>
            <w:r>
              <w:rPr>
                <w:rFonts w:hint="eastAsia"/>
                <w:color w:val="000000"/>
              </w:rPr>
              <w:t>大型载客汽车</w:t>
            </w:r>
          </w:p>
        </w:tc>
        <w:tc>
          <w:tcPr>
            <w:tcW w:w="1202" w:type="dxa"/>
            <w:tcBorders>
              <w:top w:val="single" w:sz="4" w:space="0" w:color="auto"/>
              <w:left w:val="nil"/>
              <w:bottom w:val="single" w:sz="4" w:space="0" w:color="auto"/>
              <w:right w:val="single" w:sz="4" w:space="0" w:color="auto"/>
            </w:tcBorders>
            <w:shd w:val="clear" w:color="auto" w:fill="auto"/>
            <w:vAlign w:val="bottom"/>
          </w:tcPr>
          <w:p w14:paraId="294EF719" w14:textId="03435039" w:rsidR="00C6713D" w:rsidRPr="007B3BD8" w:rsidRDefault="00C6713D" w:rsidP="00C6713D">
            <w:pPr>
              <w:pStyle w:val="LZ-4"/>
            </w:pPr>
            <w:r>
              <w:rPr>
                <w:color w:val="000000"/>
                <w:sz w:val="22"/>
                <w:szCs w:val="22"/>
              </w:rPr>
              <w:t>10.4</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556A460F" w14:textId="0B39AF21" w:rsidR="00C6713D" w:rsidRPr="007B3BD8" w:rsidRDefault="00C6713D" w:rsidP="00C6713D">
            <w:pPr>
              <w:pStyle w:val="LZ-4"/>
            </w:pPr>
            <w:r>
              <w:rPr>
                <w:color w:val="000000"/>
                <w:sz w:val="22"/>
                <w:szCs w:val="22"/>
              </w:rPr>
              <w:t>517.1</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690E8E54" w14:textId="09D8B87F" w:rsidR="00C6713D" w:rsidRPr="007B3BD8" w:rsidRDefault="00C6713D" w:rsidP="00C6713D">
            <w:pPr>
              <w:pStyle w:val="LZ-4"/>
            </w:pPr>
            <w:r>
              <w:rPr>
                <w:color w:val="000000"/>
                <w:sz w:val="22"/>
                <w:szCs w:val="22"/>
              </w:rPr>
              <w:t>248.2</w:t>
            </w:r>
          </w:p>
        </w:tc>
        <w:tc>
          <w:tcPr>
            <w:tcW w:w="1203" w:type="dxa"/>
            <w:tcBorders>
              <w:top w:val="single" w:sz="4" w:space="0" w:color="auto"/>
              <w:left w:val="single" w:sz="4" w:space="0" w:color="auto"/>
              <w:bottom w:val="single" w:sz="4" w:space="0" w:color="auto"/>
              <w:right w:val="single" w:sz="4" w:space="0" w:color="auto"/>
            </w:tcBorders>
            <w:shd w:val="clear" w:color="auto" w:fill="auto"/>
            <w:vAlign w:val="bottom"/>
          </w:tcPr>
          <w:p w14:paraId="6E772765" w14:textId="2EE95A26" w:rsidR="00C6713D" w:rsidRPr="007B3BD8" w:rsidRDefault="00C6713D" w:rsidP="00C6713D">
            <w:pPr>
              <w:pStyle w:val="LZ-4"/>
            </w:pPr>
            <w:r>
              <w:rPr>
                <w:color w:val="000000"/>
                <w:sz w:val="22"/>
                <w:szCs w:val="22"/>
              </w:rPr>
              <w:t>20.4</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6C2F49B2" w14:textId="708D3E62" w:rsidR="00C6713D" w:rsidRPr="007B3BD8" w:rsidRDefault="00C6713D" w:rsidP="00C6713D">
            <w:pPr>
              <w:pStyle w:val="LZ-4"/>
            </w:pPr>
            <w:r>
              <w:rPr>
                <w:color w:val="000000"/>
                <w:sz w:val="22"/>
                <w:szCs w:val="22"/>
              </w:rPr>
              <w:t>18.4</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6D2B232E" w14:textId="7611267A" w:rsidR="00C6713D" w:rsidRPr="007B3BD8" w:rsidRDefault="00C6713D" w:rsidP="00C6713D">
            <w:pPr>
              <w:pStyle w:val="LZ-4"/>
            </w:pPr>
            <w:r>
              <w:rPr>
                <w:color w:val="000000"/>
                <w:sz w:val="22"/>
                <w:szCs w:val="22"/>
              </w:rPr>
              <w:t>19.2</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2AF17CBF" w14:textId="4EAD7BB4" w:rsidR="00C6713D" w:rsidRPr="007B3BD8" w:rsidRDefault="00C6713D" w:rsidP="00C6713D">
            <w:pPr>
              <w:pStyle w:val="LZ-4"/>
            </w:pPr>
            <w:r>
              <w:rPr>
                <w:color w:val="000000"/>
                <w:sz w:val="22"/>
                <w:szCs w:val="22"/>
              </w:rPr>
              <w:t>1.7</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0D4B678F" w14:textId="03CC619D" w:rsidR="00C6713D" w:rsidRPr="007B3BD8" w:rsidRDefault="00C6713D" w:rsidP="00C6713D">
            <w:pPr>
              <w:pStyle w:val="LZ-4"/>
            </w:pPr>
            <w:r>
              <w:rPr>
                <w:color w:val="000000"/>
                <w:sz w:val="22"/>
                <w:szCs w:val="22"/>
              </w:rPr>
              <w:t>10.2</w:t>
            </w:r>
          </w:p>
        </w:tc>
        <w:tc>
          <w:tcPr>
            <w:tcW w:w="1203" w:type="dxa"/>
            <w:tcBorders>
              <w:top w:val="single" w:sz="4" w:space="0" w:color="auto"/>
              <w:left w:val="single" w:sz="4" w:space="0" w:color="auto"/>
              <w:bottom w:val="single" w:sz="4" w:space="0" w:color="auto"/>
              <w:right w:val="single" w:sz="4" w:space="0" w:color="auto"/>
            </w:tcBorders>
            <w:shd w:val="clear" w:color="auto" w:fill="auto"/>
            <w:vAlign w:val="bottom"/>
          </w:tcPr>
          <w:p w14:paraId="20D086F5" w14:textId="16F1E324" w:rsidR="00C6713D" w:rsidRPr="007B3BD8" w:rsidRDefault="00C6713D" w:rsidP="00C6713D">
            <w:pPr>
              <w:pStyle w:val="LZ-4"/>
            </w:pPr>
            <w:r>
              <w:rPr>
                <w:color w:val="000000"/>
                <w:sz w:val="22"/>
                <w:szCs w:val="22"/>
              </w:rPr>
              <w:t>3.4</w:t>
            </w:r>
          </w:p>
        </w:tc>
      </w:tr>
      <w:tr w:rsidR="00C6713D" w:rsidRPr="007B3BD8" w14:paraId="7D6F50D7" w14:textId="77777777" w:rsidTr="00C6713D">
        <w:trPr>
          <w:trHeight w:val="292"/>
          <w:jc w:val="center"/>
        </w:trPr>
        <w:tc>
          <w:tcPr>
            <w:tcW w:w="1684" w:type="dxa"/>
            <w:tcBorders>
              <w:top w:val="nil"/>
              <w:left w:val="single" w:sz="4" w:space="0" w:color="auto"/>
              <w:bottom w:val="single" w:sz="4" w:space="0" w:color="auto"/>
              <w:right w:val="single" w:sz="4" w:space="0" w:color="auto"/>
            </w:tcBorders>
            <w:shd w:val="clear" w:color="auto" w:fill="auto"/>
            <w:vAlign w:val="center"/>
          </w:tcPr>
          <w:p w14:paraId="057E1571" w14:textId="20344805" w:rsidR="00C6713D" w:rsidRPr="007B3BD8" w:rsidRDefault="00C6713D" w:rsidP="00C6713D">
            <w:pPr>
              <w:pStyle w:val="LZ-4"/>
            </w:pPr>
            <w:r>
              <w:rPr>
                <w:rFonts w:hint="eastAsia"/>
                <w:color w:val="000000"/>
              </w:rPr>
              <w:t>微型载货汽车</w:t>
            </w:r>
          </w:p>
        </w:tc>
        <w:tc>
          <w:tcPr>
            <w:tcW w:w="1202" w:type="dxa"/>
            <w:tcBorders>
              <w:top w:val="single" w:sz="4" w:space="0" w:color="auto"/>
              <w:left w:val="nil"/>
              <w:bottom w:val="single" w:sz="4" w:space="0" w:color="auto"/>
              <w:right w:val="single" w:sz="4" w:space="0" w:color="auto"/>
            </w:tcBorders>
            <w:shd w:val="clear" w:color="auto" w:fill="auto"/>
            <w:vAlign w:val="bottom"/>
          </w:tcPr>
          <w:p w14:paraId="6B5964BF" w14:textId="1A16DA99" w:rsidR="00C6713D" w:rsidRPr="007B3BD8" w:rsidRDefault="00C6713D" w:rsidP="00C6713D">
            <w:pPr>
              <w:pStyle w:val="LZ-4"/>
            </w:pPr>
            <w:r>
              <w:rPr>
                <w:color w:val="000000"/>
                <w:sz w:val="22"/>
                <w:szCs w:val="22"/>
              </w:rPr>
              <w:t>0.0</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5F7AEDBE" w14:textId="4608473C" w:rsidR="00C6713D" w:rsidRPr="007B3BD8" w:rsidRDefault="00C6713D" w:rsidP="00C6713D">
            <w:pPr>
              <w:pStyle w:val="LZ-4"/>
            </w:pPr>
            <w:r>
              <w:rPr>
                <w:color w:val="000000"/>
                <w:sz w:val="22"/>
                <w:szCs w:val="22"/>
              </w:rPr>
              <w:t>0.1</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09FF83B1" w14:textId="441C7F8A" w:rsidR="00C6713D" w:rsidRPr="007B3BD8" w:rsidRDefault="00C6713D" w:rsidP="00C6713D">
            <w:pPr>
              <w:pStyle w:val="LZ-4"/>
            </w:pPr>
            <w:r>
              <w:rPr>
                <w:color w:val="000000"/>
                <w:sz w:val="22"/>
                <w:szCs w:val="22"/>
              </w:rPr>
              <w:t>0.6</w:t>
            </w:r>
          </w:p>
        </w:tc>
        <w:tc>
          <w:tcPr>
            <w:tcW w:w="1203" w:type="dxa"/>
            <w:tcBorders>
              <w:top w:val="single" w:sz="4" w:space="0" w:color="auto"/>
              <w:left w:val="single" w:sz="4" w:space="0" w:color="auto"/>
              <w:bottom w:val="single" w:sz="4" w:space="0" w:color="auto"/>
              <w:right w:val="single" w:sz="4" w:space="0" w:color="auto"/>
            </w:tcBorders>
            <w:shd w:val="clear" w:color="auto" w:fill="auto"/>
            <w:vAlign w:val="bottom"/>
          </w:tcPr>
          <w:p w14:paraId="2A6BE5D5" w14:textId="352B2887" w:rsidR="00C6713D" w:rsidRPr="007B3BD8" w:rsidRDefault="00C6713D" w:rsidP="00C6713D">
            <w:pPr>
              <w:pStyle w:val="LZ-4"/>
            </w:pPr>
            <w:r>
              <w:rPr>
                <w:color w:val="000000"/>
                <w:sz w:val="22"/>
                <w:szCs w:val="22"/>
              </w:rPr>
              <w:t>0.0</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085CEFA1" w14:textId="50847392" w:rsidR="00C6713D" w:rsidRPr="007B3BD8" w:rsidRDefault="00C6713D" w:rsidP="00C6713D">
            <w:pPr>
              <w:pStyle w:val="LZ-4"/>
            </w:pPr>
            <w:r>
              <w:rPr>
                <w:color w:val="000000"/>
                <w:sz w:val="22"/>
                <w:szCs w:val="22"/>
              </w:rPr>
              <w:t>0.0</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70619F65" w14:textId="6AE336B4" w:rsidR="00C6713D" w:rsidRPr="007B3BD8" w:rsidRDefault="00C6713D" w:rsidP="00C6713D">
            <w:pPr>
              <w:pStyle w:val="LZ-4"/>
            </w:pPr>
            <w:r>
              <w:rPr>
                <w:color w:val="000000"/>
                <w:sz w:val="22"/>
                <w:szCs w:val="22"/>
              </w:rPr>
              <w:t>0.1</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6C2CD076" w14:textId="5A251385" w:rsidR="00C6713D" w:rsidRPr="007B3BD8" w:rsidRDefault="00C6713D" w:rsidP="00C6713D">
            <w:pPr>
              <w:pStyle w:val="LZ-4"/>
            </w:pPr>
            <w:r>
              <w:rPr>
                <w:color w:val="000000"/>
                <w:sz w:val="22"/>
                <w:szCs w:val="22"/>
              </w:rPr>
              <w:t>0.0</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0E4638EE" w14:textId="28FEE9FC" w:rsidR="00C6713D" w:rsidRPr="007B3BD8" w:rsidRDefault="00C6713D" w:rsidP="00C6713D">
            <w:pPr>
              <w:pStyle w:val="LZ-4"/>
            </w:pPr>
            <w:r>
              <w:rPr>
                <w:color w:val="000000"/>
                <w:sz w:val="22"/>
                <w:szCs w:val="22"/>
              </w:rPr>
              <w:t>0.0</w:t>
            </w:r>
          </w:p>
        </w:tc>
        <w:tc>
          <w:tcPr>
            <w:tcW w:w="1203" w:type="dxa"/>
            <w:tcBorders>
              <w:top w:val="single" w:sz="4" w:space="0" w:color="auto"/>
              <w:left w:val="single" w:sz="4" w:space="0" w:color="auto"/>
              <w:bottom w:val="single" w:sz="4" w:space="0" w:color="auto"/>
              <w:right w:val="single" w:sz="4" w:space="0" w:color="auto"/>
            </w:tcBorders>
            <w:shd w:val="clear" w:color="auto" w:fill="auto"/>
            <w:vAlign w:val="bottom"/>
          </w:tcPr>
          <w:p w14:paraId="3702B1E4" w14:textId="3932FEEC" w:rsidR="00C6713D" w:rsidRPr="007B3BD8" w:rsidRDefault="00C6713D" w:rsidP="00C6713D">
            <w:pPr>
              <w:pStyle w:val="LZ-4"/>
            </w:pPr>
            <w:r>
              <w:rPr>
                <w:color w:val="000000"/>
                <w:sz w:val="22"/>
                <w:szCs w:val="22"/>
              </w:rPr>
              <w:t>0.0</w:t>
            </w:r>
          </w:p>
        </w:tc>
      </w:tr>
      <w:tr w:rsidR="00C6713D" w:rsidRPr="007B3BD8" w14:paraId="4926EB6F" w14:textId="77777777" w:rsidTr="00C6713D">
        <w:trPr>
          <w:trHeight w:val="292"/>
          <w:jc w:val="center"/>
        </w:trPr>
        <w:tc>
          <w:tcPr>
            <w:tcW w:w="1684" w:type="dxa"/>
            <w:tcBorders>
              <w:top w:val="nil"/>
              <w:left w:val="single" w:sz="4" w:space="0" w:color="auto"/>
              <w:bottom w:val="single" w:sz="4" w:space="0" w:color="auto"/>
              <w:right w:val="single" w:sz="4" w:space="0" w:color="auto"/>
            </w:tcBorders>
            <w:shd w:val="clear" w:color="auto" w:fill="auto"/>
            <w:vAlign w:val="center"/>
          </w:tcPr>
          <w:p w14:paraId="327D4037" w14:textId="0F570F97" w:rsidR="00C6713D" w:rsidRPr="007B3BD8" w:rsidRDefault="00C6713D" w:rsidP="00C6713D">
            <w:pPr>
              <w:pStyle w:val="LZ-4"/>
            </w:pPr>
            <w:r>
              <w:rPr>
                <w:rFonts w:hint="eastAsia"/>
                <w:color w:val="000000"/>
              </w:rPr>
              <w:t>轻型载货汽车</w:t>
            </w:r>
          </w:p>
        </w:tc>
        <w:tc>
          <w:tcPr>
            <w:tcW w:w="1202" w:type="dxa"/>
            <w:tcBorders>
              <w:top w:val="single" w:sz="4" w:space="0" w:color="auto"/>
              <w:left w:val="nil"/>
              <w:bottom w:val="single" w:sz="4" w:space="0" w:color="auto"/>
              <w:right w:val="single" w:sz="4" w:space="0" w:color="auto"/>
            </w:tcBorders>
            <w:shd w:val="clear" w:color="auto" w:fill="auto"/>
            <w:vAlign w:val="bottom"/>
          </w:tcPr>
          <w:p w14:paraId="70D3D994" w14:textId="32D673CB" w:rsidR="00C6713D" w:rsidRPr="007B3BD8" w:rsidRDefault="00C6713D" w:rsidP="00C6713D">
            <w:pPr>
              <w:pStyle w:val="LZ-4"/>
            </w:pPr>
            <w:r>
              <w:rPr>
                <w:color w:val="000000"/>
                <w:sz w:val="22"/>
                <w:szCs w:val="22"/>
              </w:rPr>
              <w:t>37.7</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0A4EF123" w14:textId="6EB17B8F" w:rsidR="00C6713D" w:rsidRPr="007B3BD8" w:rsidRDefault="00C6713D" w:rsidP="00C6713D">
            <w:pPr>
              <w:pStyle w:val="LZ-4"/>
            </w:pPr>
            <w:r>
              <w:rPr>
                <w:color w:val="000000"/>
                <w:sz w:val="22"/>
                <w:szCs w:val="22"/>
              </w:rPr>
              <w:t>1908.1</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118594A0" w14:textId="49A6AC31" w:rsidR="00C6713D" w:rsidRPr="007B3BD8" w:rsidRDefault="00C6713D" w:rsidP="00C6713D">
            <w:pPr>
              <w:pStyle w:val="LZ-4"/>
            </w:pPr>
            <w:r>
              <w:rPr>
                <w:color w:val="000000"/>
                <w:sz w:val="22"/>
                <w:szCs w:val="22"/>
              </w:rPr>
              <w:t>1991.2</w:t>
            </w:r>
          </w:p>
        </w:tc>
        <w:tc>
          <w:tcPr>
            <w:tcW w:w="1203" w:type="dxa"/>
            <w:tcBorders>
              <w:top w:val="single" w:sz="4" w:space="0" w:color="auto"/>
              <w:left w:val="single" w:sz="4" w:space="0" w:color="auto"/>
              <w:bottom w:val="single" w:sz="4" w:space="0" w:color="auto"/>
              <w:right w:val="single" w:sz="4" w:space="0" w:color="auto"/>
            </w:tcBorders>
            <w:shd w:val="clear" w:color="auto" w:fill="auto"/>
            <w:vAlign w:val="bottom"/>
          </w:tcPr>
          <w:p w14:paraId="4CA3677C" w14:textId="2335F9CC" w:rsidR="00C6713D" w:rsidRPr="007B3BD8" w:rsidRDefault="00C6713D" w:rsidP="00C6713D">
            <w:pPr>
              <w:pStyle w:val="LZ-4"/>
            </w:pPr>
            <w:r>
              <w:rPr>
                <w:color w:val="000000"/>
                <w:sz w:val="22"/>
                <w:szCs w:val="22"/>
              </w:rPr>
              <w:t>23.1</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33C5E414" w14:textId="304E049E" w:rsidR="00C6713D" w:rsidRPr="007B3BD8" w:rsidRDefault="00C6713D" w:rsidP="00C6713D">
            <w:pPr>
              <w:pStyle w:val="LZ-4"/>
            </w:pPr>
            <w:r>
              <w:rPr>
                <w:color w:val="000000"/>
                <w:sz w:val="22"/>
                <w:szCs w:val="22"/>
              </w:rPr>
              <w:t>22.7</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49CB998C" w14:textId="60EB7AC2" w:rsidR="00C6713D" w:rsidRPr="007B3BD8" w:rsidRDefault="00C6713D" w:rsidP="00C6713D">
            <w:pPr>
              <w:pStyle w:val="LZ-4"/>
            </w:pPr>
            <w:r>
              <w:rPr>
                <w:color w:val="000000"/>
                <w:sz w:val="22"/>
                <w:szCs w:val="22"/>
              </w:rPr>
              <w:t>255.9</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22CE783D" w14:textId="2ED1273D" w:rsidR="00C6713D" w:rsidRPr="007B3BD8" w:rsidRDefault="00C6713D" w:rsidP="00C6713D">
            <w:pPr>
              <w:pStyle w:val="LZ-4"/>
            </w:pPr>
            <w:r>
              <w:rPr>
                <w:color w:val="000000"/>
                <w:sz w:val="22"/>
                <w:szCs w:val="22"/>
              </w:rPr>
              <w:t>16.5</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65E7709C" w14:textId="7A3F5C7D" w:rsidR="00C6713D" w:rsidRPr="007B3BD8" w:rsidRDefault="00C6713D" w:rsidP="00C6713D">
            <w:pPr>
              <w:pStyle w:val="LZ-4"/>
            </w:pPr>
            <w:r>
              <w:rPr>
                <w:color w:val="000000"/>
                <w:sz w:val="22"/>
                <w:szCs w:val="22"/>
              </w:rPr>
              <w:t>11.5</w:t>
            </w:r>
          </w:p>
        </w:tc>
        <w:tc>
          <w:tcPr>
            <w:tcW w:w="1203" w:type="dxa"/>
            <w:tcBorders>
              <w:top w:val="single" w:sz="4" w:space="0" w:color="auto"/>
              <w:left w:val="single" w:sz="4" w:space="0" w:color="auto"/>
              <w:bottom w:val="single" w:sz="4" w:space="0" w:color="auto"/>
              <w:right w:val="single" w:sz="4" w:space="0" w:color="auto"/>
            </w:tcBorders>
            <w:shd w:val="clear" w:color="auto" w:fill="auto"/>
            <w:vAlign w:val="bottom"/>
          </w:tcPr>
          <w:p w14:paraId="7AD7F034" w14:textId="1112EF7B" w:rsidR="00C6713D" w:rsidRPr="007B3BD8" w:rsidRDefault="00C6713D" w:rsidP="00C6713D">
            <w:pPr>
              <w:pStyle w:val="LZ-4"/>
            </w:pPr>
            <w:r>
              <w:rPr>
                <w:color w:val="000000"/>
                <w:sz w:val="22"/>
                <w:szCs w:val="22"/>
              </w:rPr>
              <w:t>2.7</w:t>
            </w:r>
          </w:p>
        </w:tc>
      </w:tr>
      <w:tr w:rsidR="00C6713D" w:rsidRPr="007B3BD8" w14:paraId="66FCBD0A" w14:textId="77777777" w:rsidTr="00C6713D">
        <w:trPr>
          <w:trHeight w:val="292"/>
          <w:jc w:val="center"/>
        </w:trPr>
        <w:tc>
          <w:tcPr>
            <w:tcW w:w="1684" w:type="dxa"/>
            <w:tcBorders>
              <w:top w:val="nil"/>
              <w:left w:val="single" w:sz="4" w:space="0" w:color="auto"/>
              <w:bottom w:val="single" w:sz="4" w:space="0" w:color="auto"/>
              <w:right w:val="single" w:sz="4" w:space="0" w:color="auto"/>
            </w:tcBorders>
            <w:shd w:val="clear" w:color="auto" w:fill="auto"/>
            <w:vAlign w:val="center"/>
          </w:tcPr>
          <w:p w14:paraId="7522D491" w14:textId="3C28826E" w:rsidR="00C6713D" w:rsidRPr="007B3BD8" w:rsidRDefault="00C6713D" w:rsidP="00C6713D">
            <w:pPr>
              <w:pStyle w:val="LZ-4"/>
            </w:pPr>
            <w:r>
              <w:rPr>
                <w:rFonts w:hint="eastAsia"/>
                <w:color w:val="000000"/>
              </w:rPr>
              <w:t>中型载货汽车</w:t>
            </w:r>
          </w:p>
        </w:tc>
        <w:tc>
          <w:tcPr>
            <w:tcW w:w="1202" w:type="dxa"/>
            <w:tcBorders>
              <w:top w:val="single" w:sz="4" w:space="0" w:color="auto"/>
              <w:left w:val="nil"/>
              <w:bottom w:val="single" w:sz="4" w:space="0" w:color="auto"/>
              <w:right w:val="single" w:sz="4" w:space="0" w:color="auto"/>
            </w:tcBorders>
            <w:shd w:val="clear" w:color="auto" w:fill="auto"/>
            <w:vAlign w:val="bottom"/>
          </w:tcPr>
          <w:p w14:paraId="78223C9E" w14:textId="46660716" w:rsidR="00C6713D" w:rsidRPr="007B3BD8" w:rsidRDefault="00C6713D" w:rsidP="00C6713D">
            <w:pPr>
              <w:pStyle w:val="LZ-4"/>
            </w:pPr>
            <w:r>
              <w:rPr>
                <w:color w:val="000000"/>
                <w:sz w:val="22"/>
                <w:szCs w:val="22"/>
              </w:rPr>
              <w:t>6.0</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547C8151" w14:textId="271C7512" w:rsidR="00C6713D" w:rsidRPr="007B3BD8" w:rsidRDefault="00C6713D" w:rsidP="00C6713D">
            <w:pPr>
              <w:pStyle w:val="LZ-4"/>
            </w:pPr>
            <w:r>
              <w:rPr>
                <w:color w:val="000000"/>
                <w:sz w:val="22"/>
                <w:szCs w:val="22"/>
              </w:rPr>
              <w:t>182.6</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4779ED72" w14:textId="3F3CAB30" w:rsidR="00C6713D" w:rsidRPr="007B3BD8" w:rsidRDefault="00C6713D" w:rsidP="00C6713D">
            <w:pPr>
              <w:pStyle w:val="LZ-4"/>
            </w:pPr>
            <w:r>
              <w:rPr>
                <w:color w:val="000000"/>
                <w:sz w:val="22"/>
                <w:szCs w:val="22"/>
              </w:rPr>
              <w:t>80.8</w:t>
            </w:r>
          </w:p>
        </w:tc>
        <w:tc>
          <w:tcPr>
            <w:tcW w:w="1203" w:type="dxa"/>
            <w:tcBorders>
              <w:top w:val="single" w:sz="4" w:space="0" w:color="auto"/>
              <w:left w:val="single" w:sz="4" w:space="0" w:color="auto"/>
              <w:bottom w:val="single" w:sz="4" w:space="0" w:color="auto"/>
              <w:right w:val="single" w:sz="4" w:space="0" w:color="auto"/>
            </w:tcBorders>
            <w:shd w:val="clear" w:color="auto" w:fill="auto"/>
            <w:vAlign w:val="bottom"/>
          </w:tcPr>
          <w:p w14:paraId="2B971345" w14:textId="72BFE1FE" w:rsidR="00C6713D" w:rsidRPr="007B3BD8" w:rsidRDefault="00C6713D" w:rsidP="00C6713D">
            <w:pPr>
              <w:pStyle w:val="LZ-4"/>
            </w:pPr>
            <w:r>
              <w:rPr>
                <w:color w:val="000000"/>
                <w:sz w:val="22"/>
                <w:szCs w:val="22"/>
              </w:rPr>
              <w:t>3.3</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5DCB0446" w14:textId="32B688B9" w:rsidR="00C6713D" w:rsidRPr="007B3BD8" w:rsidRDefault="00C6713D" w:rsidP="00C6713D">
            <w:pPr>
              <w:pStyle w:val="LZ-4"/>
            </w:pPr>
            <w:r>
              <w:rPr>
                <w:color w:val="000000"/>
                <w:sz w:val="22"/>
                <w:szCs w:val="22"/>
              </w:rPr>
              <w:t>3.0</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506FD2D6" w14:textId="07E70919" w:rsidR="00C6713D" w:rsidRPr="007B3BD8" w:rsidRDefault="00C6713D" w:rsidP="00C6713D">
            <w:pPr>
              <w:pStyle w:val="LZ-4"/>
            </w:pPr>
            <w:r>
              <w:rPr>
                <w:color w:val="000000"/>
                <w:sz w:val="22"/>
                <w:szCs w:val="22"/>
              </w:rPr>
              <w:t>8.2</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6CF83AAD" w14:textId="5FCA86D5" w:rsidR="00C6713D" w:rsidRPr="007B3BD8" w:rsidRDefault="00C6713D" w:rsidP="00C6713D">
            <w:pPr>
              <w:pStyle w:val="LZ-4"/>
            </w:pPr>
            <w:r>
              <w:rPr>
                <w:color w:val="000000"/>
                <w:sz w:val="22"/>
                <w:szCs w:val="22"/>
              </w:rPr>
              <w:t>0.8</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09EFDE03" w14:textId="57B5786A" w:rsidR="00C6713D" w:rsidRPr="007B3BD8" w:rsidRDefault="00C6713D" w:rsidP="00C6713D">
            <w:pPr>
              <w:pStyle w:val="LZ-4"/>
            </w:pPr>
            <w:r>
              <w:rPr>
                <w:color w:val="000000"/>
                <w:sz w:val="22"/>
                <w:szCs w:val="22"/>
              </w:rPr>
              <w:t>1.7</w:t>
            </w:r>
          </w:p>
        </w:tc>
        <w:tc>
          <w:tcPr>
            <w:tcW w:w="1203" w:type="dxa"/>
            <w:tcBorders>
              <w:top w:val="single" w:sz="4" w:space="0" w:color="auto"/>
              <w:left w:val="single" w:sz="4" w:space="0" w:color="auto"/>
              <w:bottom w:val="single" w:sz="4" w:space="0" w:color="auto"/>
              <w:right w:val="single" w:sz="4" w:space="0" w:color="auto"/>
            </w:tcBorders>
            <w:shd w:val="clear" w:color="auto" w:fill="auto"/>
            <w:vAlign w:val="bottom"/>
          </w:tcPr>
          <w:p w14:paraId="5224C094" w14:textId="1AE9C4F3" w:rsidR="00C6713D" w:rsidRPr="007B3BD8" w:rsidRDefault="00C6713D" w:rsidP="00C6713D">
            <w:pPr>
              <w:pStyle w:val="LZ-4"/>
            </w:pPr>
            <w:r>
              <w:rPr>
                <w:color w:val="000000"/>
                <w:sz w:val="22"/>
                <w:szCs w:val="22"/>
              </w:rPr>
              <w:t>0.5</w:t>
            </w:r>
          </w:p>
        </w:tc>
      </w:tr>
      <w:tr w:rsidR="00C6713D" w:rsidRPr="007B3BD8" w14:paraId="24CAB065" w14:textId="77777777" w:rsidTr="00C6713D">
        <w:trPr>
          <w:trHeight w:val="292"/>
          <w:jc w:val="center"/>
        </w:trPr>
        <w:tc>
          <w:tcPr>
            <w:tcW w:w="1684" w:type="dxa"/>
            <w:tcBorders>
              <w:top w:val="nil"/>
              <w:left w:val="single" w:sz="4" w:space="0" w:color="auto"/>
              <w:bottom w:val="single" w:sz="4" w:space="0" w:color="auto"/>
              <w:right w:val="single" w:sz="4" w:space="0" w:color="auto"/>
            </w:tcBorders>
            <w:shd w:val="clear" w:color="auto" w:fill="auto"/>
            <w:vAlign w:val="center"/>
          </w:tcPr>
          <w:p w14:paraId="08ED0938" w14:textId="3C79727F" w:rsidR="00C6713D" w:rsidRPr="007B3BD8" w:rsidRDefault="00C6713D" w:rsidP="00C6713D">
            <w:pPr>
              <w:pStyle w:val="LZ-4"/>
            </w:pPr>
            <w:r>
              <w:rPr>
                <w:rFonts w:hint="eastAsia"/>
                <w:color w:val="000000"/>
              </w:rPr>
              <w:t>重型载货汽车</w:t>
            </w:r>
          </w:p>
        </w:tc>
        <w:tc>
          <w:tcPr>
            <w:tcW w:w="1202" w:type="dxa"/>
            <w:tcBorders>
              <w:top w:val="single" w:sz="4" w:space="0" w:color="auto"/>
              <w:left w:val="nil"/>
              <w:bottom w:val="single" w:sz="4" w:space="0" w:color="auto"/>
              <w:right w:val="single" w:sz="4" w:space="0" w:color="auto"/>
            </w:tcBorders>
            <w:shd w:val="clear" w:color="auto" w:fill="auto"/>
            <w:vAlign w:val="bottom"/>
          </w:tcPr>
          <w:p w14:paraId="4CC70D09" w14:textId="3CB30693" w:rsidR="00C6713D" w:rsidRPr="007B3BD8" w:rsidRDefault="00C6713D" w:rsidP="00C6713D">
            <w:pPr>
              <w:pStyle w:val="LZ-4"/>
            </w:pPr>
            <w:r>
              <w:rPr>
                <w:color w:val="000000"/>
                <w:sz w:val="22"/>
                <w:szCs w:val="22"/>
              </w:rPr>
              <w:t>190.9</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0B4C0237" w14:textId="71A15524" w:rsidR="00C6713D" w:rsidRPr="007B3BD8" w:rsidRDefault="00C6713D" w:rsidP="00C6713D">
            <w:pPr>
              <w:pStyle w:val="LZ-4"/>
            </w:pPr>
            <w:r>
              <w:rPr>
                <w:color w:val="000000"/>
                <w:sz w:val="22"/>
                <w:szCs w:val="22"/>
              </w:rPr>
              <w:t>6839.0</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7DFDB9B0" w14:textId="69C98E8E" w:rsidR="00C6713D" w:rsidRPr="007B3BD8" w:rsidRDefault="00C6713D" w:rsidP="00C6713D">
            <w:pPr>
              <w:pStyle w:val="LZ-4"/>
            </w:pPr>
            <w:r>
              <w:rPr>
                <w:color w:val="000000"/>
                <w:sz w:val="22"/>
                <w:szCs w:val="22"/>
              </w:rPr>
              <w:t>3071.2</w:t>
            </w:r>
          </w:p>
        </w:tc>
        <w:tc>
          <w:tcPr>
            <w:tcW w:w="1203" w:type="dxa"/>
            <w:tcBorders>
              <w:top w:val="single" w:sz="4" w:space="0" w:color="auto"/>
              <w:left w:val="single" w:sz="4" w:space="0" w:color="auto"/>
              <w:bottom w:val="single" w:sz="4" w:space="0" w:color="auto"/>
              <w:right w:val="single" w:sz="4" w:space="0" w:color="auto"/>
            </w:tcBorders>
            <w:shd w:val="clear" w:color="auto" w:fill="auto"/>
            <w:vAlign w:val="bottom"/>
          </w:tcPr>
          <w:p w14:paraId="09C9A09C" w14:textId="5C75FD99" w:rsidR="00C6713D" w:rsidRPr="007B3BD8" w:rsidRDefault="00C6713D" w:rsidP="00C6713D">
            <w:pPr>
              <w:pStyle w:val="LZ-4"/>
            </w:pPr>
            <w:r>
              <w:rPr>
                <w:color w:val="000000"/>
                <w:sz w:val="22"/>
                <w:szCs w:val="22"/>
              </w:rPr>
              <w:t>86.4</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172323F7" w14:textId="3DC83445" w:rsidR="00C6713D" w:rsidRPr="007B3BD8" w:rsidRDefault="00C6713D" w:rsidP="00C6713D">
            <w:pPr>
              <w:pStyle w:val="LZ-4"/>
            </w:pPr>
            <w:r>
              <w:rPr>
                <w:color w:val="000000"/>
                <w:sz w:val="22"/>
                <w:szCs w:val="22"/>
              </w:rPr>
              <w:t>82.1</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3A278369" w14:textId="7F0EE86F" w:rsidR="00C6713D" w:rsidRPr="007B3BD8" w:rsidRDefault="00C6713D" w:rsidP="00C6713D">
            <w:pPr>
              <w:pStyle w:val="LZ-4"/>
            </w:pPr>
            <w:r>
              <w:rPr>
                <w:color w:val="000000"/>
                <w:sz w:val="22"/>
                <w:szCs w:val="22"/>
              </w:rPr>
              <w:t>286.6</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18E93454" w14:textId="3709CD7F" w:rsidR="00C6713D" w:rsidRPr="007B3BD8" w:rsidRDefault="00C6713D" w:rsidP="00C6713D">
            <w:pPr>
              <w:pStyle w:val="LZ-4"/>
            </w:pPr>
            <w:r>
              <w:rPr>
                <w:color w:val="000000"/>
                <w:sz w:val="22"/>
                <w:szCs w:val="22"/>
              </w:rPr>
              <w:t>23.5</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4589448B" w14:textId="17C7B407" w:rsidR="00C6713D" w:rsidRPr="007B3BD8" w:rsidRDefault="00C6713D" w:rsidP="00C6713D">
            <w:pPr>
              <w:pStyle w:val="LZ-4"/>
            </w:pPr>
            <w:r>
              <w:rPr>
                <w:color w:val="000000"/>
                <w:sz w:val="22"/>
                <w:szCs w:val="22"/>
              </w:rPr>
              <w:t>49.9</w:t>
            </w:r>
          </w:p>
        </w:tc>
        <w:tc>
          <w:tcPr>
            <w:tcW w:w="1203" w:type="dxa"/>
            <w:tcBorders>
              <w:top w:val="single" w:sz="4" w:space="0" w:color="auto"/>
              <w:left w:val="single" w:sz="4" w:space="0" w:color="auto"/>
              <w:bottom w:val="single" w:sz="4" w:space="0" w:color="auto"/>
              <w:right w:val="single" w:sz="4" w:space="0" w:color="auto"/>
            </w:tcBorders>
            <w:shd w:val="clear" w:color="auto" w:fill="auto"/>
            <w:vAlign w:val="bottom"/>
          </w:tcPr>
          <w:p w14:paraId="3E177405" w14:textId="64C8FC9F" w:rsidR="00C6713D" w:rsidRPr="007B3BD8" w:rsidRDefault="00C6713D" w:rsidP="00C6713D">
            <w:pPr>
              <w:pStyle w:val="LZ-4"/>
            </w:pPr>
            <w:r>
              <w:rPr>
                <w:color w:val="000000"/>
                <w:sz w:val="22"/>
                <w:szCs w:val="22"/>
              </w:rPr>
              <w:t>7.5</w:t>
            </w:r>
          </w:p>
        </w:tc>
      </w:tr>
      <w:tr w:rsidR="00C6713D" w:rsidRPr="007B3BD8" w14:paraId="7B6E6C19" w14:textId="77777777" w:rsidTr="00C6713D">
        <w:trPr>
          <w:trHeight w:val="292"/>
          <w:jc w:val="center"/>
        </w:trPr>
        <w:tc>
          <w:tcPr>
            <w:tcW w:w="1684" w:type="dxa"/>
            <w:tcBorders>
              <w:top w:val="nil"/>
              <w:left w:val="single" w:sz="4" w:space="0" w:color="auto"/>
              <w:bottom w:val="single" w:sz="4" w:space="0" w:color="auto"/>
              <w:right w:val="single" w:sz="4" w:space="0" w:color="auto"/>
            </w:tcBorders>
            <w:shd w:val="clear" w:color="auto" w:fill="auto"/>
            <w:vAlign w:val="center"/>
          </w:tcPr>
          <w:p w14:paraId="0EDDDE99" w14:textId="108D64B0" w:rsidR="00C6713D" w:rsidRPr="007B3BD8" w:rsidRDefault="00C6713D" w:rsidP="00C6713D">
            <w:pPr>
              <w:pStyle w:val="LZ-4"/>
            </w:pPr>
            <w:r>
              <w:rPr>
                <w:rFonts w:hint="eastAsia"/>
                <w:color w:val="000000"/>
              </w:rPr>
              <w:t>摩托车</w:t>
            </w:r>
          </w:p>
        </w:tc>
        <w:tc>
          <w:tcPr>
            <w:tcW w:w="1202" w:type="dxa"/>
            <w:tcBorders>
              <w:top w:val="single" w:sz="4" w:space="0" w:color="auto"/>
              <w:left w:val="nil"/>
              <w:bottom w:val="single" w:sz="4" w:space="0" w:color="auto"/>
              <w:right w:val="single" w:sz="4" w:space="0" w:color="auto"/>
            </w:tcBorders>
            <w:shd w:val="clear" w:color="auto" w:fill="auto"/>
            <w:vAlign w:val="bottom"/>
          </w:tcPr>
          <w:p w14:paraId="5C02BBFE" w14:textId="713DD7C5" w:rsidR="00C6713D" w:rsidRPr="007B3BD8" w:rsidRDefault="00C6713D" w:rsidP="00C6713D">
            <w:pPr>
              <w:pStyle w:val="LZ-4"/>
            </w:pPr>
            <w:r>
              <w:rPr>
                <w:color w:val="000000"/>
                <w:sz w:val="22"/>
                <w:szCs w:val="22"/>
              </w:rPr>
              <w:t>0.0</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6FF2D49D" w14:textId="417B9025" w:rsidR="00C6713D" w:rsidRPr="007B3BD8" w:rsidRDefault="00C6713D" w:rsidP="00C6713D">
            <w:pPr>
              <w:pStyle w:val="LZ-4"/>
            </w:pPr>
            <w:r>
              <w:rPr>
                <w:color w:val="000000"/>
                <w:sz w:val="22"/>
                <w:szCs w:val="22"/>
              </w:rPr>
              <w:t>17.8</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51D386F7" w14:textId="3DED6A47" w:rsidR="00C6713D" w:rsidRPr="007B3BD8" w:rsidRDefault="00C6713D" w:rsidP="00C6713D">
            <w:pPr>
              <w:pStyle w:val="LZ-4"/>
            </w:pPr>
            <w:r>
              <w:rPr>
                <w:color w:val="000000"/>
                <w:sz w:val="22"/>
                <w:szCs w:val="22"/>
              </w:rPr>
              <w:t>215.8</w:t>
            </w:r>
          </w:p>
        </w:tc>
        <w:tc>
          <w:tcPr>
            <w:tcW w:w="1203" w:type="dxa"/>
            <w:tcBorders>
              <w:top w:val="single" w:sz="4" w:space="0" w:color="auto"/>
              <w:left w:val="single" w:sz="4" w:space="0" w:color="auto"/>
              <w:bottom w:val="single" w:sz="4" w:space="0" w:color="auto"/>
              <w:right w:val="single" w:sz="4" w:space="0" w:color="auto"/>
            </w:tcBorders>
            <w:shd w:val="clear" w:color="auto" w:fill="auto"/>
            <w:vAlign w:val="bottom"/>
          </w:tcPr>
          <w:p w14:paraId="3AED9C5B" w14:textId="6CD170EB" w:rsidR="00C6713D" w:rsidRPr="007B3BD8" w:rsidRDefault="00C6713D" w:rsidP="00C6713D">
            <w:pPr>
              <w:pStyle w:val="LZ-4"/>
            </w:pPr>
            <w:r>
              <w:rPr>
                <w:color w:val="000000"/>
                <w:sz w:val="22"/>
                <w:szCs w:val="22"/>
              </w:rPr>
              <w:t>0.2</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489414BE" w14:textId="3F3A7A77" w:rsidR="00C6713D" w:rsidRPr="007B3BD8" w:rsidRDefault="00C6713D" w:rsidP="00C6713D">
            <w:pPr>
              <w:pStyle w:val="LZ-4"/>
            </w:pPr>
            <w:r>
              <w:rPr>
                <w:color w:val="000000"/>
                <w:sz w:val="22"/>
                <w:szCs w:val="22"/>
              </w:rPr>
              <w:t>0.2</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73EC9403" w14:textId="5BD16E33" w:rsidR="00C6713D" w:rsidRPr="007B3BD8" w:rsidRDefault="00C6713D" w:rsidP="00C6713D">
            <w:pPr>
              <w:pStyle w:val="LZ-4"/>
            </w:pPr>
            <w:r>
              <w:rPr>
                <w:color w:val="000000"/>
                <w:sz w:val="22"/>
                <w:szCs w:val="22"/>
              </w:rPr>
              <w:t>129.0</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55F732DF" w14:textId="45085EC2" w:rsidR="00C6713D" w:rsidRPr="007B3BD8" w:rsidRDefault="00C6713D" w:rsidP="00C6713D">
            <w:pPr>
              <w:pStyle w:val="LZ-4"/>
            </w:pPr>
            <w:r>
              <w:rPr>
                <w:color w:val="000000"/>
                <w:sz w:val="22"/>
                <w:szCs w:val="22"/>
              </w:rPr>
              <w:t>1.2</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0767718D" w14:textId="361F95EB" w:rsidR="00C6713D" w:rsidRPr="007B3BD8" w:rsidRDefault="00C6713D" w:rsidP="00C6713D">
            <w:pPr>
              <w:pStyle w:val="LZ-4"/>
            </w:pPr>
            <w:r>
              <w:rPr>
                <w:color w:val="000000"/>
                <w:sz w:val="22"/>
                <w:szCs w:val="22"/>
              </w:rPr>
              <w:t>0.0</w:t>
            </w:r>
          </w:p>
        </w:tc>
        <w:tc>
          <w:tcPr>
            <w:tcW w:w="1203" w:type="dxa"/>
            <w:tcBorders>
              <w:top w:val="single" w:sz="4" w:space="0" w:color="auto"/>
              <w:left w:val="single" w:sz="4" w:space="0" w:color="auto"/>
              <w:bottom w:val="single" w:sz="4" w:space="0" w:color="auto"/>
              <w:right w:val="single" w:sz="4" w:space="0" w:color="auto"/>
            </w:tcBorders>
            <w:shd w:val="clear" w:color="auto" w:fill="auto"/>
            <w:vAlign w:val="bottom"/>
          </w:tcPr>
          <w:p w14:paraId="267BEE37" w14:textId="1534FD74" w:rsidR="00C6713D" w:rsidRPr="007B3BD8" w:rsidRDefault="00C6713D" w:rsidP="00C6713D">
            <w:pPr>
              <w:pStyle w:val="LZ-4"/>
            </w:pPr>
            <w:r>
              <w:rPr>
                <w:color w:val="000000"/>
                <w:sz w:val="22"/>
                <w:szCs w:val="22"/>
              </w:rPr>
              <w:t>0.0</w:t>
            </w:r>
          </w:p>
        </w:tc>
      </w:tr>
      <w:tr w:rsidR="00C6713D" w:rsidRPr="007B3BD8" w14:paraId="2858FC6E" w14:textId="77777777" w:rsidTr="00C6713D">
        <w:trPr>
          <w:trHeight w:val="292"/>
          <w:jc w:val="center"/>
        </w:trPr>
        <w:tc>
          <w:tcPr>
            <w:tcW w:w="1684" w:type="dxa"/>
            <w:tcBorders>
              <w:top w:val="nil"/>
              <w:left w:val="single" w:sz="4" w:space="0" w:color="auto"/>
              <w:bottom w:val="single" w:sz="4" w:space="0" w:color="auto"/>
              <w:right w:val="single" w:sz="4" w:space="0" w:color="auto"/>
            </w:tcBorders>
            <w:shd w:val="clear" w:color="auto" w:fill="auto"/>
            <w:vAlign w:val="center"/>
          </w:tcPr>
          <w:p w14:paraId="5635FD28" w14:textId="241DFF30" w:rsidR="00C6713D" w:rsidRPr="007B3BD8" w:rsidRDefault="00C6713D" w:rsidP="00C6713D">
            <w:pPr>
              <w:pStyle w:val="LZ-4"/>
            </w:pPr>
            <w:r>
              <w:rPr>
                <w:rFonts w:hint="eastAsia"/>
                <w:b/>
                <w:bCs/>
                <w:color w:val="000000"/>
              </w:rPr>
              <w:t>合计</w:t>
            </w:r>
          </w:p>
        </w:tc>
        <w:tc>
          <w:tcPr>
            <w:tcW w:w="1202" w:type="dxa"/>
            <w:tcBorders>
              <w:top w:val="single" w:sz="4" w:space="0" w:color="auto"/>
              <w:left w:val="nil"/>
              <w:bottom w:val="single" w:sz="4" w:space="0" w:color="auto"/>
              <w:right w:val="single" w:sz="4" w:space="0" w:color="auto"/>
            </w:tcBorders>
            <w:shd w:val="clear" w:color="auto" w:fill="auto"/>
            <w:vAlign w:val="bottom"/>
          </w:tcPr>
          <w:p w14:paraId="0E131576" w14:textId="749F448D" w:rsidR="00C6713D" w:rsidRPr="007B3BD8" w:rsidRDefault="00C6713D" w:rsidP="00C6713D">
            <w:pPr>
              <w:pStyle w:val="LZ-4"/>
            </w:pPr>
            <w:r>
              <w:rPr>
                <w:b/>
                <w:bCs/>
                <w:color w:val="000000"/>
                <w:sz w:val="22"/>
                <w:szCs w:val="22"/>
              </w:rPr>
              <w:t>338.4</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0D2B0140" w14:textId="671FE592" w:rsidR="00C6713D" w:rsidRPr="007B3BD8" w:rsidRDefault="00C6713D" w:rsidP="00C6713D">
            <w:pPr>
              <w:pStyle w:val="LZ-4"/>
            </w:pPr>
            <w:r>
              <w:rPr>
                <w:b/>
                <w:bCs/>
                <w:color w:val="000000"/>
                <w:sz w:val="22"/>
                <w:szCs w:val="22"/>
              </w:rPr>
              <w:t>10114.0</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45DB9C43" w14:textId="00162ACC" w:rsidR="00C6713D" w:rsidRPr="007B3BD8" w:rsidRDefault="00C6713D" w:rsidP="00C6713D">
            <w:pPr>
              <w:pStyle w:val="LZ-4"/>
            </w:pPr>
            <w:r>
              <w:rPr>
                <w:b/>
                <w:bCs/>
                <w:color w:val="000000"/>
                <w:sz w:val="22"/>
                <w:szCs w:val="22"/>
              </w:rPr>
              <w:t>12951.6</w:t>
            </w:r>
          </w:p>
        </w:tc>
        <w:tc>
          <w:tcPr>
            <w:tcW w:w="1203" w:type="dxa"/>
            <w:tcBorders>
              <w:top w:val="single" w:sz="4" w:space="0" w:color="auto"/>
              <w:left w:val="single" w:sz="4" w:space="0" w:color="auto"/>
              <w:bottom w:val="single" w:sz="4" w:space="0" w:color="auto"/>
              <w:right w:val="single" w:sz="4" w:space="0" w:color="auto"/>
            </w:tcBorders>
            <w:shd w:val="clear" w:color="auto" w:fill="auto"/>
            <w:vAlign w:val="bottom"/>
          </w:tcPr>
          <w:p w14:paraId="15069008" w14:textId="2CBE5D6E" w:rsidR="00C6713D" w:rsidRPr="007B3BD8" w:rsidRDefault="00C6713D" w:rsidP="00C6713D">
            <w:pPr>
              <w:pStyle w:val="LZ-4"/>
            </w:pPr>
            <w:r>
              <w:rPr>
                <w:b/>
                <w:bCs/>
                <w:color w:val="000000"/>
                <w:sz w:val="22"/>
                <w:szCs w:val="22"/>
              </w:rPr>
              <w:t>149.8</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37D046A4" w14:textId="5E637236" w:rsidR="00C6713D" w:rsidRPr="007B3BD8" w:rsidRDefault="00C6713D" w:rsidP="00C6713D">
            <w:pPr>
              <w:pStyle w:val="LZ-4"/>
            </w:pPr>
            <w:r>
              <w:rPr>
                <w:b/>
                <w:bCs/>
                <w:color w:val="000000"/>
                <w:sz w:val="22"/>
                <w:szCs w:val="22"/>
              </w:rPr>
              <w:t>142.1</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4C32E336" w14:textId="26CEFA5D" w:rsidR="00C6713D" w:rsidRPr="007B3BD8" w:rsidRDefault="00C6713D" w:rsidP="00C6713D">
            <w:pPr>
              <w:pStyle w:val="LZ-4"/>
            </w:pPr>
            <w:r>
              <w:rPr>
                <w:b/>
                <w:bCs/>
                <w:color w:val="000000"/>
                <w:sz w:val="22"/>
                <w:szCs w:val="22"/>
              </w:rPr>
              <w:t>2056.0</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57435C18" w14:textId="359FD64A" w:rsidR="00C6713D" w:rsidRPr="007B3BD8" w:rsidRDefault="00C6713D" w:rsidP="00C6713D">
            <w:pPr>
              <w:pStyle w:val="LZ-4"/>
            </w:pPr>
            <w:r>
              <w:rPr>
                <w:b/>
                <w:bCs/>
                <w:color w:val="000000"/>
                <w:sz w:val="22"/>
                <w:szCs w:val="22"/>
              </w:rPr>
              <w:t>283.8</w:t>
            </w:r>
          </w:p>
        </w:tc>
        <w:tc>
          <w:tcPr>
            <w:tcW w:w="1202" w:type="dxa"/>
            <w:tcBorders>
              <w:top w:val="single" w:sz="4" w:space="0" w:color="auto"/>
              <w:left w:val="single" w:sz="4" w:space="0" w:color="auto"/>
              <w:bottom w:val="single" w:sz="4" w:space="0" w:color="auto"/>
              <w:right w:val="single" w:sz="4" w:space="0" w:color="auto"/>
            </w:tcBorders>
            <w:shd w:val="clear" w:color="auto" w:fill="auto"/>
            <w:vAlign w:val="bottom"/>
          </w:tcPr>
          <w:p w14:paraId="4E30D784" w14:textId="428DE832" w:rsidR="00C6713D" w:rsidRPr="007B3BD8" w:rsidRDefault="00C6713D" w:rsidP="00C6713D">
            <w:pPr>
              <w:pStyle w:val="LZ-4"/>
            </w:pPr>
            <w:r>
              <w:rPr>
                <w:b/>
                <w:bCs/>
                <w:color w:val="000000"/>
                <w:sz w:val="22"/>
                <w:szCs w:val="22"/>
              </w:rPr>
              <w:t>79.4</w:t>
            </w:r>
          </w:p>
        </w:tc>
        <w:tc>
          <w:tcPr>
            <w:tcW w:w="1203" w:type="dxa"/>
            <w:tcBorders>
              <w:top w:val="single" w:sz="4" w:space="0" w:color="auto"/>
              <w:left w:val="single" w:sz="4" w:space="0" w:color="auto"/>
              <w:bottom w:val="single" w:sz="4" w:space="0" w:color="auto"/>
              <w:right w:val="single" w:sz="4" w:space="0" w:color="auto"/>
            </w:tcBorders>
            <w:shd w:val="clear" w:color="auto" w:fill="auto"/>
            <w:vAlign w:val="bottom"/>
          </w:tcPr>
          <w:p w14:paraId="42C8B1C7" w14:textId="1228EF93" w:rsidR="00C6713D" w:rsidRPr="007B3BD8" w:rsidRDefault="00C6713D" w:rsidP="00C6713D">
            <w:pPr>
              <w:pStyle w:val="LZ-4"/>
            </w:pPr>
            <w:r>
              <w:rPr>
                <w:b/>
                <w:bCs/>
                <w:color w:val="000000"/>
                <w:sz w:val="22"/>
                <w:szCs w:val="22"/>
              </w:rPr>
              <w:t>17.1</w:t>
            </w:r>
          </w:p>
        </w:tc>
      </w:tr>
    </w:tbl>
    <w:p w14:paraId="6E0437D5" w14:textId="77777777" w:rsidR="0068568B" w:rsidRPr="007B3BD8" w:rsidRDefault="0068568B" w:rsidP="003564A6">
      <w:pPr>
        <w:pStyle w:val="LZ-"/>
        <w:ind w:firstLine="480"/>
        <w:sectPr w:rsidR="0068568B" w:rsidRPr="007B3BD8" w:rsidSect="0068568B">
          <w:pgSz w:w="16838" w:h="11906" w:orient="landscape"/>
          <w:pgMar w:top="1800" w:right="1440" w:bottom="1800" w:left="1440" w:header="851" w:footer="992" w:gutter="0"/>
          <w:cols w:space="425"/>
          <w:docGrid w:type="lines" w:linePitch="326"/>
        </w:sectPr>
      </w:pPr>
    </w:p>
    <w:p w14:paraId="32DEC6D0" w14:textId="737868CF" w:rsidR="00CB6E21" w:rsidRPr="007B3BD8" w:rsidRDefault="00CE1B19" w:rsidP="00CB6BF1">
      <w:pPr>
        <w:pStyle w:val="LZ-"/>
        <w:ind w:firstLineChars="0" w:firstLine="0"/>
        <w:jc w:val="center"/>
      </w:pPr>
      <w:r>
        <w:rPr>
          <w:noProof/>
          <w:lang w:val="en-US"/>
        </w:rPr>
        <w:lastRenderedPageBreak/>
        <w:drawing>
          <wp:inline distT="0" distB="0" distL="0" distR="0" wp14:anchorId="6D59B69F" wp14:editId="55431533">
            <wp:extent cx="4810125" cy="2933700"/>
            <wp:effectExtent l="0" t="0" r="0" b="0"/>
            <wp:docPr id="30" name="图表 30">
              <a:extLst xmlns:a="http://schemas.openxmlformats.org/drawingml/2006/main">
                <a:ext uri="{FF2B5EF4-FFF2-40B4-BE49-F238E27FC236}">
                  <a16:creationId xmlns:a16="http://schemas.microsoft.com/office/drawing/2014/main" id="{507BA1D9-9E44-7B32-AB9A-2AE9CD77D91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277DEAB6" w14:textId="4ED7599D" w:rsidR="00CB6E21" w:rsidRPr="007B3BD8" w:rsidRDefault="00CB6E21" w:rsidP="00965FBE">
      <w:pPr>
        <w:pStyle w:val="LZ-0"/>
        <w:spacing w:line="240" w:lineRule="auto"/>
      </w:pPr>
      <w:r w:rsidRPr="00063505">
        <w:rPr>
          <w:rFonts w:hint="eastAsia"/>
          <w:highlight w:val="yellow"/>
          <w:rPrChange w:id="655" w:author="彭 mq" w:date="2023-03-09T10:46:00Z">
            <w:rPr>
              <w:rFonts w:hint="eastAsia"/>
            </w:rPr>
          </w:rPrChange>
        </w:rPr>
        <w:t>图</w:t>
      </w:r>
      <w:r w:rsidR="00CF3509" w:rsidRPr="00063505">
        <w:rPr>
          <w:highlight w:val="yellow"/>
          <w:rPrChange w:id="656" w:author="彭 mq" w:date="2023-03-09T10:46:00Z">
            <w:rPr/>
          </w:rPrChange>
        </w:rPr>
        <w:t>4</w:t>
      </w:r>
      <w:r w:rsidRPr="00063505">
        <w:rPr>
          <w:rFonts w:hint="eastAsia"/>
          <w:highlight w:val="yellow"/>
          <w:rPrChange w:id="657" w:author="彭 mq" w:date="2023-03-09T10:46:00Z">
            <w:rPr>
              <w:rFonts w:hint="eastAsia"/>
            </w:rPr>
          </w:rPrChange>
        </w:rPr>
        <w:t>-</w:t>
      </w:r>
      <w:ins w:id="658" w:author="彭 mq" w:date="2023-03-09T10:19:00Z">
        <w:r w:rsidR="008B5A0B" w:rsidRPr="00063505">
          <w:rPr>
            <w:highlight w:val="yellow"/>
            <w:rPrChange w:id="659" w:author="彭 mq" w:date="2023-03-09T10:46:00Z">
              <w:rPr/>
            </w:rPrChange>
          </w:rPr>
          <w:t>1</w:t>
        </w:r>
      </w:ins>
      <w:r w:rsidRPr="00063505">
        <w:rPr>
          <w:highlight w:val="yellow"/>
          <w:rPrChange w:id="660" w:author="彭 mq" w:date="2023-03-09T10:46:00Z">
            <w:rPr/>
          </w:rPrChange>
        </w:rPr>
        <w:fldChar w:fldCharType="begin"/>
      </w:r>
      <w:r w:rsidRPr="00063505">
        <w:rPr>
          <w:highlight w:val="yellow"/>
          <w:rPrChange w:id="661" w:author="彭 mq" w:date="2023-03-09T10:46:00Z">
            <w:rPr/>
          </w:rPrChange>
        </w:rPr>
        <w:instrText xml:space="preserve"> </w:instrText>
      </w:r>
      <w:r w:rsidRPr="00063505">
        <w:rPr>
          <w:rFonts w:hint="eastAsia"/>
          <w:highlight w:val="yellow"/>
          <w:rPrChange w:id="662" w:author="彭 mq" w:date="2023-03-09T10:46:00Z">
            <w:rPr>
              <w:rFonts w:hint="eastAsia"/>
            </w:rPr>
          </w:rPrChange>
        </w:rPr>
        <w:instrText xml:space="preserve">SEQ </w:instrText>
      </w:r>
      <w:r w:rsidRPr="00063505">
        <w:rPr>
          <w:rFonts w:hint="eastAsia"/>
          <w:highlight w:val="yellow"/>
          <w:rPrChange w:id="663" w:author="彭 mq" w:date="2023-03-09T10:46:00Z">
            <w:rPr>
              <w:rFonts w:hint="eastAsia"/>
            </w:rPr>
          </w:rPrChange>
        </w:rPr>
        <w:instrText>图</w:instrText>
      </w:r>
      <w:r w:rsidRPr="00063505">
        <w:rPr>
          <w:rFonts w:hint="eastAsia"/>
          <w:highlight w:val="yellow"/>
          <w:rPrChange w:id="664" w:author="彭 mq" w:date="2023-03-09T10:46:00Z">
            <w:rPr>
              <w:rFonts w:hint="eastAsia"/>
            </w:rPr>
          </w:rPrChange>
        </w:rPr>
        <w:instrText>6- \* ARABIC</w:instrText>
      </w:r>
      <w:r w:rsidRPr="00063505">
        <w:rPr>
          <w:highlight w:val="yellow"/>
          <w:rPrChange w:id="665" w:author="彭 mq" w:date="2023-03-09T10:46:00Z">
            <w:rPr/>
          </w:rPrChange>
        </w:rPr>
        <w:instrText xml:space="preserve"> </w:instrText>
      </w:r>
      <w:r w:rsidRPr="00063505">
        <w:rPr>
          <w:highlight w:val="yellow"/>
          <w:rPrChange w:id="666" w:author="彭 mq" w:date="2023-03-09T10:46:00Z">
            <w:rPr/>
          </w:rPrChange>
        </w:rPr>
        <w:fldChar w:fldCharType="separate"/>
      </w:r>
      <w:r w:rsidR="000E3AA8" w:rsidRPr="00063505">
        <w:rPr>
          <w:noProof/>
          <w:highlight w:val="yellow"/>
          <w:rPrChange w:id="667" w:author="彭 mq" w:date="2023-03-09T10:46:00Z">
            <w:rPr>
              <w:noProof/>
            </w:rPr>
          </w:rPrChange>
        </w:rPr>
        <w:t>5</w:t>
      </w:r>
      <w:r w:rsidRPr="00063505">
        <w:rPr>
          <w:highlight w:val="yellow"/>
          <w:rPrChange w:id="668" w:author="彭 mq" w:date="2023-03-09T10:46:00Z">
            <w:rPr/>
          </w:rPrChange>
        </w:rPr>
        <w:fldChar w:fldCharType="end"/>
      </w:r>
      <w:r w:rsidR="00FB0BD5">
        <w:t xml:space="preserve"> </w:t>
      </w:r>
      <w:r w:rsidRPr="007B3BD8">
        <w:t>道路移动源不同车型排放贡献率</w:t>
      </w:r>
    </w:p>
    <w:p w14:paraId="795CB86D" w14:textId="573BC6ED" w:rsidR="00B006DD" w:rsidRPr="007B3BD8" w:rsidRDefault="00965FBE" w:rsidP="003564A6">
      <w:pPr>
        <w:pStyle w:val="LZ-"/>
        <w:ind w:firstLine="480"/>
      </w:pPr>
      <w:r w:rsidRPr="007B3BD8">
        <w:rPr>
          <w:rFonts w:hint="eastAsia"/>
          <w:lang w:val="en-US"/>
        </w:rPr>
        <w:t>针对</w:t>
      </w:r>
      <w:r w:rsidRPr="007B3BD8">
        <w:rPr>
          <w:lang w:val="en-US"/>
        </w:rPr>
        <w:t>主要排放车型，重型载货汽车和小型载</w:t>
      </w:r>
      <w:r w:rsidR="00390F8E" w:rsidRPr="007B3BD8">
        <w:rPr>
          <w:rFonts w:hint="eastAsia"/>
          <w:lang w:val="en-US"/>
        </w:rPr>
        <w:t>客</w:t>
      </w:r>
      <w:r w:rsidRPr="007B3BD8">
        <w:rPr>
          <w:lang w:val="en-US"/>
        </w:rPr>
        <w:t>汽车，下面将对</w:t>
      </w:r>
      <w:r w:rsidRPr="007B3BD8">
        <w:rPr>
          <w:rFonts w:hint="eastAsia"/>
          <w:lang w:val="en-US"/>
        </w:rPr>
        <w:t>这两</w:t>
      </w:r>
      <w:r w:rsidRPr="007B3BD8">
        <w:rPr>
          <w:lang w:val="en-US"/>
        </w:rPr>
        <w:t>类车型的燃料构成</w:t>
      </w:r>
      <w:r w:rsidRPr="007B3BD8">
        <w:rPr>
          <w:rFonts w:hint="eastAsia"/>
          <w:lang w:val="en-US"/>
        </w:rPr>
        <w:t>、</w:t>
      </w:r>
      <w:r w:rsidRPr="007B3BD8">
        <w:rPr>
          <w:lang w:val="en-US"/>
        </w:rPr>
        <w:t>排放标准</w:t>
      </w:r>
      <w:r w:rsidRPr="007B3BD8">
        <w:rPr>
          <w:rFonts w:hint="eastAsia"/>
          <w:lang w:val="en-US"/>
        </w:rPr>
        <w:t>等</w:t>
      </w:r>
      <w:r w:rsidRPr="007B3BD8">
        <w:rPr>
          <w:lang w:val="en-US"/>
        </w:rPr>
        <w:t>进行详细分析。</w:t>
      </w:r>
      <w:r w:rsidR="00390F8E" w:rsidRPr="007B3BD8">
        <w:rPr>
          <w:rFonts w:hint="eastAsia"/>
          <w:lang w:val="en-US"/>
        </w:rPr>
        <w:t>图</w:t>
      </w:r>
      <w:r w:rsidR="00CF3509">
        <w:rPr>
          <w:lang w:val="en-US"/>
        </w:rPr>
        <w:t>4</w:t>
      </w:r>
      <w:r w:rsidR="00390F8E" w:rsidRPr="007B3BD8">
        <w:rPr>
          <w:lang w:val="en-US"/>
        </w:rPr>
        <w:t>-</w:t>
      </w:r>
      <w:r w:rsidR="00552D36" w:rsidRPr="007B3BD8">
        <w:rPr>
          <w:lang w:val="en-US"/>
        </w:rPr>
        <w:t>16</w:t>
      </w:r>
      <w:r w:rsidR="00390F8E" w:rsidRPr="007B3BD8">
        <w:rPr>
          <w:rFonts w:hint="eastAsia"/>
          <w:lang w:val="en-US"/>
        </w:rPr>
        <w:t>为</w:t>
      </w:r>
      <w:r w:rsidR="00390F8E" w:rsidRPr="007B3BD8">
        <w:rPr>
          <w:lang w:val="en-US"/>
        </w:rPr>
        <w:t>小型载客汽车</w:t>
      </w:r>
      <w:r w:rsidR="00390F8E" w:rsidRPr="007B3BD8">
        <w:rPr>
          <w:rFonts w:hint="eastAsia"/>
          <w:lang w:val="en-US"/>
        </w:rPr>
        <w:t>分燃料</w:t>
      </w:r>
      <w:r w:rsidR="00390F8E" w:rsidRPr="007B3BD8">
        <w:rPr>
          <w:lang w:val="en-US"/>
        </w:rPr>
        <w:t>类型和分车型的排放贡献情况。小型载客汽车</w:t>
      </w:r>
      <w:r w:rsidR="00390F8E" w:rsidRPr="007B3BD8">
        <w:rPr>
          <w:rFonts w:hint="eastAsia"/>
          <w:lang w:val="en-US"/>
        </w:rPr>
        <w:t>9</w:t>
      </w:r>
      <w:r w:rsidR="00C047CE">
        <w:rPr>
          <w:lang w:val="en-US"/>
        </w:rPr>
        <w:t>8.6</w:t>
      </w:r>
      <w:r w:rsidR="00390F8E" w:rsidRPr="007B3BD8">
        <w:rPr>
          <w:lang w:val="en-US"/>
        </w:rPr>
        <w:t>%</w:t>
      </w:r>
      <w:r w:rsidR="00390F8E" w:rsidRPr="007B3BD8">
        <w:rPr>
          <w:lang w:val="en-US"/>
        </w:rPr>
        <w:t>以上</w:t>
      </w:r>
      <w:r w:rsidR="00390F8E" w:rsidRPr="007B3BD8">
        <w:rPr>
          <w:rFonts w:hint="eastAsia"/>
          <w:lang w:val="en-US"/>
        </w:rPr>
        <w:t>为</w:t>
      </w:r>
      <w:r w:rsidR="00390F8E" w:rsidRPr="007B3BD8">
        <w:rPr>
          <w:lang w:val="en-US"/>
        </w:rPr>
        <w:t>汽油车，</w:t>
      </w:r>
      <w:r w:rsidR="00390F8E" w:rsidRPr="007B3BD8">
        <w:rPr>
          <w:rFonts w:hint="eastAsia"/>
          <w:lang w:val="en-US"/>
        </w:rPr>
        <w:t>各类型</w:t>
      </w:r>
      <w:r w:rsidR="00390F8E" w:rsidRPr="007B3BD8">
        <w:rPr>
          <w:lang w:val="en-US"/>
        </w:rPr>
        <w:t>污染物的排放以</w:t>
      </w:r>
      <w:r w:rsidR="00390F8E" w:rsidRPr="007B3BD8">
        <w:rPr>
          <w:rFonts w:hint="eastAsia"/>
          <w:lang w:val="en-US"/>
        </w:rPr>
        <w:t>汽油车</w:t>
      </w:r>
      <w:r w:rsidR="00390F8E" w:rsidRPr="007B3BD8">
        <w:rPr>
          <w:lang w:val="en-US"/>
        </w:rPr>
        <w:t>为主，值得注意的是，柴油小型载客汽车虽然保有量比例小，但</w:t>
      </w:r>
      <w:r w:rsidR="00390F8E" w:rsidRPr="007B3BD8">
        <w:rPr>
          <w:rFonts w:hint="eastAsia"/>
          <w:lang w:val="en-US"/>
        </w:rPr>
        <w:t>单车</w:t>
      </w:r>
      <w:r w:rsidR="00390F8E" w:rsidRPr="007B3BD8">
        <w:rPr>
          <w:lang w:val="en-US"/>
        </w:rPr>
        <w:t>颗粒物排放较大</w:t>
      </w:r>
      <w:r w:rsidR="0066630D">
        <w:rPr>
          <w:rFonts w:hint="eastAsia"/>
          <w:lang w:val="en-US"/>
        </w:rPr>
        <w:t>。</w:t>
      </w:r>
      <w:r w:rsidR="00390F8E" w:rsidRPr="007B3BD8">
        <w:rPr>
          <w:rFonts w:hint="eastAsia"/>
          <w:lang w:val="en-US"/>
        </w:rPr>
        <w:t>从排放</w:t>
      </w:r>
      <w:r w:rsidR="00390F8E" w:rsidRPr="007B3BD8">
        <w:rPr>
          <w:lang w:val="en-US"/>
        </w:rPr>
        <w:t>标准来看，</w:t>
      </w:r>
      <w:r w:rsidR="00390F8E" w:rsidRPr="007B3BD8">
        <w:rPr>
          <w:rFonts w:hint="eastAsia"/>
          <w:lang w:val="en-US"/>
        </w:rPr>
        <w:t>小型</w:t>
      </w:r>
      <w:r w:rsidR="00390F8E" w:rsidRPr="007B3BD8">
        <w:rPr>
          <w:lang w:val="en-US"/>
        </w:rPr>
        <w:t>载客汽车</w:t>
      </w:r>
      <w:r w:rsidR="00390F8E" w:rsidRPr="007B3BD8">
        <w:rPr>
          <w:rFonts w:hint="eastAsia"/>
          <w:lang w:val="en-US"/>
        </w:rPr>
        <w:t>以</w:t>
      </w:r>
      <w:r w:rsidR="00390F8E" w:rsidRPr="007B3BD8">
        <w:rPr>
          <w:lang w:val="en-US"/>
        </w:rPr>
        <w:t>新车为主，老旧车（</w:t>
      </w:r>
      <w:r w:rsidR="00390F8E" w:rsidRPr="007B3BD8">
        <w:rPr>
          <w:rFonts w:hint="eastAsia"/>
          <w:lang w:val="en-US"/>
        </w:rPr>
        <w:t>国三</w:t>
      </w:r>
      <w:r w:rsidR="00390F8E" w:rsidRPr="007B3BD8">
        <w:rPr>
          <w:lang w:val="en-US"/>
        </w:rPr>
        <w:t>及以前）</w:t>
      </w:r>
      <w:r w:rsidR="00390F8E" w:rsidRPr="007B3BD8">
        <w:rPr>
          <w:rFonts w:hint="eastAsia"/>
          <w:lang w:val="en-US"/>
        </w:rPr>
        <w:t>的</w:t>
      </w:r>
      <w:r w:rsidR="00390F8E" w:rsidRPr="007B3BD8">
        <w:rPr>
          <w:lang w:val="en-US"/>
        </w:rPr>
        <w:t>保有量占比不足</w:t>
      </w:r>
      <w:r w:rsidR="00390F8E" w:rsidRPr="007B3BD8">
        <w:rPr>
          <w:rFonts w:hint="eastAsia"/>
          <w:lang w:val="en-US"/>
        </w:rPr>
        <w:t>10</w:t>
      </w:r>
      <w:r w:rsidR="00390F8E" w:rsidRPr="007B3BD8">
        <w:rPr>
          <w:lang w:val="en-US"/>
        </w:rPr>
        <w:t>%</w:t>
      </w:r>
      <w:r w:rsidR="00390F8E" w:rsidRPr="007B3BD8">
        <w:rPr>
          <w:lang w:val="en-US"/>
        </w:rPr>
        <w:t>，</w:t>
      </w:r>
      <w:r w:rsidR="00390F8E" w:rsidRPr="007B3BD8">
        <w:rPr>
          <w:rFonts w:hint="eastAsia"/>
          <w:lang w:val="en-US"/>
        </w:rPr>
        <w:t>但</w:t>
      </w:r>
      <w:proofErr w:type="gramStart"/>
      <w:r w:rsidR="00390F8E" w:rsidRPr="007B3BD8">
        <w:rPr>
          <w:lang w:val="en-US"/>
        </w:rPr>
        <w:t>老旧车</w:t>
      </w:r>
      <w:proofErr w:type="gramEnd"/>
      <w:r w:rsidR="00390F8E" w:rsidRPr="007B3BD8">
        <w:rPr>
          <w:rFonts w:hint="eastAsia"/>
          <w:lang w:val="en-US"/>
        </w:rPr>
        <w:t>对</w:t>
      </w:r>
      <w:r w:rsidR="002419CF">
        <w:rPr>
          <w:rFonts w:hint="eastAsia"/>
          <w:lang w:val="en-US"/>
        </w:rPr>
        <w:t>各类污染物</w:t>
      </w:r>
      <w:r w:rsidR="0066630D">
        <w:rPr>
          <w:rFonts w:hint="eastAsia"/>
          <w:lang w:val="en-US"/>
        </w:rPr>
        <w:t>仍有较高的排放贡献，其中颗粒物最为突出</w:t>
      </w:r>
      <w:r w:rsidR="00390F8E" w:rsidRPr="007B3BD8">
        <w:rPr>
          <w:rFonts w:hint="eastAsia"/>
          <w:lang w:val="en-US"/>
        </w:rPr>
        <w:t>。</w:t>
      </w:r>
    </w:p>
    <w:p w14:paraId="751C1D17" w14:textId="2C4AA852" w:rsidR="002F5BA5" w:rsidRPr="007B3BD8" w:rsidRDefault="002F30B0" w:rsidP="00DD2187">
      <w:pPr>
        <w:pStyle w:val="LZ-"/>
        <w:ind w:firstLineChars="0" w:firstLine="0"/>
        <w:jc w:val="center"/>
      </w:pPr>
      <w:r>
        <w:rPr>
          <w:noProof/>
          <w:lang w:val="en-US"/>
        </w:rPr>
        <w:drawing>
          <wp:inline distT="0" distB="0" distL="0" distR="0" wp14:anchorId="472818BF" wp14:editId="4DBD4C84">
            <wp:extent cx="4568825" cy="2743200"/>
            <wp:effectExtent l="0" t="0" r="3175" b="0"/>
            <wp:docPr id="2" name="图表 2">
              <a:extLst xmlns:a="http://schemas.openxmlformats.org/drawingml/2006/main">
                <a:ext uri="{FF2B5EF4-FFF2-40B4-BE49-F238E27FC236}">
                  <a16:creationId xmlns:a16="http://schemas.microsoft.com/office/drawing/2014/main" id="{C70EE912-9FA9-2252-CB60-559CD89CA93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5294DFFC" w14:textId="77777777" w:rsidR="002F5BA5" w:rsidRPr="007B3BD8" w:rsidRDefault="002F5BA5" w:rsidP="002F5BA5">
      <w:pPr>
        <w:pStyle w:val="LZ-"/>
        <w:ind w:firstLineChars="0" w:firstLine="0"/>
        <w:jc w:val="center"/>
      </w:pPr>
      <w:r w:rsidRPr="007B3BD8">
        <w:rPr>
          <w:rFonts w:hint="eastAsia"/>
        </w:rPr>
        <w:t>（</w:t>
      </w:r>
      <w:r w:rsidRPr="007B3BD8">
        <w:rPr>
          <w:rFonts w:hint="eastAsia"/>
        </w:rPr>
        <w:t>a</w:t>
      </w:r>
      <w:r w:rsidRPr="007B3BD8">
        <w:rPr>
          <w:rFonts w:hint="eastAsia"/>
        </w:rPr>
        <w:t>）分</w:t>
      </w:r>
      <w:r w:rsidRPr="007B3BD8">
        <w:t>燃料类型</w:t>
      </w:r>
    </w:p>
    <w:p w14:paraId="34619E4A" w14:textId="592B59E0" w:rsidR="002F5BA5" w:rsidRPr="007B3BD8" w:rsidRDefault="00C6713D" w:rsidP="00DD2187">
      <w:pPr>
        <w:pStyle w:val="LZ-"/>
        <w:ind w:firstLineChars="0" w:firstLine="0"/>
        <w:jc w:val="center"/>
      </w:pPr>
      <w:r>
        <w:rPr>
          <w:noProof/>
          <w:lang w:val="en-US"/>
        </w:rPr>
        <w:lastRenderedPageBreak/>
        <w:drawing>
          <wp:inline distT="0" distB="0" distL="0" distR="0" wp14:anchorId="6F23C53B" wp14:editId="4A5266FD">
            <wp:extent cx="4561416" cy="2726267"/>
            <wp:effectExtent l="0" t="0" r="0" b="0"/>
            <wp:docPr id="4" name="图表 4">
              <a:extLst xmlns:a="http://schemas.openxmlformats.org/drawingml/2006/main">
                <a:ext uri="{FF2B5EF4-FFF2-40B4-BE49-F238E27FC236}">
                  <a16:creationId xmlns:a16="http://schemas.microsoft.com/office/drawing/2014/main" id="{DA12EBFE-247E-A5F6-6603-B111845223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20024B43" w14:textId="77777777" w:rsidR="002F5BA5" w:rsidRPr="007B3BD8" w:rsidRDefault="002F5BA5" w:rsidP="002F5BA5">
      <w:pPr>
        <w:pStyle w:val="LZ-"/>
        <w:ind w:firstLineChars="0" w:firstLine="0"/>
        <w:jc w:val="center"/>
      </w:pPr>
      <w:r w:rsidRPr="007B3BD8">
        <w:rPr>
          <w:rFonts w:hint="eastAsia"/>
        </w:rPr>
        <w:t>（</w:t>
      </w:r>
      <w:r w:rsidRPr="007B3BD8">
        <w:t>b</w:t>
      </w:r>
      <w:r w:rsidRPr="007B3BD8">
        <w:rPr>
          <w:rFonts w:hint="eastAsia"/>
        </w:rPr>
        <w:t>）分排放</w:t>
      </w:r>
      <w:r w:rsidRPr="007B3BD8">
        <w:t>标准</w:t>
      </w:r>
    </w:p>
    <w:p w14:paraId="130DFCAB" w14:textId="77AD8123" w:rsidR="002F5BA5" w:rsidRPr="007B3BD8" w:rsidRDefault="002F5BA5" w:rsidP="002F5BA5">
      <w:pPr>
        <w:pStyle w:val="LZ-0"/>
        <w:spacing w:line="240" w:lineRule="auto"/>
      </w:pPr>
      <w:r w:rsidRPr="00063505">
        <w:rPr>
          <w:rFonts w:hint="eastAsia"/>
          <w:highlight w:val="yellow"/>
          <w:rPrChange w:id="669" w:author="彭 mq" w:date="2023-03-09T10:46:00Z">
            <w:rPr>
              <w:rFonts w:hint="eastAsia"/>
            </w:rPr>
          </w:rPrChange>
        </w:rPr>
        <w:t>图</w:t>
      </w:r>
      <w:r w:rsidR="00CF3509" w:rsidRPr="00063505">
        <w:rPr>
          <w:highlight w:val="yellow"/>
          <w:rPrChange w:id="670" w:author="彭 mq" w:date="2023-03-09T10:46:00Z">
            <w:rPr/>
          </w:rPrChange>
        </w:rPr>
        <w:t>4</w:t>
      </w:r>
      <w:r w:rsidRPr="00063505">
        <w:rPr>
          <w:rFonts w:hint="eastAsia"/>
          <w:highlight w:val="yellow"/>
          <w:rPrChange w:id="671" w:author="彭 mq" w:date="2023-03-09T10:46:00Z">
            <w:rPr>
              <w:rFonts w:hint="eastAsia"/>
            </w:rPr>
          </w:rPrChange>
        </w:rPr>
        <w:t>-</w:t>
      </w:r>
      <w:ins w:id="672" w:author="彭 mq" w:date="2023-03-09T10:23:00Z">
        <w:r w:rsidR="00A4179E" w:rsidRPr="00063505">
          <w:rPr>
            <w:highlight w:val="yellow"/>
            <w:rPrChange w:id="673" w:author="彭 mq" w:date="2023-03-09T10:46:00Z">
              <w:rPr/>
            </w:rPrChange>
          </w:rPr>
          <w:t>1</w:t>
        </w:r>
      </w:ins>
      <w:r w:rsidRPr="00063505">
        <w:rPr>
          <w:highlight w:val="yellow"/>
          <w:rPrChange w:id="674" w:author="彭 mq" w:date="2023-03-09T10:46:00Z">
            <w:rPr/>
          </w:rPrChange>
        </w:rPr>
        <w:fldChar w:fldCharType="begin"/>
      </w:r>
      <w:r w:rsidRPr="00063505">
        <w:rPr>
          <w:highlight w:val="yellow"/>
          <w:rPrChange w:id="675" w:author="彭 mq" w:date="2023-03-09T10:46:00Z">
            <w:rPr/>
          </w:rPrChange>
        </w:rPr>
        <w:instrText xml:space="preserve"> </w:instrText>
      </w:r>
      <w:r w:rsidRPr="00063505">
        <w:rPr>
          <w:rFonts w:hint="eastAsia"/>
          <w:highlight w:val="yellow"/>
          <w:rPrChange w:id="676" w:author="彭 mq" w:date="2023-03-09T10:46:00Z">
            <w:rPr>
              <w:rFonts w:hint="eastAsia"/>
            </w:rPr>
          </w:rPrChange>
        </w:rPr>
        <w:instrText xml:space="preserve">SEQ </w:instrText>
      </w:r>
      <w:r w:rsidRPr="00063505">
        <w:rPr>
          <w:rFonts w:hint="eastAsia"/>
          <w:highlight w:val="yellow"/>
          <w:rPrChange w:id="677" w:author="彭 mq" w:date="2023-03-09T10:46:00Z">
            <w:rPr>
              <w:rFonts w:hint="eastAsia"/>
            </w:rPr>
          </w:rPrChange>
        </w:rPr>
        <w:instrText>图</w:instrText>
      </w:r>
      <w:r w:rsidRPr="00063505">
        <w:rPr>
          <w:rFonts w:hint="eastAsia"/>
          <w:highlight w:val="yellow"/>
          <w:rPrChange w:id="678" w:author="彭 mq" w:date="2023-03-09T10:46:00Z">
            <w:rPr>
              <w:rFonts w:hint="eastAsia"/>
            </w:rPr>
          </w:rPrChange>
        </w:rPr>
        <w:instrText>6- \* ARABIC</w:instrText>
      </w:r>
      <w:r w:rsidRPr="00063505">
        <w:rPr>
          <w:highlight w:val="yellow"/>
          <w:rPrChange w:id="679" w:author="彭 mq" w:date="2023-03-09T10:46:00Z">
            <w:rPr/>
          </w:rPrChange>
        </w:rPr>
        <w:instrText xml:space="preserve"> </w:instrText>
      </w:r>
      <w:r w:rsidRPr="00063505">
        <w:rPr>
          <w:highlight w:val="yellow"/>
          <w:rPrChange w:id="680" w:author="彭 mq" w:date="2023-03-09T10:46:00Z">
            <w:rPr/>
          </w:rPrChange>
        </w:rPr>
        <w:fldChar w:fldCharType="separate"/>
      </w:r>
      <w:r w:rsidR="000E3AA8" w:rsidRPr="00063505">
        <w:rPr>
          <w:noProof/>
          <w:highlight w:val="yellow"/>
          <w:rPrChange w:id="681" w:author="彭 mq" w:date="2023-03-09T10:46:00Z">
            <w:rPr>
              <w:noProof/>
            </w:rPr>
          </w:rPrChange>
        </w:rPr>
        <w:t>6</w:t>
      </w:r>
      <w:r w:rsidRPr="00063505">
        <w:rPr>
          <w:highlight w:val="yellow"/>
          <w:rPrChange w:id="682" w:author="彭 mq" w:date="2023-03-09T10:46:00Z">
            <w:rPr/>
          </w:rPrChange>
        </w:rPr>
        <w:fldChar w:fldCharType="end"/>
      </w:r>
      <w:r w:rsidR="00FB0BD5">
        <w:t xml:space="preserve"> </w:t>
      </w:r>
      <w:r w:rsidR="00390F8E" w:rsidRPr="007B3BD8">
        <w:rPr>
          <w:rFonts w:hint="eastAsia"/>
        </w:rPr>
        <w:t>小型载客汽车</w:t>
      </w:r>
      <w:r w:rsidR="00390F8E" w:rsidRPr="007B3BD8">
        <w:t>分燃料类型和排放标准排放贡献</w:t>
      </w:r>
      <w:r w:rsidR="00390F8E" w:rsidRPr="007B3BD8">
        <w:rPr>
          <w:rFonts w:hint="eastAsia"/>
        </w:rPr>
        <w:t>情况</w:t>
      </w:r>
    </w:p>
    <w:p w14:paraId="1AA2EFDC" w14:textId="5D34E330" w:rsidR="00390F8E" w:rsidRPr="007B3BD8" w:rsidRDefault="00390F8E" w:rsidP="003564A6">
      <w:pPr>
        <w:pStyle w:val="LZ-"/>
        <w:ind w:firstLine="480"/>
        <w:rPr>
          <w:lang w:val="en-US"/>
        </w:rPr>
      </w:pPr>
      <w:r w:rsidRPr="007B3BD8">
        <w:rPr>
          <w:rFonts w:hint="eastAsia"/>
          <w:lang w:val="en-US"/>
        </w:rPr>
        <w:t>图</w:t>
      </w:r>
      <w:r w:rsidR="00CF3509">
        <w:rPr>
          <w:lang w:val="en-US"/>
        </w:rPr>
        <w:t>4</w:t>
      </w:r>
      <w:r w:rsidRPr="007B3BD8">
        <w:rPr>
          <w:lang w:val="en-US"/>
        </w:rPr>
        <w:t>-</w:t>
      </w:r>
      <w:r w:rsidR="00552D36" w:rsidRPr="007B3BD8">
        <w:rPr>
          <w:lang w:val="en-US"/>
        </w:rPr>
        <w:t>17</w:t>
      </w:r>
      <w:r w:rsidRPr="007B3BD8">
        <w:rPr>
          <w:rFonts w:hint="eastAsia"/>
          <w:lang w:val="en-US"/>
        </w:rPr>
        <w:t>为</w:t>
      </w:r>
      <w:r w:rsidR="00386246" w:rsidRPr="007B3BD8">
        <w:rPr>
          <w:rFonts w:hint="eastAsia"/>
          <w:lang w:val="en-US"/>
        </w:rPr>
        <w:t>重型载货</w:t>
      </w:r>
      <w:r w:rsidRPr="007B3BD8">
        <w:rPr>
          <w:lang w:val="en-US"/>
        </w:rPr>
        <w:t>汽车</w:t>
      </w:r>
      <w:r w:rsidRPr="007B3BD8">
        <w:rPr>
          <w:rFonts w:hint="eastAsia"/>
          <w:lang w:val="en-US"/>
        </w:rPr>
        <w:t>分燃料</w:t>
      </w:r>
      <w:r w:rsidRPr="007B3BD8">
        <w:rPr>
          <w:lang w:val="en-US"/>
        </w:rPr>
        <w:t>类型和分车型排放贡献情况。</w:t>
      </w:r>
      <w:r w:rsidR="00386246" w:rsidRPr="007B3BD8">
        <w:rPr>
          <w:rFonts w:hint="eastAsia"/>
          <w:lang w:val="en-US"/>
        </w:rPr>
        <w:t>重型</w:t>
      </w:r>
      <w:r w:rsidR="00386246" w:rsidRPr="007B3BD8">
        <w:rPr>
          <w:lang w:val="en-US"/>
        </w:rPr>
        <w:t>载货</w:t>
      </w:r>
      <w:r w:rsidRPr="007B3BD8">
        <w:rPr>
          <w:lang w:val="en-US"/>
        </w:rPr>
        <w:t>汽车</w:t>
      </w:r>
      <w:r w:rsidRPr="007B3BD8">
        <w:rPr>
          <w:rFonts w:hint="eastAsia"/>
          <w:lang w:val="en-US"/>
        </w:rPr>
        <w:t>9</w:t>
      </w:r>
      <w:r w:rsidRPr="007B3BD8">
        <w:rPr>
          <w:lang w:val="en-US"/>
        </w:rPr>
        <w:t>9</w:t>
      </w:r>
      <w:r w:rsidR="00386246" w:rsidRPr="007B3BD8">
        <w:rPr>
          <w:lang w:val="en-US"/>
        </w:rPr>
        <w:t>.9</w:t>
      </w:r>
      <w:r w:rsidRPr="007B3BD8">
        <w:rPr>
          <w:lang w:val="en-US"/>
        </w:rPr>
        <w:t>%</w:t>
      </w:r>
      <w:r w:rsidRPr="007B3BD8">
        <w:rPr>
          <w:lang w:val="en-US"/>
        </w:rPr>
        <w:t>以上</w:t>
      </w:r>
      <w:r w:rsidRPr="007B3BD8">
        <w:rPr>
          <w:rFonts w:hint="eastAsia"/>
          <w:lang w:val="en-US"/>
        </w:rPr>
        <w:t>为</w:t>
      </w:r>
      <w:proofErr w:type="gramStart"/>
      <w:r w:rsidR="00386246" w:rsidRPr="007B3BD8">
        <w:rPr>
          <w:rFonts w:hint="eastAsia"/>
          <w:lang w:val="en-US"/>
        </w:rPr>
        <w:t>柴油</w:t>
      </w:r>
      <w:r w:rsidRPr="007B3BD8">
        <w:rPr>
          <w:lang w:val="en-US"/>
        </w:rPr>
        <w:t>车</w:t>
      </w:r>
      <w:r w:rsidR="00563BB1">
        <w:rPr>
          <w:rFonts w:hint="eastAsia"/>
          <w:lang w:val="en-US"/>
        </w:rPr>
        <w:t>且</w:t>
      </w:r>
      <w:proofErr w:type="gramEnd"/>
      <w:r w:rsidR="00563BB1">
        <w:rPr>
          <w:rFonts w:hint="eastAsia"/>
          <w:lang w:val="en-US"/>
        </w:rPr>
        <w:t>9</w:t>
      </w:r>
      <w:r w:rsidR="00563BB1">
        <w:rPr>
          <w:lang w:val="en-US"/>
        </w:rPr>
        <w:t>0</w:t>
      </w:r>
      <w:r w:rsidR="00563BB1">
        <w:rPr>
          <w:rFonts w:hint="eastAsia"/>
          <w:lang w:val="en-US"/>
        </w:rPr>
        <w:t>%</w:t>
      </w:r>
      <w:r w:rsidR="00563BB1">
        <w:rPr>
          <w:rFonts w:hint="eastAsia"/>
          <w:lang w:val="en-US"/>
        </w:rPr>
        <w:t>以上都是国四及以上排放标准的车辆</w:t>
      </w:r>
      <w:r w:rsidRPr="007B3BD8">
        <w:rPr>
          <w:lang w:val="en-US"/>
        </w:rPr>
        <w:t>，</w:t>
      </w:r>
      <w:r w:rsidRPr="007B3BD8">
        <w:rPr>
          <w:rFonts w:hint="eastAsia"/>
          <w:lang w:val="en-US"/>
        </w:rPr>
        <w:t>各类型</w:t>
      </w:r>
      <w:r w:rsidRPr="007B3BD8">
        <w:rPr>
          <w:lang w:val="en-US"/>
        </w:rPr>
        <w:t>污染物的排放以</w:t>
      </w:r>
      <w:r w:rsidR="00386246" w:rsidRPr="007B3BD8">
        <w:rPr>
          <w:rFonts w:hint="eastAsia"/>
          <w:lang w:val="en-US"/>
        </w:rPr>
        <w:t>柴油</w:t>
      </w:r>
      <w:r w:rsidR="00386246" w:rsidRPr="007B3BD8">
        <w:rPr>
          <w:lang w:val="en-US"/>
        </w:rPr>
        <w:t>为主</w:t>
      </w:r>
      <w:r w:rsidR="00563BB1">
        <w:rPr>
          <w:rFonts w:hint="eastAsia"/>
          <w:lang w:val="en-US"/>
        </w:rPr>
        <w:t>，</w:t>
      </w:r>
      <w:r w:rsidRPr="007B3BD8">
        <w:rPr>
          <w:rFonts w:hint="eastAsia"/>
          <w:lang w:val="en-US"/>
        </w:rPr>
        <w:t>从排放</w:t>
      </w:r>
      <w:r w:rsidRPr="007B3BD8">
        <w:rPr>
          <w:lang w:val="en-US"/>
        </w:rPr>
        <w:t>标准来看，</w:t>
      </w:r>
      <w:r w:rsidR="00386246" w:rsidRPr="007B3BD8">
        <w:rPr>
          <w:rFonts w:hint="eastAsia"/>
          <w:lang w:val="en-US"/>
        </w:rPr>
        <w:t>重型载货</w:t>
      </w:r>
      <w:r w:rsidRPr="007B3BD8">
        <w:rPr>
          <w:lang w:val="en-US"/>
        </w:rPr>
        <w:t>汽车</w:t>
      </w:r>
      <w:r w:rsidR="00386246" w:rsidRPr="007B3BD8">
        <w:rPr>
          <w:lang w:val="en-US"/>
        </w:rPr>
        <w:t>国四</w:t>
      </w:r>
      <w:r w:rsidR="00563BB1">
        <w:rPr>
          <w:rFonts w:hint="eastAsia"/>
          <w:lang w:val="en-US"/>
        </w:rPr>
        <w:t>、国五</w:t>
      </w:r>
      <w:r w:rsidR="00386246" w:rsidRPr="007B3BD8">
        <w:rPr>
          <w:rFonts w:hint="eastAsia"/>
          <w:lang w:val="en-US"/>
        </w:rPr>
        <w:t>排放</w:t>
      </w:r>
      <w:r w:rsidR="00386246" w:rsidRPr="007B3BD8">
        <w:rPr>
          <w:lang w:val="en-US"/>
        </w:rPr>
        <w:t>标准的</w:t>
      </w:r>
      <w:r w:rsidR="00386246" w:rsidRPr="007B3BD8">
        <w:rPr>
          <w:rFonts w:hint="eastAsia"/>
          <w:lang w:val="en-US"/>
        </w:rPr>
        <w:t>汽车</w:t>
      </w:r>
      <w:r w:rsidR="00563BB1">
        <w:rPr>
          <w:rFonts w:hint="eastAsia"/>
          <w:lang w:val="en-US"/>
        </w:rPr>
        <w:t>排放为主。值得注意的是，</w:t>
      </w:r>
      <w:proofErr w:type="gramStart"/>
      <w:r w:rsidRPr="007B3BD8">
        <w:rPr>
          <w:lang w:val="en-US"/>
        </w:rPr>
        <w:t>老旧车</w:t>
      </w:r>
      <w:proofErr w:type="gramEnd"/>
      <w:r w:rsidR="00563BB1">
        <w:rPr>
          <w:rFonts w:hint="eastAsia"/>
          <w:lang w:val="en-US"/>
        </w:rPr>
        <w:t>保有量仅有</w:t>
      </w:r>
      <w:r w:rsidR="0066630D">
        <w:rPr>
          <w:lang w:val="en-US"/>
        </w:rPr>
        <w:t>5</w:t>
      </w:r>
      <w:r w:rsidR="00563BB1">
        <w:rPr>
          <w:rFonts w:hint="eastAsia"/>
          <w:lang w:val="en-US"/>
        </w:rPr>
        <w:t>%</w:t>
      </w:r>
      <w:r w:rsidR="00563BB1">
        <w:rPr>
          <w:rFonts w:hint="eastAsia"/>
          <w:lang w:val="en-US"/>
        </w:rPr>
        <w:t>，但</w:t>
      </w:r>
      <w:r w:rsidRPr="007B3BD8">
        <w:rPr>
          <w:rFonts w:hint="eastAsia"/>
          <w:lang w:val="en-US"/>
        </w:rPr>
        <w:t>对</w:t>
      </w:r>
      <w:r w:rsidRPr="007B3BD8">
        <w:rPr>
          <w:lang w:val="en-US"/>
        </w:rPr>
        <w:t>颗粒物</w:t>
      </w:r>
      <w:r w:rsidR="0066630D">
        <w:rPr>
          <w:rFonts w:hint="eastAsia"/>
          <w:lang w:val="en-US"/>
        </w:rPr>
        <w:t>、</w:t>
      </w:r>
      <w:r w:rsidRPr="007B3BD8">
        <w:rPr>
          <w:rFonts w:hint="eastAsia"/>
          <w:lang w:val="en-US"/>
        </w:rPr>
        <w:t>VOCs</w:t>
      </w:r>
      <w:r w:rsidR="0066630D">
        <w:rPr>
          <w:rFonts w:hint="eastAsia"/>
          <w:lang w:val="en-US"/>
        </w:rPr>
        <w:t>和</w:t>
      </w:r>
      <w:r w:rsidR="0066630D" w:rsidRPr="007B3BD8">
        <w:rPr>
          <w:rFonts w:hint="eastAsia"/>
          <w:lang w:val="en-US"/>
        </w:rPr>
        <w:t>NOx</w:t>
      </w:r>
      <w:r w:rsidRPr="007B3BD8">
        <w:rPr>
          <w:rFonts w:hint="eastAsia"/>
          <w:lang w:val="en-US"/>
        </w:rPr>
        <w:t>的</w:t>
      </w:r>
      <w:r w:rsidRPr="007B3BD8">
        <w:rPr>
          <w:lang w:val="en-US"/>
        </w:rPr>
        <w:t>排放贡献不容忽视</w:t>
      </w:r>
      <w:r w:rsidR="00F66026" w:rsidRPr="007B3BD8">
        <w:rPr>
          <w:lang w:val="en-US"/>
        </w:rPr>
        <w:t>。</w:t>
      </w:r>
    </w:p>
    <w:p w14:paraId="77D88630" w14:textId="54D02EE3" w:rsidR="00390F8E" w:rsidRPr="007B3BD8" w:rsidRDefault="002F30B0" w:rsidP="00DD2187">
      <w:pPr>
        <w:pStyle w:val="LZ-"/>
        <w:ind w:firstLineChars="0" w:firstLine="0"/>
        <w:jc w:val="center"/>
      </w:pPr>
      <w:r>
        <w:rPr>
          <w:noProof/>
          <w:lang w:val="en-US"/>
        </w:rPr>
        <w:drawing>
          <wp:inline distT="0" distB="0" distL="0" distR="0" wp14:anchorId="51A3A5E9" wp14:editId="722D51F2">
            <wp:extent cx="4572000" cy="2746375"/>
            <wp:effectExtent l="0" t="0" r="0" b="0"/>
            <wp:docPr id="12" name="图表 12">
              <a:extLst xmlns:a="http://schemas.openxmlformats.org/drawingml/2006/main">
                <a:ext uri="{FF2B5EF4-FFF2-40B4-BE49-F238E27FC236}">
                  <a16:creationId xmlns:a16="http://schemas.microsoft.com/office/drawing/2014/main" id="{A9392203-4CFA-A538-B77B-B30F530085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48A0D347" w14:textId="77777777" w:rsidR="00390F8E" w:rsidRPr="007B3BD8" w:rsidRDefault="00390F8E" w:rsidP="00390F8E">
      <w:pPr>
        <w:pStyle w:val="LZ-"/>
        <w:ind w:firstLineChars="0" w:firstLine="0"/>
        <w:jc w:val="center"/>
      </w:pPr>
      <w:r w:rsidRPr="007B3BD8">
        <w:rPr>
          <w:rFonts w:hint="eastAsia"/>
        </w:rPr>
        <w:t>（</w:t>
      </w:r>
      <w:r w:rsidRPr="007B3BD8">
        <w:rPr>
          <w:rFonts w:hint="eastAsia"/>
        </w:rPr>
        <w:t>a</w:t>
      </w:r>
      <w:r w:rsidRPr="007B3BD8">
        <w:rPr>
          <w:rFonts w:hint="eastAsia"/>
        </w:rPr>
        <w:t>）分</w:t>
      </w:r>
      <w:r w:rsidRPr="007B3BD8">
        <w:t>燃料类型</w:t>
      </w:r>
    </w:p>
    <w:p w14:paraId="5CD61DBD" w14:textId="20B217D6" w:rsidR="00390F8E" w:rsidRPr="007B3BD8" w:rsidRDefault="0066630D" w:rsidP="00DD2187">
      <w:pPr>
        <w:pStyle w:val="LZ-"/>
        <w:ind w:firstLineChars="0" w:firstLine="0"/>
        <w:jc w:val="center"/>
      </w:pPr>
      <w:r>
        <w:rPr>
          <w:noProof/>
          <w:lang w:val="en-US"/>
        </w:rPr>
        <w:lastRenderedPageBreak/>
        <w:drawing>
          <wp:inline distT="0" distB="0" distL="0" distR="0" wp14:anchorId="6B492DDA" wp14:editId="7170FE7A">
            <wp:extent cx="4572000" cy="2743200"/>
            <wp:effectExtent l="0" t="0" r="0" b="0"/>
            <wp:docPr id="32" name="图表 32">
              <a:extLst xmlns:a="http://schemas.openxmlformats.org/drawingml/2006/main">
                <a:ext uri="{FF2B5EF4-FFF2-40B4-BE49-F238E27FC236}">
                  <a16:creationId xmlns:a16="http://schemas.microsoft.com/office/drawing/2014/main" id="{120AC984-775A-AFC5-2D29-1D9B1C5DD7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1D3FB86D" w14:textId="77777777" w:rsidR="00390F8E" w:rsidRPr="007B3BD8" w:rsidRDefault="00390F8E" w:rsidP="00390F8E">
      <w:pPr>
        <w:pStyle w:val="LZ-"/>
        <w:ind w:firstLineChars="0" w:firstLine="0"/>
        <w:jc w:val="center"/>
      </w:pPr>
      <w:r w:rsidRPr="007B3BD8">
        <w:rPr>
          <w:rFonts w:hint="eastAsia"/>
        </w:rPr>
        <w:t>（</w:t>
      </w:r>
      <w:r w:rsidRPr="007B3BD8">
        <w:t>b</w:t>
      </w:r>
      <w:r w:rsidRPr="007B3BD8">
        <w:rPr>
          <w:rFonts w:hint="eastAsia"/>
        </w:rPr>
        <w:t>）分排放</w:t>
      </w:r>
      <w:r w:rsidRPr="007B3BD8">
        <w:t>标准</w:t>
      </w:r>
    </w:p>
    <w:p w14:paraId="3092DC21" w14:textId="556D03D9" w:rsidR="00390F8E" w:rsidRPr="007B3BD8" w:rsidRDefault="00390F8E" w:rsidP="00390F8E">
      <w:pPr>
        <w:pStyle w:val="LZ-0"/>
        <w:spacing w:line="240" w:lineRule="auto"/>
      </w:pPr>
      <w:r w:rsidRPr="00063505">
        <w:rPr>
          <w:rFonts w:hint="eastAsia"/>
          <w:highlight w:val="yellow"/>
          <w:rPrChange w:id="683" w:author="彭 mq" w:date="2023-03-09T10:47:00Z">
            <w:rPr>
              <w:rFonts w:hint="eastAsia"/>
            </w:rPr>
          </w:rPrChange>
        </w:rPr>
        <w:t>图</w:t>
      </w:r>
      <w:r w:rsidR="00CF3509" w:rsidRPr="00063505">
        <w:rPr>
          <w:highlight w:val="yellow"/>
          <w:rPrChange w:id="684" w:author="彭 mq" w:date="2023-03-09T10:47:00Z">
            <w:rPr/>
          </w:rPrChange>
        </w:rPr>
        <w:t>4</w:t>
      </w:r>
      <w:r w:rsidRPr="00063505">
        <w:rPr>
          <w:rFonts w:hint="eastAsia"/>
          <w:highlight w:val="yellow"/>
          <w:rPrChange w:id="685" w:author="彭 mq" w:date="2023-03-09T10:47:00Z">
            <w:rPr>
              <w:rFonts w:hint="eastAsia"/>
            </w:rPr>
          </w:rPrChange>
        </w:rPr>
        <w:t>-</w:t>
      </w:r>
      <w:ins w:id="686" w:author="彭 mq" w:date="2023-03-09T10:23:00Z">
        <w:r w:rsidR="00A4179E" w:rsidRPr="00063505">
          <w:rPr>
            <w:highlight w:val="yellow"/>
            <w:rPrChange w:id="687" w:author="彭 mq" w:date="2023-03-09T10:47:00Z">
              <w:rPr/>
            </w:rPrChange>
          </w:rPr>
          <w:t>1</w:t>
        </w:r>
      </w:ins>
      <w:r w:rsidRPr="00063505">
        <w:rPr>
          <w:highlight w:val="yellow"/>
          <w:rPrChange w:id="688" w:author="彭 mq" w:date="2023-03-09T10:47:00Z">
            <w:rPr/>
          </w:rPrChange>
        </w:rPr>
        <w:fldChar w:fldCharType="begin"/>
      </w:r>
      <w:r w:rsidRPr="00063505">
        <w:rPr>
          <w:highlight w:val="yellow"/>
          <w:rPrChange w:id="689" w:author="彭 mq" w:date="2023-03-09T10:47:00Z">
            <w:rPr/>
          </w:rPrChange>
        </w:rPr>
        <w:instrText xml:space="preserve"> </w:instrText>
      </w:r>
      <w:r w:rsidRPr="00063505">
        <w:rPr>
          <w:rFonts w:hint="eastAsia"/>
          <w:highlight w:val="yellow"/>
          <w:rPrChange w:id="690" w:author="彭 mq" w:date="2023-03-09T10:47:00Z">
            <w:rPr>
              <w:rFonts w:hint="eastAsia"/>
            </w:rPr>
          </w:rPrChange>
        </w:rPr>
        <w:instrText xml:space="preserve">SEQ </w:instrText>
      </w:r>
      <w:r w:rsidRPr="00063505">
        <w:rPr>
          <w:rFonts w:hint="eastAsia"/>
          <w:highlight w:val="yellow"/>
          <w:rPrChange w:id="691" w:author="彭 mq" w:date="2023-03-09T10:47:00Z">
            <w:rPr>
              <w:rFonts w:hint="eastAsia"/>
            </w:rPr>
          </w:rPrChange>
        </w:rPr>
        <w:instrText>图</w:instrText>
      </w:r>
      <w:r w:rsidRPr="00063505">
        <w:rPr>
          <w:rFonts w:hint="eastAsia"/>
          <w:highlight w:val="yellow"/>
          <w:rPrChange w:id="692" w:author="彭 mq" w:date="2023-03-09T10:47:00Z">
            <w:rPr>
              <w:rFonts w:hint="eastAsia"/>
            </w:rPr>
          </w:rPrChange>
        </w:rPr>
        <w:instrText>6- \* ARABIC</w:instrText>
      </w:r>
      <w:r w:rsidRPr="00063505">
        <w:rPr>
          <w:highlight w:val="yellow"/>
          <w:rPrChange w:id="693" w:author="彭 mq" w:date="2023-03-09T10:47:00Z">
            <w:rPr/>
          </w:rPrChange>
        </w:rPr>
        <w:instrText xml:space="preserve"> </w:instrText>
      </w:r>
      <w:r w:rsidRPr="00063505">
        <w:rPr>
          <w:highlight w:val="yellow"/>
          <w:rPrChange w:id="694" w:author="彭 mq" w:date="2023-03-09T10:47:00Z">
            <w:rPr/>
          </w:rPrChange>
        </w:rPr>
        <w:fldChar w:fldCharType="separate"/>
      </w:r>
      <w:r w:rsidR="000E3AA8" w:rsidRPr="00063505">
        <w:rPr>
          <w:noProof/>
          <w:highlight w:val="yellow"/>
          <w:rPrChange w:id="695" w:author="彭 mq" w:date="2023-03-09T10:47:00Z">
            <w:rPr>
              <w:noProof/>
            </w:rPr>
          </w:rPrChange>
        </w:rPr>
        <w:t>7</w:t>
      </w:r>
      <w:r w:rsidRPr="00063505">
        <w:rPr>
          <w:highlight w:val="yellow"/>
          <w:rPrChange w:id="696" w:author="彭 mq" w:date="2023-03-09T10:47:00Z">
            <w:rPr/>
          </w:rPrChange>
        </w:rPr>
        <w:fldChar w:fldCharType="end"/>
      </w:r>
      <w:r w:rsidR="00FB0BD5">
        <w:t xml:space="preserve"> </w:t>
      </w:r>
      <w:r w:rsidRPr="007B3BD8">
        <w:rPr>
          <w:rFonts w:hint="eastAsia"/>
        </w:rPr>
        <w:t>重型载货汽车</w:t>
      </w:r>
      <w:r w:rsidRPr="007B3BD8">
        <w:t>分燃料类型和排放标准排放贡献</w:t>
      </w:r>
      <w:r w:rsidRPr="007B3BD8">
        <w:rPr>
          <w:rFonts w:hint="eastAsia"/>
        </w:rPr>
        <w:t>情况</w:t>
      </w:r>
    </w:p>
    <w:p w14:paraId="5D6F1D28" w14:textId="77777777" w:rsidR="003564A6" w:rsidRPr="007B3BD8" w:rsidRDefault="003564A6" w:rsidP="003564A6">
      <w:pPr>
        <w:pStyle w:val="LZ-3"/>
      </w:pPr>
      <w:bookmarkStart w:id="697" w:name="_Toc117179442"/>
      <w:proofErr w:type="spellStart"/>
      <w:r w:rsidRPr="007B3BD8">
        <w:t>非道路移动源</w:t>
      </w:r>
      <w:bookmarkEnd w:id="697"/>
      <w:proofErr w:type="spellEnd"/>
    </w:p>
    <w:p w14:paraId="0ABE6951" w14:textId="49C713E0" w:rsidR="003564A6" w:rsidRPr="007B3BD8" w:rsidRDefault="00D5437A" w:rsidP="003564A6">
      <w:pPr>
        <w:pStyle w:val="LZ-"/>
        <w:ind w:firstLine="480"/>
      </w:pPr>
      <w:r w:rsidRPr="007B3BD8">
        <w:t>20</w:t>
      </w:r>
      <w:r w:rsidR="006C40D5">
        <w:t>20</w:t>
      </w:r>
      <w:r w:rsidR="003564A6" w:rsidRPr="007B3BD8">
        <w:t>年</w:t>
      </w:r>
      <w:proofErr w:type="gramStart"/>
      <w:r w:rsidR="00A93D9A">
        <w:t>萧山区</w:t>
      </w:r>
      <w:r w:rsidR="003564A6" w:rsidRPr="007B3BD8">
        <w:t>非</w:t>
      </w:r>
      <w:proofErr w:type="gramEnd"/>
      <w:r w:rsidR="003564A6" w:rsidRPr="007B3BD8">
        <w:t>道路移动源中各污染物排放总量分别为</w:t>
      </w:r>
      <w:r w:rsidR="003564A6" w:rsidRPr="007B3BD8">
        <w:t>SO</w:t>
      </w:r>
      <w:r w:rsidR="003564A6" w:rsidRPr="007B3BD8">
        <w:rPr>
          <w:vertAlign w:val="subscript"/>
        </w:rPr>
        <w:t>2</w:t>
      </w:r>
      <w:r w:rsidR="003564A6" w:rsidRPr="007B3BD8">
        <w:t>：</w:t>
      </w:r>
      <w:r w:rsidR="003A26DD">
        <w:t>250.9</w:t>
      </w:r>
      <w:r w:rsidR="003564A6" w:rsidRPr="007B3BD8">
        <w:t>吨，</w:t>
      </w:r>
      <w:r w:rsidR="003564A6" w:rsidRPr="007B3BD8">
        <w:t>NOx</w:t>
      </w:r>
      <w:r w:rsidR="003564A6" w:rsidRPr="007B3BD8">
        <w:t>：</w:t>
      </w:r>
      <w:r w:rsidR="003A26DD">
        <w:t>7221.7</w:t>
      </w:r>
      <w:r w:rsidR="003564A6" w:rsidRPr="007B3BD8">
        <w:t>吨，</w:t>
      </w:r>
      <w:r w:rsidR="003564A6" w:rsidRPr="007B3BD8">
        <w:t>CO</w:t>
      </w:r>
      <w:r w:rsidR="003564A6" w:rsidRPr="007B3BD8">
        <w:t>：</w:t>
      </w:r>
      <w:r w:rsidR="0063607A">
        <w:t>3</w:t>
      </w:r>
      <w:r w:rsidR="003A26DD">
        <w:t>784.4</w:t>
      </w:r>
      <w:r w:rsidR="003564A6" w:rsidRPr="007B3BD8">
        <w:t>吨，</w:t>
      </w:r>
      <w:r w:rsidR="003564A6" w:rsidRPr="007B3BD8">
        <w:t>PM</w:t>
      </w:r>
      <w:r w:rsidR="003564A6" w:rsidRPr="007B3BD8">
        <w:rPr>
          <w:vertAlign w:val="subscript"/>
        </w:rPr>
        <w:t>10</w:t>
      </w:r>
      <w:r w:rsidR="003564A6" w:rsidRPr="007B3BD8">
        <w:t>：</w:t>
      </w:r>
      <w:r w:rsidR="003A26DD">
        <w:t>446.6</w:t>
      </w:r>
      <w:r w:rsidR="003564A6" w:rsidRPr="007B3BD8">
        <w:t>吨，</w:t>
      </w:r>
      <w:r w:rsidR="003564A6" w:rsidRPr="007B3BD8">
        <w:t>PM</w:t>
      </w:r>
      <w:r w:rsidR="003564A6" w:rsidRPr="007B3BD8">
        <w:rPr>
          <w:vertAlign w:val="subscript"/>
        </w:rPr>
        <w:t>2.5</w:t>
      </w:r>
      <w:r w:rsidR="003564A6" w:rsidRPr="007B3BD8">
        <w:t>：</w:t>
      </w:r>
      <w:r w:rsidR="003A26DD">
        <w:t>435.8</w:t>
      </w:r>
      <w:r w:rsidR="003564A6" w:rsidRPr="007B3BD8">
        <w:t>吨，</w:t>
      </w:r>
      <w:r w:rsidR="003564A6" w:rsidRPr="007B3BD8">
        <w:t>BC</w:t>
      </w:r>
      <w:r w:rsidR="003564A6" w:rsidRPr="007B3BD8">
        <w:t>：</w:t>
      </w:r>
      <w:r w:rsidR="003A26DD">
        <w:t>248.2</w:t>
      </w:r>
      <w:r w:rsidR="003564A6" w:rsidRPr="007B3BD8">
        <w:t>吨，</w:t>
      </w:r>
      <w:r w:rsidR="003564A6" w:rsidRPr="007B3BD8">
        <w:t>OC</w:t>
      </w:r>
      <w:r w:rsidR="003564A6" w:rsidRPr="007B3BD8">
        <w:t>：</w:t>
      </w:r>
      <w:r w:rsidR="003A26DD">
        <w:t>79.0</w:t>
      </w:r>
      <w:r w:rsidR="003564A6" w:rsidRPr="007B3BD8">
        <w:t>吨，</w:t>
      </w:r>
      <w:r w:rsidR="003564A6" w:rsidRPr="007B3BD8">
        <w:t>VOCs</w:t>
      </w:r>
      <w:r w:rsidR="003564A6" w:rsidRPr="007B3BD8">
        <w:t>：</w:t>
      </w:r>
      <w:r w:rsidR="003A26DD">
        <w:t>1213.2</w:t>
      </w:r>
      <w:r w:rsidR="003564A6" w:rsidRPr="007B3BD8">
        <w:t>吨，详见表</w:t>
      </w:r>
      <w:r w:rsidR="00CF3509">
        <w:t>4</w:t>
      </w:r>
      <w:r w:rsidRPr="007B3BD8">
        <w:t>-</w:t>
      </w:r>
      <w:r w:rsidR="00552D36" w:rsidRPr="007B3BD8">
        <w:t>8</w:t>
      </w:r>
      <w:r w:rsidR="003564A6" w:rsidRPr="007B3BD8">
        <w:t>。</w:t>
      </w:r>
    </w:p>
    <w:p w14:paraId="45DAFD7A" w14:textId="51D6E1A1" w:rsidR="003564A6" w:rsidRPr="007B3BD8" w:rsidRDefault="00D5437A" w:rsidP="003564A6">
      <w:pPr>
        <w:pStyle w:val="LZ-0"/>
      </w:pPr>
      <w:r w:rsidRPr="007B3BD8">
        <w:rPr>
          <w:rFonts w:hint="eastAsia"/>
        </w:rPr>
        <w:t>表</w:t>
      </w:r>
      <w:r w:rsidR="00CF3509">
        <w:t>4</w:t>
      </w:r>
      <w:r w:rsidRPr="007B3BD8">
        <w:rPr>
          <w:rFonts w:hint="eastAsia"/>
        </w:rPr>
        <w:t>-</w:t>
      </w:r>
      <w:del w:id="698" w:author="彭 mq" w:date="2023-03-09T10:24:00Z">
        <w:r w:rsidRPr="007B3BD8" w:rsidDel="00A4179E">
          <w:rPr>
            <w:rFonts w:hint="eastAsia"/>
          </w:rPr>
          <w:delText xml:space="preserve"> </w:delText>
        </w:r>
      </w:del>
      <w:r w:rsidRPr="007B3BD8">
        <w:fldChar w:fldCharType="begin"/>
      </w:r>
      <w:r w:rsidRPr="007B3BD8">
        <w:instrText xml:space="preserve"> </w:instrText>
      </w:r>
      <w:r w:rsidRPr="007B3BD8">
        <w:rPr>
          <w:rFonts w:hint="eastAsia"/>
        </w:rPr>
        <w:instrText xml:space="preserve">SEQ </w:instrText>
      </w:r>
      <w:r w:rsidRPr="007B3BD8">
        <w:rPr>
          <w:rFonts w:hint="eastAsia"/>
        </w:rPr>
        <w:instrText>表</w:instrText>
      </w:r>
      <w:r w:rsidRPr="007B3BD8">
        <w:rPr>
          <w:rFonts w:hint="eastAsia"/>
        </w:rPr>
        <w:instrText>6- \* ARABIC</w:instrText>
      </w:r>
      <w:r w:rsidRPr="007B3BD8">
        <w:instrText xml:space="preserve"> </w:instrText>
      </w:r>
      <w:r w:rsidRPr="007B3BD8">
        <w:fldChar w:fldCharType="separate"/>
      </w:r>
      <w:r w:rsidR="000E3AA8">
        <w:rPr>
          <w:noProof/>
        </w:rPr>
        <w:t>8</w:t>
      </w:r>
      <w:r w:rsidRPr="007B3BD8">
        <w:fldChar w:fldCharType="end"/>
      </w:r>
      <w:r w:rsidRPr="007B3BD8">
        <w:t xml:space="preserve"> </w:t>
      </w:r>
      <w:proofErr w:type="gramStart"/>
      <w:r w:rsidR="00A93D9A">
        <w:rPr>
          <w:rStyle w:val="Char1"/>
          <w:rFonts w:ascii="Times New Roman" w:eastAsia="黑体" w:hAnsi="Times New Roman"/>
          <w:b w:val="0"/>
          <w:szCs w:val="24"/>
        </w:rPr>
        <w:t>萧山区</w:t>
      </w:r>
      <w:r w:rsidR="003564A6" w:rsidRPr="007B3BD8">
        <w:rPr>
          <w:rStyle w:val="Char1"/>
          <w:rFonts w:ascii="Times New Roman" w:eastAsia="黑体" w:hAnsi="Times New Roman"/>
          <w:b w:val="0"/>
          <w:szCs w:val="24"/>
        </w:rPr>
        <w:t>非</w:t>
      </w:r>
      <w:proofErr w:type="gramEnd"/>
      <w:r w:rsidR="003564A6" w:rsidRPr="007B3BD8">
        <w:rPr>
          <w:rStyle w:val="Char1"/>
          <w:rFonts w:ascii="Times New Roman" w:eastAsia="黑体" w:hAnsi="Times New Roman"/>
          <w:b w:val="0"/>
          <w:szCs w:val="24"/>
        </w:rPr>
        <w:t>道路移动源排放清单（单位：</w:t>
      </w:r>
      <w:r w:rsidRPr="007B3BD8">
        <w:rPr>
          <w:rStyle w:val="Char1"/>
          <w:rFonts w:ascii="Times New Roman" w:eastAsia="黑体" w:hAnsi="Times New Roman" w:hint="eastAsia"/>
          <w:b w:val="0"/>
          <w:szCs w:val="24"/>
        </w:rPr>
        <w:t>吨</w:t>
      </w:r>
      <w:r w:rsidRPr="007B3BD8">
        <w:rPr>
          <w:rStyle w:val="Char1"/>
          <w:rFonts w:ascii="Times New Roman" w:eastAsia="黑体" w:hAnsi="Times New Roman" w:hint="eastAsia"/>
          <w:b w:val="0"/>
          <w:szCs w:val="24"/>
        </w:rPr>
        <w:t>/</w:t>
      </w:r>
      <w:r w:rsidRPr="007B3BD8">
        <w:rPr>
          <w:rStyle w:val="Char1"/>
          <w:rFonts w:ascii="Times New Roman" w:eastAsia="黑体" w:hAnsi="Times New Roman" w:hint="eastAsia"/>
          <w:b w:val="0"/>
          <w:szCs w:val="24"/>
        </w:rPr>
        <w:t>年</w:t>
      </w:r>
      <w:r w:rsidR="003564A6" w:rsidRPr="007B3BD8">
        <w:rPr>
          <w:rStyle w:val="Char1"/>
          <w:rFonts w:ascii="Times New Roman" w:eastAsia="黑体" w:hAnsi="Times New Roman"/>
          <w:b w:val="0"/>
          <w:szCs w:val="24"/>
        </w:rPr>
        <w:t>）</w:t>
      </w:r>
    </w:p>
    <w:tbl>
      <w:tblPr>
        <w:tblW w:w="83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8"/>
        <w:gridCol w:w="843"/>
        <w:gridCol w:w="860"/>
        <w:gridCol w:w="860"/>
        <w:gridCol w:w="843"/>
        <w:gridCol w:w="847"/>
        <w:gridCol w:w="843"/>
        <w:gridCol w:w="827"/>
        <w:gridCol w:w="855"/>
      </w:tblGrid>
      <w:tr w:rsidR="003564A6" w:rsidRPr="007B3BD8" w14:paraId="562F4003" w14:textId="77777777" w:rsidTr="00623C2F">
        <w:trPr>
          <w:trHeight w:val="260"/>
          <w:jc w:val="center"/>
        </w:trPr>
        <w:tc>
          <w:tcPr>
            <w:tcW w:w="1568" w:type="dxa"/>
            <w:shd w:val="clear" w:color="auto" w:fill="auto"/>
            <w:vAlign w:val="center"/>
          </w:tcPr>
          <w:p w14:paraId="7D3AFBDF" w14:textId="77777777" w:rsidR="003564A6" w:rsidRPr="007B3BD8" w:rsidRDefault="003564A6" w:rsidP="00D5437A">
            <w:pPr>
              <w:pStyle w:val="LZ-4"/>
              <w:rPr>
                <w:b/>
                <w:kern w:val="0"/>
                <w:sz w:val="24"/>
              </w:rPr>
            </w:pPr>
            <w:r w:rsidRPr="007B3BD8">
              <w:rPr>
                <w:b/>
              </w:rPr>
              <w:t>分类</w:t>
            </w:r>
          </w:p>
        </w:tc>
        <w:tc>
          <w:tcPr>
            <w:tcW w:w="843" w:type="dxa"/>
            <w:shd w:val="clear" w:color="auto" w:fill="auto"/>
            <w:vAlign w:val="center"/>
          </w:tcPr>
          <w:p w14:paraId="5ADD8FF3" w14:textId="77777777" w:rsidR="003564A6" w:rsidRPr="007B3BD8" w:rsidRDefault="003564A6" w:rsidP="00D5437A">
            <w:pPr>
              <w:pStyle w:val="LZ-4"/>
              <w:rPr>
                <w:b/>
              </w:rPr>
            </w:pPr>
            <w:r w:rsidRPr="007B3BD8">
              <w:rPr>
                <w:b/>
              </w:rPr>
              <w:t>SO</w:t>
            </w:r>
            <w:r w:rsidRPr="007B3BD8">
              <w:rPr>
                <w:b/>
                <w:vertAlign w:val="subscript"/>
              </w:rPr>
              <w:t>2</w:t>
            </w:r>
          </w:p>
        </w:tc>
        <w:tc>
          <w:tcPr>
            <w:tcW w:w="860" w:type="dxa"/>
            <w:shd w:val="clear" w:color="auto" w:fill="auto"/>
            <w:vAlign w:val="center"/>
          </w:tcPr>
          <w:p w14:paraId="00E83386" w14:textId="77777777" w:rsidR="003564A6" w:rsidRPr="007B3BD8" w:rsidRDefault="003564A6" w:rsidP="00D5437A">
            <w:pPr>
              <w:pStyle w:val="LZ-4"/>
              <w:rPr>
                <w:b/>
              </w:rPr>
            </w:pPr>
            <w:r w:rsidRPr="007B3BD8">
              <w:rPr>
                <w:b/>
              </w:rPr>
              <w:t>NOx</w:t>
            </w:r>
          </w:p>
        </w:tc>
        <w:tc>
          <w:tcPr>
            <w:tcW w:w="860" w:type="dxa"/>
            <w:shd w:val="clear" w:color="auto" w:fill="auto"/>
            <w:vAlign w:val="center"/>
          </w:tcPr>
          <w:p w14:paraId="670D51C7" w14:textId="77777777" w:rsidR="003564A6" w:rsidRPr="007B3BD8" w:rsidRDefault="003564A6" w:rsidP="00D5437A">
            <w:pPr>
              <w:pStyle w:val="LZ-4"/>
              <w:rPr>
                <w:b/>
              </w:rPr>
            </w:pPr>
            <w:r w:rsidRPr="007B3BD8">
              <w:rPr>
                <w:b/>
              </w:rPr>
              <w:t>CO</w:t>
            </w:r>
          </w:p>
        </w:tc>
        <w:tc>
          <w:tcPr>
            <w:tcW w:w="843" w:type="dxa"/>
            <w:shd w:val="clear" w:color="auto" w:fill="auto"/>
            <w:vAlign w:val="center"/>
          </w:tcPr>
          <w:p w14:paraId="05071EAF" w14:textId="77777777" w:rsidR="003564A6" w:rsidRPr="007B3BD8" w:rsidRDefault="003564A6" w:rsidP="00D5437A">
            <w:pPr>
              <w:pStyle w:val="LZ-4"/>
              <w:rPr>
                <w:b/>
              </w:rPr>
            </w:pPr>
            <w:r w:rsidRPr="007B3BD8">
              <w:rPr>
                <w:b/>
              </w:rPr>
              <w:t>PM</w:t>
            </w:r>
            <w:r w:rsidRPr="007B3BD8">
              <w:rPr>
                <w:b/>
                <w:vertAlign w:val="subscript"/>
              </w:rPr>
              <w:t>10</w:t>
            </w:r>
          </w:p>
        </w:tc>
        <w:tc>
          <w:tcPr>
            <w:tcW w:w="847" w:type="dxa"/>
            <w:shd w:val="clear" w:color="auto" w:fill="auto"/>
            <w:vAlign w:val="center"/>
          </w:tcPr>
          <w:p w14:paraId="7D30C0EA" w14:textId="77777777" w:rsidR="003564A6" w:rsidRPr="007B3BD8" w:rsidRDefault="003564A6" w:rsidP="00D5437A">
            <w:pPr>
              <w:pStyle w:val="LZ-4"/>
              <w:rPr>
                <w:b/>
              </w:rPr>
            </w:pPr>
            <w:r w:rsidRPr="007B3BD8">
              <w:rPr>
                <w:b/>
              </w:rPr>
              <w:t>PM</w:t>
            </w:r>
            <w:r w:rsidRPr="007B3BD8">
              <w:rPr>
                <w:b/>
                <w:vertAlign w:val="subscript"/>
              </w:rPr>
              <w:t>2.5</w:t>
            </w:r>
          </w:p>
        </w:tc>
        <w:tc>
          <w:tcPr>
            <w:tcW w:w="843" w:type="dxa"/>
            <w:shd w:val="clear" w:color="auto" w:fill="auto"/>
            <w:vAlign w:val="center"/>
          </w:tcPr>
          <w:p w14:paraId="5265CAB1" w14:textId="77777777" w:rsidR="003564A6" w:rsidRPr="007B3BD8" w:rsidRDefault="00D5437A" w:rsidP="00D5437A">
            <w:pPr>
              <w:pStyle w:val="LZ-4"/>
              <w:rPr>
                <w:b/>
              </w:rPr>
            </w:pPr>
            <w:r w:rsidRPr="007B3BD8">
              <w:rPr>
                <w:b/>
              </w:rPr>
              <w:t>VOCs</w:t>
            </w:r>
          </w:p>
        </w:tc>
        <w:tc>
          <w:tcPr>
            <w:tcW w:w="827" w:type="dxa"/>
            <w:shd w:val="clear" w:color="auto" w:fill="auto"/>
            <w:vAlign w:val="center"/>
          </w:tcPr>
          <w:p w14:paraId="261DC18B" w14:textId="77777777" w:rsidR="003564A6" w:rsidRPr="007B3BD8" w:rsidRDefault="00D5437A" w:rsidP="00D5437A">
            <w:pPr>
              <w:pStyle w:val="LZ-4"/>
              <w:rPr>
                <w:b/>
              </w:rPr>
            </w:pPr>
            <w:r w:rsidRPr="007B3BD8">
              <w:rPr>
                <w:b/>
              </w:rPr>
              <w:t>BC</w:t>
            </w:r>
          </w:p>
        </w:tc>
        <w:tc>
          <w:tcPr>
            <w:tcW w:w="855" w:type="dxa"/>
            <w:shd w:val="clear" w:color="auto" w:fill="auto"/>
            <w:vAlign w:val="center"/>
          </w:tcPr>
          <w:p w14:paraId="5E96B1C8" w14:textId="77777777" w:rsidR="003564A6" w:rsidRPr="007B3BD8" w:rsidRDefault="00D5437A" w:rsidP="00D5437A">
            <w:pPr>
              <w:pStyle w:val="LZ-4"/>
              <w:rPr>
                <w:b/>
              </w:rPr>
            </w:pPr>
            <w:r w:rsidRPr="007B3BD8">
              <w:rPr>
                <w:b/>
              </w:rPr>
              <w:t>OC</w:t>
            </w:r>
          </w:p>
        </w:tc>
      </w:tr>
      <w:tr w:rsidR="004E2244" w:rsidRPr="007B3BD8" w14:paraId="2D615484" w14:textId="77777777" w:rsidTr="00E43DD9">
        <w:trPr>
          <w:trHeight w:val="290"/>
          <w:jc w:val="center"/>
        </w:trPr>
        <w:tc>
          <w:tcPr>
            <w:tcW w:w="1568" w:type="dxa"/>
            <w:tcBorders>
              <w:top w:val="single" w:sz="4" w:space="0" w:color="auto"/>
              <w:left w:val="single" w:sz="4" w:space="0" w:color="auto"/>
              <w:bottom w:val="single" w:sz="4" w:space="0" w:color="auto"/>
              <w:right w:val="single" w:sz="4" w:space="0" w:color="auto"/>
            </w:tcBorders>
            <w:shd w:val="clear" w:color="auto" w:fill="auto"/>
            <w:vAlign w:val="center"/>
          </w:tcPr>
          <w:p w14:paraId="6DB7A4AE" w14:textId="554DEB6E" w:rsidR="004E2244" w:rsidRPr="007B3BD8" w:rsidRDefault="004E2244" w:rsidP="004E2244">
            <w:pPr>
              <w:pStyle w:val="LZ-4"/>
              <w:rPr>
                <w:kern w:val="0"/>
                <w:sz w:val="24"/>
              </w:rPr>
            </w:pPr>
            <w:r>
              <w:rPr>
                <w:rFonts w:hint="eastAsia"/>
              </w:rPr>
              <w:t>飞机</w:t>
            </w:r>
          </w:p>
        </w:tc>
        <w:tc>
          <w:tcPr>
            <w:tcW w:w="843" w:type="dxa"/>
            <w:tcBorders>
              <w:top w:val="single" w:sz="4" w:space="0" w:color="auto"/>
              <w:left w:val="nil"/>
              <w:bottom w:val="single" w:sz="4" w:space="0" w:color="auto"/>
              <w:right w:val="single" w:sz="4" w:space="0" w:color="auto"/>
            </w:tcBorders>
            <w:shd w:val="clear" w:color="auto" w:fill="auto"/>
            <w:vAlign w:val="bottom"/>
          </w:tcPr>
          <w:p w14:paraId="39358F23" w14:textId="266B5F25" w:rsidR="004E2244" w:rsidRPr="007B3BD8" w:rsidRDefault="004E2244" w:rsidP="004E2244">
            <w:pPr>
              <w:pStyle w:val="LZ-4"/>
              <w:rPr>
                <w:kern w:val="0"/>
                <w:sz w:val="24"/>
              </w:rPr>
            </w:pPr>
            <w:r>
              <w:rPr>
                <w:rFonts w:eastAsia="等线"/>
                <w:color w:val="000000"/>
                <w:sz w:val="22"/>
                <w:szCs w:val="22"/>
              </w:rPr>
              <w:t xml:space="preserve">198.8 </w:t>
            </w:r>
          </w:p>
        </w:tc>
        <w:tc>
          <w:tcPr>
            <w:tcW w:w="860" w:type="dxa"/>
            <w:tcBorders>
              <w:top w:val="single" w:sz="4" w:space="0" w:color="auto"/>
              <w:left w:val="nil"/>
              <w:bottom w:val="single" w:sz="4" w:space="0" w:color="auto"/>
              <w:right w:val="single" w:sz="4" w:space="0" w:color="auto"/>
            </w:tcBorders>
            <w:shd w:val="clear" w:color="auto" w:fill="auto"/>
            <w:vAlign w:val="bottom"/>
          </w:tcPr>
          <w:p w14:paraId="56C10928" w14:textId="797D431F" w:rsidR="004E2244" w:rsidRPr="007B3BD8" w:rsidRDefault="004E2244" w:rsidP="004E2244">
            <w:pPr>
              <w:pStyle w:val="LZ-4"/>
            </w:pPr>
            <w:r>
              <w:rPr>
                <w:rFonts w:eastAsia="等线"/>
                <w:color w:val="000000"/>
                <w:sz w:val="22"/>
                <w:szCs w:val="22"/>
              </w:rPr>
              <w:t xml:space="preserve">1933.3 </w:t>
            </w:r>
          </w:p>
        </w:tc>
        <w:tc>
          <w:tcPr>
            <w:tcW w:w="860" w:type="dxa"/>
            <w:tcBorders>
              <w:top w:val="single" w:sz="4" w:space="0" w:color="auto"/>
              <w:left w:val="nil"/>
              <w:bottom w:val="single" w:sz="4" w:space="0" w:color="auto"/>
              <w:right w:val="single" w:sz="4" w:space="0" w:color="auto"/>
            </w:tcBorders>
            <w:shd w:val="clear" w:color="auto" w:fill="auto"/>
            <w:vAlign w:val="bottom"/>
          </w:tcPr>
          <w:p w14:paraId="46891C65" w14:textId="69BF4265" w:rsidR="004E2244" w:rsidRPr="007B3BD8" w:rsidRDefault="004E2244" w:rsidP="004E2244">
            <w:pPr>
              <w:pStyle w:val="LZ-4"/>
            </w:pPr>
            <w:r>
              <w:rPr>
                <w:rFonts w:eastAsia="等线"/>
                <w:color w:val="000000"/>
                <w:sz w:val="22"/>
                <w:szCs w:val="22"/>
              </w:rPr>
              <w:t xml:space="preserve">1084.7 </w:t>
            </w:r>
          </w:p>
        </w:tc>
        <w:tc>
          <w:tcPr>
            <w:tcW w:w="843" w:type="dxa"/>
            <w:tcBorders>
              <w:top w:val="single" w:sz="4" w:space="0" w:color="auto"/>
              <w:left w:val="nil"/>
              <w:bottom w:val="single" w:sz="4" w:space="0" w:color="auto"/>
              <w:right w:val="single" w:sz="4" w:space="0" w:color="auto"/>
            </w:tcBorders>
            <w:shd w:val="clear" w:color="auto" w:fill="auto"/>
            <w:vAlign w:val="bottom"/>
          </w:tcPr>
          <w:p w14:paraId="151338DE" w14:textId="19CB7534" w:rsidR="004E2244" w:rsidRPr="007B3BD8" w:rsidRDefault="004E2244" w:rsidP="004E2244">
            <w:pPr>
              <w:pStyle w:val="LZ-4"/>
            </w:pPr>
            <w:r>
              <w:rPr>
                <w:rFonts w:eastAsia="等线"/>
                <w:color w:val="000000"/>
                <w:sz w:val="22"/>
                <w:szCs w:val="22"/>
              </w:rPr>
              <w:t xml:space="preserve">58.9 </w:t>
            </w:r>
          </w:p>
        </w:tc>
        <w:tc>
          <w:tcPr>
            <w:tcW w:w="847" w:type="dxa"/>
            <w:tcBorders>
              <w:top w:val="single" w:sz="4" w:space="0" w:color="auto"/>
              <w:left w:val="nil"/>
              <w:bottom w:val="single" w:sz="4" w:space="0" w:color="auto"/>
              <w:right w:val="single" w:sz="4" w:space="0" w:color="auto"/>
            </w:tcBorders>
            <w:shd w:val="clear" w:color="auto" w:fill="auto"/>
            <w:vAlign w:val="bottom"/>
          </w:tcPr>
          <w:p w14:paraId="1D795EE3" w14:textId="54FA1B74" w:rsidR="004E2244" w:rsidRPr="007B3BD8" w:rsidRDefault="004E2244" w:rsidP="004E2244">
            <w:pPr>
              <w:pStyle w:val="LZ-4"/>
            </w:pPr>
            <w:r>
              <w:rPr>
                <w:rFonts w:eastAsia="等线"/>
                <w:color w:val="000000"/>
                <w:sz w:val="22"/>
                <w:szCs w:val="22"/>
              </w:rPr>
              <w:t xml:space="preserve">57.8 </w:t>
            </w:r>
          </w:p>
        </w:tc>
        <w:tc>
          <w:tcPr>
            <w:tcW w:w="843" w:type="dxa"/>
            <w:tcBorders>
              <w:top w:val="single" w:sz="4" w:space="0" w:color="auto"/>
              <w:left w:val="single" w:sz="4" w:space="0" w:color="auto"/>
              <w:bottom w:val="single" w:sz="4" w:space="0" w:color="auto"/>
              <w:right w:val="single" w:sz="4" w:space="0" w:color="auto"/>
            </w:tcBorders>
            <w:shd w:val="clear" w:color="auto" w:fill="auto"/>
            <w:vAlign w:val="bottom"/>
          </w:tcPr>
          <w:p w14:paraId="5439F3D2" w14:textId="0B63BB24" w:rsidR="004E2244" w:rsidRPr="007B3BD8" w:rsidRDefault="004E2244" w:rsidP="004E2244">
            <w:pPr>
              <w:pStyle w:val="LZ-4"/>
            </w:pPr>
            <w:r>
              <w:rPr>
                <w:rFonts w:eastAsia="等线"/>
                <w:color w:val="000000"/>
                <w:sz w:val="22"/>
                <w:szCs w:val="22"/>
              </w:rPr>
              <w:t xml:space="preserve">318.1 </w:t>
            </w:r>
          </w:p>
        </w:tc>
        <w:tc>
          <w:tcPr>
            <w:tcW w:w="827" w:type="dxa"/>
            <w:tcBorders>
              <w:top w:val="single" w:sz="4" w:space="0" w:color="auto"/>
              <w:left w:val="single" w:sz="4" w:space="0" w:color="auto"/>
              <w:bottom w:val="single" w:sz="4" w:space="0" w:color="auto"/>
              <w:right w:val="single" w:sz="4" w:space="0" w:color="auto"/>
            </w:tcBorders>
            <w:shd w:val="clear" w:color="auto" w:fill="auto"/>
            <w:vAlign w:val="bottom"/>
          </w:tcPr>
          <w:p w14:paraId="4E4B9275" w14:textId="14D2E96B" w:rsidR="004E2244" w:rsidRPr="007B3BD8" w:rsidRDefault="004E2244" w:rsidP="004E2244">
            <w:pPr>
              <w:pStyle w:val="LZ-4"/>
            </w:pPr>
            <w:r>
              <w:rPr>
                <w:rFonts w:eastAsia="等线"/>
                <w:color w:val="000000"/>
                <w:sz w:val="22"/>
                <w:szCs w:val="22"/>
              </w:rPr>
              <w:t xml:space="preserve">32.7 </w:t>
            </w:r>
          </w:p>
        </w:tc>
        <w:tc>
          <w:tcPr>
            <w:tcW w:w="855" w:type="dxa"/>
            <w:tcBorders>
              <w:top w:val="single" w:sz="4" w:space="0" w:color="auto"/>
              <w:left w:val="nil"/>
              <w:bottom w:val="single" w:sz="4" w:space="0" w:color="auto"/>
              <w:right w:val="single" w:sz="4" w:space="0" w:color="auto"/>
            </w:tcBorders>
            <w:shd w:val="clear" w:color="auto" w:fill="auto"/>
            <w:vAlign w:val="bottom"/>
          </w:tcPr>
          <w:p w14:paraId="443E842C" w14:textId="209A334A" w:rsidR="004E2244" w:rsidRPr="007B3BD8" w:rsidRDefault="004E2244" w:rsidP="004E2244">
            <w:pPr>
              <w:pStyle w:val="LZ-4"/>
            </w:pPr>
            <w:r>
              <w:rPr>
                <w:rFonts w:eastAsia="等线"/>
                <w:color w:val="000000"/>
                <w:sz w:val="22"/>
                <w:szCs w:val="22"/>
              </w:rPr>
              <w:t xml:space="preserve">10.9 </w:t>
            </w:r>
          </w:p>
        </w:tc>
      </w:tr>
      <w:tr w:rsidR="00B410A7" w:rsidRPr="007B3BD8" w14:paraId="5344C71D" w14:textId="77777777" w:rsidTr="009A2367">
        <w:trPr>
          <w:trHeight w:val="290"/>
          <w:jc w:val="center"/>
        </w:trPr>
        <w:tc>
          <w:tcPr>
            <w:tcW w:w="1568" w:type="dxa"/>
            <w:tcBorders>
              <w:top w:val="nil"/>
              <w:left w:val="single" w:sz="4" w:space="0" w:color="auto"/>
              <w:bottom w:val="single" w:sz="4" w:space="0" w:color="auto"/>
              <w:right w:val="single" w:sz="4" w:space="0" w:color="auto"/>
            </w:tcBorders>
            <w:shd w:val="clear" w:color="auto" w:fill="auto"/>
            <w:vAlign w:val="center"/>
          </w:tcPr>
          <w:p w14:paraId="09F41F34" w14:textId="7647EED8" w:rsidR="00B410A7" w:rsidRPr="007B3BD8" w:rsidRDefault="00B410A7" w:rsidP="00B410A7">
            <w:pPr>
              <w:pStyle w:val="LZ-4"/>
            </w:pPr>
            <w:r>
              <w:rPr>
                <w:rFonts w:hint="eastAsia"/>
              </w:rPr>
              <w:t>船舶</w:t>
            </w:r>
          </w:p>
        </w:tc>
        <w:tc>
          <w:tcPr>
            <w:tcW w:w="843" w:type="dxa"/>
            <w:tcBorders>
              <w:top w:val="single" w:sz="4" w:space="0" w:color="auto"/>
              <w:left w:val="single" w:sz="4" w:space="0" w:color="auto"/>
              <w:bottom w:val="single" w:sz="4" w:space="0" w:color="auto"/>
              <w:right w:val="single" w:sz="4" w:space="0" w:color="auto"/>
            </w:tcBorders>
            <w:shd w:val="clear" w:color="auto" w:fill="auto"/>
            <w:vAlign w:val="bottom"/>
          </w:tcPr>
          <w:p w14:paraId="755DB9CC" w14:textId="2046350A" w:rsidR="00B410A7" w:rsidRPr="007B3BD8" w:rsidRDefault="00B410A7" w:rsidP="00B410A7">
            <w:pPr>
              <w:pStyle w:val="LZ-4"/>
            </w:pPr>
            <w:r>
              <w:rPr>
                <w:rFonts w:eastAsia="等线"/>
                <w:color w:val="000000"/>
                <w:sz w:val="22"/>
                <w:szCs w:val="22"/>
              </w:rPr>
              <w:t xml:space="preserve">1.2 </w:t>
            </w:r>
          </w:p>
        </w:tc>
        <w:tc>
          <w:tcPr>
            <w:tcW w:w="860" w:type="dxa"/>
            <w:tcBorders>
              <w:top w:val="single" w:sz="4" w:space="0" w:color="auto"/>
              <w:left w:val="nil"/>
              <w:bottom w:val="single" w:sz="4" w:space="0" w:color="auto"/>
              <w:right w:val="single" w:sz="4" w:space="0" w:color="auto"/>
            </w:tcBorders>
            <w:shd w:val="clear" w:color="auto" w:fill="auto"/>
            <w:vAlign w:val="bottom"/>
          </w:tcPr>
          <w:p w14:paraId="27ADB1E2" w14:textId="440BD0D3" w:rsidR="00B410A7" w:rsidRPr="007B3BD8" w:rsidRDefault="00B410A7" w:rsidP="00B410A7">
            <w:pPr>
              <w:pStyle w:val="LZ-4"/>
            </w:pPr>
            <w:r>
              <w:rPr>
                <w:rFonts w:eastAsia="等线"/>
                <w:color w:val="000000"/>
                <w:sz w:val="22"/>
                <w:szCs w:val="22"/>
              </w:rPr>
              <w:t xml:space="preserve">2896.1 </w:t>
            </w:r>
          </w:p>
        </w:tc>
        <w:tc>
          <w:tcPr>
            <w:tcW w:w="860" w:type="dxa"/>
            <w:tcBorders>
              <w:top w:val="single" w:sz="4" w:space="0" w:color="auto"/>
              <w:left w:val="nil"/>
              <w:bottom w:val="single" w:sz="4" w:space="0" w:color="auto"/>
              <w:right w:val="single" w:sz="4" w:space="0" w:color="auto"/>
            </w:tcBorders>
            <w:shd w:val="clear" w:color="auto" w:fill="auto"/>
            <w:vAlign w:val="bottom"/>
          </w:tcPr>
          <w:p w14:paraId="4D8DFECC" w14:textId="692A243D" w:rsidR="00B410A7" w:rsidRPr="007B3BD8" w:rsidRDefault="00B410A7" w:rsidP="00B410A7">
            <w:pPr>
              <w:pStyle w:val="LZ-4"/>
            </w:pPr>
            <w:r>
              <w:rPr>
                <w:rFonts w:eastAsia="等线"/>
                <w:color w:val="000000"/>
                <w:sz w:val="22"/>
                <w:szCs w:val="22"/>
              </w:rPr>
              <w:t xml:space="preserve">1448.1 </w:t>
            </w:r>
          </w:p>
        </w:tc>
        <w:tc>
          <w:tcPr>
            <w:tcW w:w="843" w:type="dxa"/>
            <w:tcBorders>
              <w:top w:val="single" w:sz="4" w:space="0" w:color="auto"/>
              <w:left w:val="nil"/>
              <w:bottom w:val="single" w:sz="4" w:space="0" w:color="auto"/>
              <w:right w:val="single" w:sz="4" w:space="0" w:color="auto"/>
            </w:tcBorders>
            <w:shd w:val="clear" w:color="auto" w:fill="auto"/>
            <w:vAlign w:val="bottom"/>
          </w:tcPr>
          <w:p w14:paraId="5B74ADD3" w14:textId="42178846" w:rsidR="00B410A7" w:rsidRPr="007B3BD8" w:rsidRDefault="00B410A7" w:rsidP="00B410A7">
            <w:pPr>
              <w:pStyle w:val="LZ-4"/>
            </w:pPr>
            <w:r>
              <w:rPr>
                <w:rFonts w:eastAsia="等线"/>
                <w:color w:val="000000"/>
                <w:sz w:val="22"/>
                <w:szCs w:val="22"/>
              </w:rPr>
              <w:t xml:space="preserve">231.8 </w:t>
            </w:r>
          </w:p>
        </w:tc>
        <w:tc>
          <w:tcPr>
            <w:tcW w:w="847" w:type="dxa"/>
            <w:tcBorders>
              <w:top w:val="single" w:sz="4" w:space="0" w:color="auto"/>
              <w:left w:val="nil"/>
              <w:bottom w:val="single" w:sz="4" w:space="0" w:color="auto"/>
              <w:right w:val="single" w:sz="4" w:space="0" w:color="auto"/>
            </w:tcBorders>
            <w:shd w:val="clear" w:color="auto" w:fill="auto"/>
            <w:vAlign w:val="bottom"/>
          </w:tcPr>
          <w:p w14:paraId="263D7010" w14:textId="24A59404" w:rsidR="00B410A7" w:rsidRPr="007B3BD8" w:rsidRDefault="00B410A7" w:rsidP="00B410A7">
            <w:pPr>
              <w:pStyle w:val="LZ-4"/>
            </w:pPr>
            <w:r>
              <w:rPr>
                <w:rFonts w:eastAsia="等线"/>
                <w:color w:val="000000"/>
                <w:sz w:val="22"/>
                <w:szCs w:val="22"/>
              </w:rPr>
              <w:t xml:space="preserve">222.1 </w:t>
            </w:r>
          </w:p>
        </w:tc>
        <w:tc>
          <w:tcPr>
            <w:tcW w:w="843" w:type="dxa"/>
            <w:tcBorders>
              <w:top w:val="single" w:sz="4" w:space="0" w:color="auto"/>
              <w:left w:val="nil"/>
              <w:bottom w:val="single" w:sz="4" w:space="0" w:color="auto"/>
              <w:right w:val="single" w:sz="4" w:space="0" w:color="auto"/>
            </w:tcBorders>
            <w:shd w:val="clear" w:color="auto" w:fill="auto"/>
            <w:vAlign w:val="bottom"/>
          </w:tcPr>
          <w:p w14:paraId="1E00EBAF" w14:textId="5D88D2F8" w:rsidR="00B410A7" w:rsidRPr="007B3BD8" w:rsidRDefault="00B410A7" w:rsidP="00B410A7">
            <w:pPr>
              <w:pStyle w:val="LZ-4"/>
            </w:pPr>
            <w:r>
              <w:rPr>
                <w:rFonts w:eastAsia="等线"/>
                <w:color w:val="000000"/>
                <w:sz w:val="22"/>
                <w:szCs w:val="22"/>
              </w:rPr>
              <w:t xml:space="preserve">376.6 </w:t>
            </w:r>
          </w:p>
        </w:tc>
        <w:tc>
          <w:tcPr>
            <w:tcW w:w="827" w:type="dxa"/>
            <w:tcBorders>
              <w:top w:val="single" w:sz="4" w:space="0" w:color="auto"/>
              <w:left w:val="nil"/>
              <w:bottom w:val="single" w:sz="4" w:space="0" w:color="auto"/>
              <w:right w:val="single" w:sz="4" w:space="0" w:color="auto"/>
            </w:tcBorders>
            <w:shd w:val="clear" w:color="auto" w:fill="auto"/>
            <w:vAlign w:val="bottom"/>
          </w:tcPr>
          <w:p w14:paraId="245E5232" w14:textId="0D2FF9E0" w:rsidR="00B410A7" w:rsidRPr="007B3BD8" w:rsidRDefault="00B410A7" w:rsidP="00B410A7">
            <w:pPr>
              <w:pStyle w:val="LZ-4"/>
            </w:pPr>
            <w:r>
              <w:rPr>
                <w:rFonts w:eastAsia="等线"/>
                <w:color w:val="000000"/>
                <w:sz w:val="22"/>
                <w:szCs w:val="22"/>
              </w:rPr>
              <w:t xml:space="preserve">126.6 </w:t>
            </w:r>
          </w:p>
        </w:tc>
        <w:tc>
          <w:tcPr>
            <w:tcW w:w="855" w:type="dxa"/>
            <w:tcBorders>
              <w:top w:val="single" w:sz="4" w:space="0" w:color="auto"/>
              <w:left w:val="nil"/>
              <w:bottom w:val="single" w:sz="4" w:space="0" w:color="auto"/>
              <w:right w:val="single" w:sz="4" w:space="0" w:color="auto"/>
            </w:tcBorders>
            <w:shd w:val="clear" w:color="auto" w:fill="auto"/>
            <w:vAlign w:val="bottom"/>
          </w:tcPr>
          <w:p w14:paraId="518415CA" w14:textId="65E9EDFC" w:rsidR="00B410A7" w:rsidRPr="007B3BD8" w:rsidRDefault="00B410A7" w:rsidP="00B410A7">
            <w:pPr>
              <w:pStyle w:val="LZ-4"/>
            </w:pPr>
            <w:r>
              <w:rPr>
                <w:rFonts w:eastAsia="等线"/>
                <w:color w:val="000000"/>
                <w:sz w:val="22"/>
                <w:szCs w:val="22"/>
              </w:rPr>
              <w:t xml:space="preserve">40.2 </w:t>
            </w:r>
          </w:p>
        </w:tc>
      </w:tr>
      <w:tr w:rsidR="004E2244" w:rsidRPr="007B3BD8" w14:paraId="7ABBDD0F" w14:textId="77777777" w:rsidTr="00E43DD9">
        <w:trPr>
          <w:trHeight w:val="290"/>
          <w:jc w:val="center"/>
        </w:trPr>
        <w:tc>
          <w:tcPr>
            <w:tcW w:w="1568" w:type="dxa"/>
            <w:tcBorders>
              <w:top w:val="nil"/>
              <w:left w:val="single" w:sz="4" w:space="0" w:color="auto"/>
              <w:bottom w:val="single" w:sz="4" w:space="0" w:color="auto"/>
              <w:right w:val="single" w:sz="4" w:space="0" w:color="auto"/>
            </w:tcBorders>
            <w:shd w:val="clear" w:color="auto" w:fill="auto"/>
            <w:vAlign w:val="center"/>
          </w:tcPr>
          <w:p w14:paraId="5804C94A" w14:textId="17E6B8A7" w:rsidR="004E2244" w:rsidRPr="007B3BD8" w:rsidRDefault="004E2244" w:rsidP="004E2244">
            <w:pPr>
              <w:pStyle w:val="LZ-4"/>
            </w:pPr>
            <w:r>
              <w:rPr>
                <w:rFonts w:hint="eastAsia"/>
              </w:rPr>
              <w:t>港口机械</w:t>
            </w:r>
          </w:p>
        </w:tc>
        <w:tc>
          <w:tcPr>
            <w:tcW w:w="843" w:type="dxa"/>
            <w:tcBorders>
              <w:top w:val="nil"/>
              <w:left w:val="nil"/>
              <w:bottom w:val="single" w:sz="4" w:space="0" w:color="auto"/>
              <w:right w:val="single" w:sz="4" w:space="0" w:color="auto"/>
            </w:tcBorders>
            <w:shd w:val="clear" w:color="auto" w:fill="auto"/>
            <w:vAlign w:val="bottom"/>
          </w:tcPr>
          <w:p w14:paraId="4AAB005C" w14:textId="09468C3A" w:rsidR="004E2244" w:rsidRPr="007B3BD8" w:rsidRDefault="004E2244" w:rsidP="004E2244">
            <w:pPr>
              <w:pStyle w:val="LZ-4"/>
            </w:pPr>
            <w:r>
              <w:rPr>
                <w:rFonts w:eastAsia="等线"/>
                <w:color w:val="000000"/>
                <w:sz w:val="22"/>
                <w:szCs w:val="22"/>
              </w:rPr>
              <w:t xml:space="preserve">0.2 </w:t>
            </w:r>
          </w:p>
        </w:tc>
        <w:tc>
          <w:tcPr>
            <w:tcW w:w="860" w:type="dxa"/>
            <w:tcBorders>
              <w:top w:val="nil"/>
              <w:left w:val="nil"/>
              <w:bottom w:val="single" w:sz="4" w:space="0" w:color="auto"/>
              <w:right w:val="single" w:sz="4" w:space="0" w:color="auto"/>
            </w:tcBorders>
            <w:shd w:val="clear" w:color="auto" w:fill="auto"/>
            <w:vAlign w:val="bottom"/>
          </w:tcPr>
          <w:p w14:paraId="1D39B984" w14:textId="727E5154" w:rsidR="004E2244" w:rsidRPr="007B3BD8" w:rsidRDefault="004E2244" w:rsidP="004E2244">
            <w:pPr>
              <w:pStyle w:val="LZ-4"/>
            </w:pPr>
            <w:r>
              <w:rPr>
                <w:rFonts w:eastAsia="等线"/>
                <w:color w:val="000000"/>
                <w:sz w:val="22"/>
                <w:szCs w:val="22"/>
              </w:rPr>
              <w:t xml:space="preserve">10.7 </w:t>
            </w:r>
          </w:p>
        </w:tc>
        <w:tc>
          <w:tcPr>
            <w:tcW w:w="860" w:type="dxa"/>
            <w:tcBorders>
              <w:top w:val="nil"/>
              <w:left w:val="nil"/>
              <w:bottom w:val="single" w:sz="4" w:space="0" w:color="auto"/>
              <w:right w:val="single" w:sz="4" w:space="0" w:color="auto"/>
            </w:tcBorders>
            <w:shd w:val="clear" w:color="auto" w:fill="auto"/>
            <w:vAlign w:val="bottom"/>
          </w:tcPr>
          <w:p w14:paraId="4A8ECC9A" w14:textId="7302EF8F" w:rsidR="004E2244" w:rsidRPr="007B3BD8" w:rsidRDefault="004E2244" w:rsidP="004E2244">
            <w:pPr>
              <w:pStyle w:val="LZ-4"/>
            </w:pPr>
            <w:r>
              <w:rPr>
                <w:rFonts w:eastAsia="等线"/>
                <w:color w:val="000000"/>
                <w:sz w:val="22"/>
                <w:szCs w:val="22"/>
              </w:rPr>
              <w:t xml:space="preserve">3.5 </w:t>
            </w:r>
          </w:p>
        </w:tc>
        <w:tc>
          <w:tcPr>
            <w:tcW w:w="843" w:type="dxa"/>
            <w:tcBorders>
              <w:top w:val="nil"/>
              <w:left w:val="nil"/>
              <w:bottom w:val="single" w:sz="4" w:space="0" w:color="auto"/>
              <w:right w:val="single" w:sz="4" w:space="0" w:color="auto"/>
            </w:tcBorders>
            <w:shd w:val="clear" w:color="auto" w:fill="auto"/>
            <w:vAlign w:val="bottom"/>
          </w:tcPr>
          <w:p w14:paraId="634C0D01" w14:textId="52AD3E74" w:rsidR="004E2244" w:rsidRPr="007B3BD8" w:rsidRDefault="004E2244" w:rsidP="004E2244">
            <w:pPr>
              <w:pStyle w:val="LZ-4"/>
            </w:pPr>
            <w:r>
              <w:rPr>
                <w:rFonts w:eastAsia="等线"/>
                <w:color w:val="000000"/>
                <w:sz w:val="22"/>
                <w:szCs w:val="22"/>
              </w:rPr>
              <w:t xml:space="preserve">0.7 </w:t>
            </w:r>
          </w:p>
        </w:tc>
        <w:tc>
          <w:tcPr>
            <w:tcW w:w="847" w:type="dxa"/>
            <w:tcBorders>
              <w:top w:val="nil"/>
              <w:left w:val="nil"/>
              <w:bottom w:val="single" w:sz="4" w:space="0" w:color="auto"/>
              <w:right w:val="single" w:sz="4" w:space="0" w:color="auto"/>
            </w:tcBorders>
            <w:shd w:val="clear" w:color="auto" w:fill="auto"/>
            <w:vAlign w:val="bottom"/>
          </w:tcPr>
          <w:p w14:paraId="779BD021" w14:textId="0B962229" w:rsidR="004E2244" w:rsidRPr="007B3BD8" w:rsidRDefault="004E2244" w:rsidP="004E2244">
            <w:pPr>
              <w:pStyle w:val="LZ-4"/>
            </w:pPr>
            <w:r>
              <w:rPr>
                <w:rFonts w:eastAsia="等线"/>
                <w:color w:val="000000"/>
                <w:sz w:val="22"/>
                <w:szCs w:val="22"/>
              </w:rPr>
              <w:t xml:space="preserve">0.7 </w:t>
            </w:r>
          </w:p>
        </w:tc>
        <w:tc>
          <w:tcPr>
            <w:tcW w:w="843" w:type="dxa"/>
            <w:tcBorders>
              <w:top w:val="nil"/>
              <w:left w:val="single" w:sz="4" w:space="0" w:color="auto"/>
              <w:bottom w:val="single" w:sz="4" w:space="0" w:color="auto"/>
              <w:right w:val="single" w:sz="4" w:space="0" w:color="auto"/>
            </w:tcBorders>
            <w:shd w:val="clear" w:color="auto" w:fill="auto"/>
            <w:vAlign w:val="bottom"/>
          </w:tcPr>
          <w:p w14:paraId="2F8C69FD" w14:textId="2497D8A8" w:rsidR="004E2244" w:rsidRPr="007B3BD8" w:rsidRDefault="004E2244" w:rsidP="004E2244">
            <w:pPr>
              <w:pStyle w:val="LZ-4"/>
            </w:pPr>
            <w:r>
              <w:rPr>
                <w:rFonts w:eastAsia="等线"/>
                <w:color w:val="000000"/>
                <w:sz w:val="22"/>
                <w:szCs w:val="22"/>
              </w:rPr>
              <w:t xml:space="preserve">1.1 </w:t>
            </w:r>
          </w:p>
        </w:tc>
        <w:tc>
          <w:tcPr>
            <w:tcW w:w="827" w:type="dxa"/>
            <w:tcBorders>
              <w:top w:val="nil"/>
              <w:left w:val="single" w:sz="4" w:space="0" w:color="auto"/>
              <w:bottom w:val="single" w:sz="4" w:space="0" w:color="auto"/>
              <w:right w:val="single" w:sz="4" w:space="0" w:color="auto"/>
            </w:tcBorders>
            <w:shd w:val="clear" w:color="auto" w:fill="auto"/>
            <w:vAlign w:val="bottom"/>
          </w:tcPr>
          <w:p w14:paraId="38CAED3F" w14:textId="4F37D7F8" w:rsidR="004E2244" w:rsidRPr="007B3BD8" w:rsidRDefault="004E2244" w:rsidP="004E2244">
            <w:pPr>
              <w:pStyle w:val="LZ-4"/>
            </w:pPr>
            <w:r>
              <w:rPr>
                <w:rFonts w:eastAsia="等线"/>
                <w:color w:val="000000"/>
                <w:sz w:val="22"/>
                <w:szCs w:val="22"/>
              </w:rPr>
              <w:t xml:space="preserve">0.4 </w:t>
            </w:r>
          </w:p>
        </w:tc>
        <w:tc>
          <w:tcPr>
            <w:tcW w:w="855" w:type="dxa"/>
            <w:tcBorders>
              <w:top w:val="nil"/>
              <w:left w:val="nil"/>
              <w:bottom w:val="single" w:sz="4" w:space="0" w:color="auto"/>
              <w:right w:val="single" w:sz="4" w:space="0" w:color="auto"/>
            </w:tcBorders>
            <w:shd w:val="clear" w:color="auto" w:fill="auto"/>
            <w:vAlign w:val="bottom"/>
          </w:tcPr>
          <w:p w14:paraId="5BFC57A9" w14:textId="3E8BA68E" w:rsidR="004E2244" w:rsidRPr="007B3BD8" w:rsidRDefault="004E2244" w:rsidP="004E2244">
            <w:pPr>
              <w:pStyle w:val="LZ-4"/>
            </w:pPr>
            <w:r>
              <w:rPr>
                <w:rFonts w:eastAsia="等线"/>
                <w:color w:val="000000"/>
                <w:sz w:val="22"/>
                <w:szCs w:val="22"/>
              </w:rPr>
              <w:t xml:space="preserve">0.1 </w:t>
            </w:r>
          </w:p>
        </w:tc>
      </w:tr>
      <w:tr w:rsidR="004E2244" w:rsidRPr="007B3BD8" w14:paraId="05FE7CB1" w14:textId="77777777" w:rsidTr="00E43DD9">
        <w:trPr>
          <w:trHeight w:val="290"/>
          <w:jc w:val="center"/>
        </w:trPr>
        <w:tc>
          <w:tcPr>
            <w:tcW w:w="1568" w:type="dxa"/>
            <w:tcBorders>
              <w:top w:val="nil"/>
              <w:left w:val="single" w:sz="4" w:space="0" w:color="auto"/>
              <w:bottom w:val="single" w:sz="4" w:space="0" w:color="auto"/>
              <w:right w:val="single" w:sz="4" w:space="0" w:color="auto"/>
            </w:tcBorders>
            <w:shd w:val="clear" w:color="auto" w:fill="auto"/>
            <w:vAlign w:val="center"/>
          </w:tcPr>
          <w:p w14:paraId="1097907C" w14:textId="6A6C5266" w:rsidR="004E2244" w:rsidRPr="007B3BD8" w:rsidRDefault="004E2244" w:rsidP="004E2244">
            <w:pPr>
              <w:pStyle w:val="LZ-4"/>
            </w:pPr>
            <w:r>
              <w:rPr>
                <w:rFonts w:hint="eastAsia"/>
              </w:rPr>
              <w:t>工程机械</w:t>
            </w:r>
          </w:p>
        </w:tc>
        <w:tc>
          <w:tcPr>
            <w:tcW w:w="843" w:type="dxa"/>
            <w:tcBorders>
              <w:top w:val="nil"/>
              <w:left w:val="nil"/>
              <w:bottom w:val="single" w:sz="4" w:space="0" w:color="auto"/>
              <w:right w:val="single" w:sz="4" w:space="0" w:color="auto"/>
            </w:tcBorders>
            <w:shd w:val="clear" w:color="auto" w:fill="auto"/>
            <w:vAlign w:val="bottom"/>
          </w:tcPr>
          <w:p w14:paraId="218E9C92" w14:textId="59880227" w:rsidR="004E2244" w:rsidRPr="007B3BD8" w:rsidRDefault="004E2244" w:rsidP="004E2244">
            <w:pPr>
              <w:pStyle w:val="LZ-4"/>
            </w:pPr>
            <w:r>
              <w:rPr>
                <w:rFonts w:eastAsia="等线"/>
                <w:color w:val="000000"/>
                <w:sz w:val="22"/>
                <w:szCs w:val="22"/>
              </w:rPr>
              <w:t xml:space="preserve">47.7 </w:t>
            </w:r>
          </w:p>
        </w:tc>
        <w:tc>
          <w:tcPr>
            <w:tcW w:w="860" w:type="dxa"/>
            <w:tcBorders>
              <w:top w:val="nil"/>
              <w:left w:val="nil"/>
              <w:bottom w:val="single" w:sz="4" w:space="0" w:color="auto"/>
              <w:right w:val="single" w:sz="4" w:space="0" w:color="auto"/>
            </w:tcBorders>
            <w:shd w:val="clear" w:color="auto" w:fill="auto"/>
            <w:vAlign w:val="bottom"/>
          </w:tcPr>
          <w:p w14:paraId="7719575D" w14:textId="6B565116" w:rsidR="004E2244" w:rsidRPr="007B3BD8" w:rsidRDefault="004E2244" w:rsidP="004E2244">
            <w:pPr>
              <w:pStyle w:val="LZ-4"/>
            </w:pPr>
            <w:r>
              <w:rPr>
                <w:rFonts w:eastAsia="等线"/>
                <w:color w:val="000000"/>
                <w:sz w:val="22"/>
                <w:szCs w:val="22"/>
              </w:rPr>
              <w:t xml:space="preserve">2233.0 </w:t>
            </w:r>
          </w:p>
        </w:tc>
        <w:tc>
          <w:tcPr>
            <w:tcW w:w="860" w:type="dxa"/>
            <w:tcBorders>
              <w:top w:val="nil"/>
              <w:left w:val="nil"/>
              <w:bottom w:val="single" w:sz="4" w:space="0" w:color="auto"/>
              <w:right w:val="single" w:sz="4" w:space="0" w:color="auto"/>
            </w:tcBorders>
            <w:shd w:val="clear" w:color="auto" w:fill="auto"/>
            <w:vAlign w:val="bottom"/>
          </w:tcPr>
          <w:p w14:paraId="2239922F" w14:textId="46907650" w:rsidR="004E2244" w:rsidRPr="007B3BD8" w:rsidRDefault="004E2244" w:rsidP="004E2244">
            <w:pPr>
              <w:pStyle w:val="LZ-4"/>
            </w:pPr>
            <w:r>
              <w:rPr>
                <w:rFonts w:eastAsia="等线"/>
                <w:color w:val="000000"/>
                <w:sz w:val="22"/>
                <w:szCs w:val="22"/>
              </w:rPr>
              <w:t xml:space="preserve">1201.7 </w:t>
            </w:r>
          </w:p>
        </w:tc>
        <w:tc>
          <w:tcPr>
            <w:tcW w:w="843" w:type="dxa"/>
            <w:tcBorders>
              <w:top w:val="nil"/>
              <w:left w:val="nil"/>
              <w:bottom w:val="single" w:sz="4" w:space="0" w:color="auto"/>
              <w:right w:val="single" w:sz="4" w:space="0" w:color="auto"/>
            </w:tcBorders>
            <w:shd w:val="clear" w:color="auto" w:fill="auto"/>
            <w:vAlign w:val="bottom"/>
          </w:tcPr>
          <w:p w14:paraId="15A9D13F" w14:textId="3CB1A603" w:rsidR="004E2244" w:rsidRPr="007B3BD8" w:rsidRDefault="004E2244" w:rsidP="004E2244">
            <w:pPr>
              <w:pStyle w:val="LZ-4"/>
            </w:pPr>
            <w:r>
              <w:rPr>
                <w:rFonts w:eastAsia="等线"/>
                <w:color w:val="000000"/>
                <w:sz w:val="22"/>
                <w:szCs w:val="22"/>
              </w:rPr>
              <w:t xml:space="preserve">147.9 </w:t>
            </w:r>
          </w:p>
        </w:tc>
        <w:tc>
          <w:tcPr>
            <w:tcW w:w="847" w:type="dxa"/>
            <w:tcBorders>
              <w:top w:val="nil"/>
              <w:left w:val="nil"/>
              <w:bottom w:val="single" w:sz="4" w:space="0" w:color="auto"/>
              <w:right w:val="single" w:sz="4" w:space="0" w:color="auto"/>
            </w:tcBorders>
            <w:shd w:val="clear" w:color="auto" w:fill="auto"/>
            <w:vAlign w:val="bottom"/>
          </w:tcPr>
          <w:p w14:paraId="2ECD0BE5" w14:textId="08B0F2B3" w:rsidR="004E2244" w:rsidRPr="007B3BD8" w:rsidRDefault="004E2244" w:rsidP="004E2244">
            <w:pPr>
              <w:pStyle w:val="LZ-4"/>
            </w:pPr>
            <w:r>
              <w:rPr>
                <w:rFonts w:eastAsia="等线"/>
                <w:color w:val="000000"/>
                <w:sz w:val="22"/>
                <w:szCs w:val="22"/>
              </w:rPr>
              <w:t xml:space="preserve">147.9 </w:t>
            </w:r>
          </w:p>
        </w:tc>
        <w:tc>
          <w:tcPr>
            <w:tcW w:w="843" w:type="dxa"/>
            <w:tcBorders>
              <w:top w:val="nil"/>
              <w:left w:val="single" w:sz="4" w:space="0" w:color="auto"/>
              <w:bottom w:val="single" w:sz="4" w:space="0" w:color="auto"/>
              <w:right w:val="single" w:sz="4" w:space="0" w:color="auto"/>
            </w:tcBorders>
            <w:shd w:val="clear" w:color="auto" w:fill="auto"/>
            <w:vAlign w:val="bottom"/>
          </w:tcPr>
          <w:p w14:paraId="0B4E17E7" w14:textId="1828FE7E" w:rsidR="004E2244" w:rsidRPr="007B3BD8" w:rsidRDefault="004E2244" w:rsidP="004E2244">
            <w:pPr>
              <w:pStyle w:val="LZ-4"/>
            </w:pPr>
            <w:r>
              <w:rPr>
                <w:rFonts w:eastAsia="等线"/>
                <w:color w:val="000000"/>
                <w:sz w:val="22"/>
                <w:szCs w:val="22"/>
              </w:rPr>
              <w:t xml:space="preserve">503.1 </w:t>
            </w:r>
          </w:p>
        </w:tc>
        <w:tc>
          <w:tcPr>
            <w:tcW w:w="827" w:type="dxa"/>
            <w:tcBorders>
              <w:top w:val="nil"/>
              <w:left w:val="single" w:sz="4" w:space="0" w:color="auto"/>
              <w:bottom w:val="single" w:sz="4" w:space="0" w:color="auto"/>
              <w:right w:val="single" w:sz="4" w:space="0" w:color="auto"/>
            </w:tcBorders>
            <w:shd w:val="clear" w:color="auto" w:fill="auto"/>
            <w:vAlign w:val="bottom"/>
          </w:tcPr>
          <w:p w14:paraId="4DF7A5E0" w14:textId="18C74150" w:rsidR="004E2244" w:rsidRPr="007B3BD8" w:rsidRDefault="004E2244" w:rsidP="004E2244">
            <w:pPr>
              <w:pStyle w:val="LZ-4"/>
            </w:pPr>
            <w:r>
              <w:rPr>
                <w:rFonts w:eastAsia="等线"/>
                <w:color w:val="000000"/>
                <w:sz w:val="22"/>
                <w:szCs w:val="22"/>
              </w:rPr>
              <w:t xml:space="preserve">84.4 </w:t>
            </w:r>
          </w:p>
        </w:tc>
        <w:tc>
          <w:tcPr>
            <w:tcW w:w="855" w:type="dxa"/>
            <w:tcBorders>
              <w:top w:val="nil"/>
              <w:left w:val="nil"/>
              <w:bottom w:val="single" w:sz="4" w:space="0" w:color="auto"/>
              <w:right w:val="single" w:sz="4" w:space="0" w:color="auto"/>
            </w:tcBorders>
            <w:shd w:val="clear" w:color="auto" w:fill="auto"/>
            <w:vAlign w:val="bottom"/>
          </w:tcPr>
          <w:p w14:paraId="30A35B9E" w14:textId="2D2107DD" w:rsidR="004E2244" w:rsidRPr="007B3BD8" w:rsidRDefault="004E2244" w:rsidP="004E2244">
            <w:pPr>
              <w:pStyle w:val="LZ-4"/>
            </w:pPr>
            <w:r>
              <w:rPr>
                <w:rFonts w:eastAsia="等线"/>
                <w:color w:val="000000"/>
                <w:sz w:val="22"/>
                <w:szCs w:val="22"/>
              </w:rPr>
              <w:t xml:space="preserve">26.5 </w:t>
            </w:r>
          </w:p>
        </w:tc>
      </w:tr>
      <w:tr w:rsidR="004E2244" w:rsidRPr="007B3BD8" w14:paraId="127D41C4" w14:textId="77777777" w:rsidTr="00E43DD9">
        <w:trPr>
          <w:trHeight w:val="276"/>
          <w:jc w:val="center"/>
        </w:trPr>
        <w:tc>
          <w:tcPr>
            <w:tcW w:w="1568" w:type="dxa"/>
            <w:tcBorders>
              <w:top w:val="nil"/>
              <w:left w:val="single" w:sz="4" w:space="0" w:color="auto"/>
              <w:bottom w:val="single" w:sz="4" w:space="0" w:color="auto"/>
              <w:right w:val="single" w:sz="4" w:space="0" w:color="auto"/>
            </w:tcBorders>
            <w:shd w:val="clear" w:color="auto" w:fill="auto"/>
            <w:vAlign w:val="center"/>
          </w:tcPr>
          <w:p w14:paraId="0F023FEF" w14:textId="7E85480C" w:rsidR="004E2244" w:rsidRPr="007B3BD8" w:rsidRDefault="004E2244" w:rsidP="004E2244">
            <w:pPr>
              <w:pStyle w:val="LZ-4"/>
            </w:pPr>
            <w:r>
              <w:rPr>
                <w:rFonts w:hint="eastAsia"/>
              </w:rPr>
              <w:t>农业机械</w:t>
            </w:r>
          </w:p>
        </w:tc>
        <w:tc>
          <w:tcPr>
            <w:tcW w:w="843" w:type="dxa"/>
            <w:tcBorders>
              <w:top w:val="nil"/>
              <w:left w:val="nil"/>
              <w:bottom w:val="single" w:sz="4" w:space="0" w:color="auto"/>
              <w:right w:val="single" w:sz="4" w:space="0" w:color="auto"/>
            </w:tcBorders>
            <w:shd w:val="clear" w:color="auto" w:fill="auto"/>
            <w:vAlign w:val="bottom"/>
          </w:tcPr>
          <w:p w14:paraId="645B7F0D" w14:textId="164A6D7B" w:rsidR="004E2244" w:rsidRPr="007B3BD8" w:rsidRDefault="004E2244" w:rsidP="004E2244">
            <w:pPr>
              <w:pStyle w:val="LZ-4"/>
            </w:pPr>
            <w:r>
              <w:rPr>
                <w:rFonts w:eastAsia="等线"/>
                <w:color w:val="000000"/>
                <w:sz w:val="22"/>
                <w:szCs w:val="22"/>
              </w:rPr>
              <w:t xml:space="preserve">3.0 </w:t>
            </w:r>
          </w:p>
        </w:tc>
        <w:tc>
          <w:tcPr>
            <w:tcW w:w="860" w:type="dxa"/>
            <w:tcBorders>
              <w:top w:val="nil"/>
              <w:left w:val="nil"/>
              <w:bottom w:val="single" w:sz="4" w:space="0" w:color="auto"/>
              <w:right w:val="single" w:sz="4" w:space="0" w:color="auto"/>
            </w:tcBorders>
            <w:shd w:val="clear" w:color="auto" w:fill="auto"/>
            <w:vAlign w:val="bottom"/>
          </w:tcPr>
          <w:p w14:paraId="2525FDA6" w14:textId="59B30CF0" w:rsidR="004E2244" w:rsidRPr="007B3BD8" w:rsidRDefault="004E2244" w:rsidP="004E2244">
            <w:pPr>
              <w:pStyle w:val="LZ-4"/>
            </w:pPr>
            <w:r>
              <w:rPr>
                <w:rFonts w:eastAsia="等线"/>
                <w:color w:val="000000"/>
                <w:sz w:val="22"/>
                <w:szCs w:val="22"/>
              </w:rPr>
              <w:t xml:space="preserve">148.6 </w:t>
            </w:r>
          </w:p>
        </w:tc>
        <w:tc>
          <w:tcPr>
            <w:tcW w:w="860" w:type="dxa"/>
            <w:tcBorders>
              <w:top w:val="nil"/>
              <w:left w:val="nil"/>
              <w:bottom w:val="single" w:sz="4" w:space="0" w:color="auto"/>
              <w:right w:val="single" w:sz="4" w:space="0" w:color="auto"/>
            </w:tcBorders>
            <w:shd w:val="clear" w:color="auto" w:fill="auto"/>
            <w:vAlign w:val="bottom"/>
          </w:tcPr>
          <w:p w14:paraId="3D80A0AC" w14:textId="4CE40FD8" w:rsidR="004E2244" w:rsidRPr="007B3BD8" w:rsidRDefault="004E2244" w:rsidP="004E2244">
            <w:pPr>
              <w:pStyle w:val="LZ-4"/>
            </w:pPr>
            <w:r>
              <w:rPr>
                <w:rFonts w:eastAsia="等线"/>
                <w:color w:val="000000"/>
                <w:sz w:val="22"/>
                <w:szCs w:val="22"/>
              </w:rPr>
              <w:t xml:space="preserve">46.4 </w:t>
            </w:r>
          </w:p>
        </w:tc>
        <w:tc>
          <w:tcPr>
            <w:tcW w:w="843" w:type="dxa"/>
            <w:tcBorders>
              <w:top w:val="nil"/>
              <w:left w:val="nil"/>
              <w:bottom w:val="single" w:sz="4" w:space="0" w:color="auto"/>
              <w:right w:val="single" w:sz="4" w:space="0" w:color="auto"/>
            </w:tcBorders>
            <w:shd w:val="clear" w:color="auto" w:fill="auto"/>
            <w:vAlign w:val="bottom"/>
          </w:tcPr>
          <w:p w14:paraId="0AA0B862" w14:textId="1F32704C" w:rsidR="004E2244" w:rsidRPr="007B3BD8" w:rsidRDefault="004E2244" w:rsidP="004E2244">
            <w:pPr>
              <w:pStyle w:val="LZ-4"/>
            </w:pPr>
            <w:r>
              <w:rPr>
                <w:rFonts w:eastAsia="等线"/>
                <w:color w:val="000000"/>
                <w:sz w:val="22"/>
                <w:szCs w:val="22"/>
              </w:rPr>
              <w:t xml:space="preserve">7.4 </w:t>
            </w:r>
          </w:p>
        </w:tc>
        <w:tc>
          <w:tcPr>
            <w:tcW w:w="847" w:type="dxa"/>
            <w:tcBorders>
              <w:top w:val="nil"/>
              <w:left w:val="nil"/>
              <w:bottom w:val="single" w:sz="4" w:space="0" w:color="auto"/>
              <w:right w:val="single" w:sz="4" w:space="0" w:color="auto"/>
            </w:tcBorders>
            <w:shd w:val="clear" w:color="auto" w:fill="auto"/>
            <w:vAlign w:val="bottom"/>
          </w:tcPr>
          <w:p w14:paraId="52CE4F88" w14:textId="5A0635E3" w:rsidR="004E2244" w:rsidRPr="007B3BD8" w:rsidRDefault="004E2244" w:rsidP="004E2244">
            <w:pPr>
              <w:pStyle w:val="LZ-4"/>
            </w:pPr>
            <w:r>
              <w:rPr>
                <w:rFonts w:eastAsia="等线"/>
                <w:color w:val="000000"/>
                <w:sz w:val="22"/>
                <w:szCs w:val="22"/>
              </w:rPr>
              <w:t xml:space="preserve">7.4 </w:t>
            </w:r>
          </w:p>
        </w:tc>
        <w:tc>
          <w:tcPr>
            <w:tcW w:w="843" w:type="dxa"/>
            <w:tcBorders>
              <w:top w:val="nil"/>
              <w:left w:val="single" w:sz="4" w:space="0" w:color="auto"/>
              <w:bottom w:val="single" w:sz="4" w:space="0" w:color="auto"/>
              <w:right w:val="single" w:sz="4" w:space="0" w:color="auto"/>
            </w:tcBorders>
            <w:shd w:val="clear" w:color="auto" w:fill="auto"/>
            <w:vAlign w:val="bottom"/>
          </w:tcPr>
          <w:p w14:paraId="4FCDFCA2" w14:textId="63E1723B" w:rsidR="004E2244" w:rsidRPr="007B3BD8" w:rsidRDefault="004E2244" w:rsidP="004E2244">
            <w:pPr>
              <w:pStyle w:val="LZ-4"/>
            </w:pPr>
            <w:r>
              <w:rPr>
                <w:rFonts w:eastAsia="等线"/>
                <w:color w:val="000000"/>
                <w:sz w:val="22"/>
                <w:szCs w:val="22"/>
              </w:rPr>
              <w:t xml:space="preserve">14.3 </w:t>
            </w:r>
          </w:p>
        </w:tc>
        <w:tc>
          <w:tcPr>
            <w:tcW w:w="827" w:type="dxa"/>
            <w:tcBorders>
              <w:top w:val="nil"/>
              <w:left w:val="single" w:sz="4" w:space="0" w:color="auto"/>
              <w:bottom w:val="single" w:sz="4" w:space="0" w:color="auto"/>
              <w:right w:val="single" w:sz="4" w:space="0" w:color="auto"/>
            </w:tcBorders>
            <w:shd w:val="clear" w:color="auto" w:fill="auto"/>
            <w:vAlign w:val="bottom"/>
          </w:tcPr>
          <w:p w14:paraId="2C619FBB" w14:textId="573299DB" w:rsidR="004E2244" w:rsidRPr="007B3BD8" w:rsidRDefault="004E2244" w:rsidP="004E2244">
            <w:pPr>
              <w:pStyle w:val="LZ-4"/>
            </w:pPr>
            <w:r>
              <w:rPr>
                <w:rFonts w:eastAsia="等线"/>
                <w:color w:val="000000"/>
                <w:sz w:val="22"/>
                <w:szCs w:val="22"/>
              </w:rPr>
              <w:t xml:space="preserve">4.2 </w:t>
            </w:r>
          </w:p>
        </w:tc>
        <w:tc>
          <w:tcPr>
            <w:tcW w:w="855" w:type="dxa"/>
            <w:tcBorders>
              <w:top w:val="nil"/>
              <w:left w:val="nil"/>
              <w:bottom w:val="single" w:sz="4" w:space="0" w:color="auto"/>
              <w:right w:val="single" w:sz="4" w:space="0" w:color="auto"/>
            </w:tcBorders>
            <w:shd w:val="clear" w:color="auto" w:fill="auto"/>
            <w:vAlign w:val="bottom"/>
          </w:tcPr>
          <w:p w14:paraId="38398A59" w14:textId="3E425282" w:rsidR="004E2244" w:rsidRPr="007B3BD8" w:rsidRDefault="004E2244" w:rsidP="004E2244">
            <w:pPr>
              <w:pStyle w:val="LZ-4"/>
            </w:pPr>
            <w:r>
              <w:rPr>
                <w:rFonts w:eastAsia="等线"/>
                <w:color w:val="000000"/>
                <w:sz w:val="22"/>
                <w:szCs w:val="22"/>
              </w:rPr>
              <w:t xml:space="preserve">1.3 </w:t>
            </w:r>
          </w:p>
        </w:tc>
      </w:tr>
      <w:tr w:rsidR="003A26DD" w:rsidRPr="007B3BD8" w14:paraId="22E055C8" w14:textId="77777777" w:rsidTr="00E43DD9">
        <w:trPr>
          <w:trHeight w:val="163"/>
          <w:jc w:val="center"/>
        </w:trPr>
        <w:tc>
          <w:tcPr>
            <w:tcW w:w="1568" w:type="dxa"/>
            <w:shd w:val="clear" w:color="auto" w:fill="auto"/>
            <w:vAlign w:val="center"/>
          </w:tcPr>
          <w:p w14:paraId="6A50AFFA" w14:textId="77777777" w:rsidR="003A26DD" w:rsidRPr="007B3BD8" w:rsidRDefault="003A26DD" w:rsidP="003A26DD">
            <w:pPr>
              <w:pStyle w:val="LZ-4"/>
              <w:rPr>
                <w:b/>
              </w:rPr>
            </w:pPr>
            <w:r w:rsidRPr="007B3BD8">
              <w:rPr>
                <w:b/>
              </w:rPr>
              <w:t>合计</w:t>
            </w:r>
          </w:p>
        </w:tc>
        <w:tc>
          <w:tcPr>
            <w:tcW w:w="843" w:type="dxa"/>
            <w:tcBorders>
              <w:top w:val="single" w:sz="4" w:space="0" w:color="auto"/>
              <w:left w:val="single" w:sz="4" w:space="0" w:color="auto"/>
              <w:bottom w:val="single" w:sz="4" w:space="0" w:color="auto"/>
              <w:right w:val="single" w:sz="4" w:space="0" w:color="auto"/>
            </w:tcBorders>
            <w:shd w:val="clear" w:color="auto" w:fill="auto"/>
            <w:vAlign w:val="bottom"/>
          </w:tcPr>
          <w:p w14:paraId="347BF75E" w14:textId="75D5EA2B" w:rsidR="003A26DD" w:rsidRPr="007B3BD8" w:rsidRDefault="003A26DD" w:rsidP="003A26DD">
            <w:pPr>
              <w:pStyle w:val="LZ-4"/>
              <w:rPr>
                <w:b/>
                <w:bCs/>
              </w:rPr>
            </w:pPr>
            <w:r>
              <w:rPr>
                <w:rFonts w:eastAsia="等线"/>
                <w:b/>
                <w:bCs/>
                <w:color w:val="000000"/>
                <w:sz w:val="22"/>
                <w:szCs w:val="22"/>
              </w:rPr>
              <w:t xml:space="preserve">250.9 </w:t>
            </w:r>
          </w:p>
        </w:tc>
        <w:tc>
          <w:tcPr>
            <w:tcW w:w="860" w:type="dxa"/>
            <w:tcBorders>
              <w:top w:val="single" w:sz="4" w:space="0" w:color="auto"/>
              <w:left w:val="nil"/>
              <w:bottom w:val="single" w:sz="4" w:space="0" w:color="auto"/>
              <w:right w:val="single" w:sz="4" w:space="0" w:color="auto"/>
            </w:tcBorders>
            <w:shd w:val="clear" w:color="auto" w:fill="auto"/>
            <w:vAlign w:val="bottom"/>
          </w:tcPr>
          <w:p w14:paraId="12CD9A0F" w14:textId="5D011417" w:rsidR="003A26DD" w:rsidRPr="007B3BD8" w:rsidRDefault="003A26DD" w:rsidP="003A26DD">
            <w:pPr>
              <w:pStyle w:val="LZ-4"/>
              <w:rPr>
                <w:b/>
                <w:bCs/>
              </w:rPr>
            </w:pPr>
            <w:r>
              <w:rPr>
                <w:rFonts w:eastAsia="等线"/>
                <w:b/>
                <w:bCs/>
                <w:color w:val="000000"/>
                <w:sz w:val="22"/>
                <w:szCs w:val="22"/>
              </w:rPr>
              <w:t xml:space="preserve">7221.7 </w:t>
            </w:r>
          </w:p>
        </w:tc>
        <w:tc>
          <w:tcPr>
            <w:tcW w:w="860" w:type="dxa"/>
            <w:tcBorders>
              <w:top w:val="single" w:sz="4" w:space="0" w:color="auto"/>
              <w:left w:val="nil"/>
              <w:bottom w:val="single" w:sz="4" w:space="0" w:color="auto"/>
              <w:right w:val="single" w:sz="4" w:space="0" w:color="auto"/>
            </w:tcBorders>
            <w:shd w:val="clear" w:color="auto" w:fill="auto"/>
            <w:vAlign w:val="bottom"/>
          </w:tcPr>
          <w:p w14:paraId="749BDACF" w14:textId="1AA22BCB" w:rsidR="003A26DD" w:rsidRPr="007B3BD8" w:rsidRDefault="003A26DD" w:rsidP="003A26DD">
            <w:pPr>
              <w:pStyle w:val="LZ-4"/>
              <w:rPr>
                <w:b/>
                <w:bCs/>
              </w:rPr>
            </w:pPr>
            <w:r>
              <w:rPr>
                <w:rFonts w:eastAsia="等线"/>
                <w:b/>
                <w:bCs/>
                <w:color w:val="000000"/>
                <w:sz w:val="22"/>
                <w:szCs w:val="22"/>
              </w:rPr>
              <w:t xml:space="preserve">3784.4 </w:t>
            </w:r>
          </w:p>
        </w:tc>
        <w:tc>
          <w:tcPr>
            <w:tcW w:w="843" w:type="dxa"/>
            <w:tcBorders>
              <w:top w:val="single" w:sz="4" w:space="0" w:color="auto"/>
              <w:left w:val="nil"/>
              <w:bottom w:val="single" w:sz="4" w:space="0" w:color="auto"/>
              <w:right w:val="single" w:sz="4" w:space="0" w:color="auto"/>
            </w:tcBorders>
            <w:shd w:val="clear" w:color="auto" w:fill="auto"/>
            <w:vAlign w:val="bottom"/>
          </w:tcPr>
          <w:p w14:paraId="1A261B3B" w14:textId="1A5DAC02" w:rsidR="003A26DD" w:rsidRPr="007B3BD8" w:rsidRDefault="003A26DD" w:rsidP="003A26DD">
            <w:pPr>
              <w:pStyle w:val="LZ-4"/>
              <w:rPr>
                <w:b/>
                <w:bCs/>
              </w:rPr>
            </w:pPr>
            <w:r>
              <w:rPr>
                <w:rFonts w:eastAsia="等线"/>
                <w:b/>
                <w:bCs/>
                <w:color w:val="000000"/>
                <w:sz w:val="22"/>
                <w:szCs w:val="22"/>
              </w:rPr>
              <w:t xml:space="preserve">446.6 </w:t>
            </w:r>
          </w:p>
        </w:tc>
        <w:tc>
          <w:tcPr>
            <w:tcW w:w="847" w:type="dxa"/>
            <w:tcBorders>
              <w:top w:val="single" w:sz="4" w:space="0" w:color="auto"/>
              <w:left w:val="nil"/>
              <w:bottom w:val="single" w:sz="4" w:space="0" w:color="auto"/>
              <w:right w:val="single" w:sz="4" w:space="0" w:color="auto"/>
            </w:tcBorders>
            <w:shd w:val="clear" w:color="auto" w:fill="auto"/>
            <w:vAlign w:val="bottom"/>
          </w:tcPr>
          <w:p w14:paraId="42EF6CCB" w14:textId="0EA8ADCC" w:rsidR="003A26DD" w:rsidRPr="007B3BD8" w:rsidRDefault="003A26DD" w:rsidP="003A26DD">
            <w:pPr>
              <w:pStyle w:val="LZ-4"/>
              <w:rPr>
                <w:b/>
                <w:bCs/>
              </w:rPr>
            </w:pPr>
            <w:r>
              <w:rPr>
                <w:rFonts w:eastAsia="等线"/>
                <w:b/>
                <w:bCs/>
                <w:color w:val="000000"/>
                <w:sz w:val="22"/>
                <w:szCs w:val="22"/>
              </w:rPr>
              <w:t xml:space="preserve">435.8 </w:t>
            </w:r>
          </w:p>
        </w:tc>
        <w:tc>
          <w:tcPr>
            <w:tcW w:w="843" w:type="dxa"/>
            <w:tcBorders>
              <w:top w:val="single" w:sz="4" w:space="0" w:color="auto"/>
              <w:left w:val="nil"/>
              <w:bottom w:val="single" w:sz="4" w:space="0" w:color="auto"/>
              <w:right w:val="single" w:sz="4" w:space="0" w:color="auto"/>
            </w:tcBorders>
            <w:shd w:val="clear" w:color="auto" w:fill="auto"/>
            <w:vAlign w:val="bottom"/>
          </w:tcPr>
          <w:p w14:paraId="762D70B9" w14:textId="01D52298" w:rsidR="003A26DD" w:rsidRPr="007B3BD8" w:rsidRDefault="003A26DD" w:rsidP="003A26DD">
            <w:pPr>
              <w:pStyle w:val="LZ-4"/>
              <w:rPr>
                <w:b/>
                <w:bCs/>
              </w:rPr>
            </w:pPr>
            <w:r>
              <w:rPr>
                <w:rFonts w:eastAsia="等线"/>
                <w:b/>
                <w:bCs/>
                <w:color w:val="000000"/>
                <w:sz w:val="22"/>
                <w:szCs w:val="22"/>
              </w:rPr>
              <w:t xml:space="preserve">1213.2 </w:t>
            </w:r>
          </w:p>
        </w:tc>
        <w:tc>
          <w:tcPr>
            <w:tcW w:w="827" w:type="dxa"/>
            <w:tcBorders>
              <w:top w:val="single" w:sz="4" w:space="0" w:color="auto"/>
              <w:left w:val="nil"/>
              <w:bottom w:val="single" w:sz="4" w:space="0" w:color="auto"/>
              <w:right w:val="single" w:sz="4" w:space="0" w:color="auto"/>
            </w:tcBorders>
            <w:shd w:val="clear" w:color="auto" w:fill="auto"/>
            <w:vAlign w:val="bottom"/>
          </w:tcPr>
          <w:p w14:paraId="484A6643" w14:textId="617C1AA6" w:rsidR="003A26DD" w:rsidRPr="007B3BD8" w:rsidRDefault="003A26DD" w:rsidP="003A26DD">
            <w:pPr>
              <w:pStyle w:val="LZ-4"/>
              <w:rPr>
                <w:b/>
                <w:bCs/>
              </w:rPr>
            </w:pPr>
            <w:r>
              <w:rPr>
                <w:rFonts w:eastAsia="等线"/>
                <w:b/>
                <w:bCs/>
                <w:color w:val="000000"/>
                <w:sz w:val="22"/>
                <w:szCs w:val="22"/>
              </w:rPr>
              <w:t xml:space="preserve">248.2 </w:t>
            </w:r>
          </w:p>
        </w:tc>
        <w:tc>
          <w:tcPr>
            <w:tcW w:w="855" w:type="dxa"/>
            <w:tcBorders>
              <w:top w:val="single" w:sz="4" w:space="0" w:color="auto"/>
              <w:left w:val="nil"/>
              <w:bottom w:val="single" w:sz="4" w:space="0" w:color="auto"/>
              <w:right w:val="single" w:sz="4" w:space="0" w:color="auto"/>
            </w:tcBorders>
            <w:shd w:val="clear" w:color="auto" w:fill="auto"/>
            <w:vAlign w:val="bottom"/>
          </w:tcPr>
          <w:p w14:paraId="6941F852" w14:textId="25860541" w:rsidR="003A26DD" w:rsidRPr="007B3BD8" w:rsidRDefault="003A26DD" w:rsidP="003A26DD">
            <w:pPr>
              <w:pStyle w:val="LZ-4"/>
              <w:rPr>
                <w:b/>
                <w:bCs/>
              </w:rPr>
            </w:pPr>
            <w:r>
              <w:rPr>
                <w:rFonts w:eastAsia="等线"/>
                <w:b/>
                <w:bCs/>
                <w:color w:val="000000"/>
                <w:sz w:val="22"/>
                <w:szCs w:val="22"/>
              </w:rPr>
              <w:t xml:space="preserve">79.0 </w:t>
            </w:r>
          </w:p>
        </w:tc>
      </w:tr>
    </w:tbl>
    <w:p w14:paraId="4D6978C5" w14:textId="77777777" w:rsidR="00643CFE" w:rsidRDefault="00643CFE" w:rsidP="00D5437A">
      <w:pPr>
        <w:pStyle w:val="LZ-"/>
        <w:ind w:firstLine="480"/>
      </w:pPr>
    </w:p>
    <w:p w14:paraId="13479407" w14:textId="59E41EE8" w:rsidR="003564A6" w:rsidRPr="007B3BD8" w:rsidRDefault="003564A6" w:rsidP="00D5437A">
      <w:pPr>
        <w:pStyle w:val="LZ-"/>
        <w:ind w:firstLine="480"/>
      </w:pPr>
      <w:r w:rsidRPr="007B3BD8">
        <w:t>如图</w:t>
      </w:r>
      <w:r w:rsidR="00CF3509">
        <w:t>4</w:t>
      </w:r>
      <w:r w:rsidR="00D5437A" w:rsidRPr="007B3BD8">
        <w:t>-</w:t>
      </w:r>
      <w:r w:rsidR="00AB3D03">
        <w:t>18</w:t>
      </w:r>
      <w:r w:rsidRPr="007B3BD8">
        <w:t>所示，在清单调查中非道路移动</w:t>
      </w:r>
      <w:proofErr w:type="gramStart"/>
      <w:r w:rsidRPr="007B3BD8">
        <w:t>源分为</w:t>
      </w:r>
      <w:proofErr w:type="gramEnd"/>
      <w:r w:rsidR="00446994">
        <w:rPr>
          <w:rFonts w:hint="eastAsia"/>
        </w:rPr>
        <w:t>飞机、</w:t>
      </w:r>
      <w:r w:rsidR="00D5437A" w:rsidRPr="007B3BD8">
        <w:rPr>
          <w:rFonts w:hint="eastAsia"/>
        </w:rPr>
        <w:t>船舶</w:t>
      </w:r>
      <w:r w:rsidR="00D5437A" w:rsidRPr="007B3BD8">
        <w:t>、港口机械、工程机械和农业机械</w:t>
      </w:r>
      <w:r w:rsidRPr="007B3BD8">
        <w:t>，</w:t>
      </w:r>
      <w:r w:rsidR="00D5437A" w:rsidRPr="007B3BD8">
        <w:rPr>
          <w:rFonts w:hint="eastAsia"/>
        </w:rPr>
        <w:t>各类</w:t>
      </w:r>
      <w:r w:rsidR="00D5437A" w:rsidRPr="007B3BD8">
        <w:t>污染物排放主要来自</w:t>
      </w:r>
      <w:r w:rsidR="00446994">
        <w:rPr>
          <w:rFonts w:hint="eastAsia"/>
        </w:rPr>
        <w:t>船舶</w:t>
      </w:r>
      <w:r w:rsidR="0063607A">
        <w:rPr>
          <w:rFonts w:hint="eastAsia"/>
        </w:rPr>
        <w:t>、</w:t>
      </w:r>
      <w:r w:rsidR="00446994">
        <w:rPr>
          <w:rFonts w:hint="eastAsia"/>
        </w:rPr>
        <w:t>飞机</w:t>
      </w:r>
      <w:r w:rsidR="0063607A">
        <w:rPr>
          <w:rFonts w:hint="eastAsia"/>
        </w:rPr>
        <w:t>和</w:t>
      </w:r>
      <w:r w:rsidR="00D5437A" w:rsidRPr="007B3BD8">
        <w:t>工程机械</w:t>
      </w:r>
      <w:r w:rsidR="00D5437A" w:rsidRPr="007B3BD8">
        <w:rPr>
          <w:rFonts w:hint="eastAsia"/>
        </w:rPr>
        <w:t>这三类</w:t>
      </w:r>
      <w:r w:rsidR="00D5437A" w:rsidRPr="007B3BD8">
        <w:t>机械，各类污染物的排放贡献存在一定差异。</w:t>
      </w:r>
    </w:p>
    <w:p w14:paraId="3C069720" w14:textId="49AFABD9" w:rsidR="00D5437A" w:rsidRPr="007B3BD8" w:rsidRDefault="003A26DD" w:rsidP="003564A6">
      <w:pPr>
        <w:pStyle w:val="LZ-4"/>
      </w:pPr>
      <w:r>
        <w:rPr>
          <w:noProof/>
        </w:rPr>
        <w:lastRenderedPageBreak/>
        <w:drawing>
          <wp:inline distT="0" distB="0" distL="0" distR="0" wp14:anchorId="736078A6" wp14:editId="4E2AC1CF">
            <wp:extent cx="4637405" cy="3054350"/>
            <wp:effectExtent l="0" t="0" r="0" b="0"/>
            <wp:docPr id="38" name="图表 38">
              <a:extLst xmlns:a="http://schemas.openxmlformats.org/drawingml/2006/main">
                <a:ext uri="{FF2B5EF4-FFF2-40B4-BE49-F238E27FC236}">
                  <a16:creationId xmlns:a16="http://schemas.microsoft.com/office/drawing/2014/main" id="{5B1FC12C-8BFA-973D-25A4-4A479BFAE04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63E08482" w14:textId="2614532C" w:rsidR="003564A6" w:rsidRPr="007B3BD8" w:rsidRDefault="00D5437A" w:rsidP="003564A6">
      <w:pPr>
        <w:pStyle w:val="LZ-0"/>
        <w:spacing w:line="240" w:lineRule="auto"/>
      </w:pPr>
      <w:r w:rsidRPr="007B3BD8">
        <w:rPr>
          <w:rFonts w:hint="eastAsia"/>
        </w:rPr>
        <w:t>图</w:t>
      </w:r>
      <w:r w:rsidR="00CF3509">
        <w:t>4</w:t>
      </w:r>
      <w:r w:rsidRPr="007B3BD8">
        <w:rPr>
          <w:rFonts w:hint="eastAsia"/>
        </w:rPr>
        <w:t>-</w:t>
      </w:r>
      <w:r w:rsidR="00AB3D03">
        <w:t xml:space="preserve">18 </w:t>
      </w:r>
      <w:r w:rsidR="003564A6" w:rsidRPr="007B3BD8">
        <w:t>非道路移动源排放贡献率</w:t>
      </w:r>
    </w:p>
    <w:p w14:paraId="37485FEB" w14:textId="77777777" w:rsidR="00605905" w:rsidRPr="007B3BD8" w:rsidRDefault="00605905" w:rsidP="00605905">
      <w:pPr>
        <w:pStyle w:val="LZ-3"/>
      </w:pPr>
      <w:bookmarkStart w:id="699" w:name="_Toc467074736"/>
      <w:bookmarkStart w:id="700" w:name="_Toc117179443"/>
      <w:proofErr w:type="spellStart"/>
      <w:r w:rsidRPr="007B3BD8">
        <w:t>扬尘源</w:t>
      </w:r>
      <w:bookmarkEnd w:id="699"/>
      <w:bookmarkEnd w:id="700"/>
      <w:proofErr w:type="spellEnd"/>
    </w:p>
    <w:p w14:paraId="6E949B67" w14:textId="52AA687D" w:rsidR="00605905" w:rsidRPr="00643CFE" w:rsidRDefault="00A93D9A" w:rsidP="00643CFE">
      <w:pPr>
        <w:pStyle w:val="LZ-"/>
        <w:ind w:firstLine="480"/>
      </w:pPr>
      <w:bookmarkStart w:id="701" w:name="_Ref464218328"/>
      <w:proofErr w:type="gramStart"/>
      <w:r w:rsidRPr="00643CFE">
        <w:t>萧山区</w:t>
      </w:r>
      <w:proofErr w:type="gramEnd"/>
      <w:r w:rsidR="00605905" w:rsidRPr="00643CFE">
        <w:t>扬尘源包括道路扬尘、施工扬尘、</w:t>
      </w:r>
      <w:r w:rsidR="006C6E48" w:rsidRPr="00643CFE">
        <w:rPr>
          <w:rFonts w:hint="eastAsia"/>
        </w:rPr>
        <w:t>堆场</w:t>
      </w:r>
      <w:r w:rsidR="006C6E48" w:rsidRPr="00643CFE">
        <w:t>扬尘和</w:t>
      </w:r>
      <w:r w:rsidR="00605905" w:rsidRPr="00643CFE">
        <w:t>土壤扬尘</w:t>
      </w:r>
      <w:r w:rsidR="006C6E48" w:rsidRPr="00643CFE">
        <w:rPr>
          <w:rFonts w:hint="eastAsia"/>
        </w:rPr>
        <w:t>四</w:t>
      </w:r>
      <w:r w:rsidR="00605905" w:rsidRPr="00643CFE">
        <w:t>大类扬尘排放源类</w:t>
      </w:r>
      <w:r w:rsidR="00643CFE">
        <w:rPr>
          <w:rFonts w:hint="eastAsia"/>
        </w:rPr>
        <w:t>。</w:t>
      </w:r>
      <w:r w:rsidR="00643CFE" w:rsidRPr="00643CFE">
        <w:t>经核算</w:t>
      </w:r>
      <w:r w:rsidR="00605905" w:rsidRPr="00643CFE">
        <w:t>，</w:t>
      </w:r>
      <w:r w:rsidR="006C6E48" w:rsidRPr="00643CFE">
        <w:t>20</w:t>
      </w:r>
      <w:r w:rsidR="00504D55" w:rsidRPr="00643CFE">
        <w:t>20</w:t>
      </w:r>
      <w:r w:rsidR="00605905" w:rsidRPr="00643CFE">
        <w:t>年</w:t>
      </w:r>
      <w:proofErr w:type="gramStart"/>
      <w:r w:rsidRPr="00643CFE">
        <w:t>萧山区</w:t>
      </w:r>
      <w:proofErr w:type="gramEnd"/>
      <w:r w:rsidR="00605905" w:rsidRPr="00643CFE">
        <w:t>扬尘源颗粒物排放分别为</w:t>
      </w:r>
      <w:r w:rsidR="00605905" w:rsidRPr="00643CFE">
        <w:t>PM</w:t>
      </w:r>
      <w:r w:rsidR="00605905" w:rsidRPr="00643CFE">
        <w:rPr>
          <w:vertAlign w:val="subscript"/>
        </w:rPr>
        <w:t>10</w:t>
      </w:r>
      <w:r w:rsidR="00605905" w:rsidRPr="00643CFE">
        <w:t>：</w:t>
      </w:r>
      <w:r w:rsidR="00504D55" w:rsidRPr="00643CFE">
        <w:t>2.73</w:t>
      </w:r>
      <w:r w:rsidR="00605905" w:rsidRPr="00643CFE">
        <w:rPr>
          <w:rFonts w:hint="eastAsia"/>
        </w:rPr>
        <w:t>万</w:t>
      </w:r>
      <w:r w:rsidR="00605905" w:rsidRPr="00643CFE">
        <w:t>吨，</w:t>
      </w:r>
      <w:r w:rsidR="00605905" w:rsidRPr="00643CFE">
        <w:t>PM</w:t>
      </w:r>
      <w:r w:rsidR="00605905" w:rsidRPr="00643CFE">
        <w:rPr>
          <w:vertAlign w:val="subscript"/>
        </w:rPr>
        <w:t>2.5</w:t>
      </w:r>
      <w:r w:rsidR="00605905" w:rsidRPr="00643CFE">
        <w:t>：</w:t>
      </w:r>
      <w:r w:rsidR="00504D55" w:rsidRPr="00643CFE">
        <w:t>0.73</w:t>
      </w:r>
      <w:r w:rsidR="00605905" w:rsidRPr="00643CFE">
        <w:t>万吨。</w:t>
      </w:r>
      <w:r w:rsidR="00504D55" w:rsidRPr="00643CFE">
        <w:rPr>
          <w:rFonts w:hint="eastAsia"/>
        </w:rPr>
        <w:t>施工扬尘和道路扬尘是</w:t>
      </w:r>
      <w:proofErr w:type="gramStart"/>
      <w:r w:rsidR="00504D55" w:rsidRPr="00643CFE">
        <w:rPr>
          <w:rFonts w:hint="eastAsia"/>
        </w:rPr>
        <w:t>萧山区</w:t>
      </w:r>
      <w:proofErr w:type="gramEnd"/>
      <w:r w:rsidR="00504D55" w:rsidRPr="00643CFE">
        <w:rPr>
          <w:rFonts w:hint="eastAsia"/>
        </w:rPr>
        <w:t>扬尘源的主要排放贡献源，施工</w:t>
      </w:r>
      <w:r w:rsidR="00605905" w:rsidRPr="00643CFE">
        <w:t>扬尘的排放贡献最大，</w:t>
      </w:r>
      <w:r w:rsidR="00605905" w:rsidRPr="00643CFE">
        <w:t>PM</w:t>
      </w:r>
      <w:r w:rsidR="00605905" w:rsidRPr="00643CFE">
        <w:rPr>
          <w:vertAlign w:val="subscript"/>
        </w:rPr>
        <w:t>10</w:t>
      </w:r>
      <w:r w:rsidR="00605905" w:rsidRPr="00643CFE">
        <w:t>和</w:t>
      </w:r>
      <w:r w:rsidR="00605905" w:rsidRPr="00643CFE">
        <w:t>PM</w:t>
      </w:r>
      <w:r w:rsidR="00605905" w:rsidRPr="00643CFE">
        <w:rPr>
          <w:vertAlign w:val="subscript"/>
        </w:rPr>
        <w:t>2.5</w:t>
      </w:r>
      <w:r w:rsidR="00605905" w:rsidRPr="00643CFE">
        <w:t>的贡献率分别为</w:t>
      </w:r>
      <w:r w:rsidR="00504D55" w:rsidRPr="00643CFE">
        <w:t>8</w:t>
      </w:r>
      <w:r w:rsidR="00642EE1" w:rsidRPr="00643CFE">
        <w:t>1</w:t>
      </w:r>
      <w:r w:rsidR="00605905" w:rsidRPr="00643CFE">
        <w:t>%</w:t>
      </w:r>
      <w:r w:rsidR="00605905" w:rsidRPr="00643CFE">
        <w:t>和</w:t>
      </w:r>
      <w:r w:rsidR="00504D55" w:rsidRPr="00643CFE">
        <w:t>85</w:t>
      </w:r>
      <w:r w:rsidR="00605905" w:rsidRPr="00643CFE">
        <w:t>%</w:t>
      </w:r>
      <w:r w:rsidR="00504D55" w:rsidRPr="00643CFE">
        <w:rPr>
          <w:rFonts w:hint="eastAsia"/>
        </w:rPr>
        <w:t>；</w:t>
      </w:r>
      <w:r w:rsidR="00605905" w:rsidRPr="00643CFE">
        <w:t>其次是</w:t>
      </w:r>
      <w:r w:rsidR="00504D55" w:rsidRPr="00643CFE">
        <w:rPr>
          <w:rFonts w:hint="eastAsia"/>
        </w:rPr>
        <w:t>道路</w:t>
      </w:r>
      <w:r w:rsidR="00605905" w:rsidRPr="00643CFE">
        <w:t>扬尘，</w:t>
      </w:r>
      <w:r w:rsidR="00605905" w:rsidRPr="00643CFE">
        <w:t>PM</w:t>
      </w:r>
      <w:r w:rsidR="00605905" w:rsidRPr="00643CFE">
        <w:rPr>
          <w:vertAlign w:val="subscript"/>
        </w:rPr>
        <w:t>10</w:t>
      </w:r>
      <w:r w:rsidR="00605905" w:rsidRPr="00643CFE">
        <w:t>贡献率为</w:t>
      </w:r>
      <w:r w:rsidR="00504D55" w:rsidRPr="00643CFE">
        <w:t>15</w:t>
      </w:r>
      <w:r w:rsidR="00605905" w:rsidRPr="00643CFE">
        <w:t>%</w:t>
      </w:r>
      <w:r w:rsidR="00605905" w:rsidRPr="00643CFE">
        <w:t>，</w:t>
      </w:r>
      <w:r w:rsidR="00605905" w:rsidRPr="00643CFE">
        <w:t>PM</w:t>
      </w:r>
      <w:r w:rsidR="00605905" w:rsidRPr="00643CFE">
        <w:rPr>
          <w:vertAlign w:val="subscript"/>
        </w:rPr>
        <w:t>2.5</w:t>
      </w:r>
      <w:r w:rsidR="00605905" w:rsidRPr="00643CFE">
        <w:t>贡献率为</w:t>
      </w:r>
      <w:r w:rsidR="00504D55" w:rsidRPr="00643CFE">
        <w:t>14</w:t>
      </w:r>
      <w:r w:rsidR="00605905" w:rsidRPr="00643CFE">
        <w:t>%</w:t>
      </w:r>
      <w:r w:rsidR="006C6E48" w:rsidRPr="00643CFE">
        <w:rPr>
          <w:rFonts w:hint="eastAsia"/>
        </w:rPr>
        <w:t>，</w:t>
      </w:r>
      <w:r w:rsidR="00605905" w:rsidRPr="00643CFE">
        <w:rPr>
          <w:rFonts w:hint="eastAsia"/>
        </w:rPr>
        <w:t>详见</w:t>
      </w:r>
      <w:bookmarkStart w:id="702" w:name="_Ref464218309"/>
      <w:r w:rsidR="00E35867" w:rsidRPr="00643CFE">
        <w:rPr>
          <w:rFonts w:hint="eastAsia"/>
        </w:rPr>
        <w:t>表</w:t>
      </w:r>
      <w:r w:rsidR="00CF3509">
        <w:t>4</w:t>
      </w:r>
      <w:r w:rsidR="00E35867" w:rsidRPr="00643CFE">
        <w:rPr>
          <w:rFonts w:hint="eastAsia"/>
        </w:rPr>
        <w:t>-9</w:t>
      </w:r>
      <w:r w:rsidR="00E35867" w:rsidRPr="00643CFE">
        <w:rPr>
          <w:rFonts w:hint="eastAsia"/>
        </w:rPr>
        <w:t>和</w:t>
      </w:r>
      <w:r w:rsidR="006C6E48" w:rsidRPr="00643CFE">
        <w:rPr>
          <w:rFonts w:hint="eastAsia"/>
        </w:rPr>
        <w:t>图</w:t>
      </w:r>
      <w:r w:rsidR="00CF3509">
        <w:t>4</w:t>
      </w:r>
      <w:r w:rsidR="006C6E48" w:rsidRPr="00643CFE">
        <w:rPr>
          <w:rFonts w:hint="eastAsia"/>
        </w:rPr>
        <w:t>-</w:t>
      </w:r>
      <w:r w:rsidR="00AB3D03" w:rsidRPr="00643CFE">
        <w:t>19</w:t>
      </w:r>
      <w:r w:rsidR="00605905" w:rsidRPr="00643CFE">
        <w:rPr>
          <w:rFonts w:hint="eastAsia"/>
        </w:rPr>
        <w:t>。</w:t>
      </w:r>
    </w:p>
    <w:bookmarkEnd w:id="701"/>
    <w:p w14:paraId="561AA0DF" w14:textId="13E84AF9" w:rsidR="00605905" w:rsidRPr="007B3BD8" w:rsidRDefault="00B63659" w:rsidP="00605905">
      <w:pPr>
        <w:pStyle w:val="LZ-0"/>
      </w:pPr>
      <w:r w:rsidRPr="007B3BD8">
        <w:rPr>
          <w:rFonts w:hint="eastAsia"/>
        </w:rPr>
        <w:t>表</w:t>
      </w:r>
      <w:r w:rsidR="00CF3509">
        <w:t>4</w:t>
      </w:r>
      <w:r w:rsidRPr="007B3BD8">
        <w:rPr>
          <w:rFonts w:hint="eastAsia"/>
        </w:rPr>
        <w:t>-</w:t>
      </w:r>
      <w:del w:id="703" w:author="彭 mq" w:date="2023-03-09T10:24:00Z">
        <w:r w:rsidRPr="007B3BD8" w:rsidDel="00A4179E">
          <w:rPr>
            <w:rFonts w:hint="eastAsia"/>
          </w:rPr>
          <w:delText xml:space="preserve"> </w:delText>
        </w:r>
      </w:del>
      <w:r w:rsidRPr="007B3BD8">
        <w:fldChar w:fldCharType="begin"/>
      </w:r>
      <w:r w:rsidRPr="007B3BD8">
        <w:instrText xml:space="preserve"> </w:instrText>
      </w:r>
      <w:r w:rsidRPr="007B3BD8">
        <w:rPr>
          <w:rFonts w:hint="eastAsia"/>
        </w:rPr>
        <w:instrText xml:space="preserve">SEQ </w:instrText>
      </w:r>
      <w:r w:rsidRPr="007B3BD8">
        <w:rPr>
          <w:rFonts w:hint="eastAsia"/>
        </w:rPr>
        <w:instrText>表</w:instrText>
      </w:r>
      <w:r w:rsidRPr="007B3BD8">
        <w:rPr>
          <w:rFonts w:hint="eastAsia"/>
        </w:rPr>
        <w:instrText>6- \* ARABIC</w:instrText>
      </w:r>
      <w:r w:rsidRPr="007B3BD8">
        <w:instrText xml:space="preserve"> </w:instrText>
      </w:r>
      <w:r w:rsidRPr="007B3BD8">
        <w:fldChar w:fldCharType="separate"/>
      </w:r>
      <w:r w:rsidR="000E3AA8">
        <w:rPr>
          <w:noProof/>
        </w:rPr>
        <w:t>9</w:t>
      </w:r>
      <w:r w:rsidRPr="007B3BD8">
        <w:fldChar w:fldCharType="end"/>
      </w:r>
      <w:r w:rsidRPr="007B3BD8">
        <w:t xml:space="preserve"> </w:t>
      </w:r>
      <w:proofErr w:type="gramStart"/>
      <w:r w:rsidR="00A93D9A">
        <w:t>萧山区</w:t>
      </w:r>
      <w:proofErr w:type="gramEnd"/>
      <w:r w:rsidR="00605905" w:rsidRPr="007B3BD8">
        <w:rPr>
          <w:rStyle w:val="Char1"/>
          <w:rFonts w:ascii="Times New Roman" w:eastAsia="黑体" w:hAnsi="Times New Roman"/>
          <w:b w:val="0"/>
          <w:szCs w:val="24"/>
        </w:rPr>
        <w:t>扬尘源排放清单</w:t>
      </w:r>
      <w:bookmarkEnd w:id="702"/>
      <w:r w:rsidRPr="007B3BD8">
        <w:rPr>
          <w:rStyle w:val="Char1"/>
          <w:rFonts w:ascii="Times New Roman" w:eastAsia="黑体" w:hAnsi="Times New Roman"/>
          <w:b w:val="0"/>
          <w:szCs w:val="24"/>
        </w:rPr>
        <w:t>（</w:t>
      </w:r>
      <w:r w:rsidRPr="007B3BD8">
        <w:t>单位：</w:t>
      </w:r>
      <w:r w:rsidRPr="007B3BD8">
        <w:rPr>
          <w:rFonts w:hint="eastAsia"/>
        </w:rPr>
        <w:t>吨</w:t>
      </w:r>
      <w:r w:rsidRPr="007B3BD8">
        <w:rPr>
          <w:rFonts w:hint="eastAsia"/>
        </w:rPr>
        <w:t>/</w:t>
      </w:r>
      <w:r w:rsidRPr="007B3BD8">
        <w:rPr>
          <w:rFonts w:hint="eastAsia"/>
        </w:rPr>
        <w:t>年</w:t>
      </w:r>
      <w:r w:rsidRPr="007B3BD8">
        <w:rPr>
          <w:rStyle w:val="Char1"/>
          <w:rFonts w:ascii="Times New Roman" w:eastAsia="黑体" w:hAnsi="Times New Roman"/>
          <w:b w:val="0"/>
          <w:szCs w:val="24"/>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8"/>
        <w:gridCol w:w="1868"/>
        <w:gridCol w:w="1868"/>
      </w:tblGrid>
      <w:tr w:rsidR="0066630D" w:rsidRPr="007B3BD8" w14:paraId="3F9E2657" w14:textId="77777777" w:rsidTr="0066630D">
        <w:trPr>
          <w:trHeight w:hRule="exact" w:val="348"/>
          <w:jc w:val="center"/>
        </w:trPr>
        <w:tc>
          <w:tcPr>
            <w:tcW w:w="2458" w:type="dxa"/>
            <w:shd w:val="clear" w:color="auto" w:fill="auto"/>
            <w:vAlign w:val="center"/>
          </w:tcPr>
          <w:p w14:paraId="569A7EED" w14:textId="425BB137" w:rsidR="0066630D" w:rsidRPr="007B3BD8" w:rsidRDefault="0066630D" w:rsidP="00B63659">
            <w:pPr>
              <w:pStyle w:val="LZ-4"/>
              <w:rPr>
                <w:b/>
              </w:rPr>
            </w:pPr>
            <w:r w:rsidRPr="007B3BD8">
              <w:rPr>
                <w:b/>
              </w:rPr>
              <w:t>扬尘源类别</w:t>
            </w:r>
          </w:p>
        </w:tc>
        <w:tc>
          <w:tcPr>
            <w:tcW w:w="1868" w:type="dxa"/>
            <w:shd w:val="clear" w:color="auto" w:fill="auto"/>
            <w:vAlign w:val="center"/>
          </w:tcPr>
          <w:p w14:paraId="000423DE" w14:textId="77777777" w:rsidR="0066630D" w:rsidRPr="007B3BD8" w:rsidRDefault="0066630D" w:rsidP="00B63659">
            <w:pPr>
              <w:pStyle w:val="LZ-4"/>
              <w:rPr>
                <w:b/>
              </w:rPr>
            </w:pPr>
            <w:r w:rsidRPr="007B3BD8">
              <w:rPr>
                <w:b/>
              </w:rPr>
              <w:t>PM</w:t>
            </w:r>
            <w:r w:rsidRPr="007B3BD8">
              <w:rPr>
                <w:b/>
                <w:vertAlign w:val="subscript"/>
              </w:rPr>
              <w:t>10</w:t>
            </w:r>
          </w:p>
        </w:tc>
        <w:tc>
          <w:tcPr>
            <w:tcW w:w="1868" w:type="dxa"/>
            <w:shd w:val="clear" w:color="auto" w:fill="auto"/>
            <w:vAlign w:val="bottom"/>
          </w:tcPr>
          <w:p w14:paraId="39E09FFD" w14:textId="77777777" w:rsidR="0066630D" w:rsidRPr="007B3BD8" w:rsidRDefault="0066630D" w:rsidP="00B63659">
            <w:pPr>
              <w:pStyle w:val="LZ-4"/>
              <w:rPr>
                <w:b/>
                <w:color w:val="000000"/>
              </w:rPr>
            </w:pPr>
            <w:r w:rsidRPr="007B3BD8">
              <w:rPr>
                <w:b/>
              </w:rPr>
              <w:t>PM</w:t>
            </w:r>
            <w:r w:rsidRPr="007B3BD8">
              <w:rPr>
                <w:b/>
                <w:vertAlign w:val="subscript"/>
              </w:rPr>
              <w:t>2.5</w:t>
            </w:r>
          </w:p>
        </w:tc>
      </w:tr>
      <w:tr w:rsidR="0066630D" w:rsidRPr="007B3BD8" w14:paraId="1279B8F4" w14:textId="77777777" w:rsidTr="0066630D">
        <w:trPr>
          <w:trHeight w:hRule="exact" w:val="348"/>
          <w:jc w:val="center"/>
        </w:trPr>
        <w:tc>
          <w:tcPr>
            <w:tcW w:w="2458" w:type="dxa"/>
            <w:shd w:val="clear" w:color="auto" w:fill="auto"/>
            <w:vAlign w:val="center"/>
          </w:tcPr>
          <w:p w14:paraId="3131BD22" w14:textId="77777777" w:rsidR="0066630D" w:rsidRPr="007B3BD8" w:rsidRDefault="0066630D" w:rsidP="003A2761">
            <w:pPr>
              <w:pStyle w:val="LZ-4"/>
              <w:rPr>
                <w:kern w:val="0"/>
                <w:sz w:val="24"/>
              </w:rPr>
            </w:pPr>
            <w:r w:rsidRPr="007B3BD8">
              <w:rPr>
                <w:rFonts w:hint="eastAsia"/>
              </w:rPr>
              <w:t>道路扬尘</w:t>
            </w:r>
          </w:p>
        </w:tc>
        <w:tc>
          <w:tcPr>
            <w:tcW w:w="1868" w:type="dxa"/>
            <w:shd w:val="clear" w:color="auto" w:fill="auto"/>
            <w:vAlign w:val="bottom"/>
          </w:tcPr>
          <w:p w14:paraId="5C319FE9" w14:textId="036061E9" w:rsidR="0066630D" w:rsidRDefault="0066630D" w:rsidP="003A2761">
            <w:pPr>
              <w:pStyle w:val="LZ-4"/>
              <w:rPr>
                <w:kern w:val="0"/>
                <w:sz w:val="24"/>
              </w:rPr>
            </w:pPr>
            <w:r>
              <w:rPr>
                <w:rFonts w:eastAsia="等线"/>
                <w:color w:val="000000"/>
                <w:sz w:val="22"/>
                <w:szCs w:val="22"/>
              </w:rPr>
              <w:t xml:space="preserve">3953.6 </w:t>
            </w:r>
          </w:p>
        </w:tc>
        <w:tc>
          <w:tcPr>
            <w:tcW w:w="1868" w:type="dxa"/>
            <w:shd w:val="clear" w:color="auto" w:fill="auto"/>
            <w:vAlign w:val="bottom"/>
          </w:tcPr>
          <w:p w14:paraId="76D09052" w14:textId="39B66A76" w:rsidR="0066630D" w:rsidRDefault="0066630D" w:rsidP="003A2761">
            <w:pPr>
              <w:pStyle w:val="LZ-4"/>
            </w:pPr>
            <w:r>
              <w:rPr>
                <w:rFonts w:eastAsia="等线"/>
                <w:color w:val="000000"/>
                <w:sz w:val="22"/>
                <w:szCs w:val="22"/>
              </w:rPr>
              <w:t xml:space="preserve">1008.2 </w:t>
            </w:r>
          </w:p>
        </w:tc>
      </w:tr>
      <w:tr w:rsidR="0066630D" w:rsidRPr="007B3BD8" w14:paraId="034CC637" w14:textId="77777777" w:rsidTr="0066630D">
        <w:trPr>
          <w:trHeight w:hRule="exact" w:val="348"/>
          <w:jc w:val="center"/>
        </w:trPr>
        <w:tc>
          <w:tcPr>
            <w:tcW w:w="2458" w:type="dxa"/>
            <w:shd w:val="clear" w:color="auto" w:fill="auto"/>
            <w:vAlign w:val="center"/>
          </w:tcPr>
          <w:p w14:paraId="62B91479" w14:textId="77777777" w:rsidR="0066630D" w:rsidRPr="007B3BD8" w:rsidRDefault="0066630D" w:rsidP="003A2761">
            <w:pPr>
              <w:pStyle w:val="LZ-4"/>
            </w:pPr>
            <w:r w:rsidRPr="007B3BD8">
              <w:rPr>
                <w:rFonts w:hint="eastAsia"/>
              </w:rPr>
              <w:t>施工扬尘</w:t>
            </w:r>
          </w:p>
        </w:tc>
        <w:tc>
          <w:tcPr>
            <w:tcW w:w="1868" w:type="dxa"/>
            <w:shd w:val="clear" w:color="auto" w:fill="auto"/>
            <w:vAlign w:val="bottom"/>
          </w:tcPr>
          <w:p w14:paraId="715349C2" w14:textId="0E77C41D" w:rsidR="0066630D" w:rsidRDefault="0066630D" w:rsidP="003A2761">
            <w:pPr>
              <w:pStyle w:val="LZ-4"/>
            </w:pPr>
            <w:r>
              <w:rPr>
                <w:rFonts w:eastAsia="等线"/>
                <w:color w:val="000000"/>
                <w:sz w:val="22"/>
                <w:szCs w:val="22"/>
              </w:rPr>
              <w:t xml:space="preserve">21947.6 </w:t>
            </w:r>
          </w:p>
        </w:tc>
        <w:tc>
          <w:tcPr>
            <w:tcW w:w="1868" w:type="dxa"/>
            <w:shd w:val="clear" w:color="auto" w:fill="auto"/>
            <w:vAlign w:val="bottom"/>
          </w:tcPr>
          <w:p w14:paraId="23419595" w14:textId="7AE06EFA" w:rsidR="0066630D" w:rsidRDefault="0066630D" w:rsidP="003A2761">
            <w:pPr>
              <w:pStyle w:val="LZ-4"/>
            </w:pPr>
            <w:r>
              <w:rPr>
                <w:rFonts w:eastAsia="等线"/>
                <w:color w:val="000000"/>
                <w:sz w:val="22"/>
                <w:szCs w:val="22"/>
              </w:rPr>
              <w:t xml:space="preserve">6200.0 </w:t>
            </w:r>
          </w:p>
        </w:tc>
      </w:tr>
      <w:tr w:rsidR="0066630D" w:rsidRPr="007B3BD8" w14:paraId="456BAE47" w14:textId="77777777" w:rsidTr="0066630D">
        <w:trPr>
          <w:trHeight w:hRule="exact" w:val="348"/>
          <w:jc w:val="center"/>
        </w:trPr>
        <w:tc>
          <w:tcPr>
            <w:tcW w:w="2458" w:type="dxa"/>
            <w:shd w:val="clear" w:color="auto" w:fill="auto"/>
            <w:vAlign w:val="center"/>
          </w:tcPr>
          <w:p w14:paraId="335CE7B3" w14:textId="77777777" w:rsidR="0066630D" w:rsidRPr="007B3BD8" w:rsidRDefault="0066630D" w:rsidP="003A2761">
            <w:pPr>
              <w:pStyle w:val="LZ-4"/>
            </w:pPr>
            <w:r w:rsidRPr="007B3BD8">
              <w:rPr>
                <w:rFonts w:hint="eastAsia"/>
              </w:rPr>
              <w:t>堆场扬尘</w:t>
            </w:r>
          </w:p>
        </w:tc>
        <w:tc>
          <w:tcPr>
            <w:tcW w:w="1868" w:type="dxa"/>
            <w:shd w:val="clear" w:color="auto" w:fill="auto"/>
            <w:vAlign w:val="bottom"/>
          </w:tcPr>
          <w:p w14:paraId="0E318EF5" w14:textId="347413CB" w:rsidR="0066630D" w:rsidRDefault="0066630D" w:rsidP="003A2761">
            <w:pPr>
              <w:pStyle w:val="LZ-4"/>
            </w:pPr>
            <w:r>
              <w:rPr>
                <w:rFonts w:eastAsia="等线"/>
                <w:color w:val="000000"/>
                <w:sz w:val="22"/>
                <w:szCs w:val="22"/>
              </w:rPr>
              <w:t xml:space="preserve">328.3 </w:t>
            </w:r>
          </w:p>
        </w:tc>
        <w:tc>
          <w:tcPr>
            <w:tcW w:w="1868" w:type="dxa"/>
            <w:shd w:val="clear" w:color="auto" w:fill="auto"/>
            <w:vAlign w:val="bottom"/>
          </w:tcPr>
          <w:p w14:paraId="1E45F7B7" w14:textId="6FF099F4" w:rsidR="0066630D" w:rsidRDefault="0066630D" w:rsidP="003A2761">
            <w:pPr>
              <w:pStyle w:val="LZ-4"/>
            </w:pPr>
            <w:r>
              <w:rPr>
                <w:rFonts w:eastAsia="等线"/>
                <w:color w:val="000000"/>
                <w:sz w:val="22"/>
                <w:szCs w:val="22"/>
              </w:rPr>
              <w:t xml:space="preserve">97.5 </w:t>
            </w:r>
          </w:p>
        </w:tc>
      </w:tr>
      <w:tr w:rsidR="0066630D" w:rsidRPr="007B3BD8" w14:paraId="67AA251C" w14:textId="77777777" w:rsidTr="0066630D">
        <w:trPr>
          <w:trHeight w:hRule="exact" w:val="348"/>
          <w:jc w:val="center"/>
        </w:trPr>
        <w:tc>
          <w:tcPr>
            <w:tcW w:w="2458" w:type="dxa"/>
            <w:shd w:val="clear" w:color="auto" w:fill="auto"/>
            <w:vAlign w:val="center"/>
          </w:tcPr>
          <w:p w14:paraId="4F09C1F1" w14:textId="77777777" w:rsidR="0066630D" w:rsidRPr="007B3BD8" w:rsidRDefault="0066630D" w:rsidP="003A2761">
            <w:pPr>
              <w:pStyle w:val="LZ-4"/>
            </w:pPr>
            <w:r w:rsidRPr="007B3BD8">
              <w:rPr>
                <w:rFonts w:hint="eastAsia"/>
              </w:rPr>
              <w:t>土壤扬尘</w:t>
            </w:r>
          </w:p>
        </w:tc>
        <w:tc>
          <w:tcPr>
            <w:tcW w:w="1868" w:type="dxa"/>
            <w:shd w:val="clear" w:color="auto" w:fill="auto"/>
            <w:vAlign w:val="bottom"/>
          </w:tcPr>
          <w:p w14:paraId="446226D2" w14:textId="7FA8AC76" w:rsidR="0066630D" w:rsidRDefault="0066630D" w:rsidP="003A2761">
            <w:pPr>
              <w:pStyle w:val="LZ-4"/>
            </w:pPr>
            <w:r>
              <w:rPr>
                <w:rFonts w:eastAsia="等线"/>
                <w:color w:val="000000"/>
                <w:sz w:val="22"/>
                <w:szCs w:val="22"/>
              </w:rPr>
              <w:t xml:space="preserve">1022.0 </w:t>
            </w:r>
          </w:p>
        </w:tc>
        <w:tc>
          <w:tcPr>
            <w:tcW w:w="1868" w:type="dxa"/>
            <w:shd w:val="clear" w:color="auto" w:fill="auto"/>
            <w:vAlign w:val="bottom"/>
          </w:tcPr>
          <w:p w14:paraId="04783231" w14:textId="1977A4D7" w:rsidR="0066630D" w:rsidRDefault="0066630D" w:rsidP="003A2761">
            <w:pPr>
              <w:pStyle w:val="LZ-4"/>
            </w:pPr>
            <w:r>
              <w:rPr>
                <w:rFonts w:eastAsia="等线"/>
                <w:color w:val="000000"/>
                <w:sz w:val="22"/>
                <w:szCs w:val="22"/>
              </w:rPr>
              <w:t xml:space="preserve">28.7 </w:t>
            </w:r>
          </w:p>
        </w:tc>
      </w:tr>
      <w:tr w:rsidR="0066630D" w:rsidRPr="007B3BD8" w14:paraId="0D5C1E04" w14:textId="77777777" w:rsidTr="0066630D">
        <w:trPr>
          <w:trHeight w:hRule="exact" w:val="348"/>
          <w:jc w:val="center"/>
        </w:trPr>
        <w:tc>
          <w:tcPr>
            <w:tcW w:w="2458" w:type="dxa"/>
            <w:shd w:val="clear" w:color="auto" w:fill="auto"/>
            <w:vAlign w:val="center"/>
          </w:tcPr>
          <w:p w14:paraId="055E90A5" w14:textId="77777777" w:rsidR="0066630D" w:rsidRPr="007B3BD8" w:rsidRDefault="0066630D" w:rsidP="003A2761">
            <w:pPr>
              <w:pStyle w:val="LZ-4"/>
              <w:rPr>
                <w:b/>
              </w:rPr>
            </w:pPr>
            <w:r w:rsidRPr="007B3BD8">
              <w:rPr>
                <w:rFonts w:hint="eastAsia"/>
                <w:b/>
              </w:rPr>
              <w:t>合计</w:t>
            </w:r>
          </w:p>
        </w:tc>
        <w:tc>
          <w:tcPr>
            <w:tcW w:w="1868" w:type="dxa"/>
            <w:shd w:val="clear" w:color="auto" w:fill="auto"/>
            <w:vAlign w:val="bottom"/>
          </w:tcPr>
          <w:p w14:paraId="17DFCBE2" w14:textId="120A68C9" w:rsidR="0066630D" w:rsidRDefault="0066630D" w:rsidP="003A2761">
            <w:pPr>
              <w:pStyle w:val="LZ-4"/>
              <w:rPr>
                <w:b/>
                <w:bCs/>
                <w:kern w:val="0"/>
                <w:sz w:val="24"/>
              </w:rPr>
            </w:pPr>
            <w:r>
              <w:rPr>
                <w:rFonts w:eastAsia="等线"/>
                <w:b/>
                <w:bCs/>
                <w:color w:val="000000"/>
                <w:sz w:val="22"/>
                <w:szCs w:val="22"/>
              </w:rPr>
              <w:t xml:space="preserve">27251.5 </w:t>
            </w:r>
          </w:p>
        </w:tc>
        <w:tc>
          <w:tcPr>
            <w:tcW w:w="1868" w:type="dxa"/>
            <w:shd w:val="clear" w:color="auto" w:fill="auto"/>
            <w:vAlign w:val="bottom"/>
          </w:tcPr>
          <w:p w14:paraId="7F9D4A94" w14:textId="4965A26D" w:rsidR="0066630D" w:rsidRDefault="0066630D" w:rsidP="003A2761">
            <w:pPr>
              <w:pStyle w:val="LZ-4"/>
              <w:rPr>
                <w:b/>
                <w:bCs/>
              </w:rPr>
            </w:pPr>
            <w:r>
              <w:rPr>
                <w:rFonts w:eastAsia="等线"/>
                <w:b/>
                <w:bCs/>
                <w:color w:val="000000"/>
                <w:sz w:val="22"/>
                <w:szCs w:val="22"/>
              </w:rPr>
              <w:t xml:space="preserve">7334.4 </w:t>
            </w:r>
          </w:p>
        </w:tc>
      </w:tr>
    </w:tbl>
    <w:p w14:paraId="21F829CA" w14:textId="39C1FBB8" w:rsidR="001023E5" w:rsidRPr="007B3BD8" w:rsidRDefault="00504D55" w:rsidP="006C6E48">
      <w:pPr>
        <w:pStyle w:val="LZ-4"/>
      </w:pPr>
      <w:r>
        <w:rPr>
          <w:noProof/>
        </w:rPr>
        <w:lastRenderedPageBreak/>
        <w:drawing>
          <wp:inline distT="0" distB="0" distL="0" distR="0" wp14:anchorId="61E29CA8" wp14:editId="4DD0C706">
            <wp:extent cx="3125105" cy="2743200"/>
            <wp:effectExtent l="0" t="0" r="0" b="0"/>
            <wp:docPr id="51" name="图表 51">
              <a:extLst xmlns:a="http://schemas.openxmlformats.org/drawingml/2006/main">
                <a:ext uri="{FF2B5EF4-FFF2-40B4-BE49-F238E27FC236}">
                  <a16:creationId xmlns:a16="http://schemas.microsoft.com/office/drawing/2014/main" id="{C8BF88D6-8990-E4B2-A577-47A498A5E4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4867F5E9" w14:textId="097BDE73" w:rsidR="006C6E48" w:rsidRPr="007B3BD8" w:rsidRDefault="006C6E48" w:rsidP="006C6E48">
      <w:pPr>
        <w:pStyle w:val="LZ-0"/>
      </w:pPr>
      <w:r w:rsidRPr="007B3BD8">
        <w:rPr>
          <w:rFonts w:hint="eastAsia"/>
        </w:rPr>
        <w:t>图</w:t>
      </w:r>
      <w:r w:rsidR="00CF3509">
        <w:t>4</w:t>
      </w:r>
      <w:r w:rsidRPr="007B3BD8">
        <w:rPr>
          <w:rFonts w:hint="eastAsia"/>
        </w:rPr>
        <w:t>-</w:t>
      </w:r>
      <w:r w:rsidR="00AB3D03">
        <w:t>19</w:t>
      </w:r>
      <w:r w:rsidRPr="007B3BD8">
        <w:t xml:space="preserve"> </w:t>
      </w:r>
      <w:proofErr w:type="gramStart"/>
      <w:r w:rsidR="00A93D9A">
        <w:t>萧山区</w:t>
      </w:r>
      <w:proofErr w:type="gramEnd"/>
      <w:r w:rsidRPr="007B3BD8">
        <w:t>各</w:t>
      </w:r>
      <w:r w:rsidRPr="007B3BD8">
        <w:rPr>
          <w:rFonts w:hint="eastAsia"/>
        </w:rPr>
        <w:t>类</w:t>
      </w:r>
      <w:r w:rsidRPr="007B3BD8">
        <w:t>扬尘源排放贡献</w:t>
      </w:r>
    </w:p>
    <w:p w14:paraId="209200D5" w14:textId="77777777" w:rsidR="0060705B" w:rsidRPr="007B3BD8" w:rsidRDefault="00605905" w:rsidP="00D701E0">
      <w:pPr>
        <w:pStyle w:val="LZ-3"/>
      </w:pPr>
      <w:bookmarkStart w:id="704" w:name="_Toc117179444"/>
      <w:r w:rsidRPr="007B3BD8">
        <w:rPr>
          <w:rFonts w:hint="eastAsia"/>
          <w:lang w:eastAsia="zh-CN"/>
        </w:rPr>
        <w:t>非工业</w:t>
      </w:r>
      <w:proofErr w:type="spellStart"/>
      <w:r w:rsidR="0060705B" w:rsidRPr="007B3BD8">
        <w:t>溶剂使用源</w:t>
      </w:r>
      <w:bookmarkEnd w:id="633"/>
      <w:bookmarkEnd w:id="704"/>
      <w:proofErr w:type="spellEnd"/>
    </w:p>
    <w:p w14:paraId="1C36AE84" w14:textId="64B029DB" w:rsidR="00D103C9" w:rsidRPr="007B3BD8" w:rsidRDefault="00A93D9A" w:rsidP="005707B8">
      <w:pPr>
        <w:pStyle w:val="LZ-"/>
        <w:ind w:firstLine="480"/>
        <w:rPr>
          <w:noProof/>
        </w:rPr>
      </w:pPr>
      <w:proofErr w:type="gramStart"/>
      <w:r>
        <w:rPr>
          <w:rFonts w:hint="eastAsia"/>
        </w:rPr>
        <w:t>萧山区</w:t>
      </w:r>
      <w:r w:rsidR="00D66C6B" w:rsidRPr="007B3BD8">
        <w:rPr>
          <w:rFonts w:hint="eastAsia"/>
        </w:rPr>
        <w:t>非</w:t>
      </w:r>
      <w:proofErr w:type="gramEnd"/>
      <w:r w:rsidR="00D66C6B" w:rsidRPr="007B3BD8">
        <w:rPr>
          <w:rFonts w:hint="eastAsia"/>
        </w:rPr>
        <w:t>工</w:t>
      </w:r>
      <w:r w:rsidR="00D66C6B" w:rsidRPr="007B3BD8">
        <w:t>溶剂使用包括</w:t>
      </w:r>
      <w:r w:rsidR="00D66C6B" w:rsidRPr="007B3BD8">
        <w:rPr>
          <w:rFonts w:hint="eastAsia"/>
        </w:rPr>
        <w:t>建筑涂料使用、家用溶剂使用、去污脱脂、干洗、</w:t>
      </w:r>
      <w:r w:rsidR="00AE5485">
        <w:rPr>
          <w:rFonts w:hint="eastAsia"/>
        </w:rPr>
        <w:t>沥青铺路、</w:t>
      </w:r>
      <w:r w:rsidR="00D66C6B" w:rsidRPr="007B3BD8">
        <w:rPr>
          <w:rFonts w:hint="eastAsia"/>
        </w:rPr>
        <w:t>农药使用、汽车维修等</w:t>
      </w:r>
      <w:r w:rsidR="00AE5485">
        <w:rPr>
          <w:rFonts w:hint="eastAsia"/>
        </w:rPr>
        <w:t>七</w:t>
      </w:r>
      <w:r w:rsidR="00D66C6B" w:rsidRPr="007B3BD8">
        <w:t>类，合计</w:t>
      </w:r>
      <w:r w:rsidR="00D66C6B" w:rsidRPr="007B3BD8">
        <w:t>VOCs</w:t>
      </w:r>
      <w:r w:rsidR="00D66C6B" w:rsidRPr="007B3BD8">
        <w:rPr>
          <w:rFonts w:hint="eastAsia"/>
        </w:rPr>
        <w:t>排放量</w:t>
      </w:r>
      <w:r w:rsidR="00D66C6B" w:rsidRPr="007B3BD8">
        <w:t>为</w:t>
      </w:r>
      <w:r w:rsidR="00AE5485">
        <w:t>4634</w:t>
      </w:r>
      <w:r w:rsidR="00D66C6B" w:rsidRPr="007B3BD8">
        <w:rPr>
          <w:rFonts w:hint="eastAsia"/>
        </w:rPr>
        <w:t>吨</w:t>
      </w:r>
      <w:r w:rsidR="00F3711A" w:rsidRPr="007B3BD8">
        <w:rPr>
          <w:rFonts w:hint="eastAsia"/>
        </w:rPr>
        <w:t>。</w:t>
      </w:r>
      <w:r w:rsidR="00F3711A" w:rsidRPr="007B3BD8">
        <w:t>图</w:t>
      </w:r>
      <w:r w:rsidR="00CF3509">
        <w:t>4</w:t>
      </w:r>
      <w:r w:rsidR="00F3711A" w:rsidRPr="007B3BD8">
        <w:rPr>
          <w:rFonts w:hint="eastAsia"/>
        </w:rPr>
        <w:t>-</w:t>
      </w:r>
      <w:r w:rsidR="00E35867" w:rsidRPr="007B3BD8">
        <w:t>2</w:t>
      </w:r>
      <w:r w:rsidR="00AB3D03">
        <w:t>0</w:t>
      </w:r>
      <w:r w:rsidR="00F3711A" w:rsidRPr="007B3BD8">
        <w:rPr>
          <w:rFonts w:hint="eastAsia"/>
        </w:rPr>
        <w:t>为</w:t>
      </w:r>
      <w:r w:rsidR="00F3711A" w:rsidRPr="007B3BD8">
        <w:t>各类非工溶剂使用源的</w:t>
      </w:r>
      <w:r w:rsidR="00F3711A" w:rsidRPr="007B3BD8">
        <w:rPr>
          <w:rFonts w:hint="eastAsia"/>
        </w:rPr>
        <w:t>VOCs</w:t>
      </w:r>
      <w:r w:rsidR="00F3711A" w:rsidRPr="007B3BD8">
        <w:rPr>
          <w:rFonts w:hint="eastAsia"/>
        </w:rPr>
        <w:t>排放</w:t>
      </w:r>
      <w:r w:rsidR="00F3711A" w:rsidRPr="007B3BD8">
        <w:t>贡献情况，</w:t>
      </w:r>
      <w:r w:rsidR="00AE5485">
        <w:rPr>
          <w:rFonts w:hint="eastAsia"/>
        </w:rPr>
        <w:t>沥青铺路是</w:t>
      </w:r>
      <w:proofErr w:type="gramStart"/>
      <w:r w:rsidR="00AE5485">
        <w:rPr>
          <w:rFonts w:hint="eastAsia"/>
        </w:rPr>
        <w:t>萧山区非</w:t>
      </w:r>
      <w:proofErr w:type="gramEnd"/>
      <w:r w:rsidR="00AE5485">
        <w:rPr>
          <w:rFonts w:hint="eastAsia"/>
        </w:rPr>
        <w:t>工业溶剂源中贡献最大的排放源</w:t>
      </w:r>
      <w:r w:rsidR="00F3711A" w:rsidRPr="007B3BD8">
        <w:t>，贡献率为</w:t>
      </w:r>
      <w:r w:rsidR="00AE5485">
        <w:t>58.4</w:t>
      </w:r>
      <w:r w:rsidR="00F3711A" w:rsidRPr="007B3BD8">
        <w:t>%</w:t>
      </w:r>
      <w:r w:rsidR="00446994">
        <w:rPr>
          <w:rFonts w:hint="eastAsia"/>
        </w:rPr>
        <w:t>；</w:t>
      </w:r>
      <w:r w:rsidR="00F3711A" w:rsidRPr="007B3BD8">
        <w:t>其次是</w:t>
      </w:r>
      <w:r w:rsidR="00AE5485">
        <w:rPr>
          <w:rFonts w:hint="eastAsia"/>
        </w:rPr>
        <w:t>建筑涂料使用</w:t>
      </w:r>
      <w:r w:rsidR="00F3711A" w:rsidRPr="007B3BD8">
        <w:t>，贡献率为</w:t>
      </w:r>
      <w:r w:rsidR="00AE5485">
        <w:t>23.2</w:t>
      </w:r>
      <w:r w:rsidR="00F3711A" w:rsidRPr="007B3BD8">
        <w:t>%</w:t>
      </w:r>
      <w:r w:rsidR="00446994">
        <w:rPr>
          <w:rFonts w:hint="eastAsia"/>
        </w:rPr>
        <w:t>；</w:t>
      </w:r>
      <w:r w:rsidR="00F3711A" w:rsidRPr="007B3BD8">
        <w:t>此外，</w:t>
      </w:r>
      <w:r w:rsidR="00AE5485">
        <w:rPr>
          <w:rFonts w:hint="eastAsia"/>
        </w:rPr>
        <w:t>农药使用</w:t>
      </w:r>
      <w:r w:rsidR="00643CFE">
        <w:rPr>
          <w:rFonts w:hint="eastAsia"/>
        </w:rPr>
        <w:t>、</w:t>
      </w:r>
      <w:r w:rsidR="00AE5485">
        <w:rPr>
          <w:rFonts w:hint="eastAsia"/>
        </w:rPr>
        <w:t>家用溶剂使用</w:t>
      </w:r>
      <w:r w:rsidR="00643CFE">
        <w:rPr>
          <w:rFonts w:hint="eastAsia"/>
        </w:rPr>
        <w:t>和汽车维修</w:t>
      </w:r>
      <w:r w:rsidR="00AE5485">
        <w:rPr>
          <w:rFonts w:hint="eastAsia"/>
        </w:rPr>
        <w:t>的排放贡献也不可忽视</w:t>
      </w:r>
      <w:r w:rsidR="00F3711A" w:rsidRPr="007B3BD8">
        <w:t>。</w:t>
      </w:r>
    </w:p>
    <w:p w14:paraId="78D1CE33" w14:textId="4D3AE510" w:rsidR="00D66C6B" w:rsidRPr="007B3BD8" w:rsidRDefault="00AE5485" w:rsidP="00F3711A">
      <w:pPr>
        <w:pStyle w:val="LZ-4"/>
        <w:rPr>
          <w:noProof/>
        </w:rPr>
      </w:pPr>
      <w:r>
        <w:rPr>
          <w:noProof/>
        </w:rPr>
        <w:drawing>
          <wp:inline distT="0" distB="0" distL="0" distR="0" wp14:anchorId="67726722" wp14:editId="73CF0321">
            <wp:extent cx="4572000" cy="2746375"/>
            <wp:effectExtent l="0" t="0" r="0" b="0"/>
            <wp:docPr id="3" name="图表 3">
              <a:extLst xmlns:a="http://schemas.openxmlformats.org/drawingml/2006/main">
                <a:ext uri="{FF2B5EF4-FFF2-40B4-BE49-F238E27FC236}">
                  <a16:creationId xmlns:a16="http://schemas.microsoft.com/office/drawing/2014/main" id="{4E0B1902-ACAD-07ED-DB4E-041ADDC13A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23E068F9" w14:textId="6986E609" w:rsidR="00677DA6" w:rsidRPr="007B3BD8" w:rsidRDefault="00D66C6B" w:rsidP="00F3711A">
      <w:pPr>
        <w:pStyle w:val="LZ-0"/>
      </w:pPr>
      <w:bookmarkStart w:id="705" w:name="_Ref464229513"/>
      <w:r w:rsidRPr="00A4179E">
        <w:rPr>
          <w:rFonts w:hint="eastAsia"/>
          <w:highlight w:val="yellow"/>
          <w:rPrChange w:id="706" w:author="彭 mq" w:date="2023-03-09T10:28:00Z">
            <w:rPr>
              <w:rFonts w:hint="eastAsia"/>
            </w:rPr>
          </w:rPrChange>
        </w:rPr>
        <w:t>图</w:t>
      </w:r>
      <w:r w:rsidR="00CF3509" w:rsidRPr="00A4179E">
        <w:rPr>
          <w:highlight w:val="yellow"/>
          <w:rPrChange w:id="707" w:author="彭 mq" w:date="2023-03-09T10:28:00Z">
            <w:rPr/>
          </w:rPrChange>
        </w:rPr>
        <w:t>4</w:t>
      </w:r>
      <w:r w:rsidRPr="00A4179E">
        <w:rPr>
          <w:rFonts w:hint="eastAsia"/>
          <w:highlight w:val="yellow"/>
          <w:rPrChange w:id="708" w:author="彭 mq" w:date="2023-03-09T10:28:00Z">
            <w:rPr>
              <w:rFonts w:hint="eastAsia"/>
            </w:rPr>
          </w:rPrChange>
        </w:rPr>
        <w:t>-</w:t>
      </w:r>
      <w:ins w:id="709" w:author="彭 mq" w:date="2023-03-09T10:25:00Z">
        <w:r w:rsidR="00A4179E" w:rsidRPr="00A4179E">
          <w:rPr>
            <w:highlight w:val="yellow"/>
            <w:rPrChange w:id="710" w:author="彭 mq" w:date="2023-03-09T10:28:00Z">
              <w:rPr/>
            </w:rPrChange>
          </w:rPr>
          <w:t>20</w:t>
        </w:r>
      </w:ins>
      <w:del w:id="711" w:author="彭 mq" w:date="2023-03-09T10:25:00Z">
        <w:r w:rsidRPr="007B3BD8" w:rsidDel="00A4179E">
          <w:fldChar w:fldCharType="begin"/>
        </w:r>
        <w:r w:rsidRPr="00BD7CF0" w:rsidDel="00A4179E">
          <w:delInstrText xml:space="preserve"> </w:delInstrText>
        </w:r>
        <w:r w:rsidRPr="00BD7CF0" w:rsidDel="00A4179E">
          <w:rPr>
            <w:rFonts w:hint="eastAsia"/>
          </w:rPr>
          <w:delInstrText xml:space="preserve">SEQ </w:delInstrText>
        </w:r>
        <w:r w:rsidRPr="00BD7CF0" w:rsidDel="00A4179E">
          <w:rPr>
            <w:rFonts w:hint="eastAsia"/>
          </w:rPr>
          <w:delInstrText>图</w:delInstrText>
        </w:r>
        <w:r w:rsidRPr="00BD7CF0" w:rsidDel="00A4179E">
          <w:rPr>
            <w:rFonts w:hint="eastAsia"/>
          </w:rPr>
          <w:delInstrText>6- \* ARABIC</w:delInstrText>
        </w:r>
        <w:r w:rsidRPr="00BD7CF0" w:rsidDel="00A4179E">
          <w:delInstrText xml:space="preserve"> </w:delInstrText>
        </w:r>
        <w:r w:rsidRPr="007B3BD8" w:rsidDel="00A4179E">
          <w:fldChar w:fldCharType="separate"/>
        </w:r>
        <w:r w:rsidR="000E3AA8" w:rsidDel="00A4179E">
          <w:rPr>
            <w:noProof/>
          </w:rPr>
          <w:delText>8</w:delText>
        </w:r>
        <w:r w:rsidRPr="007B3BD8" w:rsidDel="00A4179E">
          <w:fldChar w:fldCharType="end"/>
        </w:r>
      </w:del>
      <w:r w:rsidRPr="007B3BD8">
        <w:t xml:space="preserve"> </w:t>
      </w:r>
      <w:proofErr w:type="gramStart"/>
      <w:r w:rsidR="00A93D9A">
        <w:t>萧山区</w:t>
      </w:r>
      <w:proofErr w:type="gramEnd"/>
      <w:r w:rsidRPr="007B3BD8">
        <w:rPr>
          <w:rFonts w:hint="eastAsia"/>
        </w:rPr>
        <w:t>各类非工业</w:t>
      </w:r>
      <w:r w:rsidR="0060705B" w:rsidRPr="007B3BD8">
        <w:t>溶剂使用源</w:t>
      </w:r>
      <w:bookmarkStart w:id="712" w:name="_Toc467074734"/>
      <w:bookmarkEnd w:id="705"/>
      <w:r w:rsidR="00F3711A" w:rsidRPr="007B3BD8">
        <w:rPr>
          <w:rFonts w:hint="eastAsia"/>
        </w:rPr>
        <w:t>排放</w:t>
      </w:r>
      <w:r w:rsidR="00F3711A" w:rsidRPr="007B3BD8">
        <w:t>贡献</w:t>
      </w:r>
    </w:p>
    <w:p w14:paraId="5C90BC0F" w14:textId="2E69D761" w:rsidR="00605905" w:rsidRPr="007B3BD8" w:rsidRDefault="00605905" w:rsidP="00605905">
      <w:pPr>
        <w:pStyle w:val="LZ-3"/>
      </w:pPr>
      <w:bookmarkStart w:id="713" w:name="_Toc464140392"/>
      <w:bookmarkStart w:id="714" w:name="_Toc467074737"/>
      <w:bookmarkStart w:id="715" w:name="_Toc117179445"/>
      <w:r w:rsidRPr="007B3BD8">
        <w:rPr>
          <w:rFonts w:hint="eastAsia"/>
          <w:lang w:eastAsia="zh-CN"/>
        </w:rPr>
        <w:lastRenderedPageBreak/>
        <w:t>存储</w:t>
      </w:r>
      <w:proofErr w:type="spellStart"/>
      <w:r w:rsidRPr="007B3BD8">
        <w:t>运输源</w:t>
      </w:r>
      <w:bookmarkEnd w:id="713"/>
      <w:bookmarkEnd w:id="714"/>
      <w:bookmarkEnd w:id="715"/>
      <w:proofErr w:type="spellEnd"/>
    </w:p>
    <w:p w14:paraId="378B79D2" w14:textId="7A1417E6" w:rsidR="00605905" w:rsidRPr="007B3BD8" w:rsidRDefault="0081438E" w:rsidP="00605905">
      <w:pPr>
        <w:pStyle w:val="LZ-"/>
        <w:ind w:firstLine="480"/>
      </w:pPr>
      <w:r w:rsidRPr="007B3BD8">
        <w:t>20</w:t>
      </w:r>
      <w:r w:rsidR="00AE5485">
        <w:t>20</w:t>
      </w:r>
      <w:r w:rsidR="00605905" w:rsidRPr="007B3BD8">
        <w:t>年</w:t>
      </w:r>
      <w:r w:rsidR="00A93D9A">
        <w:t>萧山</w:t>
      </w:r>
      <w:r w:rsidR="00643CFE">
        <w:rPr>
          <w:rFonts w:hint="eastAsia"/>
        </w:rPr>
        <w:t>存储</w:t>
      </w:r>
      <w:proofErr w:type="gramStart"/>
      <w:r w:rsidR="00605905" w:rsidRPr="007B3BD8">
        <w:t>运输源共排放</w:t>
      </w:r>
      <w:proofErr w:type="gramEnd"/>
      <w:r w:rsidR="00605905" w:rsidRPr="007B3BD8">
        <w:t>VOCs</w:t>
      </w:r>
      <w:r w:rsidR="00605905" w:rsidRPr="007B3BD8">
        <w:t>为</w:t>
      </w:r>
      <w:r w:rsidR="00C25A93">
        <w:t>1899.9</w:t>
      </w:r>
      <w:r w:rsidR="00605905" w:rsidRPr="007B3BD8">
        <w:t>吨。加油站排放量最大，贡献率为</w:t>
      </w:r>
      <w:r w:rsidR="00C25A93">
        <w:t>81</w:t>
      </w:r>
      <w:r w:rsidR="00605905" w:rsidRPr="007B3BD8">
        <w:t>%</w:t>
      </w:r>
      <w:r w:rsidR="00605905" w:rsidRPr="007B3BD8">
        <w:t>，其次是</w:t>
      </w:r>
      <w:r w:rsidR="00446994">
        <w:rPr>
          <w:rFonts w:hint="eastAsia"/>
        </w:rPr>
        <w:t>油气</w:t>
      </w:r>
      <w:r w:rsidR="00605905" w:rsidRPr="007B3BD8">
        <w:t>运输，具体情况见</w:t>
      </w:r>
      <w:r w:rsidR="00605905" w:rsidRPr="007B3BD8">
        <w:rPr>
          <w:rFonts w:hint="eastAsia"/>
        </w:rPr>
        <w:t>表</w:t>
      </w:r>
      <w:r w:rsidR="00CF3509">
        <w:t>4</w:t>
      </w:r>
      <w:r w:rsidRPr="007B3BD8">
        <w:t>-</w:t>
      </w:r>
      <w:r w:rsidR="00E35867" w:rsidRPr="007B3BD8">
        <w:t>10</w:t>
      </w:r>
      <w:r w:rsidR="00605905" w:rsidRPr="007B3BD8">
        <w:t>。在</w:t>
      </w:r>
      <w:r w:rsidR="00C25A93">
        <w:rPr>
          <w:rFonts w:hint="eastAsia"/>
        </w:rPr>
        <w:t>加油站和油气运输</w:t>
      </w:r>
      <w:r w:rsidR="00605905" w:rsidRPr="007B3BD8">
        <w:t>中，汽油排放量贡献率</w:t>
      </w:r>
      <w:r w:rsidRPr="007B3BD8">
        <w:rPr>
          <w:rFonts w:hint="eastAsia"/>
        </w:rPr>
        <w:t>较大</w:t>
      </w:r>
      <w:r w:rsidR="00605905" w:rsidRPr="007B3BD8">
        <w:rPr>
          <w:rFonts w:hint="eastAsia"/>
        </w:rPr>
        <w:t>。</w:t>
      </w:r>
    </w:p>
    <w:p w14:paraId="7CCD361E" w14:textId="02EDEE30" w:rsidR="00605905" w:rsidRPr="007B3BD8" w:rsidRDefault="0081438E" w:rsidP="00605905">
      <w:pPr>
        <w:pStyle w:val="LZ-0"/>
      </w:pPr>
      <w:r w:rsidRPr="007B3BD8">
        <w:rPr>
          <w:rFonts w:hint="eastAsia"/>
        </w:rPr>
        <w:t>表</w:t>
      </w:r>
      <w:r w:rsidR="00CF3509">
        <w:t>4</w:t>
      </w:r>
      <w:r w:rsidRPr="007B3BD8">
        <w:rPr>
          <w:rFonts w:hint="eastAsia"/>
        </w:rPr>
        <w:t>-</w:t>
      </w:r>
      <w:del w:id="716" w:author="彭 mq" w:date="2023-03-09T10:28:00Z">
        <w:r w:rsidRPr="007B3BD8" w:rsidDel="00A4179E">
          <w:rPr>
            <w:rFonts w:hint="eastAsia"/>
          </w:rPr>
          <w:delText xml:space="preserve"> </w:delText>
        </w:r>
      </w:del>
      <w:r w:rsidRPr="007B3BD8">
        <w:fldChar w:fldCharType="begin"/>
      </w:r>
      <w:r w:rsidRPr="007B3BD8">
        <w:instrText xml:space="preserve"> </w:instrText>
      </w:r>
      <w:r w:rsidRPr="007B3BD8">
        <w:rPr>
          <w:rFonts w:hint="eastAsia"/>
        </w:rPr>
        <w:instrText xml:space="preserve">SEQ </w:instrText>
      </w:r>
      <w:r w:rsidRPr="007B3BD8">
        <w:rPr>
          <w:rFonts w:hint="eastAsia"/>
        </w:rPr>
        <w:instrText>表</w:instrText>
      </w:r>
      <w:r w:rsidRPr="007B3BD8">
        <w:rPr>
          <w:rFonts w:hint="eastAsia"/>
        </w:rPr>
        <w:instrText>6- \* ARABIC</w:instrText>
      </w:r>
      <w:r w:rsidRPr="007B3BD8">
        <w:instrText xml:space="preserve"> </w:instrText>
      </w:r>
      <w:r w:rsidRPr="007B3BD8">
        <w:fldChar w:fldCharType="separate"/>
      </w:r>
      <w:r w:rsidR="000E3AA8">
        <w:rPr>
          <w:noProof/>
        </w:rPr>
        <w:t>10</w:t>
      </w:r>
      <w:r w:rsidRPr="007B3BD8">
        <w:fldChar w:fldCharType="end"/>
      </w:r>
      <w:r w:rsidRPr="007B3BD8">
        <w:t xml:space="preserve"> </w:t>
      </w:r>
      <w:proofErr w:type="gramStart"/>
      <w:r w:rsidR="00A93D9A">
        <w:t>萧山区</w:t>
      </w:r>
      <w:proofErr w:type="gramEnd"/>
      <w:r w:rsidR="00605905" w:rsidRPr="007B3BD8">
        <w:rPr>
          <w:rStyle w:val="Char1"/>
          <w:rFonts w:ascii="Times New Roman" w:eastAsia="黑体" w:hAnsi="Times New Roman"/>
          <w:b w:val="0"/>
          <w:szCs w:val="24"/>
        </w:rPr>
        <w:t>扬尘源排放清单（</w:t>
      </w:r>
      <w:r w:rsidR="00605905" w:rsidRPr="007B3BD8">
        <w:t>单位：</w:t>
      </w:r>
      <w:r w:rsidRPr="007B3BD8">
        <w:rPr>
          <w:rFonts w:hint="eastAsia"/>
        </w:rPr>
        <w:t>吨</w:t>
      </w:r>
      <w:r w:rsidRPr="007B3BD8">
        <w:rPr>
          <w:rFonts w:hint="eastAsia"/>
        </w:rPr>
        <w:t>/</w:t>
      </w:r>
      <w:r w:rsidRPr="007B3BD8">
        <w:rPr>
          <w:rFonts w:hint="eastAsia"/>
        </w:rPr>
        <w:t>年</w:t>
      </w:r>
      <w:r w:rsidR="00605905" w:rsidRPr="007B3BD8">
        <w:rPr>
          <w:rStyle w:val="Char1"/>
          <w:rFonts w:ascii="Times New Roman" w:eastAsia="黑体" w:hAnsi="Times New Roman"/>
          <w:b w:val="0"/>
          <w:szCs w:val="24"/>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2"/>
        <w:gridCol w:w="1017"/>
        <w:gridCol w:w="990"/>
        <w:gridCol w:w="1017"/>
        <w:gridCol w:w="931"/>
        <w:gridCol w:w="1434"/>
      </w:tblGrid>
      <w:tr w:rsidR="0081438E" w:rsidRPr="007B3BD8" w14:paraId="35D118C5" w14:textId="77777777" w:rsidTr="000F3E02">
        <w:trPr>
          <w:trHeight w:val="321"/>
          <w:jc w:val="center"/>
        </w:trPr>
        <w:tc>
          <w:tcPr>
            <w:tcW w:w="1132" w:type="dxa"/>
            <w:vMerge w:val="restart"/>
            <w:shd w:val="clear" w:color="auto" w:fill="auto"/>
            <w:vAlign w:val="center"/>
          </w:tcPr>
          <w:p w14:paraId="67A20C04" w14:textId="77777777" w:rsidR="0081438E" w:rsidRPr="007B3BD8" w:rsidRDefault="0081438E" w:rsidP="005707B8">
            <w:pPr>
              <w:pStyle w:val="LZ-4"/>
              <w:rPr>
                <w:b/>
              </w:rPr>
            </w:pPr>
            <w:r w:rsidRPr="007B3BD8">
              <w:rPr>
                <w:b/>
              </w:rPr>
              <w:t>分类</w:t>
            </w:r>
          </w:p>
        </w:tc>
        <w:tc>
          <w:tcPr>
            <w:tcW w:w="3955" w:type="dxa"/>
            <w:gridSpan w:val="4"/>
            <w:shd w:val="clear" w:color="auto" w:fill="auto"/>
          </w:tcPr>
          <w:p w14:paraId="4EB3DDAE" w14:textId="77777777" w:rsidR="0081438E" w:rsidRPr="007B3BD8" w:rsidRDefault="0081438E" w:rsidP="005707B8">
            <w:pPr>
              <w:pStyle w:val="LZ-4"/>
              <w:rPr>
                <w:b/>
              </w:rPr>
            </w:pPr>
            <w:r w:rsidRPr="007B3BD8">
              <w:rPr>
                <w:b/>
              </w:rPr>
              <w:t>排放量</w:t>
            </w:r>
          </w:p>
        </w:tc>
        <w:tc>
          <w:tcPr>
            <w:tcW w:w="1434" w:type="dxa"/>
            <w:vMerge w:val="restart"/>
            <w:shd w:val="clear" w:color="auto" w:fill="auto"/>
            <w:vAlign w:val="center"/>
          </w:tcPr>
          <w:p w14:paraId="654C2916" w14:textId="77777777" w:rsidR="0081438E" w:rsidRPr="007B3BD8" w:rsidRDefault="0081438E" w:rsidP="005707B8">
            <w:pPr>
              <w:pStyle w:val="LZ-4"/>
              <w:rPr>
                <w:b/>
              </w:rPr>
            </w:pPr>
            <w:r w:rsidRPr="007B3BD8">
              <w:rPr>
                <w:b/>
              </w:rPr>
              <w:t>贡献率</w:t>
            </w:r>
          </w:p>
        </w:tc>
      </w:tr>
      <w:tr w:rsidR="0081438E" w:rsidRPr="007B3BD8" w14:paraId="5AC3E7DF" w14:textId="77777777" w:rsidTr="000F3E02">
        <w:trPr>
          <w:trHeight w:val="410"/>
          <w:jc w:val="center"/>
        </w:trPr>
        <w:tc>
          <w:tcPr>
            <w:tcW w:w="1132" w:type="dxa"/>
            <w:vMerge/>
            <w:shd w:val="clear" w:color="auto" w:fill="auto"/>
            <w:vAlign w:val="center"/>
          </w:tcPr>
          <w:p w14:paraId="31B006FF" w14:textId="77777777" w:rsidR="0081438E" w:rsidRPr="007B3BD8" w:rsidRDefault="0081438E" w:rsidP="005707B8">
            <w:pPr>
              <w:pStyle w:val="LZ-4"/>
              <w:rPr>
                <w:b/>
              </w:rPr>
            </w:pPr>
          </w:p>
        </w:tc>
        <w:tc>
          <w:tcPr>
            <w:tcW w:w="1017" w:type="dxa"/>
            <w:shd w:val="clear" w:color="auto" w:fill="auto"/>
            <w:vAlign w:val="center"/>
          </w:tcPr>
          <w:p w14:paraId="49093EC6" w14:textId="77777777" w:rsidR="0081438E" w:rsidRPr="007B3BD8" w:rsidRDefault="0081438E" w:rsidP="005707B8">
            <w:pPr>
              <w:pStyle w:val="LZ-4"/>
              <w:rPr>
                <w:b/>
              </w:rPr>
            </w:pPr>
            <w:r w:rsidRPr="007B3BD8">
              <w:rPr>
                <w:b/>
              </w:rPr>
              <w:t>汽油</w:t>
            </w:r>
          </w:p>
        </w:tc>
        <w:tc>
          <w:tcPr>
            <w:tcW w:w="990" w:type="dxa"/>
            <w:shd w:val="clear" w:color="auto" w:fill="auto"/>
            <w:vAlign w:val="center"/>
          </w:tcPr>
          <w:p w14:paraId="02BA1F7B" w14:textId="77777777" w:rsidR="0081438E" w:rsidRPr="007B3BD8" w:rsidRDefault="0081438E" w:rsidP="005707B8">
            <w:pPr>
              <w:pStyle w:val="LZ-4"/>
              <w:rPr>
                <w:b/>
              </w:rPr>
            </w:pPr>
            <w:r w:rsidRPr="007B3BD8">
              <w:rPr>
                <w:b/>
              </w:rPr>
              <w:t>柴油</w:t>
            </w:r>
          </w:p>
        </w:tc>
        <w:tc>
          <w:tcPr>
            <w:tcW w:w="1017" w:type="dxa"/>
            <w:shd w:val="clear" w:color="auto" w:fill="auto"/>
            <w:vAlign w:val="center"/>
          </w:tcPr>
          <w:p w14:paraId="3956543A" w14:textId="77777777" w:rsidR="0081438E" w:rsidRPr="007B3BD8" w:rsidRDefault="0081438E" w:rsidP="005707B8">
            <w:pPr>
              <w:pStyle w:val="LZ-4"/>
              <w:rPr>
                <w:b/>
              </w:rPr>
            </w:pPr>
            <w:r w:rsidRPr="007B3BD8">
              <w:rPr>
                <w:rFonts w:hint="eastAsia"/>
                <w:b/>
              </w:rPr>
              <w:t>其他</w:t>
            </w:r>
          </w:p>
        </w:tc>
        <w:tc>
          <w:tcPr>
            <w:tcW w:w="931" w:type="dxa"/>
            <w:shd w:val="clear" w:color="auto" w:fill="auto"/>
            <w:vAlign w:val="center"/>
          </w:tcPr>
          <w:p w14:paraId="3FEA04CC" w14:textId="77777777" w:rsidR="0081438E" w:rsidRPr="007B3BD8" w:rsidRDefault="0081438E" w:rsidP="005707B8">
            <w:pPr>
              <w:pStyle w:val="LZ-4"/>
              <w:rPr>
                <w:b/>
              </w:rPr>
            </w:pPr>
            <w:r w:rsidRPr="007B3BD8">
              <w:rPr>
                <w:b/>
              </w:rPr>
              <w:t>合计</w:t>
            </w:r>
          </w:p>
        </w:tc>
        <w:tc>
          <w:tcPr>
            <w:tcW w:w="1434" w:type="dxa"/>
            <w:vMerge/>
            <w:shd w:val="clear" w:color="auto" w:fill="auto"/>
            <w:vAlign w:val="center"/>
          </w:tcPr>
          <w:p w14:paraId="0FC6DAC8" w14:textId="77777777" w:rsidR="0081438E" w:rsidRPr="007B3BD8" w:rsidRDefault="0081438E" w:rsidP="005707B8">
            <w:pPr>
              <w:pStyle w:val="LZ-4"/>
              <w:rPr>
                <w:b/>
              </w:rPr>
            </w:pPr>
          </w:p>
        </w:tc>
      </w:tr>
      <w:tr w:rsidR="0081438E" w:rsidRPr="007B3BD8" w14:paraId="4CCCFDF6" w14:textId="77777777" w:rsidTr="006B00DB">
        <w:trPr>
          <w:trHeight w:val="417"/>
          <w:jc w:val="center"/>
        </w:trPr>
        <w:tc>
          <w:tcPr>
            <w:tcW w:w="1132" w:type="dxa"/>
            <w:shd w:val="clear" w:color="auto" w:fill="auto"/>
            <w:vAlign w:val="center"/>
          </w:tcPr>
          <w:p w14:paraId="28A33F36" w14:textId="77777777" w:rsidR="0081438E" w:rsidRPr="007B3BD8" w:rsidRDefault="0081438E" w:rsidP="0081438E">
            <w:pPr>
              <w:pStyle w:val="LZ-4"/>
              <w:rPr>
                <w:kern w:val="0"/>
                <w:sz w:val="24"/>
              </w:rPr>
            </w:pPr>
            <w:r w:rsidRPr="007B3BD8">
              <w:rPr>
                <w:rFonts w:hint="eastAsia"/>
              </w:rPr>
              <w:t>加油站</w:t>
            </w:r>
          </w:p>
        </w:tc>
        <w:tc>
          <w:tcPr>
            <w:tcW w:w="1017" w:type="dxa"/>
            <w:shd w:val="clear" w:color="auto" w:fill="auto"/>
            <w:vAlign w:val="center"/>
          </w:tcPr>
          <w:p w14:paraId="19BCD55C" w14:textId="080976A0" w:rsidR="0081438E" w:rsidRPr="007B3BD8" w:rsidRDefault="00AE5485" w:rsidP="0081438E">
            <w:pPr>
              <w:pStyle w:val="LZ-4"/>
            </w:pPr>
            <w:r>
              <w:t>1529.9</w:t>
            </w:r>
          </w:p>
        </w:tc>
        <w:tc>
          <w:tcPr>
            <w:tcW w:w="990" w:type="dxa"/>
            <w:shd w:val="clear" w:color="auto" w:fill="auto"/>
            <w:vAlign w:val="center"/>
          </w:tcPr>
          <w:p w14:paraId="7C51DC9F" w14:textId="305721B4" w:rsidR="0081438E" w:rsidRPr="007B3BD8" w:rsidRDefault="00AE5485" w:rsidP="0081438E">
            <w:pPr>
              <w:pStyle w:val="LZ-4"/>
            </w:pPr>
            <w:r>
              <w:t>13.9</w:t>
            </w:r>
          </w:p>
        </w:tc>
        <w:tc>
          <w:tcPr>
            <w:tcW w:w="1017" w:type="dxa"/>
            <w:shd w:val="clear" w:color="auto" w:fill="auto"/>
            <w:vAlign w:val="center"/>
          </w:tcPr>
          <w:p w14:paraId="6B89B46C" w14:textId="77777777" w:rsidR="0081438E" w:rsidRPr="007B3BD8" w:rsidRDefault="0081438E" w:rsidP="0081438E">
            <w:pPr>
              <w:pStyle w:val="LZ-4"/>
            </w:pPr>
            <w:r w:rsidRPr="007B3BD8">
              <w:rPr>
                <w:rFonts w:hint="eastAsia"/>
              </w:rPr>
              <w:t>-</w:t>
            </w:r>
          </w:p>
        </w:tc>
        <w:tc>
          <w:tcPr>
            <w:tcW w:w="931" w:type="dxa"/>
            <w:shd w:val="clear" w:color="auto" w:fill="auto"/>
            <w:vAlign w:val="center"/>
          </w:tcPr>
          <w:p w14:paraId="1CDB8C65" w14:textId="620E6D1B" w:rsidR="0081438E" w:rsidRPr="007B3BD8" w:rsidRDefault="00AE5485" w:rsidP="0081438E">
            <w:pPr>
              <w:pStyle w:val="LZ-4"/>
            </w:pPr>
            <w:r>
              <w:t>1543.8</w:t>
            </w:r>
          </w:p>
        </w:tc>
        <w:tc>
          <w:tcPr>
            <w:tcW w:w="1434" w:type="dxa"/>
            <w:shd w:val="clear" w:color="auto" w:fill="auto"/>
            <w:vAlign w:val="center"/>
          </w:tcPr>
          <w:p w14:paraId="2DA5CD98" w14:textId="002133FA" w:rsidR="0081438E" w:rsidRPr="007B3BD8" w:rsidRDefault="00C25A93" w:rsidP="0081438E">
            <w:pPr>
              <w:pStyle w:val="LZ-4"/>
            </w:pPr>
            <w:r>
              <w:t>81</w:t>
            </w:r>
            <w:r w:rsidR="0081438E" w:rsidRPr="007B3BD8">
              <w:t>%</w:t>
            </w:r>
          </w:p>
        </w:tc>
      </w:tr>
      <w:tr w:rsidR="0081438E" w:rsidRPr="007B3BD8" w14:paraId="562625FE" w14:textId="77777777" w:rsidTr="006B00DB">
        <w:trPr>
          <w:jc w:val="center"/>
        </w:trPr>
        <w:tc>
          <w:tcPr>
            <w:tcW w:w="1132" w:type="dxa"/>
            <w:shd w:val="clear" w:color="auto" w:fill="auto"/>
            <w:vAlign w:val="center"/>
          </w:tcPr>
          <w:p w14:paraId="6F37939E" w14:textId="77777777" w:rsidR="0081438E" w:rsidRPr="007B3BD8" w:rsidRDefault="0081438E" w:rsidP="0081438E">
            <w:pPr>
              <w:pStyle w:val="LZ-4"/>
            </w:pPr>
            <w:r w:rsidRPr="007B3BD8">
              <w:rPr>
                <w:rFonts w:hint="eastAsia"/>
              </w:rPr>
              <w:t>油气运输</w:t>
            </w:r>
          </w:p>
        </w:tc>
        <w:tc>
          <w:tcPr>
            <w:tcW w:w="1017" w:type="dxa"/>
            <w:shd w:val="clear" w:color="auto" w:fill="auto"/>
            <w:vAlign w:val="center"/>
          </w:tcPr>
          <w:p w14:paraId="4226F8A7" w14:textId="5BFA570E" w:rsidR="0081438E" w:rsidRPr="007B3BD8" w:rsidRDefault="00AE5485" w:rsidP="0081438E">
            <w:pPr>
              <w:pStyle w:val="LZ-4"/>
            </w:pPr>
            <w:r>
              <w:t>349.5</w:t>
            </w:r>
          </w:p>
        </w:tc>
        <w:tc>
          <w:tcPr>
            <w:tcW w:w="990" w:type="dxa"/>
            <w:shd w:val="clear" w:color="auto" w:fill="auto"/>
            <w:vAlign w:val="center"/>
          </w:tcPr>
          <w:p w14:paraId="6C1DFA01" w14:textId="35CDB110" w:rsidR="0081438E" w:rsidRPr="007B3BD8" w:rsidRDefault="00AE5485" w:rsidP="0081438E">
            <w:pPr>
              <w:pStyle w:val="LZ-4"/>
            </w:pPr>
            <w:r>
              <w:t>6.5</w:t>
            </w:r>
          </w:p>
        </w:tc>
        <w:tc>
          <w:tcPr>
            <w:tcW w:w="1017" w:type="dxa"/>
            <w:shd w:val="clear" w:color="auto" w:fill="auto"/>
            <w:vAlign w:val="center"/>
          </w:tcPr>
          <w:p w14:paraId="550CE250" w14:textId="77777777" w:rsidR="0081438E" w:rsidRPr="007B3BD8" w:rsidRDefault="0081438E" w:rsidP="0081438E">
            <w:pPr>
              <w:pStyle w:val="LZ-4"/>
            </w:pPr>
            <w:r w:rsidRPr="007B3BD8">
              <w:rPr>
                <w:rFonts w:hint="eastAsia"/>
              </w:rPr>
              <w:t>-</w:t>
            </w:r>
          </w:p>
        </w:tc>
        <w:tc>
          <w:tcPr>
            <w:tcW w:w="931" w:type="dxa"/>
            <w:shd w:val="clear" w:color="auto" w:fill="auto"/>
            <w:vAlign w:val="center"/>
          </w:tcPr>
          <w:p w14:paraId="6A52EAE8" w14:textId="2214BF43" w:rsidR="0081438E" w:rsidRPr="007B3BD8" w:rsidRDefault="00C25A93" w:rsidP="0081438E">
            <w:pPr>
              <w:pStyle w:val="LZ-4"/>
            </w:pPr>
            <w:r>
              <w:t>356.0</w:t>
            </w:r>
          </w:p>
        </w:tc>
        <w:tc>
          <w:tcPr>
            <w:tcW w:w="1434" w:type="dxa"/>
            <w:shd w:val="clear" w:color="auto" w:fill="auto"/>
            <w:vAlign w:val="center"/>
          </w:tcPr>
          <w:p w14:paraId="0A0AA9F1" w14:textId="4B709CCA" w:rsidR="0081438E" w:rsidRPr="007B3BD8" w:rsidRDefault="00C25A93" w:rsidP="0081438E">
            <w:pPr>
              <w:pStyle w:val="LZ-4"/>
            </w:pPr>
            <w:r>
              <w:t>19</w:t>
            </w:r>
            <w:r w:rsidR="0081438E" w:rsidRPr="007B3BD8">
              <w:t>%</w:t>
            </w:r>
          </w:p>
        </w:tc>
      </w:tr>
    </w:tbl>
    <w:p w14:paraId="24AAD3AB" w14:textId="77777777" w:rsidR="00643CFE" w:rsidRDefault="00643CFE" w:rsidP="00605905">
      <w:pPr>
        <w:pStyle w:val="LZ-"/>
        <w:ind w:firstLine="480"/>
        <w:rPr>
          <w:lang w:val="en-US"/>
        </w:rPr>
      </w:pPr>
    </w:p>
    <w:p w14:paraId="2DFD8D09" w14:textId="225A0C8E" w:rsidR="00605905" w:rsidRPr="007B3BD8" w:rsidRDefault="00D66C6B" w:rsidP="00605905">
      <w:pPr>
        <w:pStyle w:val="LZ-"/>
        <w:ind w:firstLine="480"/>
        <w:rPr>
          <w:lang w:val="en-US"/>
        </w:rPr>
      </w:pPr>
      <w:r w:rsidRPr="004517BD">
        <w:rPr>
          <w:rFonts w:hint="eastAsia"/>
          <w:lang w:val="en-US"/>
        </w:rPr>
        <w:t>从各</w:t>
      </w:r>
      <w:r w:rsidR="004517BD" w:rsidRPr="004517BD">
        <w:rPr>
          <w:rFonts w:hint="eastAsia"/>
          <w:lang w:val="en-US"/>
        </w:rPr>
        <w:t>镇街</w:t>
      </w:r>
      <w:r w:rsidRPr="004517BD">
        <w:rPr>
          <w:lang w:val="en-US"/>
        </w:rPr>
        <w:t>加油站</w:t>
      </w:r>
      <w:r w:rsidRPr="004517BD">
        <w:rPr>
          <w:rFonts w:hint="eastAsia"/>
          <w:lang w:val="en-US"/>
        </w:rPr>
        <w:t>VOCs</w:t>
      </w:r>
      <w:r w:rsidRPr="004517BD">
        <w:rPr>
          <w:rFonts w:hint="eastAsia"/>
          <w:lang w:val="en-US"/>
        </w:rPr>
        <w:t>的</w:t>
      </w:r>
      <w:r w:rsidRPr="004517BD">
        <w:rPr>
          <w:lang w:val="en-US"/>
        </w:rPr>
        <w:t>排放来看</w:t>
      </w:r>
      <w:r w:rsidRPr="004517BD">
        <w:rPr>
          <w:rFonts w:hint="eastAsia"/>
          <w:lang w:val="en-US"/>
        </w:rPr>
        <w:t>（图</w:t>
      </w:r>
      <w:r w:rsidR="00CF3509">
        <w:rPr>
          <w:lang w:val="en-US"/>
        </w:rPr>
        <w:t>4</w:t>
      </w:r>
      <w:r w:rsidRPr="004517BD">
        <w:rPr>
          <w:rFonts w:hint="eastAsia"/>
          <w:lang w:val="en-US"/>
        </w:rPr>
        <w:t>-</w:t>
      </w:r>
      <w:r w:rsidR="00E35867" w:rsidRPr="004517BD">
        <w:rPr>
          <w:lang w:val="en-US"/>
        </w:rPr>
        <w:t>2</w:t>
      </w:r>
      <w:r w:rsidR="00AB3D03">
        <w:rPr>
          <w:lang w:val="en-US"/>
        </w:rPr>
        <w:t>1</w:t>
      </w:r>
      <w:r w:rsidRPr="004517BD">
        <w:rPr>
          <w:rFonts w:hint="eastAsia"/>
          <w:lang w:val="en-US"/>
        </w:rPr>
        <w:t>），</w:t>
      </w:r>
      <w:r w:rsidRPr="004517BD">
        <w:rPr>
          <w:lang w:val="en-US"/>
        </w:rPr>
        <w:t>加油站的</w:t>
      </w:r>
      <w:r w:rsidRPr="004517BD">
        <w:rPr>
          <w:rFonts w:hint="eastAsia"/>
          <w:lang w:val="en-US"/>
        </w:rPr>
        <w:t>VOCs</w:t>
      </w:r>
      <w:r w:rsidRPr="004517BD">
        <w:rPr>
          <w:rFonts w:hint="eastAsia"/>
          <w:lang w:val="en-US"/>
        </w:rPr>
        <w:t>排放</w:t>
      </w:r>
      <w:r w:rsidRPr="004517BD">
        <w:rPr>
          <w:lang w:val="en-US"/>
        </w:rPr>
        <w:t>主要来自汽油销售的排放，</w:t>
      </w:r>
      <w:r w:rsidRPr="004517BD">
        <w:rPr>
          <w:rFonts w:hint="eastAsia"/>
          <w:lang w:val="en-US"/>
        </w:rPr>
        <w:t>各</w:t>
      </w:r>
      <w:r w:rsidR="004517BD" w:rsidRPr="004517BD">
        <w:rPr>
          <w:rFonts w:hint="eastAsia"/>
          <w:lang w:val="en-US"/>
        </w:rPr>
        <w:t>镇街</w:t>
      </w:r>
      <w:r w:rsidRPr="004517BD">
        <w:rPr>
          <w:lang w:val="en-US"/>
        </w:rPr>
        <w:t>加油站</w:t>
      </w:r>
      <w:r w:rsidRPr="004517BD">
        <w:rPr>
          <w:rFonts w:hint="eastAsia"/>
          <w:lang w:val="en-US"/>
        </w:rPr>
        <w:t>VOCs</w:t>
      </w:r>
      <w:r w:rsidRPr="004517BD">
        <w:rPr>
          <w:rFonts w:hint="eastAsia"/>
          <w:lang w:val="en-US"/>
        </w:rPr>
        <w:t>排放</w:t>
      </w:r>
      <w:r w:rsidR="004517BD" w:rsidRPr="004517BD">
        <w:rPr>
          <w:rFonts w:hint="eastAsia"/>
          <w:lang w:val="en-US"/>
        </w:rPr>
        <w:t>较大的镇街依次</w:t>
      </w:r>
      <w:r w:rsidRPr="004517BD">
        <w:rPr>
          <w:lang w:val="en-US"/>
        </w:rPr>
        <w:t>为：</w:t>
      </w:r>
      <w:r w:rsidR="004517BD" w:rsidRPr="004517BD">
        <w:rPr>
          <w:rFonts w:hint="eastAsia"/>
          <w:lang w:val="en-US"/>
        </w:rPr>
        <w:t>新塘、宁围、瓜</w:t>
      </w:r>
      <w:proofErr w:type="gramStart"/>
      <w:r w:rsidR="004517BD" w:rsidRPr="004517BD">
        <w:rPr>
          <w:rFonts w:hint="eastAsia"/>
          <w:lang w:val="en-US"/>
        </w:rPr>
        <w:t>沥</w:t>
      </w:r>
      <w:proofErr w:type="gramEnd"/>
      <w:r w:rsidR="004517BD" w:rsidRPr="004517BD">
        <w:rPr>
          <w:rFonts w:hint="eastAsia"/>
          <w:lang w:val="en-US"/>
        </w:rPr>
        <w:t>、城厢、南阳、浦阳、闻堰、临浦、北干、蜀山、靖江等镇街</w:t>
      </w:r>
      <w:r w:rsidRPr="004517BD">
        <w:rPr>
          <w:lang w:val="en-US"/>
        </w:rPr>
        <w:t>，而加油站个数</w:t>
      </w:r>
      <w:r w:rsidR="004517BD" w:rsidRPr="004517BD">
        <w:rPr>
          <w:rFonts w:hint="eastAsia"/>
          <w:lang w:val="en-US"/>
        </w:rPr>
        <w:t>以瓜</w:t>
      </w:r>
      <w:proofErr w:type="gramStart"/>
      <w:r w:rsidR="004517BD" w:rsidRPr="004517BD">
        <w:rPr>
          <w:rFonts w:hint="eastAsia"/>
          <w:lang w:val="en-US"/>
        </w:rPr>
        <w:t>沥</w:t>
      </w:r>
      <w:proofErr w:type="gramEnd"/>
      <w:r w:rsidR="004517BD" w:rsidRPr="004517BD">
        <w:rPr>
          <w:rFonts w:hint="eastAsia"/>
          <w:lang w:val="en-US"/>
        </w:rPr>
        <w:t>街道</w:t>
      </w:r>
      <w:r w:rsidRPr="004517BD">
        <w:rPr>
          <w:lang w:val="en-US"/>
        </w:rPr>
        <w:t>最多。</w:t>
      </w:r>
    </w:p>
    <w:p w14:paraId="73184D89" w14:textId="78D16974" w:rsidR="0081438E" w:rsidRPr="007B3BD8" w:rsidRDefault="004517BD" w:rsidP="0081438E">
      <w:pPr>
        <w:pStyle w:val="LZ-4"/>
      </w:pPr>
      <w:r>
        <w:rPr>
          <w:noProof/>
        </w:rPr>
        <w:drawing>
          <wp:inline distT="0" distB="0" distL="0" distR="0" wp14:anchorId="14C78612" wp14:editId="01C09DC9">
            <wp:extent cx="4572000" cy="2752725"/>
            <wp:effectExtent l="0" t="0" r="0" b="0"/>
            <wp:docPr id="44" name="图表 44">
              <a:extLst xmlns:a="http://schemas.openxmlformats.org/drawingml/2006/main">
                <a:ext uri="{FF2B5EF4-FFF2-40B4-BE49-F238E27FC236}">
                  <a16:creationId xmlns:a16="http://schemas.microsoft.com/office/drawing/2014/main" id="{65D6EF0D-BBB6-6019-1977-3C3EE8C4B3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0663749D" w14:textId="4CDC921A" w:rsidR="0081438E" w:rsidRPr="007B3BD8" w:rsidRDefault="0081438E" w:rsidP="0081438E">
      <w:pPr>
        <w:pStyle w:val="LZ-0"/>
      </w:pPr>
      <w:r w:rsidRPr="00A4179E">
        <w:rPr>
          <w:rFonts w:hint="eastAsia"/>
          <w:highlight w:val="yellow"/>
          <w:rPrChange w:id="717" w:author="彭 mq" w:date="2023-03-09T10:28:00Z">
            <w:rPr>
              <w:rFonts w:hint="eastAsia"/>
            </w:rPr>
          </w:rPrChange>
        </w:rPr>
        <w:t>图</w:t>
      </w:r>
      <w:r w:rsidR="00CF3509" w:rsidRPr="00A4179E">
        <w:rPr>
          <w:highlight w:val="yellow"/>
          <w:rPrChange w:id="718" w:author="彭 mq" w:date="2023-03-09T10:28:00Z">
            <w:rPr/>
          </w:rPrChange>
        </w:rPr>
        <w:t>4</w:t>
      </w:r>
      <w:r w:rsidRPr="00A4179E">
        <w:rPr>
          <w:rFonts w:hint="eastAsia"/>
          <w:highlight w:val="yellow"/>
          <w:rPrChange w:id="719" w:author="彭 mq" w:date="2023-03-09T10:28:00Z">
            <w:rPr>
              <w:rFonts w:hint="eastAsia"/>
            </w:rPr>
          </w:rPrChange>
        </w:rPr>
        <w:t>-</w:t>
      </w:r>
      <w:ins w:id="720" w:author="彭 mq" w:date="2023-03-09T10:28:00Z">
        <w:r w:rsidR="00A4179E" w:rsidRPr="00A4179E">
          <w:rPr>
            <w:highlight w:val="yellow"/>
            <w:rPrChange w:id="721" w:author="彭 mq" w:date="2023-03-09T10:28:00Z">
              <w:rPr/>
            </w:rPrChange>
          </w:rPr>
          <w:t>21</w:t>
        </w:r>
      </w:ins>
      <w:del w:id="722" w:author="彭 mq" w:date="2023-03-09T10:28:00Z">
        <w:r w:rsidRPr="007B3BD8" w:rsidDel="00A4179E">
          <w:fldChar w:fldCharType="begin"/>
        </w:r>
        <w:r w:rsidRPr="00AB3D03" w:rsidDel="00A4179E">
          <w:delInstrText xml:space="preserve"> </w:delInstrText>
        </w:r>
        <w:r w:rsidRPr="00AB3D03" w:rsidDel="00A4179E">
          <w:rPr>
            <w:rFonts w:hint="eastAsia"/>
          </w:rPr>
          <w:delInstrText xml:space="preserve">SEQ </w:delInstrText>
        </w:r>
        <w:r w:rsidRPr="00AB3D03" w:rsidDel="00A4179E">
          <w:rPr>
            <w:rFonts w:hint="eastAsia"/>
          </w:rPr>
          <w:delInstrText>图</w:delInstrText>
        </w:r>
        <w:r w:rsidRPr="00AB3D03" w:rsidDel="00A4179E">
          <w:rPr>
            <w:rFonts w:hint="eastAsia"/>
          </w:rPr>
          <w:delInstrText>6- \* ARABIC</w:delInstrText>
        </w:r>
        <w:r w:rsidRPr="00AB3D03" w:rsidDel="00A4179E">
          <w:delInstrText xml:space="preserve"> </w:delInstrText>
        </w:r>
        <w:r w:rsidRPr="007B3BD8" w:rsidDel="00A4179E">
          <w:fldChar w:fldCharType="separate"/>
        </w:r>
        <w:r w:rsidR="000E3AA8" w:rsidDel="00A4179E">
          <w:rPr>
            <w:noProof/>
          </w:rPr>
          <w:delText>9</w:delText>
        </w:r>
        <w:r w:rsidRPr="007B3BD8" w:rsidDel="00A4179E">
          <w:fldChar w:fldCharType="end"/>
        </w:r>
      </w:del>
      <w:r w:rsidR="007B165E">
        <w:t xml:space="preserve"> </w:t>
      </w:r>
      <w:proofErr w:type="gramStart"/>
      <w:r w:rsidR="00A93D9A">
        <w:t>萧山区</w:t>
      </w:r>
      <w:proofErr w:type="gramEnd"/>
      <w:r w:rsidRPr="007B3BD8">
        <w:rPr>
          <w:rFonts w:hint="eastAsia"/>
        </w:rPr>
        <w:t>各</w:t>
      </w:r>
      <w:r w:rsidR="00BB20F1">
        <w:rPr>
          <w:rFonts w:hint="eastAsia"/>
        </w:rPr>
        <w:t>镇街</w:t>
      </w:r>
      <w:r w:rsidR="000F3E02">
        <w:rPr>
          <w:rFonts w:hint="eastAsia"/>
        </w:rPr>
        <w:t>加油站</w:t>
      </w:r>
      <w:r w:rsidR="000F3E02">
        <w:rPr>
          <w:rFonts w:hint="eastAsia"/>
        </w:rPr>
        <w:t>VOCs</w:t>
      </w:r>
      <w:r w:rsidRPr="007B3BD8">
        <w:t>排放情况</w:t>
      </w:r>
    </w:p>
    <w:p w14:paraId="307D579E" w14:textId="77777777" w:rsidR="00605905" w:rsidRPr="007B3BD8" w:rsidRDefault="00605905" w:rsidP="00605905">
      <w:pPr>
        <w:pStyle w:val="LZ-3"/>
      </w:pPr>
      <w:bookmarkStart w:id="723" w:name="_Toc117179446"/>
      <w:proofErr w:type="spellStart"/>
      <w:r w:rsidRPr="007B3BD8">
        <w:t>废弃物处理源</w:t>
      </w:r>
      <w:bookmarkEnd w:id="723"/>
      <w:proofErr w:type="spellEnd"/>
    </w:p>
    <w:p w14:paraId="53972529" w14:textId="40AC445F" w:rsidR="00605905" w:rsidRPr="007B3BD8" w:rsidRDefault="00605905" w:rsidP="00605905">
      <w:pPr>
        <w:pStyle w:val="LZ-"/>
        <w:ind w:firstLine="480"/>
      </w:pPr>
      <w:r w:rsidRPr="007B3BD8">
        <w:t>废弃物处理源主要包括</w:t>
      </w:r>
      <w:r w:rsidR="00381C15" w:rsidRPr="007B3BD8">
        <w:rPr>
          <w:rFonts w:hint="eastAsia"/>
        </w:rPr>
        <w:t>废水处理</w:t>
      </w:r>
      <w:r w:rsidR="00381C15" w:rsidRPr="007B3BD8">
        <w:t>和</w:t>
      </w:r>
      <w:proofErr w:type="gramStart"/>
      <w:r w:rsidR="00381C15" w:rsidRPr="007B3BD8">
        <w:t>固废</w:t>
      </w:r>
      <w:proofErr w:type="gramEnd"/>
      <w:r w:rsidR="00381C15" w:rsidRPr="007B3BD8">
        <w:t>处理</w:t>
      </w:r>
      <w:r w:rsidRPr="007B3BD8">
        <w:t>，</w:t>
      </w:r>
      <w:r w:rsidRPr="007B3BD8">
        <w:t>VOCs</w:t>
      </w:r>
      <w:r w:rsidRPr="007B3BD8">
        <w:t>排放量为</w:t>
      </w:r>
      <w:r w:rsidR="00696C1B">
        <w:t>483.1</w:t>
      </w:r>
      <w:r w:rsidRPr="007B3BD8">
        <w:t>吨，</w:t>
      </w:r>
      <w:r w:rsidRPr="007B3BD8">
        <w:t>NH</w:t>
      </w:r>
      <w:r w:rsidRPr="007B3BD8">
        <w:rPr>
          <w:vertAlign w:val="subscript"/>
        </w:rPr>
        <w:t>3</w:t>
      </w:r>
      <w:r w:rsidRPr="007B3BD8">
        <w:t>排放量为</w:t>
      </w:r>
      <w:r w:rsidR="00696C1B">
        <w:t>782.2</w:t>
      </w:r>
      <w:r w:rsidRPr="007B3BD8">
        <w:t>吨，详见</w:t>
      </w:r>
      <w:r w:rsidRPr="007B3BD8">
        <w:rPr>
          <w:rFonts w:hint="eastAsia"/>
        </w:rPr>
        <w:t>表</w:t>
      </w:r>
      <w:r w:rsidR="00CF3509">
        <w:t>4</w:t>
      </w:r>
      <w:r w:rsidR="00381C15" w:rsidRPr="007B3BD8">
        <w:t>-</w:t>
      </w:r>
      <w:r w:rsidR="00E35867" w:rsidRPr="007B3BD8">
        <w:t>11</w:t>
      </w:r>
      <w:r w:rsidRPr="007B3BD8">
        <w:t>。</w:t>
      </w:r>
      <w:r w:rsidR="00696C1B">
        <w:rPr>
          <w:rFonts w:hint="eastAsia"/>
        </w:rPr>
        <w:t>固</w:t>
      </w:r>
      <w:proofErr w:type="gramStart"/>
      <w:r w:rsidR="00696C1B">
        <w:rPr>
          <w:rFonts w:hint="eastAsia"/>
        </w:rPr>
        <w:t>废处理</w:t>
      </w:r>
      <w:proofErr w:type="gramEnd"/>
      <w:r w:rsidR="00696C1B">
        <w:rPr>
          <w:rFonts w:hint="eastAsia"/>
        </w:rPr>
        <w:t>的</w:t>
      </w:r>
      <w:r w:rsidR="00696C1B">
        <w:rPr>
          <w:rFonts w:hint="eastAsia"/>
        </w:rPr>
        <w:t>V</w:t>
      </w:r>
      <w:r w:rsidR="00696C1B">
        <w:t>OC</w:t>
      </w:r>
      <w:r w:rsidR="00696C1B">
        <w:rPr>
          <w:rFonts w:hint="eastAsia"/>
        </w:rPr>
        <w:t>s</w:t>
      </w:r>
      <w:r w:rsidR="00696C1B">
        <w:rPr>
          <w:rFonts w:hint="eastAsia"/>
        </w:rPr>
        <w:t>较高，占废弃物处理源排放总量的</w:t>
      </w:r>
      <w:r w:rsidR="00696C1B">
        <w:rPr>
          <w:rFonts w:hint="eastAsia"/>
        </w:rPr>
        <w:t>9</w:t>
      </w:r>
      <w:r w:rsidR="00696C1B">
        <w:t>9.6</w:t>
      </w:r>
      <w:r w:rsidR="00696C1B">
        <w:rPr>
          <w:rFonts w:hint="eastAsia"/>
        </w:rPr>
        <w:t>%</w:t>
      </w:r>
      <w:r w:rsidR="00381C15" w:rsidRPr="007B3BD8">
        <w:t>。</w:t>
      </w:r>
      <w:r w:rsidR="00696C1B">
        <w:rPr>
          <w:rFonts w:hint="eastAsia"/>
        </w:rPr>
        <w:t>废水处理和</w:t>
      </w:r>
      <w:proofErr w:type="gramStart"/>
      <w:r w:rsidR="00696C1B">
        <w:rPr>
          <w:rFonts w:hint="eastAsia"/>
        </w:rPr>
        <w:t>固废</w:t>
      </w:r>
      <w:proofErr w:type="gramEnd"/>
      <w:r w:rsidR="00696C1B">
        <w:rPr>
          <w:rFonts w:hint="eastAsia"/>
        </w:rPr>
        <w:t>处理排放的</w:t>
      </w:r>
      <w:r w:rsidR="00696C1B">
        <w:rPr>
          <w:rFonts w:hint="eastAsia"/>
        </w:rPr>
        <w:t>N</w:t>
      </w:r>
      <w:r w:rsidR="00696C1B">
        <w:t>H</w:t>
      </w:r>
      <w:r w:rsidR="00696C1B" w:rsidRPr="00643CFE">
        <w:rPr>
          <w:vertAlign w:val="subscript"/>
        </w:rPr>
        <w:t>3</w:t>
      </w:r>
      <w:r w:rsidR="00696C1B">
        <w:rPr>
          <w:rFonts w:hint="eastAsia"/>
        </w:rPr>
        <w:t>的占比接近</w:t>
      </w:r>
      <w:r w:rsidR="00696C1B">
        <w:rPr>
          <w:rFonts w:hint="eastAsia"/>
        </w:rPr>
        <w:t>1</w:t>
      </w:r>
      <w:r w:rsidR="00696C1B">
        <w:rPr>
          <w:rFonts w:hint="eastAsia"/>
        </w:rPr>
        <w:t>：</w:t>
      </w:r>
      <w:r w:rsidR="00696C1B">
        <w:t>1</w:t>
      </w:r>
      <w:r w:rsidR="00696C1B">
        <w:rPr>
          <w:rFonts w:hint="eastAsia"/>
        </w:rPr>
        <w:t>。</w:t>
      </w:r>
    </w:p>
    <w:p w14:paraId="68796AC9" w14:textId="2B173DD6" w:rsidR="00605905" w:rsidRPr="007B3BD8" w:rsidRDefault="00381C15" w:rsidP="00605905">
      <w:pPr>
        <w:pStyle w:val="LZ-0"/>
      </w:pPr>
      <w:bookmarkStart w:id="724" w:name="_Ref464226020"/>
      <w:r w:rsidRPr="007B3BD8">
        <w:rPr>
          <w:rFonts w:hint="eastAsia"/>
        </w:rPr>
        <w:lastRenderedPageBreak/>
        <w:t>表</w:t>
      </w:r>
      <w:r w:rsidR="00CF3509">
        <w:t>4</w:t>
      </w:r>
      <w:r w:rsidRPr="007B3BD8">
        <w:rPr>
          <w:rFonts w:hint="eastAsia"/>
        </w:rPr>
        <w:t>-</w:t>
      </w:r>
      <w:del w:id="725" w:author="彭 mq" w:date="2023-03-09T10:29:00Z">
        <w:r w:rsidRPr="007B3BD8" w:rsidDel="00A4179E">
          <w:rPr>
            <w:rFonts w:hint="eastAsia"/>
          </w:rPr>
          <w:delText xml:space="preserve"> </w:delText>
        </w:r>
      </w:del>
      <w:r w:rsidRPr="007B3BD8">
        <w:fldChar w:fldCharType="begin"/>
      </w:r>
      <w:r w:rsidRPr="007B3BD8">
        <w:instrText xml:space="preserve"> </w:instrText>
      </w:r>
      <w:r w:rsidRPr="007B3BD8">
        <w:rPr>
          <w:rFonts w:hint="eastAsia"/>
        </w:rPr>
        <w:instrText xml:space="preserve">SEQ </w:instrText>
      </w:r>
      <w:r w:rsidRPr="007B3BD8">
        <w:rPr>
          <w:rFonts w:hint="eastAsia"/>
        </w:rPr>
        <w:instrText>表</w:instrText>
      </w:r>
      <w:r w:rsidRPr="007B3BD8">
        <w:rPr>
          <w:rFonts w:hint="eastAsia"/>
        </w:rPr>
        <w:instrText>6- \* ARABIC</w:instrText>
      </w:r>
      <w:r w:rsidRPr="007B3BD8">
        <w:instrText xml:space="preserve"> </w:instrText>
      </w:r>
      <w:r w:rsidRPr="007B3BD8">
        <w:fldChar w:fldCharType="separate"/>
      </w:r>
      <w:r w:rsidR="000E3AA8">
        <w:rPr>
          <w:noProof/>
        </w:rPr>
        <w:t>11</w:t>
      </w:r>
      <w:r w:rsidRPr="007B3BD8">
        <w:fldChar w:fldCharType="end"/>
      </w:r>
      <w:r w:rsidRPr="007B3BD8">
        <w:t xml:space="preserve"> </w:t>
      </w:r>
      <w:r w:rsidR="00605905" w:rsidRPr="007B3BD8">
        <w:t>废弃物处理源排放清单（单位：</w:t>
      </w:r>
      <w:r w:rsidRPr="007B3BD8">
        <w:rPr>
          <w:rFonts w:hint="eastAsia"/>
        </w:rPr>
        <w:t>吨</w:t>
      </w:r>
      <w:r w:rsidRPr="007B3BD8">
        <w:rPr>
          <w:rFonts w:hint="eastAsia"/>
        </w:rPr>
        <w:t>/</w:t>
      </w:r>
      <w:r w:rsidRPr="007B3BD8">
        <w:rPr>
          <w:rFonts w:hint="eastAsia"/>
        </w:rPr>
        <w:t>年</w:t>
      </w:r>
      <w:r w:rsidR="00605905" w:rsidRPr="007B3BD8">
        <w:t>）</w:t>
      </w:r>
      <w:bookmarkEnd w:id="72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7"/>
        <w:gridCol w:w="1235"/>
        <w:gridCol w:w="1236"/>
        <w:gridCol w:w="1236"/>
        <w:gridCol w:w="1236"/>
      </w:tblGrid>
      <w:tr w:rsidR="00605905" w:rsidRPr="007B3BD8" w14:paraId="0775A4D5" w14:textId="77777777" w:rsidTr="000F3E02">
        <w:trPr>
          <w:jc w:val="center"/>
        </w:trPr>
        <w:tc>
          <w:tcPr>
            <w:tcW w:w="2127" w:type="dxa"/>
            <w:vMerge w:val="restart"/>
            <w:shd w:val="clear" w:color="auto" w:fill="auto"/>
            <w:vAlign w:val="center"/>
          </w:tcPr>
          <w:p w14:paraId="15029982" w14:textId="77777777" w:rsidR="00605905" w:rsidRPr="007B3BD8" w:rsidRDefault="00605905" w:rsidP="005707B8">
            <w:pPr>
              <w:pStyle w:val="LZ-4"/>
              <w:rPr>
                <w:b/>
              </w:rPr>
            </w:pPr>
            <w:r w:rsidRPr="007B3BD8">
              <w:rPr>
                <w:b/>
              </w:rPr>
              <w:t>废弃物处理源分类</w:t>
            </w:r>
          </w:p>
        </w:tc>
        <w:tc>
          <w:tcPr>
            <w:tcW w:w="2471" w:type="dxa"/>
            <w:gridSpan w:val="2"/>
            <w:shd w:val="clear" w:color="auto" w:fill="auto"/>
            <w:vAlign w:val="center"/>
          </w:tcPr>
          <w:p w14:paraId="1FC7C6B4" w14:textId="77777777" w:rsidR="00605905" w:rsidRPr="007B3BD8" w:rsidRDefault="00605905" w:rsidP="005707B8">
            <w:pPr>
              <w:pStyle w:val="LZ-4"/>
              <w:rPr>
                <w:b/>
              </w:rPr>
            </w:pPr>
            <w:r w:rsidRPr="007B3BD8">
              <w:rPr>
                <w:b/>
              </w:rPr>
              <w:t>VOCs</w:t>
            </w:r>
          </w:p>
        </w:tc>
        <w:tc>
          <w:tcPr>
            <w:tcW w:w="2472" w:type="dxa"/>
            <w:gridSpan w:val="2"/>
            <w:shd w:val="clear" w:color="auto" w:fill="auto"/>
            <w:vAlign w:val="center"/>
          </w:tcPr>
          <w:p w14:paraId="4E1E9CE4" w14:textId="77777777" w:rsidR="00605905" w:rsidRPr="007B3BD8" w:rsidRDefault="00605905" w:rsidP="005707B8">
            <w:pPr>
              <w:pStyle w:val="LZ-4"/>
              <w:rPr>
                <w:b/>
              </w:rPr>
            </w:pPr>
            <w:r w:rsidRPr="007B3BD8">
              <w:rPr>
                <w:b/>
              </w:rPr>
              <w:t>NH</w:t>
            </w:r>
            <w:r w:rsidRPr="007B3BD8">
              <w:rPr>
                <w:b/>
                <w:vertAlign w:val="subscript"/>
              </w:rPr>
              <w:t>3</w:t>
            </w:r>
          </w:p>
        </w:tc>
      </w:tr>
      <w:tr w:rsidR="00605905" w:rsidRPr="007B3BD8" w14:paraId="1BE4A08B" w14:textId="77777777" w:rsidTr="000F3E02">
        <w:trPr>
          <w:jc w:val="center"/>
        </w:trPr>
        <w:tc>
          <w:tcPr>
            <w:tcW w:w="2127" w:type="dxa"/>
            <w:vMerge/>
            <w:shd w:val="clear" w:color="auto" w:fill="auto"/>
            <w:vAlign w:val="center"/>
          </w:tcPr>
          <w:p w14:paraId="4741363A" w14:textId="77777777" w:rsidR="00605905" w:rsidRPr="007B3BD8" w:rsidRDefault="00605905" w:rsidP="005707B8">
            <w:pPr>
              <w:pStyle w:val="LZ-4"/>
              <w:rPr>
                <w:b/>
              </w:rPr>
            </w:pPr>
          </w:p>
        </w:tc>
        <w:tc>
          <w:tcPr>
            <w:tcW w:w="1235" w:type="dxa"/>
            <w:shd w:val="clear" w:color="auto" w:fill="auto"/>
            <w:vAlign w:val="center"/>
          </w:tcPr>
          <w:p w14:paraId="2BCA276A" w14:textId="77777777" w:rsidR="00605905" w:rsidRPr="007B3BD8" w:rsidRDefault="00605905" w:rsidP="005707B8">
            <w:pPr>
              <w:pStyle w:val="LZ-4"/>
              <w:rPr>
                <w:b/>
              </w:rPr>
            </w:pPr>
            <w:r w:rsidRPr="007B3BD8">
              <w:rPr>
                <w:b/>
              </w:rPr>
              <w:t>排放量</w:t>
            </w:r>
          </w:p>
        </w:tc>
        <w:tc>
          <w:tcPr>
            <w:tcW w:w="1236" w:type="dxa"/>
            <w:shd w:val="clear" w:color="auto" w:fill="auto"/>
            <w:vAlign w:val="center"/>
          </w:tcPr>
          <w:p w14:paraId="0556C6E8" w14:textId="77777777" w:rsidR="00605905" w:rsidRPr="007B3BD8" w:rsidRDefault="00605905" w:rsidP="005707B8">
            <w:pPr>
              <w:pStyle w:val="LZ-4"/>
              <w:rPr>
                <w:b/>
              </w:rPr>
            </w:pPr>
            <w:r w:rsidRPr="007B3BD8">
              <w:rPr>
                <w:b/>
              </w:rPr>
              <w:t>贡献率</w:t>
            </w:r>
          </w:p>
        </w:tc>
        <w:tc>
          <w:tcPr>
            <w:tcW w:w="1236" w:type="dxa"/>
            <w:shd w:val="clear" w:color="auto" w:fill="auto"/>
            <w:vAlign w:val="center"/>
          </w:tcPr>
          <w:p w14:paraId="6D196B00" w14:textId="77777777" w:rsidR="00605905" w:rsidRPr="007B3BD8" w:rsidRDefault="00605905" w:rsidP="005707B8">
            <w:pPr>
              <w:pStyle w:val="LZ-4"/>
              <w:rPr>
                <w:b/>
              </w:rPr>
            </w:pPr>
            <w:r w:rsidRPr="007B3BD8">
              <w:rPr>
                <w:b/>
              </w:rPr>
              <w:t>排放量</w:t>
            </w:r>
          </w:p>
        </w:tc>
        <w:tc>
          <w:tcPr>
            <w:tcW w:w="1236" w:type="dxa"/>
            <w:shd w:val="clear" w:color="auto" w:fill="auto"/>
            <w:vAlign w:val="center"/>
          </w:tcPr>
          <w:p w14:paraId="032ACC1A" w14:textId="77777777" w:rsidR="00605905" w:rsidRPr="007B3BD8" w:rsidRDefault="00605905" w:rsidP="005707B8">
            <w:pPr>
              <w:pStyle w:val="LZ-4"/>
              <w:rPr>
                <w:b/>
              </w:rPr>
            </w:pPr>
            <w:r w:rsidRPr="007B3BD8">
              <w:rPr>
                <w:b/>
              </w:rPr>
              <w:t>贡献率</w:t>
            </w:r>
          </w:p>
        </w:tc>
      </w:tr>
      <w:tr w:rsidR="00696C1B" w:rsidRPr="007B3BD8" w14:paraId="770D07DB" w14:textId="77777777" w:rsidTr="00E43DD9">
        <w:trPr>
          <w:jc w:val="center"/>
        </w:trPr>
        <w:tc>
          <w:tcPr>
            <w:tcW w:w="2127" w:type="dxa"/>
            <w:shd w:val="clear" w:color="auto" w:fill="auto"/>
            <w:vAlign w:val="center"/>
          </w:tcPr>
          <w:p w14:paraId="2CEFB696" w14:textId="77777777" w:rsidR="00696C1B" w:rsidRPr="007B3BD8" w:rsidRDefault="00696C1B" w:rsidP="00696C1B">
            <w:pPr>
              <w:pStyle w:val="LZ-4"/>
            </w:pPr>
            <w:r w:rsidRPr="007B3BD8">
              <w:rPr>
                <w:rFonts w:hint="eastAsia"/>
              </w:rPr>
              <w:t>废水处理</w:t>
            </w:r>
          </w:p>
        </w:tc>
        <w:tc>
          <w:tcPr>
            <w:tcW w:w="1235" w:type="dxa"/>
            <w:tcBorders>
              <w:top w:val="single" w:sz="4" w:space="0" w:color="auto"/>
              <w:left w:val="single" w:sz="4" w:space="0" w:color="auto"/>
              <w:bottom w:val="single" w:sz="4" w:space="0" w:color="auto"/>
              <w:right w:val="single" w:sz="4" w:space="0" w:color="auto"/>
            </w:tcBorders>
            <w:shd w:val="clear" w:color="auto" w:fill="auto"/>
            <w:vAlign w:val="bottom"/>
          </w:tcPr>
          <w:p w14:paraId="033C6AEB" w14:textId="604D90FD" w:rsidR="00696C1B" w:rsidRPr="007B3BD8" w:rsidRDefault="00696C1B" w:rsidP="00696C1B">
            <w:pPr>
              <w:pStyle w:val="LZ-4"/>
              <w:rPr>
                <w:kern w:val="0"/>
              </w:rPr>
            </w:pPr>
            <w:r>
              <w:rPr>
                <w:rFonts w:eastAsia="等线"/>
                <w:color w:val="000000"/>
                <w:sz w:val="22"/>
                <w:szCs w:val="22"/>
              </w:rPr>
              <w:t xml:space="preserve">2.1 </w:t>
            </w:r>
          </w:p>
        </w:tc>
        <w:tc>
          <w:tcPr>
            <w:tcW w:w="1236" w:type="dxa"/>
            <w:shd w:val="clear" w:color="auto" w:fill="auto"/>
            <w:vAlign w:val="center"/>
          </w:tcPr>
          <w:p w14:paraId="3FDE655B" w14:textId="17CD23A8" w:rsidR="00696C1B" w:rsidRPr="007B3BD8" w:rsidRDefault="00696C1B" w:rsidP="00696C1B">
            <w:pPr>
              <w:pStyle w:val="LZ-4"/>
            </w:pPr>
            <w:r>
              <w:t>0.4</w:t>
            </w:r>
            <w:r w:rsidRPr="007B3BD8">
              <w:t>%</w:t>
            </w:r>
          </w:p>
        </w:tc>
        <w:tc>
          <w:tcPr>
            <w:tcW w:w="1236" w:type="dxa"/>
            <w:tcBorders>
              <w:top w:val="single" w:sz="4" w:space="0" w:color="auto"/>
              <w:left w:val="single" w:sz="4" w:space="0" w:color="auto"/>
              <w:bottom w:val="single" w:sz="4" w:space="0" w:color="auto"/>
              <w:right w:val="single" w:sz="4" w:space="0" w:color="auto"/>
            </w:tcBorders>
            <w:shd w:val="clear" w:color="auto" w:fill="auto"/>
            <w:vAlign w:val="bottom"/>
          </w:tcPr>
          <w:p w14:paraId="51E31F70" w14:textId="6DEAC68B" w:rsidR="00696C1B" w:rsidRPr="007B3BD8" w:rsidRDefault="00696C1B" w:rsidP="00696C1B">
            <w:pPr>
              <w:pStyle w:val="LZ-4"/>
              <w:rPr>
                <w:kern w:val="0"/>
              </w:rPr>
            </w:pPr>
            <w:r>
              <w:rPr>
                <w:rFonts w:eastAsia="等线"/>
                <w:color w:val="000000"/>
                <w:sz w:val="22"/>
                <w:szCs w:val="22"/>
              </w:rPr>
              <w:t xml:space="preserve">453.7 </w:t>
            </w:r>
          </w:p>
        </w:tc>
        <w:tc>
          <w:tcPr>
            <w:tcW w:w="1236" w:type="dxa"/>
            <w:shd w:val="clear" w:color="auto" w:fill="auto"/>
            <w:vAlign w:val="center"/>
          </w:tcPr>
          <w:p w14:paraId="1139F231" w14:textId="64E103BB" w:rsidR="00696C1B" w:rsidRPr="007B3BD8" w:rsidRDefault="00696C1B" w:rsidP="00696C1B">
            <w:pPr>
              <w:pStyle w:val="LZ-4"/>
            </w:pPr>
            <w:r>
              <w:t>58.0</w:t>
            </w:r>
            <w:r w:rsidRPr="007B3BD8">
              <w:t>%</w:t>
            </w:r>
          </w:p>
        </w:tc>
      </w:tr>
      <w:tr w:rsidR="00696C1B" w:rsidRPr="007B3BD8" w14:paraId="1EA26118" w14:textId="77777777" w:rsidTr="00E43DD9">
        <w:trPr>
          <w:jc w:val="center"/>
        </w:trPr>
        <w:tc>
          <w:tcPr>
            <w:tcW w:w="2127" w:type="dxa"/>
            <w:shd w:val="clear" w:color="auto" w:fill="auto"/>
            <w:vAlign w:val="center"/>
          </w:tcPr>
          <w:p w14:paraId="49F35664" w14:textId="77777777" w:rsidR="00696C1B" w:rsidRPr="007B3BD8" w:rsidRDefault="00696C1B" w:rsidP="00696C1B">
            <w:pPr>
              <w:pStyle w:val="LZ-4"/>
            </w:pPr>
            <w:r w:rsidRPr="007B3BD8">
              <w:rPr>
                <w:rFonts w:hint="eastAsia"/>
              </w:rPr>
              <w:t>固</w:t>
            </w:r>
            <w:proofErr w:type="gramStart"/>
            <w:r w:rsidRPr="007B3BD8">
              <w:rPr>
                <w:rFonts w:hint="eastAsia"/>
              </w:rPr>
              <w:t>废处理</w:t>
            </w:r>
            <w:proofErr w:type="gramEnd"/>
          </w:p>
        </w:tc>
        <w:tc>
          <w:tcPr>
            <w:tcW w:w="1235" w:type="dxa"/>
            <w:tcBorders>
              <w:top w:val="nil"/>
              <w:left w:val="single" w:sz="4" w:space="0" w:color="auto"/>
              <w:bottom w:val="single" w:sz="4" w:space="0" w:color="auto"/>
              <w:right w:val="single" w:sz="4" w:space="0" w:color="auto"/>
            </w:tcBorders>
            <w:shd w:val="clear" w:color="auto" w:fill="auto"/>
            <w:vAlign w:val="bottom"/>
          </w:tcPr>
          <w:p w14:paraId="174621A8" w14:textId="5569626E" w:rsidR="00696C1B" w:rsidRPr="007B3BD8" w:rsidRDefault="00696C1B" w:rsidP="00696C1B">
            <w:pPr>
              <w:pStyle w:val="LZ-4"/>
            </w:pPr>
            <w:r>
              <w:rPr>
                <w:rFonts w:eastAsia="等线"/>
                <w:color w:val="000000"/>
                <w:sz w:val="22"/>
                <w:szCs w:val="22"/>
              </w:rPr>
              <w:t xml:space="preserve">481.0 </w:t>
            </w:r>
          </w:p>
        </w:tc>
        <w:tc>
          <w:tcPr>
            <w:tcW w:w="1236" w:type="dxa"/>
            <w:shd w:val="clear" w:color="auto" w:fill="auto"/>
            <w:vAlign w:val="center"/>
          </w:tcPr>
          <w:p w14:paraId="7885F003" w14:textId="62F2DD78" w:rsidR="00696C1B" w:rsidRPr="007B3BD8" w:rsidRDefault="00696C1B" w:rsidP="00696C1B">
            <w:pPr>
              <w:pStyle w:val="LZ-4"/>
            </w:pPr>
            <w:r>
              <w:t>99.6</w:t>
            </w:r>
            <w:r w:rsidRPr="007B3BD8">
              <w:t>%</w:t>
            </w:r>
          </w:p>
        </w:tc>
        <w:tc>
          <w:tcPr>
            <w:tcW w:w="1236" w:type="dxa"/>
            <w:tcBorders>
              <w:top w:val="nil"/>
              <w:left w:val="single" w:sz="4" w:space="0" w:color="auto"/>
              <w:bottom w:val="single" w:sz="4" w:space="0" w:color="auto"/>
              <w:right w:val="single" w:sz="4" w:space="0" w:color="auto"/>
            </w:tcBorders>
            <w:shd w:val="clear" w:color="auto" w:fill="auto"/>
            <w:vAlign w:val="bottom"/>
          </w:tcPr>
          <w:p w14:paraId="455595F4" w14:textId="5359ADA5" w:rsidR="00696C1B" w:rsidRPr="007B3BD8" w:rsidRDefault="00696C1B" w:rsidP="00696C1B">
            <w:pPr>
              <w:pStyle w:val="LZ-4"/>
            </w:pPr>
            <w:r>
              <w:rPr>
                <w:rFonts w:eastAsia="等线"/>
                <w:color w:val="000000"/>
                <w:sz w:val="22"/>
                <w:szCs w:val="22"/>
              </w:rPr>
              <w:t xml:space="preserve">328.5 </w:t>
            </w:r>
          </w:p>
        </w:tc>
        <w:tc>
          <w:tcPr>
            <w:tcW w:w="1236" w:type="dxa"/>
            <w:shd w:val="clear" w:color="auto" w:fill="auto"/>
            <w:vAlign w:val="center"/>
          </w:tcPr>
          <w:p w14:paraId="7F669D02" w14:textId="037944F7" w:rsidR="00696C1B" w:rsidRPr="007B3BD8" w:rsidRDefault="00696C1B" w:rsidP="00696C1B">
            <w:pPr>
              <w:pStyle w:val="LZ-4"/>
            </w:pPr>
            <w:r>
              <w:t>42.0</w:t>
            </w:r>
            <w:r w:rsidRPr="007B3BD8">
              <w:t>%</w:t>
            </w:r>
          </w:p>
        </w:tc>
      </w:tr>
      <w:tr w:rsidR="00605905" w:rsidRPr="007B3BD8" w14:paraId="7F38A380" w14:textId="77777777" w:rsidTr="007B3BD8">
        <w:trPr>
          <w:jc w:val="center"/>
        </w:trPr>
        <w:tc>
          <w:tcPr>
            <w:tcW w:w="2127" w:type="dxa"/>
            <w:shd w:val="clear" w:color="auto" w:fill="auto"/>
            <w:vAlign w:val="center"/>
          </w:tcPr>
          <w:p w14:paraId="5673A9DD" w14:textId="77777777" w:rsidR="00605905" w:rsidRPr="007B3BD8" w:rsidRDefault="00605905" w:rsidP="005707B8">
            <w:pPr>
              <w:pStyle w:val="LZ-4"/>
              <w:rPr>
                <w:b/>
              </w:rPr>
            </w:pPr>
            <w:r w:rsidRPr="007B3BD8">
              <w:rPr>
                <w:b/>
              </w:rPr>
              <w:t>合计</w:t>
            </w:r>
          </w:p>
        </w:tc>
        <w:tc>
          <w:tcPr>
            <w:tcW w:w="1235" w:type="dxa"/>
            <w:shd w:val="clear" w:color="auto" w:fill="auto"/>
            <w:vAlign w:val="center"/>
          </w:tcPr>
          <w:p w14:paraId="2E485C74" w14:textId="2D82014A" w:rsidR="00605905" w:rsidRPr="007B3BD8" w:rsidRDefault="00696C1B" w:rsidP="005707B8">
            <w:pPr>
              <w:pStyle w:val="LZ-4"/>
              <w:rPr>
                <w:b/>
              </w:rPr>
            </w:pPr>
            <w:r>
              <w:rPr>
                <w:b/>
              </w:rPr>
              <w:t>483.1</w:t>
            </w:r>
          </w:p>
        </w:tc>
        <w:tc>
          <w:tcPr>
            <w:tcW w:w="1236" w:type="dxa"/>
            <w:shd w:val="clear" w:color="auto" w:fill="auto"/>
            <w:vAlign w:val="center"/>
          </w:tcPr>
          <w:p w14:paraId="290F8776" w14:textId="77777777" w:rsidR="00605905" w:rsidRPr="007B3BD8" w:rsidRDefault="00605905" w:rsidP="005707B8">
            <w:pPr>
              <w:pStyle w:val="LZ-4"/>
              <w:rPr>
                <w:b/>
              </w:rPr>
            </w:pPr>
            <w:r w:rsidRPr="007B3BD8">
              <w:rPr>
                <w:b/>
              </w:rPr>
              <w:t>100%</w:t>
            </w:r>
          </w:p>
        </w:tc>
        <w:tc>
          <w:tcPr>
            <w:tcW w:w="1236" w:type="dxa"/>
            <w:shd w:val="clear" w:color="auto" w:fill="auto"/>
            <w:vAlign w:val="center"/>
          </w:tcPr>
          <w:p w14:paraId="53CC91FB" w14:textId="7B1B1272" w:rsidR="00605905" w:rsidRPr="007B3BD8" w:rsidRDefault="00696C1B" w:rsidP="005707B8">
            <w:pPr>
              <w:pStyle w:val="LZ-4"/>
              <w:rPr>
                <w:b/>
              </w:rPr>
            </w:pPr>
            <w:r>
              <w:rPr>
                <w:b/>
              </w:rPr>
              <w:t>782.2</w:t>
            </w:r>
          </w:p>
        </w:tc>
        <w:tc>
          <w:tcPr>
            <w:tcW w:w="1236" w:type="dxa"/>
            <w:shd w:val="clear" w:color="auto" w:fill="auto"/>
            <w:vAlign w:val="center"/>
          </w:tcPr>
          <w:p w14:paraId="6A093B66" w14:textId="77777777" w:rsidR="00605905" w:rsidRPr="007B3BD8" w:rsidRDefault="00605905" w:rsidP="005707B8">
            <w:pPr>
              <w:pStyle w:val="LZ-4"/>
              <w:rPr>
                <w:b/>
              </w:rPr>
            </w:pPr>
            <w:r w:rsidRPr="007B3BD8">
              <w:rPr>
                <w:b/>
              </w:rPr>
              <w:t>100%</w:t>
            </w:r>
          </w:p>
        </w:tc>
      </w:tr>
    </w:tbl>
    <w:p w14:paraId="0A735F0F" w14:textId="589FA995" w:rsidR="000F0BED" w:rsidRPr="007B3BD8" w:rsidRDefault="000F0BED" w:rsidP="00696C1B">
      <w:pPr>
        <w:pStyle w:val="LZ-4"/>
        <w:jc w:val="both"/>
      </w:pPr>
    </w:p>
    <w:p w14:paraId="6B42AB42" w14:textId="77777777" w:rsidR="00605905" w:rsidRPr="007B3BD8" w:rsidRDefault="00605905" w:rsidP="00605905">
      <w:pPr>
        <w:pStyle w:val="LZ-3"/>
      </w:pPr>
      <w:bookmarkStart w:id="726" w:name="_Toc467074738"/>
      <w:bookmarkStart w:id="727" w:name="_Toc117179447"/>
      <w:proofErr w:type="spellStart"/>
      <w:r w:rsidRPr="007B3BD8">
        <w:t>生物质燃烧源</w:t>
      </w:r>
      <w:bookmarkEnd w:id="726"/>
      <w:bookmarkEnd w:id="727"/>
      <w:proofErr w:type="spellEnd"/>
    </w:p>
    <w:p w14:paraId="77B0ED39" w14:textId="4344C108" w:rsidR="00605905" w:rsidRPr="007B3BD8" w:rsidRDefault="00A93D9A" w:rsidP="009E4F13">
      <w:pPr>
        <w:pStyle w:val="LZ-"/>
        <w:ind w:firstLine="480"/>
      </w:pPr>
      <w:proofErr w:type="gramStart"/>
      <w:r>
        <w:rPr>
          <w:szCs w:val="24"/>
        </w:rPr>
        <w:t>萧山区</w:t>
      </w:r>
      <w:proofErr w:type="gramEnd"/>
      <w:r w:rsidR="00814BC7" w:rsidRPr="007B3BD8">
        <w:rPr>
          <w:szCs w:val="24"/>
        </w:rPr>
        <w:t>20</w:t>
      </w:r>
      <w:r w:rsidR="00CC313B">
        <w:rPr>
          <w:szCs w:val="24"/>
        </w:rPr>
        <w:t>20</w:t>
      </w:r>
      <w:r w:rsidR="00605905" w:rsidRPr="007B3BD8">
        <w:rPr>
          <w:szCs w:val="24"/>
        </w:rPr>
        <w:t>年生物质燃烧</w:t>
      </w:r>
      <w:r w:rsidR="009E4F13" w:rsidRPr="007B3BD8">
        <w:rPr>
          <w:rFonts w:hint="eastAsia"/>
          <w:szCs w:val="24"/>
        </w:rPr>
        <w:t>源</w:t>
      </w:r>
      <w:r w:rsidR="009E4F13" w:rsidRPr="007B3BD8">
        <w:rPr>
          <w:szCs w:val="24"/>
        </w:rPr>
        <w:t>（</w:t>
      </w:r>
      <w:r w:rsidR="00642EE1">
        <w:rPr>
          <w:rFonts w:hint="eastAsia"/>
          <w:szCs w:val="24"/>
        </w:rPr>
        <w:t>包括</w:t>
      </w:r>
      <w:r w:rsidR="009E4F13" w:rsidRPr="007B3BD8">
        <w:rPr>
          <w:szCs w:val="24"/>
        </w:rPr>
        <w:t>秸秆露天焚烧</w:t>
      </w:r>
      <w:r w:rsidR="00642EE1">
        <w:rPr>
          <w:rFonts w:hint="eastAsia"/>
          <w:szCs w:val="24"/>
        </w:rPr>
        <w:t>和</w:t>
      </w:r>
      <w:r w:rsidR="00642EE1">
        <w:rPr>
          <w:szCs w:val="24"/>
        </w:rPr>
        <w:t>家用秸秆薪柴</w:t>
      </w:r>
      <w:r w:rsidR="009E4F13" w:rsidRPr="007B3BD8">
        <w:rPr>
          <w:szCs w:val="24"/>
        </w:rPr>
        <w:t>）</w:t>
      </w:r>
      <w:r w:rsidR="00605905" w:rsidRPr="007B3BD8">
        <w:rPr>
          <w:szCs w:val="24"/>
        </w:rPr>
        <w:t>排放量分别为：</w:t>
      </w:r>
      <w:r w:rsidR="00605905" w:rsidRPr="007B3BD8">
        <w:t>SO</w:t>
      </w:r>
      <w:r w:rsidR="00605905" w:rsidRPr="007B3BD8">
        <w:rPr>
          <w:vertAlign w:val="subscript"/>
        </w:rPr>
        <w:t>2</w:t>
      </w:r>
      <w:r w:rsidR="00605905" w:rsidRPr="007B3BD8">
        <w:t>：</w:t>
      </w:r>
      <w:r w:rsidR="001D7270">
        <w:t>1.8</w:t>
      </w:r>
      <w:r w:rsidR="00605905" w:rsidRPr="007B3BD8">
        <w:t>吨，</w:t>
      </w:r>
      <w:r w:rsidR="00605905" w:rsidRPr="007B3BD8">
        <w:t>NOx</w:t>
      </w:r>
      <w:r w:rsidR="00605905" w:rsidRPr="007B3BD8">
        <w:t>：</w:t>
      </w:r>
      <w:r w:rsidR="001D7270">
        <w:t>7.6</w:t>
      </w:r>
      <w:r w:rsidR="00605905" w:rsidRPr="007B3BD8">
        <w:t>吨，</w:t>
      </w:r>
      <w:r w:rsidR="00605905" w:rsidRPr="007B3BD8">
        <w:t>CO</w:t>
      </w:r>
      <w:r w:rsidR="00605905" w:rsidRPr="007B3BD8">
        <w:t>：</w:t>
      </w:r>
      <w:r w:rsidR="001D7270">
        <w:t>137.5</w:t>
      </w:r>
      <w:r w:rsidR="00605905" w:rsidRPr="007B3BD8">
        <w:t>吨，</w:t>
      </w:r>
      <w:r w:rsidR="00605905" w:rsidRPr="007B3BD8">
        <w:t>PM</w:t>
      </w:r>
      <w:r w:rsidR="00605905" w:rsidRPr="007B3BD8">
        <w:rPr>
          <w:vertAlign w:val="subscript"/>
        </w:rPr>
        <w:t>10</w:t>
      </w:r>
      <w:r w:rsidR="00605905" w:rsidRPr="007B3BD8">
        <w:t>：</w:t>
      </w:r>
      <w:r w:rsidR="001D7270">
        <w:t>22.0</w:t>
      </w:r>
      <w:r w:rsidR="00605905" w:rsidRPr="007B3BD8">
        <w:t>吨，</w:t>
      </w:r>
      <w:r w:rsidR="00605905" w:rsidRPr="007B3BD8">
        <w:t>PM</w:t>
      </w:r>
      <w:r w:rsidR="00605905" w:rsidRPr="007B3BD8">
        <w:rPr>
          <w:vertAlign w:val="subscript"/>
        </w:rPr>
        <w:t>2.5</w:t>
      </w:r>
      <w:r w:rsidR="00605905" w:rsidRPr="007B3BD8">
        <w:t>：</w:t>
      </w:r>
      <w:r w:rsidR="001D7270">
        <w:t>21.6</w:t>
      </w:r>
      <w:r w:rsidR="00605905" w:rsidRPr="007B3BD8">
        <w:t>吨，</w:t>
      </w:r>
      <w:r w:rsidR="009E4F13" w:rsidRPr="007B3BD8">
        <w:t>VOCs</w:t>
      </w:r>
      <w:r w:rsidR="009E4F13" w:rsidRPr="007B3BD8">
        <w:t>：</w:t>
      </w:r>
      <w:r w:rsidR="001D7270">
        <w:t>29.2</w:t>
      </w:r>
      <w:r w:rsidR="009E4F13" w:rsidRPr="007B3BD8">
        <w:t>吨，</w:t>
      </w:r>
      <w:r w:rsidR="009E4F13" w:rsidRPr="007B3BD8">
        <w:t>NH</w:t>
      </w:r>
      <w:r w:rsidR="009E4F13" w:rsidRPr="007B3BD8">
        <w:rPr>
          <w:vertAlign w:val="subscript"/>
        </w:rPr>
        <w:t>3</w:t>
      </w:r>
      <w:r w:rsidR="009E4F13" w:rsidRPr="007B3BD8">
        <w:t>：</w:t>
      </w:r>
      <w:r w:rsidR="001D7270">
        <w:t>1.8</w:t>
      </w:r>
      <w:r w:rsidR="009E4F13" w:rsidRPr="007B3BD8">
        <w:t>吨</w:t>
      </w:r>
      <w:r w:rsidR="009E4F13" w:rsidRPr="007B3BD8">
        <w:rPr>
          <w:rFonts w:hint="eastAsia"/>
        </w:rPr>
        <w:t>，</w:t>
      </w:r>
      <w:r w:rsidR="00605905" w:rsidRPr="007B3BD8">
        <w:t>BC</w:t>
      </w:r>
      <w:r w:rsidR="00605905" w:rsidRPr="007B3BD8">
        <w:t>：</w:t>
      </w:r>
      <w:r w:rsidR="001D7270">
        <w:t>2.4</w:t>
      </w:r>
      <w:r w:rsidR="00605905" w:rsidRPr="007B3BD8">
        <w:t>吨，</w:t>
      </w:r>
      <w:r w:rsidR="00605905" w:rsidRPr="007B3BD8">
        <w:t>OC</w:t>
      </w:r>
      <w:r w:rsidR="00605905" w:rsidRPr="007B3BD8">
        <w:t>：</w:t>
      </w:r>
      <w:del w:id="728" w:author="彭 mq" w:date="2023-03-09T10:29:00Z">
        <w:r w:rsidR="001D7270" w:rsidRPr="00A4179E" w:rsidDel="00A4179E">
          <w:rPr>
            <w:highlight w:val="yellow"/>
            <w:rPrChange w:id="729" w:author="彭 mq" w:date="2023-03-09T10:29:00Z">
              <w:rPr/>
            </w:rPrChange>
          </w:rPr>
          <w:delText>2.9</w:delText>
        </w:r>
      </w:del>
      <w:ins w:id="730" w:author="彭 mq" w:date="2023-03-09T10:29:00Z">
        <w:r w:rsidR="00A4179E" w:rsidRPr="00A4179E">
          <w:rPr>
            <w:highlight w:val="yellow"/>
            <w:rPrChange w:id="731" w:author="彭 mq" w:date="2023-03-09T10:29:00Z">
              <w:rPr/>
            </w:rPrChange>
          </w:rPr>
          <w:t>9.</w:t>
        </w:r>
        <w:r w:rsidR="00A4179E" w:rsidRPr="00A4179E">
          <w:rPr>
            <w:highlight w:val="yellow"/>
            <w:rPrChange w:id="732" w:author="彭 mq" w:date="2023-03-09T10:30:00Z">
              <w:rPr/>
            </w:rPrChange>
          </w:rPr>
          <w:t>7</w:t>
        </w:r>
      </w:ins>
      <w:r w:rsidR="00605905" w:rsidRPr="00A4179E">
        <w:rPr>
          <w:highlight w:val="yellow"/>
          <w:rPrChange w:id="733" w:author="彭 mq" w:date="2023-03-09T10:30:00Z">
            <w:rPr/>
          </w:rPrChange>
        </w:rPr>
        <w:t>吨</w:t>
      </w:r>
      <w:r w:rsidR="00605905" w:rsidRPr="007B3BD8">
        <w:t>，</w:t>
      </w:r>
      <w:r w:rsidR="001D7270">
        <w:rPr>
          <w:rFonts w:hint="eastAsia"/>
        </w:rPr>
        <w:t>其中，以秸秆露天焚烧排放为主，</w:t>
      </w:r>
      <w:r w:rsidR="00605905" w:rsidRPr="007B3BD8">
        <w:t>详见</w:t>
      </w:r>
      <w:r w:rsidR="00605905" w:rsidRPr="007B3BD8">
        <w:rPr>
          <w:rFonts w:hint="eastAsia"/>
        </w:rPr>
        <w:t>表</w:t>
      </w:r>
      <w:r w:rsidR="00CF3509">
        <w:t>4</w:t>
      </w:r>
      <w:r w:rsidR="00605905" w:rsidRPr="007B3BD8">
        <w:rPr>
          <w:rFonts w:hint="eastAsia"/>
        </w:rPr>
        <w:t>-</w:t>
      </w:r>
      <w:r w:rsidR="00E35867" w:rsidRPr="007B3BD8">
        <w:t>12</w:t>
      </w:r>
      <w:r w:rsidR="00605905" w:rsidRPr="007B3BD8">
        <w:t>。</w:t>
      </w:r>
      <w:bookmarkStart w:id="734" w:name="_Ref464224327"/>
      <w:bookmarkStart w:id="735" w:name="_Ref464224323"/>
    </w:p>
    <w:p w14:paraId="5989936D" w14:textId="2FDAC219" w:rsidR="009E4F13" w:rsidRPr="007B3BD8" w:rsidRDefault="009E4F13" w:rsidP="009E4F13">
      <w:pPr>
        <w:pStyle w:val="LZ-0"/>
      </w:pPr>
      <w:bookmarkStart w:id="736" w:name="_Ref464223474"/>
      <w:r w:rsidRPr="007B3BD8">
        <w:rPr>
          <w:rFonts w:hint="eastAsia"/>
        </w:rPr>
        <w:t>表</w:t>
      </w:r>
      <w:r w:rsidR="00CF3509">
        <w:t>4</w:t>
      </w:r>
      <w:r w:rsidRPr="007B3BD8">
        <w:rPr>
          <w:rFonts w:hint="eastAsia"/>
        </w:rPr>
        <w:t>-</w:t>
      </w:r>
      <w:del w:id="737" w:author="彭 mq" w:date="2023-03-09T10:29:00Z">
        <w:r w:rsidRPr="007B3BD8" w:rsidDel="00A4179E">
          <w:rPr>
            <w:rFonts w:hint="eastAsia"/>
          </w:rPr>
          <w:delText xml:space="preserve"> </w:delText>
        </w:r>
      </w:del>
      <w:r w:rsidRPr="007B3BD8">
        <w:fldChar w:fldCharType="begin"/>
      </w:r>
      <w:r w:rsidRPr="007B3BD8">
        <w:instrText xml:space="preserve"> </w:instrText>
      </w:r>
      <w:r w:rsidRPr="007B3BD8">
        <w:rPr>
          <w:rFonts w:hint="eastAsia"/>
        </w:rPr>
        <w:instrText xml:space="preserve">SEQ </w:instrText>
      </w:r>
      <w:r w:rsidRPr="007B3BD8">
        <w:rPr>
          <w:rFonts w:hint="eastAsia"/>
        </w:rPr>
        <w:instrText>表</w:instrText>
      </w:r>
      <w:r w:rsidRPr="007B3BD8">
        <w:rPr>
          <w:rFonts w:hint="eastAsia"/>
        </w:rPr>
        <w:instrText>6- \* ARABIC</w:instrText>
      </w:r>
      <w:r w:rsidRPr="007B3BD8">
        <w:instrText xml:space="preserve"> </w:instrText>
      </w:r>
      <w:r w:rsidRPr="007B3BD8">
        <w:fldChar w:fldCharType="separate"/>
      </w:r>
      <w:r w:rsidR="000E3AA8">
        <w:rPr>
          <w:noProof/>
        </w:rPr>
        <w:t>12</w:t>
      </w:r>
      <w:r w:rsidRPr="007B3BD8">
        <w:fldChar w:fldCharType="end"/>
      </w:r>
      <w:ins w:id="738" w:author="彭 mq" w:date="2023-03-09T10:29:00Z">
        <w:r w:rsidR="00A4179E">
          <w:t xml:space="preserve"> </w:t>
        </w:r>
      </w:ins>
      <w:r w:rsidRPr="007B3BD8">
        <w:t>生物质燃烧源排放清单</w:t>
      </w:r>
      <w:r w:rsidRPr="007B3BD8">
        <w:rPr>
          <w:rStyle w:val="Char1"/>
          <w:rFonts w:ascii="Times New Roman" w:eastAsia="黑体" w:hAnsi="Times New Roman"/>
          <w:b w:val="0"/>
          <w:szCs w:val="24"/>
        </w:rPr>
        <w:t>（单位：吨</w:t>
      </w:r>
      <w:r w:rsidRPr="007B3BD8">
        <w:rPr>
          <w:rStyle w:val="Char1"/>
          <w:rFonts w:ascii="Times New Roman" w:eastAsia="黑体" w:hAnsi="Times New Roman" w:hint="eastAsia"/>
          <w:b w:val="0"/>
          <w:szCs w:val="24"/>
        </w:rPr>
        <w:t>/</w:t>
      </w:r>
      <w:r w:rsidRPr="007B3BD8">
        <w:rPr>
          <w:rStyle w:val="Char1"/>
          <w:rFonts w:ascii="Times New Roman" w:eastAsia="黑体" w:hAnsi="Times New Roman" w:hint="eastAsia"/>
          <w:b w:val="0"/>
          <w:szCs w:val="24"/>
        </w:rPr>
        <w:t>年</w:t>
      </w:r>
      <w:r w:rsidRPr="007B3BD8">
        <w:rPr>
          <w:rStyle w:val="Char1"/>
          <w:rFonts w:ascii="Times New Roman" w:eastAsia="黑体" w:hAnsi="Times New Roman"/>
          <w:b w:val="0"/>
          <w:szCs w:val="24"/>
        </w:rPr>
        <w:t>）</w:t>
      </w:r>
    </w:p>
    <w:tbl>
      <w:tblPr>
        <w:tblW w:w="97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1"/>
        <w:gridCol w:w="752"/>
        <w:gridCol w:w="905"/>
        <w:gridCol w:w="1056"/>
        <w:gridCol w:w="1006"/>
        <w:gridCol w:w="854"/>
        <w:gridCol w:w="855"/>
        <w:gridCol w:w="854"/>
        <w:gridCol w:w="988"/>
        <w:gridCol w:w="850"/>
      </w:tblGrid>
      <w:tr w:rsidR="001D7270" w:rsidRPr="00642EE1" w14:paraId="291D4636" w14:textId="77777777" w:rsidTr="001D7270">
        <w:trPr>
          <w:trHeight w:val="372"/>
          <w:jc w:val="center"/>
        </w:trPr>
        <w:tc>
          <w:tcPr>
            <w:tcW w:w="1661" w:type="dxa"/>
            <w:tcBorders>
              <w:top w:val="single" w:sz="4" w:space="0" w:color="auto"/>
              <w:left w:val="single" w:sz="4" w:space="0" w:color="auto"/>
              <w:bottom w:val="single" w:sz="4" w:space="0" w:color="auto"/>
              <w:right w:val="single" w:sz="4" w:space="0" w:color="auto"/>
            </w:tcBorders>
            <w:vAlign w:val="center"/>
          </w:tcPr>
          <w:p w14:paraId="3DB4CEF0" w14:textId="77777777" w:rsidR="001D7270" w:rsidRPr="00642EE1" w:rsidRDefault="001D7270" w:rsidP="00E43DD9">
            <w:pPr>
              <w:pStyle w:val="LZ-4"/>
              <w:rPr>
                <w:b/>
              </w:rPr>
            </w:pPr>
            <w:bookmarkStart w:id="739" w:name="_Toc467074735"/>
            <w:bookmarkEnd w:id="712"/>
            <w:bookmarkEnd w:id="734"/>
            <w:bookmarkEnd w:id="735"/>
            <w:bookmarkEnd w:id="736"/>
            <w:r w:rsidRPr="00642EE1">
              <w:rPr>
                <w:b/>
              </w:rPr>
              <w:t>分类</w:t>
            </w:r>
          </w:p>
        </w:tc>
        <w:tc>
          <w:tcPr>
            <w:tcW w:w="752" w:type="dxa"/>
            <w:tcBorders>
              <w:top w:val="single" w:sz="4" w:space="0" w:color="auto"/>
              <w:left w:val="single" w:sz="4" w:space="0" w:color="auto"/>
              <w:bottom w:val="single" w:sz="4" w:space="0" w:color="auto"/>
              <w:right w:val="single" w:sz="4" w:space="0" w:color="auto"/>
            </w:tcBorders>
            <w:vAlign w:val="center"/>
          </w:tcPr>
          <w:p w14:paraId="5C739E42" w14:textId="77777777" w:rsidR="001D7270" w:rsidRPr="001D7270" w:rsidRDefault="001D7270" w:rsidP="00E43DD9">
            <w:pPr>
              <w:pStyle w:val="LZ-4"/>
              <w:rPr>
                <w:b/>
                <w:bCs/>
              </w:rPr>
            </w:pPr>
            <w:r w:rsidRPr="001D7270">
              <w:rPr>
                <w:b/>
                <w:bCs/>
              </w:rPr>
              <w:t>SO</w:t>
            </w:r>
            <w:r w:rsidRPr="00643CFE">
              <w:rPr>
                <w:b/>
                <w:bCs/>
                <w:vertAlign w:val="subscript"/>
              </w:rPr>
              <w:t>2</w:t>
            </w:r>
          </w:p>
        </w:tc>
        <w:tc>
          <w:tcPr>
            <w:tcW w:w="905" w:type="dxa"/>
            <w:tcBorders>
              <w:top w:val="single" w:sz="4" w:space="0" w:color="auto"/>
              <w:left w:val="single" w:sz="4" w:space="0" w:color="auto"/>
              <w:bottom w:val="single" w:sz="4" w:space="0" w:color="auto"/>
              <w:right w:val="single" w:sz="4" w:space="0" w:color="auto"/>
            </w:tcBorders>
            <w:vAlign w:val="center"/>
          </w:tcPr>
          <w:p w14:paraId="5A8B3858" w14:textId="77777777" w:rsidR="001D7270" w:rsidRPr="001D7270" w:rsidRDefault="001D7270" w:rsidP="00E43DD9">
            <w:pPr>
              <w:pStyle w:val="LZ-4"/>
              <w:rPr>
                <w:b/>
                <w:bCs/>
              </w:rPr>
            </w:pPr>
            <w:r w:rsidRPr="001D7270">
              <w:rPr>
                <w:b/>
                <w:bCs/>
              </w:rPr>
              <w:t>NOx</w:t>
            </w:r>
          </w:p>
        </w:tc>
        <w:tc>
          <w:tcPr>
            <w:tcW w:w="1056" w:type="dxa"/>
            <w:tcBorders>
              <w:top w:val="single" w:sz="4" w:space="0" w:color="auto"/>
              <w:left w:val="single" w:sz="4" w:space="0" w:color="auto"/>
              <w:bottom w:val="single" w:sz="4" w:space="0" w:color="auto"/>
              <w:right w:val="single" w:sz="4" w:space="0" w:color="auto"/>
            </w:tcBorders>
            <w:vAlign w:val="center"/>
          </w:tcPr>
          <w:p w14:paraId="29FD772A" w14:textId="77777777" w:rsidR="001D7270" w:rsidRPr="001D7270" w:rsidRDefault="001D7270" w:rsidP="00E43DD9">
            <w:pPr>
              <w:pStyle w:val="LZ-4"/>
              <w:rPr>
                <w:b/>
                <w:bCs/>
              </w:rPr>
            </w:pPr>
            <w:r w:rsidRPr="001D7270">
              <w:rPr>
                <w:b/>
                <w:bCs/>
              </w:rPr>
              <w:t>CO</w:t>
            </w:r>
          </w:p>
        </w:tc>
        <w:tc>
          <w:tcPr>
            <w:tcW w:w="1006" w:type="dxa"/>
            <w:tcBorders>
              <w:top w:val="single" w:sz="4" w:space="0" w:color="auto"/>
              <w:left w:val="single" w:sz="4" w:space="0" w:color="auto"/>
              <w:bottom w:val="single" w:sz="4" w:space="0" w:color="auto"/>
              <w:right w:val="single" w:sz="4" w:space="0" w:color="auto"/>
            </w:tcBorders>
            <w:vAlign w:val="center"/>
          </w:tcPr>
          <w:p w14:paraId="7BD14F03" w14:textId="77777777" w:rsidR="001D7270" w:rsidRPr="001D7270" w:rsidRDefault="001D7270" w:rsidP="00E43DD9">
            <w:pPr>
              <w:pStyle w:val="LZ-4"/>
              <w:rPr>
                <w:b/>
                <w:bCs/>
              </w:rPr>
            </w:pPr>
            <w:r w:rsidRPr="001D7270">
              <w:rPr>
                <w:b/>
                <w:bCs/>
              </w:rPr>
              <w:t>PM</w:t>
            </w:r>
            <w:r w:rsidRPr="00643CFE">
              <w:rPr>
                <w:b/>
                <w:bCs/>
                <w:vertAlign w:val="subscript"/>
              </w:rPr>
              <w:t>10</w:t>
            </w:r>
          </w:p>
        </w:tc>
        <w:tc>
          <w:tcPr>
            <w:tcW w:w="854" w:type="dxa"/>
            <w:tcBorders>
              <w:top w:val="single" w:sz="4" w:space="0" w:color="auto"/>
              <w:left w:val="single" w:sz="4" w:space="0" w:color="auto"/>
              <w:bottom w:val="single" w:sz="4" w:space="0" w:color="auto"/>
              <w:right w:val="single" w:sz="4" w:space="0" w:color="auto"/>
            </w:tcBorders>
            <w:vAlign w:val="center"/>
          </w:tcPr>
          <w:p w14:paraId="27D10E3E" w14:textId="77777777" w:rsidR="001D7270" w:rsidRPr="001D7270" w:rsidRDefault="001D7270" w:rsidP="00E43DD9">
            <w:pPr>
              <w:pStyle w:val="LZ-4"/>
              <w:rPr>
                <w:b/>
                <w:bCs/>
              </w:rPr>
            </w:pPr>
            <w:r w:rsidRPr="001D7270">
              <w:rPr>
                <w:b/>
                <w:bCs/>
              </w:rPr>
              <w:t>PM</w:t>
            </w:r>
            <w:r w:rsidRPr="00643CFE">
              <w:rPr>
                <w:b/>
                <w:bCs/>
                <w:vertAlign w:val="subscript"/>
              </w:rPr>
              <w:t>2.5</w:t>
            </w:r>
          </w:p>
        </w:tc>
        <w:tc>
          <w:tcPr>
            <w:tcW w:w="855" w:type="dxa"/>
            <w:tcBorders>
              <w:top w:val="single" w:sz="4" w:space="0" w:color="auto"/>
              <w:left w:val="single" w:sz="4" w:space="0" w:color="auto"/>
              <w:bottom w:val="single" w:sz="4" w:space="0" w:color="auto"/>
              <w:right w:val="single" w:sz="4" w:space="0" w:color="auto"/>
            </w:tcBorders>
            <w:vAlign w:val="center"/>
          </w:tcPr>
          <w:p w14:paraId="1A1C2696" w14:textId="77777777" w:rsidR="001D7270" w:rsidRPr="001D7270" w:rsidRDefault="001D7270" w:rsidP="00E43DD9">
            <w:pPr>
              <w:pStyle w:val="LZ-4"/>
              <w:rPr>
                <w:b/>
                <w:bCs/>
              </w:rPr>
            </w:pPr>
            <w:r w:rsidRPr="001D7270">
              <w:rPr>
                <w:b/>
                <w:bCs/>
              </w:rPr>
              <w:t>VOCs</w:t>
            </w:r>
          </w:p>
        </w:tc>
        <w:tc>
          <w:tcPr>
            <w:tcW w:w="854" w:type="dxa"/>
            <w:tcBorders>
              <w:top w:val="single" w:sz="4" w:space="0" w:color="auto"/>
              <w:left w:val="single" w:sz="4" w:space="0" w:color="auto"/>
              <w:bottom w:val="single" w:sz="4" w:space="0" w:color="auto"/>
              <w:right w:val="single" w:sz="4" w:space="0" w:color="auto"/>
            </w:tcBorders>
            <w:vAlign w:val="center"/>
          </w:tcPr>
          <w:p w14:paraId="4500F599" w14:textId="77777777" w:rsidR="001D7270" w:rsidRPr="001D7270" w:rsidRDefault="001D7270" w:rsidP="00E43DD9">
            <w:pPr>
              <w:pStyle w:val="LZ-4"/>
              <w:rPr>
                <w:b/>
                <w:bCs/>
              </w:rPr>
            </w:pPr>
            <w:r w:rsidRPr="001D7270">
              <w:rPr>
                <w:b/>
                <w:bCs/>
              </w:rPr>
              <w:t>NH</w:t>
            </w:r>
            <w:r w:rsidRPr="00643CFE">
              <w:rPr>
                <w:b/>
                <w:bCs/>
                <w:vertAlign w:val="subscript"/>
              </w:rPr>
              <w:t>3</w:t>
            </w:r>
          </w:p>
        </w:tc>
        <w:tc>
          <w:tcPr>
            <w:tcW w:w="988" w:type="dxa"/>
            <w:tcBorders>
              <w:top w:val="single" w:sz="4" w:space="0" w:color="auto"/>
              <w:left w:val="single" w:sz="4" w:space="0" w:color="auto"/>
              <w:bottom w:val="single" w:sz="4" w:space="0" w:color="auto"/>
              <w:right w:val="single" w:sz="4" w:space="0" w:color="auto"/>
            </w:tcBorders>
            <w:vAlign w:val="center"/>
          </w:tcPr>
          <w:p w14:paraId="50DAD5C2" w14:textId="77777777" w:rsidR="001D7270" w:rsidRPr="001D7270" w:rsidRDefault="001D7270" w:rsidP="00E43DD9">
            <w:pPr>
              <w:pStyle w:val="LZ-4"/>
              <w:rPr>
                <w:b/>
                <w:bCs/>
              </w:rPr>
            </w:pPr>
            <w:r w:rsidRPr="001D7270">
              <w:rPr>
                <w:b/>
                <w:bCs/>
              </w:rPr>
              <w:t>BC</w:t>
            </w:r>
          </w:p>
        </w:tc>
        <w:tc>
          <w:tcPr>
            <w:tcW w:w="850" w:type="dxa"/>
            <w:tcBorders>
              <w:top w:val="single" w:sz="4" w:space="0" w:color="auto"/>
              <w:left w:val="single" w:sz="4" w:space="0" w:color="auto"/>
              <w:bottom w:val="single" w:sz="4" w:space="0" w:color="auto"/>
              <w:right w:val="single" w:sz="4" w:space="0" w:color="auto"/>
            </w:tcBorders>
            <w:vAlign w:val="center"/>
          </w:tcPr>
          <w:p w14:paraId="764751E2" w14:textId="77777777" w:rsidR="001D7270" w:rsidRPr="001D7270" w:rsidRDefault="001D7270" w:rsidP="00E43DD9">
            <w:pPr>
              <w:pStyle w:val="LZ-4"/>
              <w:rPr>
                <w:b/>
                <w:bCs/>
              </w:rPr>
            </w:pPr>
            <w:r w:rsidRPr="001D7270">
              <w:rPr>
                <w:b/>
                <w:bCs/>
              </w:rPr>
              <w:t>OC</w:t>
            </w:r>
          </w:p>
        </w:tc>
      </w:tr>
      <w:tr w:rsidR="001D7270" w:rsidRPr="007B3BD8" w14:paraId="35303EED" w14:textId="77777777" w:rsidTr="00E43DD9">
        <w:trPr>
          <w:trHeight w:val="372"/>
          <w:jc w:val="center"/>
        </w:trPr>
        <w:tc>
          <w:tcPr>
            <w:tcW w:w="1661" w:type="dxa"/>
            <w:tcBorders>
              <w:top w:val="single" w:sz="4" w:space="0" w:color="auto"/>
              <w:left w:val="single" w:sz="4" w:space="0" w:color="auto"/>
              <w:bottom w:val="single" w:sz="4" w:space="0" w:color="auto"/>
              <w:right w:val="single" w:sz="4" w:space="0" w:color="auto"/>
            </w:tcBorders>
            <w:vAlign w:val="center"/>
          </w:tcPr>
          <w:p w14:paraId="631B49E0" w14:textId="77777777" w:rsidR="001D7270" w:rsidRPr="001D7270" w:rsidRDefault="001D7270" w:rsidP="001D7270">
            <w:pPr>
              <w:pStyle w:val="LZ-4"/>
              <w:rPr>
                <w:bCs/>
              </w:rPr>
            </w:pPr>
            <w:r w:rsidRPr="001D7270">
              <w:rPr>
                <w:rFonts w:hint="eastAsia"/>
                <w:bCs/>
              </w:rPr>
              <w:t>家用秸秆薪柴</w:t>
            </w:r>
          </w:p>
        </w:tc>
        <w:tc>
          <w:tcPr>
            <w:tcW w:w="752" w:type="dxa"/>
            <w:tcBorders>
              <w:top w:val="single" w:sz="4" w:space="0" w:color="auto"/>
              <w:left w:val="single" w:sz="4" w:space="0" w:color="auto"/>
              <w:bottom w:val="single" w:sz="4" w:space="0" w:color="auto"/>
              <w:right w:val="single" w:sz="4" w:space="0" w:color="auto"/>
            </w:tcBorders>
            <w:shd w:val="clear" w:color="auto" w:fill="auto"/>
            <w:vAlign w:val="center"/>
          </w:tcPr>
          <w:p w14:paraId="28EE026C" w14:textId="77777777" w:rsidR="001D7270" w:rsidRPr="001D7270" w:rsidRDefault="001D7270" w:rsidP="001D7270">
            <w:pPr>
              <w:pStyle w:val="LZ-4"/>
              <w:rPr>
                <w:bCs/>
              </w:rPr>
            </w:pPr>
            <w:r w:rsidRPr="001D7270">
              <w:rPr>
                <w:bCs/>
              </w:rPr>
              <w:t xml:space="preserve">0.0 </w:t>
            </w:r>
          </w:p>
        </w:tc>
        <w:tc>
          <w:tcPr>
            <w:tcW w:w="905" w:type="dxa"/>
            <w:tcBorders>
              <w:top w:val="single" w:sz="4" w:space="0" w:color="auto"/>
              <w:left w:val="single" w:sz="4" w:space="0" w:color="auto"/>
              <w:bottom w:val="single" w:sz="4" w:space="0" w:color="auto"/>
              <w:right w:val="single" w:sz="4" w:space="0" w:color="auto"/>
            </w:tcBorders>
            <w:shd w:val="clear" w:color="auto" w:fill="auto"/>
            <w:vAlign w:val="center"/>
          </w:tcPr>
          <w:p w14:paraId="4DDFC03A" w14:textId="77777777" w:rsidR="001D7270" w:rsidRPr="001D7270" w:rsidRDefault="001D7270" w:rsidP="001D7270">
            <w:pPr>
              <w:pStyle w:val="LZ-4"/>
              <w:rPr>
                <w:bCs/>
              </w:rPr>
            </w:pPr>
            <w:r w:rsidRPr="001D7270">
              <w:rPr>
                <w:bCs/>
              </w:rPr>
              <w:t xml:space="preserve">0.0 </w:t>
            </w:r>
          </w:p>
        </w:tc>
        <w:tc>
          <w:tcPr>
            <w:tcW w:w="1056" w:type="dxa"/>
            <w:tcBorders>
              <w:top w:val="single" w:sz="4" w:space="0" w:color="auto"/>
              <w:left w:val="single" w:sz="4" w:space="0" w:color="auto"/>
              <w:bottom w:val="single" w:sz="4" w:space="0" w:color="auto"/>
              <w:right w:val="single" w:sz="4" w:space="0" w:color="auto"/>
            </w:tcBorders>
            <w:shd w:val="clear" w:color="auto" w:fill="auto"/>
            <w:vAlign w:val="center"/>
          </w:tcPr>
          <w:p w14:paraId="1BDE467E" w14:textId="77777777" w:rsidR="001D7270" w:rsidRPr="001D7270" w:rsidRDefault="001D7270" w:rsidP="001D7270">
            <w:pPr>
              <w:pStyle w:val="LZ-4"/>
              <w:rPr>
                <w:bCs/>
              </w:rPr>
            </w:pPr>
            <w:r w:rsidRPr="001D7270">
              <w:rPr>
                <w:bCs/>
              </w:rPr>
              <w:t xml:space="preserve">2.0 </w:t>
            </w:r>
          </w:p>
        </w:tc>
        <w:tc>
          <w:tcPr>
            <w:tcW w:w="1006" w:type="dxa"/>
            <w:tcBorders>
              <w:top w:val="single" w:sz="4" w:space="0" w:color="auto"/>
              <w:left w:val="single" w:sz="4" w:space="0" w:color="auto"/>
              <w:bottom w:val="single" w:sz="4" w:space="0" w:color="auto"/>
              <w:right w:val="single" w:sz="4" w:space="0" w:color="auto"/>
            </w:tcBorders>
            <w:shd w:val="clear" w:color="auto" w:fill="auto"/>
            <w:vAlign w:val="bottom"/>
          </w:tcPr>
          <w:p w14:paraId="394305F3" w14:textId="0268A11F" w:rsidR="001D7270" w:rsidRPr="001D7270" w:rsidRDefault="001D7270" w:rsidP="001D7270">
            <w:pPr>
              <w:pStyle w:val="LZ-4"/>
              <w:rPr>
                <w:bCs/>
              </w:rPr>
            </w:pPr>
            <w:r>
              <w:rPr>
                <w:rFonts w:eastAsia="等线"/>
                <w:color w:val="000000"/>
                <w:sz w:val="22"/>
                <w:szCs w:val="22"/>
              </w:rPr>
              <w:t xml:space="preserve">0.2 </w:t>
            </w:r>
          </w:p>
        </w:tc>
        <w:tc>
          <w:tcPr>
            <w:tcW w:w="854" w:type="dxa"/>
            <w:tcBorders>
              <w:top w:val="single" w:sz="4" w:space="0" w:color="auto"/>
              <w:left w:val="nil"/>
              <w:bottom w:val="single" w:sz="4" w:space="0" w:color="auto"/>
              <w:right w:val="single" w:sz="4" w:space="0" w:color="auto"/>
            </w:tcBorders>
            <w:shd w:val="clear" w:color="auto" w:fill="auto"/>
            <w:vAlign w:val="bottom"/>
          </w:tcPr>
          <w:p w14:paraId="5B47FB44" w14:textId="45362916" w:rsidR="001D7270" w:rsidRPr="001D7270" w:rsidRDefault="001D7270" w:rsidP="001D7270">
            <w:pPr>
              <w:pStyle w:val="LZ-4"/>
              <w:rPr>
                <w:bCs/>
              </w:rPr>
            </w:pPr>
            <w:r>
              <w:rPr>
                <w:rFonts w:eastAsia="等线"/>
                <w:color w:val="000000"/>
                <w:sz w:val="22"/>
                <w:szCs w:val="22"/>
              </w:rPr>
              <w:t xml:space="preserve">0.2 </w:t>
            </w:r>
          </w:p>
        </w:tc>
        <w:tc>
          <w:tcPr>
            <w:tcW w:w="855" w:type="dxa"/>
            <w:tcBorders>
              <w:top w:val="single" w:sz="4" w:space="0" w:color="auto"/>
              <w:left w:val="nil"/>
              <w:bottom w:val="single" w:sz="4" w:space="0" w:color="auto"/>
              <w:right w:val="single" w:sz="4" w:space="0" w:color="auto"/>
            </w:tcBorders>
            <w:shd w:val="clear" w:color="auto" w:fill="auto"/>
            <w:vAlign w:val="bottom"/>
          </w:tcPr>
          <w:p w14:paraId="737F3E2F" w14:textId="3E9E44B4" w:rsidR="001D7270" w:rsidRPr="001D7270" w:rsidRDefault="001D7270" w:rsidP="001D7270">
            <w:pPr>
              <w:pStyle w:val="LZ-4"/>
              <w:rPr>
                <w:bCs/>
              </w:rPr>
            </w:pPr>
            <w:r>
              <w:rPr>
                <w:rFonts w:eastAsia="等线"/>
                <w:color w:val="000000"/>
                <w:sz w:val="22"/>
                <w:szCs w:val="22"/>
              </w:rPr>
              <w:t xml:space="preserve">0.3 </w:t>
            </w:r>
          </w:p>
        </w:tc>
        <w:tc>
          <w:tcPr>
            <w:tcW w:w="854" w:type="dxa"/>
            <w:tcBorders>
              <w:top w:val="single" w:sz="4" w:space="0" w:color="auto"/>
              <w:left w:val="nil"/>
              <w:bottom w:val="single" w:sz="4" w:space="0" w:color="auto"/>
              <w:right w:val="single" w:sz="4" w:space="0" w:color="auto"/>
            </w:tcBorders>
            <w:shd w:val="clear" w:color="auto" w:fill="auto"/>
            <w:vAlign w:val="bottom"/>
          </w:tcPr>
          <w:p w14:paraId="73819326" w14:textId="1F204213" w:rsidR="001D7270" w:rsidRPr="001D7270" w:rsidRDefault="001D7270" w:rsidP="001D7270">
            <w:pPr>
              <w:pStyle w:val="LZ-4"/>
              <w:rPr>
                <w:bCs/>
              </w:rPr>
            </w:pPr>
            <w:r>
              <w:rPr>
                <w:rFonts w:eastAsia="等线"/>
                <w:color w:val="000000"/>
                <w:sz w:val="22"/>
                <w:szCs w:val="22"/>
              </w:rPr>
              <w:t xml:space="preserve">0.0 </w:t>
            </w:r>
          </w:p>
        </w:tc>
        <w:tc>
          <w:tcPr>
            <w:tcW w:w="988" w:type="dxa"/>
            <w:tcBorders>
              <w:top w:val="single" w:sz="4" w:space="0" w:color="auto"/>
              <w:left w:val="nil"/>
              <w:bottom w:val="single" w:sz="4" w:space="0" w:color="auto"/>
              <w:right w:val="single" w:sz="4" w:space="0" w:color="auto"/>
            </w:tcBorders>
            <w:shd w:val="clear" w:color="auto" w:fill="auto"/>
            <w:vAlign w:val="bottom"/>
          </w:tcPr>
          <w:p w14:paraId="4CF6FF3B" w14:textId="40FB21DB" w:rsidR="001D7270" w:rsidRPr="001D7270" w:rsidRDefault="001D7270" w:rsidP="001D7270">
            <w:pPr>
              <w:pStyle w:val="LZ-4"/>
              <w:rPr>
                <w:bCs/>
              </w:rPr>
            </w:pPr>
            <w:r>
              <w:rPr>
                <w:rFonts w:eastAsia="等线"/>
                <w:color w:val="000000"/>
                <w:sz w:val="22"/>
                <w:szCs w:val="22"/>
              </w:rPr>
              <w:t xml:space="preserve">0.1 </w:t>
            </w:r>
          </w:p>
        </w:tc>
        <w:tc>
          <w:tcPr>
            <w:tcW w:w="850" w:type="dxa"/>
            <w:tcBorders>
              <w:top w:val="single" w:sz="4" w:space="0" w:color="auto"/>
              <w:left w:val="nil"/>
              <w:bottom w:val="single" w:sz="4" w:space="0" w:color="auto"/>
              <w:right w:val="single" w:sz="4" w:space="0" w:color="auto"/>
            </w:tcBorders>
            <w:shd w:val="clear" w:color="auto" w:fill="auto"/>
            <w:vAlign w:val="bottom"/>
          </w:tcPr>
          <w:p w14:paraId="3AAA5FF6" w14:textId="4B0440BB" w:rsidR="001D7270" w:rsidRPr="001D7270" w:rsidRDefault="001D7270" w:rsidP="001D7270">
            <w:pPr>
              <w:pStyle w:val="LZ-4"/>
              <w:rPr>
                <w:bCs/>
              </w:rPr>
            </w:pPr>
            <w:r>
              <w:rPr>
                <w:rFonts w:eastAsia="等线"/>
                <w:color w:val="000000"/>
                <w:sz w:val="22"/>
                <w:szCs w:val="22"/>
              </w:rPr>
              <w:t xml:space="preserve">0.1 </w:t>
            </w:r>
          </w:p>
        </w:tc>
      </w:tr>
      <w:tr w:rsidR="001D7270" w:rsidRPr="007B3BD8" w14:paraId="79E8E1E7" w14:textId="77777777" w:rsidTr="00E43DD9">
        <w:trPr>
          <w:trHeight w:val="372"/>
          <w:jc w:val="center"/>
        </w:trPr>
        <w:tc>
          <w:tcPr>
            <w:tcW w:w="1661" w:type="dxa"/>
            <w:tcBorders>
              <w:top w:val="single" w:sz="4" w:space="0" w:color="auto"/>
              <w:left w:val="single" w:sz="4" w:space="0" w:color="auto"/>
              <w:bottom w:val="single" w:sz="4" w:space="0" w:color="auto"/>
              <w:right w:val="single" w:sz="4" w:space="0" w:color="auto"/>
            </w:tcBorders>
            <w:vAlign w:val="center"/>
          </w:tcPr>
          <w:p w14:paraId="16EAECC8" w14:textId="77777777" w:rsidR="001D7270" w:rsidRPr="001D7270" w:rsidRDefault="001D7270" w:rsidP="001D7270">
            <w:pPr>
              <w:pStyle w:val="LZ-4"/>
              <w:rPr>
                <w:bCs/>
              </w:rPr>
            </w:pPr>
            <w:r w:rsidRPr="001D7270">
              <w:rPr>
                <w:rFonts w:hint="eastAsia"/>
                <w:bCs/>
              </w:rPr>
              <w:t>秸秆露天焚烧</w:t>
            </w:r>
          </w:p>
        </w:tc>
        <w:tc>
          <w:tcPr>
            <w:tcW w:w="752" w:type="dxa"/>
            <w:tcBorders>
              <w:top w:val="single" w:sz="4" w:space="0" w:color="auto"/>
              <w:left w:val="single" w:sz="4" w:space="0" w:color="auto"/>
              <w:bottom w:val="single" w:sz="4" w:space="0" w:color="auto"/>
              <w:right w:val="single" w:sz="4" w:space="0" w:color="auto"/>
            </w:tcBorders>
            <w:shd w:val="clear" w:color="auto" w:fill="auto"/>
            <w:vAlign w:val="center"/>
          </w:tcPr>
          <w:p w14:paraId="4D8A7099" w14:textId="77777777" w:rsidR="001D7270" w:rsidRPr="001D7270" w:rsidRDefault="001D7270" w:rsidP="001D7270">
            <w:pPr>
              <w:pStyle w:val="LZ-4"/>
              <w:rPr>
                <w:bCs/>
              </w:rPr>
            </w:pPr>
            <w:r w:rsidRPr="001D7270">
              <w:rPr>
                <w:bCs/>
              </w:rPr>
              <w:t xml:space="preserve">1.8 </w:t>
            </w:r>
          </w:p>
        </w:tc>
        <w:tc>
          <w:tcPr>
            <w:tcW w:w="905" w:type="dxa"/>
            <w:tcBorders>
              <w:top w:val="single" w:sz="4" w:space="0" w:color="auto"/>
              <w:left w:val="single" w:sz="4" w:space="0" w:color="auto"/>
              <w:bottom w:val="single" w:sz="4" w:space="0" w:color="auto"/>
              <w:right w:val="single" w:sz="4" w:space="0" w:color="auto"/>
            </w:tcBorders>
            <w:shd w:val="clear" w:color="auto" w:fill="auto"/>
            <w:vAlign w:val="center"/>
          </w:tcPr>
          <w:p w14:paraId="530E8369" w14:textId="77777777" w:rsidR="001D7270" w:rsidRPr="001D7270" w:rsidRDefault="001D7270" w:rsidP="001D7270">
            <w:pPr>
              <w:pStyle w:val="LZ-4"/>
              <w:rPr>
                <w:bCs/>
              </w:rPr>
            </w:pPr>
            <w:r w:rsidRPr="001D7270">
              <w:rPr>
                <w:bCs/>
              </w:rPr>
              <w:t xml:space="preserve">7.6 </w:t>
            </w:r>
          </w:p>
        </w:tc>
        <w:tc>
          <w:tcPr>
            <w:tcW w:w="1056" w:type="dxa"/>
            <w:tcBorders>
              <w:top w:val="single" w:sz="4" w:space="0" w:color="auto"/>
              <w:left w:val="single" w:sz="4" w:space="0" w:color="auto"/>
              <w:bottom w:val="single" w:sz="4" w:space="0" w:color="auto"/>
              <w:right w:val="single" w:sz="4" w:space="0" w:color="auto"/>
            </w:tcBorders>
            <w:shd w:val="clear" w:color="auto" w:fill="auto"/>
            <w:vAlign w:val="center"/>
          </w:tcPr>
          <w:p w14:paraId="6ED42736" w14:textId="77777777" w:rsidR="001D7270" w:rsidRPr="001D7270" w:rsidRDefault="001D7270" w:rsidP="001D7270">
            <w:pPr>
              <w:pStyle w:val="LZ-4"/>
              <w:rPr>
                <w:bCs/>
              </w:rPr>
            </w:pPr>
            <w:r w:rsidRPr="001D7270">
              <w:rPr>
                <w:bCs/>
              </w:rPr>
              <w:t xml:space="preserve">135.5 </w:t>
            </w:r>
          </w:p>
        </w:tc>
        <w:tc>
          <w:tcPr>
            <w:tcW w:w="1006" w:type="dxa"/>
            <w:tcBorders>
              <w:top w:val="nil"/>
              <w:left w:val="single" w:sz="4" w:space="0" w:color="auto"/>
              <w:bottom w:val="single" w:sz="4" w:space="0" w:color="auto"/>
              <w:right w:val="single" w:sz="4" w:space="0" w:color="auto"/>
            </w:tcBorders>
            <w:shd w:val="clear" w:color="auto" w:fill="auto"/>
            <w:vAlign w:val="bottom"/>
          </w:tcPr>
          <w:p w14:paraId="5BF13B2D" w14:textId="5335464B" w:rsidR="001D7270" w:rsidRPr="001D7270" w:rsidRDefault="001D7270" w:rsidP="001D7270">
            <w:pPr>
              <w:pStyle w:val="LZ-4"/>
              <w:rPr>
                <w:bCs/>
              </w:rPr>
            </w:pPr>
            <w:r>
              <w:rPr>
                <w:rFonts w:eastAsia="等线"/>
                <w:color w:val="000000"/>
                <w:sz w:val="22"/>
                <w:szCs w:val="22"/>
              </w:rPr>
              <w:t xml:space="preserve">21.8 </w:t>
            </w:r>
          </w:p>
        </w:tc>
        <w:tc>
          <w:tcPr>
            <w:tcW w:w="854" w:type="dxa"/>
            <w:tcBorders>
              <w:top w:val="nil"/>
              <w:left w:val="nil"/>
              <w:bottom w:val="single" w:sz="4" w:space="0" w:color="auto"/>
              <w:right w:val="single" w:sz="4" w:space="0" w:color="auto"/>
            </w:tcBorders>
            <w:shd w:val="clear" w:color="auto" w:fill="auto"/>
            <w:vAlign w:val="bottom"/>
          </w:tcPr>
          <w:p w14:paraId="5078113A" w14:textId="681E8149" w:rsidR="001D7270" w:rsidRPr="001D7270" w:rsidRDefault="001D7270" w:rsidP="001D7270">
            <w:pPr>
              <w:pStyle w:val="LZ-4"/>
              <w:rPr>
                <w:bCs/>
              </w:rPr>
            </w:pPr>
            <w:r>
              <w:rPr>
                <w:rFonts w:eastAsia="等线"/>
                <w:color w:val="000000"/>
                <w:sz w:val="22"/>
                <w:szCs w:val="22"/>
              </w:rPr>
              <w:t xml:space="preserve">21.4 </w:t>
            </w:r>
          </w:p>
        </w:tc>
        <w:tc>
          <w:tcPr>
            <w:tcW w:w="855" w:type="dxa"/>
            <w:tcBorders>
              <w:top w:val="nil"/>
              <w:left w:val="nil"/>
              <w:bottom w:val="single" w:sz="4" w:space="0" w:color="auto"/>
              <w:right w:val="single" w:sz="4" w:space="0" w:color="auto"/>
            </w:tcBorders>
            <w:shd w:val="clear" w:color="auto" w:fill="auto"/>
            <w:vAlign w:val="bottom"/>
          </w:tcPr>
          <w:p w14:paraId="2939BCC8" w14:textId="018BE7D6" w:rsidR="001D7270" w:rsidRPr="001D7270" w:rsidRDefault="001D7270" w:rsidP="001D7270">
            <w:pPr>
              <w:pStyle w:val="LZ-4"/>
              <w:rPr>
                <w:bCs/>
              </w:rPr>
            </w:pPr>
            <w:r>
              <w:rPr>
                <w:rFonts w:eastAsia="等线"/>
                <w:color w:val="000000"/>
                <w:sz w:val="22"/>
                <w:szCs w:val="22"/>
              </w:rPr>
              <w:t xml:space="preserve">28.9 </w:t>
            </w:r>
          </w:p>
        </w:tc>
        <w:tc>
          <w:tcPr>
            <w:tcW w:w="854" w:type="dxa"/>
            <w:tcBorders>
              <w:top w:val="nil"/>
              <w:left w:val="nil"/>
              <w:bottom w:val="single" w:sz="4" w:space="0" w:color="auto"/>
              <w:right w:val="single" w:sz="4" w:space="0" w:color="auto"/>
            </w:tcBorders>
            <w:shd w:val="clear" w:color="auto" w:fill="auto"/>
            <w:vAlign w:val="bottom"/>
          </w:tcPr>
          <w:p w14:paraId="270C0EE9" w14:textId="781FAFD8" w:rsidR="001D7270" w:rsidRPr="001D7270" w:rsidRDefault="001D7270" w:rsidP="001D7270">
            <w:pPr>
              <w:pStyle w:val="LZ-4"/>
              <w:rPr>
                <w:bCs/>
              </w:rPr>
            </w:pPr>
            <w:r>
              <w:rPr>
                <w:rFonts w:eastAsia="等线"/>
                <w:color w:val="000000"/>
                <w:sz w:val="22"/>
                <w:szCs w:val="22"/>
              </w:rPr>
              <w:t xml:space="preserve">1.8 </w:t>
            </w:r>
          </w:p>
        </w:tc>
        <w:tc>
          <w:tcPr>
            <w:tcW w:w="988" w:type="dxa"/>
            <w:tcBorders>
              <w:top w:val="nil"/>
              <w:left w:val="nil"/>
              <w:bottom w:val="single" w:sz="4" w:space="0" w:color="auto"/>
              <w:right w:val="single" w:sz="4" w:space="0" w:color="auto"/>
            </w:tcBorders>
            <w:shd w:val="clear" w:color="auto" w:fill="auto"/>
            <w:vAlign w:val="bottom"/>
          </w:tcPr>
          <w:p w14:paraId="14A4DAB6" w14:textId="79844970" w:rsidR="001D7270" w:rsidRPr="001D7270" w:rsidRDefault="001D7270" w:rsidP="001D7270">
            <w:pPr>
              <w:pStyle w:val="LZ-4"/>
              <w:rPr>
                <w:bCs/>
              </w:rPr>
            </w:pPr>
            <w:r>
              <w:rPr>
                <w:rFonts w:eastAsia="等线"/>
                <w:color w:val="000000"/>
                <w:sz w:val="22"/>
                <w:szCs w:val="22"/>
              </w:rPr>
              <w:t xml:space="preserve">2.3 </w:t>
            </w:r>
          </w:p>
        </w:tc>
        <w:tc>
          <w:tcPr>
            <w:tcW w:w="850" w:type="dxa"/>
            <w:tcBorders>
              <w:top w:val="nil"/>
              <w:left w:val="nil"/>
              <w:bottom w:val="single" w:sz="4" w:space="0" w:color="auto"/>
              <w:right w:val="single" w:sz="4" w:space="0" w:color="auto"/>
            </w:tcBorders>
            <w:shd w:val="clear" w:color="auto" w:fill="auto"/>
            <w:vAlign w:val="bottom"/>
          </w:tcPr>
          <w:p w14:paraId="13673855" w14:textId="6BE2E505" w:rsidR="001D7270" w:rsidRPr="001D7270" w:rsidRDefault="001D7270" w:rsidP="001D7270">
            <w:pPr>
              <w:pStyle w:val="LZ-4"/>
              <w:rPr>
                <w:bCs/>
              </w:rPr>
            </w:pPr>
            <w:r>
              <w:rPr>
                <w:rFonts w:eastAsia="等线"/>
                <w:color w:val="000000"/>
                <w:sz w:val="22"/>
                <w:szCs w:val="22"/>
              </w:rPr>
              <w:t xml:space="preserve">9.6 </w:t>
            </w:r>
          </w:p>
        </w:tc>
      </w:tr>
      <w:tr w:rsidR="001D7270" w:rsidRPr="00642EE1" w14:paraId="591A1CF7" w14:textId="77777777" w:rsidTr="00E43DD9">
        <w:trPr>
          <w:trHeight w:val="372"/>
          <w:jc w:val="center"/>
        </w:trPr>
        <w:tc>
          <w:tcPr>
            <w:tcW w:w="1661" w:type="dxa"/>
            <w:tcBorders>
              <w:top w:val="single" w:sz="4" w:space="0" w:color="auto"/>
              <w:left w:val="single" w:sz="4" w:space="0" w:color="auto"/>
              <w:bottom w:val="single" w:sz="4" w:space="0" w:color="auto"/>
              <w:right w:val="single" w:sz="4" w:space="0" w:color="auto"/>
            </w:tcBorders>
            <w:vAlign w:val="center"/>
          </w:tcPr>
          <w:p w14:paraId="762F50A1" w14:textId="77777777" w:rsidR="001D7270" w:rsidRPr="00642EE1" w:rsidRDefault="001D7270" w:rsidP="001D7270">
            <w:pPr>
              <w:pStyle w:val="LZ-4"/>
              <w:rPr>
                <w:b/>
              </w:rPr>
            </w:pPr>
            <w:r w:rsidRPr="00642EE1">
              <w:rPr>
                <w:rFonts w:hint="eastAsia"/>
                <w:b/>
              </w:rPr>
              <w:t>合计</w:t>
            </w:r>
          </w:p>
        </w:tc>
        <w:tc>
          <w:tcPr>
            <w:tcW w:w="752" w:type="dxa"/>
            <w:tcBorders>
              <w:top w:val="single" w:sz="4" w:space="0" w:color="auto"/>
              <w:left w:val="single" w:sz="4" w:space="0" w:color="auto"/>
              <w:bottom w:val="single" w:sz="4" w:space="0" w:color="auto"/>
              <w:right w:val="single" w:sz="4" w:space="0" w:color="auto"/>
            </w:tcBorders>
            <w:shd w:val="clear" w:color="auto" w:fill="auto"/>
            <w:vAlign w:val="bottom"/>
          </w:tcPr>
          <w:p w14:paraId="1035181E" w14:textId="490861F8" w:rsidR="001D7270" w:rsidRPr="001D7270" w:rsidRDefault="001D7270" w:rsidP="001D7270">
            <w:pPr>
              <w:pStyle w:val="LZ-4"/>
              <w:rPr>
                <w:b/>
                <w:bCs/>
              </w:rPr>
            </w:pPr>
            <w:r>
              <w:rPr>
                <w:rFonts w:eastAsia="等线"/>
                <w:b/>
                <w:bCs/>
                <w:color w:val="000000"/>
                <w:sz w:val="22"/>
                <w:szCs w:val="22"/>
              </w:rPr>
              <w:t xml:space="preserve">1.8 </w:t>
            </w:r>
          </w:p>
        </w:tc>
        <w:tc>
          <w:tcPr>
            <w:tcW w:w="905" w:type="dxa"/>
            <w:tcBorders>
              <w:top w:val="single" w:sz="4" w:space="0" w:color="auto"/>
              <w:left w:val="nil"/>
              <w:bottom w:val="single" w:sz="4" w:space="0" w:color="auto"/>
              <w:right w:val="single" w:sz="4" w:space="0" w:color="auto"/>
            </w:tcBorders>
            <w:shd w:val="clear" w:color="auto" w:fill="auto"/>
            <w:vAlign w:val="bottom"/>
          </w:tcPr>
          <w:p w14:paraId="5FEAF277" w14:textId="4F803CAD" w:rsidR="001D7270" w:rsidRPr="00642EE1" w:rsidRDefault="001D7270" w:rsidP="001D7270">
            <w:pPr>
              <w:pStyle w:val="LZ-4"/>
              <w:rPr>
                <w:b/>
                <w:bCs/>
              </w:rPr>
            </w:pPr>
            <w:r>
              <w:rPr>
                <w:rFonts w:eastAsia="等线"/>
                <w:b/>
                <w:bCs/>
                <w:color w:val="000000"/>
                <w:sz w:val="22"/>
                <w:szCs w:val="22"/>
              </w:rPr>
              <w:t xml:space="preserve">7.6 </w:t>
            </w:r>
          </w:p>
        </w:tc>
        <w:tc>
          <w:tcPr>
            <w:tcW w:w="1056" w:type="dxa"/>
            <w:tcBorders>
              <w:top w:val="single" w:sz="4" w:space="0" w:color="auto"/>
              <w:left w:val="nil"/>
              <w:bottom w:val="single" w:sz="4" w:space="0" w:color="auto"/>
              <w:right w:val="single" w:sz="4" w:space="0" w:color="auto"/>
            </w:tcBorders>
            <w:shd w:val="clear" w:color="auto" w:fill="auto"/>
            <w:vAlign w:val="bottom"/>
          </w:tcPr>
          <w:p w14:paraId="5364A894" w14:textId="167F5165" w:rsidR="001D7270" w:rsidRPr="00642EE1" w:rsidRDefault="001D7270" w:rsidP="001D7270">
            <w:pPr>
              <w:pStyle w:val="LZ-4"/>
              <w:rPr>
                <w:b/>
                <w:bCs/>
              </w:rPr>
            </w:pPr>
            <w:r>
              <w:rPr>
                <w:rFonts w:eastAsia="等线"/>
                <w:b/>
                <w:bCs/>
                <w:color w:val="000000"/>
                <w:sz w:val="22"/>
                <w:szCs w:val="22"/>
              </w:rPr>
              <w:t xml:space="preserve">137.5 </w:t>
            </w:r>
          </w:p>
        </w:tc>
        <w:tc>
          <w:tcPr>
            <w:tcW w:w="1006" w:type="dxa"/>
            <w:tcBorders>
              <w:top w:val="single" w:sz="4" w:space="0" w:color="auto"/>
              <w:left w:val="single" w:sz="4" w:space="0" w:color="auto"/>
              <w:bottom w:val="single" w:sz="4" w:space="0" w:color="auto"/>
              <w:right w:val="single" w:sz="4" w:space="0" w:color="auto"/>
            </w:tcBorders>
            <w:shd w:val="clear" w:color="auto" w:fill="auto"/>
            <w:vAlign w:val="bottom"/>
          </w:tcPr>
          <w:p w14:paraId="57A41E70" w14:textId="13AB7C00" w:rsidR="001D7270" w:rsidRPr="00642EE1" w:rsidRDefault="001D7270" w:rsidP="001D7270">
            <w:pPr>
              <w:pStyle w:val="LZ-4"/>
              <w:rPr>
                <w:b/>
                <w:bCs/>
              </w:rPr>
            </w:pPr>
            <w:r>
              <w:rPr>
                <w:rFonts w:eastAsia="等线"/>
                <w:b/>
                <w:bCs/>
                <w:color w:val="000000"/>
                <w:sz w:val="22"/>
                <w:szCs w:val="22"/>
              </w:rPr>
              <w:t xml:space="preserve">22.0 </w:t>
            </w:r>
          </w:p>
        </w:tc>
        <w:tc>
          <w:tcPr>
            <w:tcW w:w="854" w:type="dxa"/>
            <w:tcBorders>
              <w:top w:val="single" w:sz="4" w:space="0" w:color="auto"/>
              <w:left w:val="nil"/>
              <w:bottom w:val="single" w:sz="4" w:space="0" w:color="auto"/>
              <w:right w:val="single" w:sz="4" w:space="0" w:color="auto"/>
            </w:tcBorders>
            <w:shd w:val="clear" w:color="auto" w:fill="auto"/>
            <w:vAlign w:val="bottom"/>
          </w:tcPr>
          <w:p w14:paraId="4E30A560" w14:textId="60B5460B" w:rsidR="001D7270" w:rsidRPr="00642EE1" w:rsidRDefault="001D7270" w:rsidP="001D7270">
            <w:pPr>
              <w:pStyle w:val="LZ-4"/>
              <w:rPr>
                <w:b/>
                <w:bCs/>
              </w:rPr>
            </w:pPr>
            <w:r>
              <w:rPr>
                <w:rFonts w:eastAsia="等线"/>
                <w:b/>
                <w:bCs/>
                <w:color w:val="000000"/>
                <w:sz w:val="22"/>
                <w:szCs w:val="22"/>
              </w:rPr>
              <w:t xml:space="preserve">21.6 </w:t>
            </w:r>
          </w:p>
        </w:tc>
        <w:tc>
          <w:tcPr>
            <w:tcW w:w="855" w:type="dxa"/>
            <w:tcBorders>
              <w:top w:val="single" w:sz="4" w:space="0" w:color="auto"/>
              <w:left w:val="nil"/>
              <w:bottom w:val="single" w:sz="4" w:space="0" w:color="auto"/>
              <w:right w:val="single" w:sz="4" w:space="0" w:color="auto"/>
            </w:tcBorders>
            <w:shd w:val="clear" w:color="auto" w:fill="auto"/>
            <w:vAlign w:val="bottom"/>
          </w:tcPr>
          <w:p w14:paraId="3B4522ED" w14:textId="16385ACB" w:rsidR="001D7270" w:rsidRPr="00642EE1" w:rsidRDefault="001D7270" w:rsidP="001D7270">
            <w:pPr>
              <w:pStyle w:val="LZ-4"/>
              <w:rPr>
                <w:b/>
                <w:bCs/>
              </w:rPr>
            </w:pPr>
            <w:r>
              <w:rPr>
                <w:rFonts w:eastAsia="等线"/>
                <w:b/>
                <w:bCs/>
                <w:color w:val="000000"/>
                <w:sz w:val="22"/>
                <w:szCs w:val="22"/>
              </w:rPr>
              <w:t xml:space="preserve">29.2 </w:t>
            </w:r>
          </w:p>
        </w:tc>
        <w:tc>
          <w:tcPr>
            <w:tcW w:w="854" w:type="dxa"/>
            <w:tcBorders>
              <w:top w:val="single" w:sz="4" w:space="0" w:color="auto"/>
              <w:left w:val="nil"/>
              <w:bottom w:val="single" w:sz="4" w:space="0" w:color="auto"/>
              <w:right w:val="single" w:sz="4" w:space="0" w:color="auto"/>
            </w:tcBorders>
            <w:shd w:val="clear" w:color="auto" w:fill="auto"/>
            <w:vAlign w:val="bottom"/>
          </w:tcPr>
          <w:p w14:paraId="6659A9C6" w14:textId="13608581" w:rsidR="001D7270" w:rsidRPr="00642EE1" w:rsidRDefault="001D7270" w:rsidP="001D7270">
            <w:pPr>
              <w:pStyle w:val="LZ-4"/>
              <w:rPr>
                <w:b/>
                <w:bCs/>
              </w:rPr>
            </w:pPr>
            <w:r>
              <w:rPr>
                <w:rFonts w:eastAsia="等线"/>
                <w:b/>
                <w:bCs/>
                <w:color w:val="000000"/>
                <w:sz w:val="22"/>
                <w:szCs w:val="22"/>
              </w:rPr>
              <w:t xml:space="preserve">1.8 </w:t>
            </w:r>
          </w:p>
        </w:tc>
        <w:tc>
          <w:tcPr>
            <w:tcW w:w="988" w:type="dxa"/>
            <w:tcBorders>
              <w:top w:val="single" w:sz="4" w:space="0" w:color="auto"/>
              <w:left w:val="nil"/>
              <w:bottom w:val="single" w:sz="4" w:space="0" w:color="auto"/>
              <w:right w:val="single" w:sz="4" w:space="0" w:color="auto"/>
            </w:tcBorders>
            <w:shd w:val="clear" w:color="auto" w:fill="auto"/>
            <w:vAlign w:val="bottom"/>
          </w:tcPr>
          <w:p w14:paraId="18D2FC4E" w14:textId="698D3FCB" w:rsidR="001D7270" w:rsidRPr="00642EE1" w:rsidRDefault="001D7270" w:rsidP="001D7270">
            <w:pPr>
              <w:pStyle w:val="LZ-4"/>
              <w:rPr>
                <w:b/>
                <w:bCs/>
              </w:rPr>
            </w:pPr>
            <w:r>
              <w:rPr>
                <w:rFonts w:eastAsia="等线"/>
                <w:b/>
                <w:bCs/>
                <w:color w:val="000000"/>
                <w:sz w:val="22"/>
                <w:szCs w:val="22"/>
              </w:rPr>
              <w:t xml:space="preserve">2.4 </w:t>
            </w:r>
          </w:p>
        </w:tc>
        <w:tc>
          <w:tcPr>
            <w:tcW w:w="850" w:type="dxa"/>
            <w:tcBorders>
              <w:top w:val="single" w:sz="4" w:space="0" w:color="auto"/>
              <w:left w:val="nil"/>
              <w:bottom w:val="single" w:sz="4" w:space="0" w:color="auto"/>
              <w:right w:val="single" w:sz="4" w:space="0" w:color="auto"/>
            </w:tcBorders>
            <w:shd w:val="clear" w:color="auto" w:fill="auto"/>
            <w:vAlign w:val="bottom"/>
          </w:tcPr>
          <w:p w14:paraId="7125FAF9" w14:textId="139619B6" w:rsidR="001D7270" w:rsidRPr="00642EE1" w:rsidRDefault="001D7270" w:rsidP="001D7270">
            <w:pPr>
              <w:pStyle w:val="LZ-4"/>
              <w:rPr>
                <w:b/>
                <w:bCs/>
              </w:rPr>
            </w:pPr>
            <w:r>
              <w:rPr>
                <w:rFonts w:eastAsia="等线"/>
                <w:b/>
                <w:bCs/>
                <w:color w:val="000000"/>
                <w:sz w:val="22"/>
                <w:szCs w:val="22"/>
              </w:rPr>
              <w:t xml:space="preserve">9.7 </w:t>
            </w:r>
          </w:p>
        </w:tc>
      </w:tr>
    </w:tbl>
    <w:p w14:paraId="7B40ED79" w14:textId="77777777" w:rsidR="00AB3D03" w:rsidRDefault="0060705B" w:rsidP="00E43DD9">
      <w:pPr>
        <w:pStyle w:val="LZ-3"/>
        <w:ind w:firstLine="480"/>
      </w:pPr>
      <w:bookmarkStart w:id="740" w:name="_Toc117179448"/>
      <w:proofErr w:type="spellStart"/>
      <w:r w:rsidRPr="007B3BD8">
        <w:t>农业源</w:t>
      </w:r>
      <w:bookmarkEnd w:id="739"/>
      <w:bookmarkEnd w:id="740"/>
      <w:proofErr w:type="spellEnd"/>
    </w:p>
    <w:p w14:paraId="044A16E7" w14:textId="6B0D6D44" w:rsidR="00120FC3" w:rsidRPr="007B3BD8" w:rsidRDefault="0060705B" w:rsidP="00AB3D03">
      <w:pPr>
        <w:pStyle w:val="LZ-"/>
        <w:ind w:firstLine="480"/>
      </w:pPr>
      <w:r w:rsidRPr="00AB3D03">
        <w:rPr>
          <w:rStyle w:val="LZ-Char"/>
        </w:rPr>
        <w:t>农业源</w:t>
      </w:r>
      <w:r w:rsidR="00FE4B58" w:rsidRPr="00AB3D03">
        <w:rPr>
          <w:rStyle w:val="LZ-Char"/>
        </w:rPr>
        <w:t>包括</w:t>
      </w:r>
      <w:r w:rsidR="00120FC3" w:rsidRPr="00AB3D03">
        <w:rPr>
          <w:rStyle w:val="LZ-Char"/>
          <w:rFonts w:hint="eastAsia"/>
        </w:rPr>
        <w:t>畜禽养殖、氮肥施用、土壤本底、固氮植物、秸秆堆肥和人体粪便等六类，</w:t>
      </w:r>
      <w:r w:rsidR="00A93D9A" w:rsidRPr="00AB3D03">
        <w:rPr>
          <w:rStyle w:val="LZ-Char"/>
        </w:rPr>
        <w:t>萧山区</w:t>
      </w:r>
      <w:r w:rsidR="00120FC3" w:rsidRPr="00AB3D03">
        <w:rPr>
          <w:rStyle w:val="LZ-Char"/>
        </w:rPr>
        <w:t>农业源</w:t>
      </w:r>
      <w:r w:rsidRPr="00AB3D03">
        <w:rPr>
          <w:rStyle w:val="LZ-Char"/>
        </w:rPr>
        <w:t>NH</w:t>
      </w:r>
      <w:r w:rsidRPr="00643CFE">
        <w:rPr>
          <w:rStyle w:val="LZ-Char"/>
          <w:vertAlign w:val="subscript"/>
        </w:rPr>
        <w:t>3</w:t>
      </w:r>
      <w:r w:rsidRPr="00AB3D03">
        <w:rPr>
          <w:rStyle w:val="LZ-Char"/>
        </w:rPr>
        <w:t>排放量为</w:t>
      </w:r>
      <w:r w:rsidR="00CF5EFD" w:rsidRPr="00AB3D03">
        <w:rPr>
          <w:rStyle w:val="LZ-Char"/>
        </w:rPr>
        <w:t>3266</w:t>
      </w:r>
      <w:r w:rsidRPr="00AB3D03">
        <w:rPr>
          <w:rStyle w:val="LZ-Char"/>
        </w:rPr>
        <w:t>吨。如</w:t>
      </w:r>
      <w:r w:rsidR="00EB4F90" w:rsidRPr="00AB3D03">
        <w:rPr>
          <w:rStyle w:val="LZ-Char"/>
        </w:rPr>
        <w:t>图</w:t>
      </w:r>
      <w:r w:rsidR="00CF3509">
        <w:rPr>
          <w:rStyle w:val="LZ-Char"/>
        </w:rPr>
        <w:t>4</w:t>
      </w:r>
      <w:r w:rsidR="00120FC3" w:rsidRPr="00AB3D03">
        <w:rPr>
          <w:rStyle w:val="LZ-Char"/>
          <w:rFonts w:hint="eastAsia"/>
        </w:rPr>
        <w:t>-</w:t>
      </w:r>
      <w:r w:rsidR="00CF5EFD" w:rsidRPr="00AB3D03">
        <w:rPr>
          <w:rStyle w:val="LZ-Char"/>
        </w:rPr>
        <w:t>2</w:t>
      </w:r>
      <w:r w:rsidR="00AB3D03">
        <w:rPr>
          <w:rStyle w:val="LZ-Char"/>
        </w:rPr>
        <w:t>2</w:t>
      </w:r>
      <w:r w:rsidR="00EB4F90" w:rsidRPr="00AB3D03">
        <w:rPr>
          <w:rStyle w:val="LZ-Char"/>
          <w:rFonts w:hint="eastAsia"/>
        </w:rPr>
        <w:t>，</w:t>
      </w:r>
      <w:r w:rsidR="00CF5EFD" w:rsidRPr="00AB3D03">
        <w:rPr>
          <w:rStyle w:val="LZ-Char"/>
          <w:rFonts w:hint="eastAsia"/>
        </w:rPr>
        <w:t>畜禽养殖</w:t>
      </w:r>
      <w:r w:rsidR="00120FC3" w:rsidRPr="00AB3D03">
        <w:rPr>
          <w:rStyle w:val="LZ-Char"/>
        </w:rPr>
        <w:t>和</w:t>
      </w:r>
      <w:r w:rsidR="00CF5EFD" w:rsidRPr="00AB3D03">
        <w:rPr>
          <w:rStyle w:val="LZ-Char"/>
          <w:rFonts w:hint="eastAsia"/>
        </w:rPr>
        <w:t>氮肥施用</w:t>
      </w:r>
      <w:r w:rsidRPr="00AB3D03">
        <w:rPr>
          <w:rStyle w:val="LZ-Char"/>
        </w:rPr>
        <w:t>是农业源</w:t>
      </w:r>
      <w:r w:rsidRPr="00AB3D03">
        <w:rPr>
          <w:rStyle w:val="LZ-Char"/>
        </w:rPr>
        <w:t>NH</w:t>
      </w:r>
      <w:r w:rsidRPr="00643CFE">
        <w:rPr>
          <w:rStyle w:val="LZ-Char"/>
          <w:vertAlign w:val="subscript"/>
        </w:rPr>
        <w:t>3</w:t>
      </w:r>
      <w:r w:rsidRPr="00AB3D03">
        <w:rPr>
          <w:rStyle w:val="LZ-Char"/>
        </w:rPr>
        <w:t>的</w:t>
      </w:r>
      <w:r w:rsidR="00120FC3" w:rsidRPr="00AB3D03">
        <w:rPr>
          <w:rStyle w:val="LZ-Char"/>
          <w:rFonts w:hint="eastAsia"/>
        </w:rPr>
        <w:t>主要</w:t>
      </w:r>
      <w:r w:rsidRPr="00AB3D03">
        <w:rPr>
          <w:rStyle w:val="LZ-Char"/>
        </w:rPr>
        <w:t>排放源，排放量</w:t>
      </w:r>
      <w:r w:rsidR="00120FC3" w:rsidRPr="00AB3D03">
        <w:rPr>
          <w:rStyle w:val="LZ-Char"/>
          <w:rFonts w:hint="eastAsia"/>
        </w:rPr>
        <w:t>分别</w:t>
      </w:r>
      <w:r w:rsidR="00120FC3" w:rsidRPr="00AB3D03">
        <w:rPr>
          <w:rStyle w:val="LZ-Char"/>
        </w:rPr>
        <w:t>为</w:t>
      </w:r>
      <w:r w:rsidR="00CF5EFD" w:rsidRPr="00AB3D03">
        <w:rPr>
          <w:rStyle w:val="LZ-Char"/>
        </w:rPr>
        <w:t>1730.9</w:t>
      </w:r>
      <w:r w:rsidR="00FE4B58" w:rsidRPr="00AB3D03">
        <w:rPr>
          <w:rStyle w:val="LZ-Char"/>
          <w:rFonts w:hint="eastAsia"/>
        </w:rPr>
        <w:t>万</w:t>
      </w:r>
      <w:r w:rsidRPr="00AB3D03">
        <w:rPr>
          <w:rStyle w:val="LZ-Char"/>
        </w:rPr>
        <w:t>吨</w:t>
      </w:r>
      <w:r w:rsidR="00120FC3" w:rsidRPr="00AB3D03">
        <w:rPr>
          <w:rStyle w:val="LZ-Char"/>
          <w:rFonts w:hint="eastAsia"/>
        </w:rPr>
        <w:t>和</w:t>
      </w:r>
      <w:r w:rsidR="00CF5EFD" w:rsidRPr="00AB3D03">
        <w:rPr>
          <w:rStyle w:val="LZ-Char"/>
        </w:rPr>
        <w:t>1108.8</w:t>
      </w:r>
      <w:r w:rsidR="00120FC3" w:rsidRPr="00AB3D03">
        <w:rPr>
          <w:rStyle w:val="LZ-Char"/>
          <w:rFonts w:hint="eastAsia"/>
        </w:rPr>
        <w:t>吨</w:t>
      </w:r>
      <w:r w:rsidRPr="00AB3D03">
        <w:rPr>
          <w:rStyle w:val="LZ-Char"/>
        </w:rPr>
        <w:t>，贡献率</w:t>
      </w:r>
      <w:r w:rsidR="00120FC3" w:rsidRPr="00AB3D03">
        <w:rPr>
          <w:rStyle w:val="LZ-Char"/>
          <w:rFonts w:hint="eastAsia"/>
        </w:rPr>
        <w:t>分别</w:t>
      </w:r>
      <w:r w:rsidR="00120FC3" w:rsidRPr="00AB3D03">
        <w:rPr>
          <w:rStyle w:val="LZ-Char"/>
        </w:rPr>
        <w:t>为</w:t>
      </w:r>
      <w:r w:rsidR="00CF5EFD" w:rsidRPr="00AB3D03">
        <w:rPr>
          <w:rStyle w:val="LZ-Char"/>
        </w:rPr>
        <w:t>5</w:t>
      </w:r>
      <w:r w:rsidR="00946C7B">
        <w:rPr>
          <w:rStyle w:val="LZ-Char"/>
        </w:rPr>
        <w:t>3.0</w:t>
      </w:r>
      <w:r w:rsidRPr="00AB3D03">
        <w:rPr>
          <w:rStyle w:val="LZ-Char"/>
        </w:rPr>
        <w:t>%</w:t>
      </w:r>
      <w:r w:rsidR="00120FC3" w:rsidRPr="00AB3D03">
        <w:rPr>
          <w:rStyle w:val="LZ-Char"/>
          <w:rFonts w:hint="eastAsia"/>
        </w:rPr>
        <w:t>和</w:t>
      </w:r>
      <w:r w:rsidR="00CF5EFD" w:rsidRPr="00AB3D03">
        <w:rPr>
          <w:rStyle w:val="LZ-Char"/>
        </w:rPr>
        <w:t>3</w:t>
      </w:r>
      <w:r w:rsidR="00946C7B">
        <w:rPr>
          <w:rStyle w:val="LZ-Char"/>
        </w:rPr>
        <w:t>3.9</w:t>
      </w:r>
      <w:r w:rsidR="00120FC3" w:rsidRPr="00AB3D03">
        <w:rPr>
          <w:rStyle w:val="LZ-Char"/>
        </w:rPr>
        <w:t>%</w:t>
      </w:r>
      <w:r w:rsidR="00120FC3" w:rsidRPr="00AB3D03">
        <w:rPr>
          <w:rStyle w:val="LZ-Char"/>
        </w:rPr>
        <w:t>。</w:t>
      </w:r>
    </w:p>
    <w:p w14:paraId="295D3CF7" w14:textId="0C70DEF3" w:rsidR="00DC15AD" w:rsidRPr="007B3BD8" w:rsidRDefault="00CF5EFD" w:rsidP="00EB4F90">
      <w:pPr>
        <w:pStyle w:val="LZ-4"/>
      </w:pPr>
      <w:r>
        <w:rPr>
          <w:noProof/>
        </w:rPr>
        <w:lastRenderedPageBreak/>
        <w:drawing>
          <wp:inline distT="0" distB="0" distL="0" distR="0" wp14:anchorId="6125D1FD" wp14:editId="02F5BC38">
            <wp:extent cx="4575175" cy="2746375"/>
            <wp:effectExtent l="0" t="0" r="0" b="0"/>
            <wp:docPr id="9" name="图表 9">
              <a:extLst xmlns:a="http://schemas.openxmlformats.org/drawingml/2006/main">
                <a:ext uri="{FF2B5EF4-FFF2-40B4-BE49-F238E27FC236}">
                  <a16:creationId xmlns:a16="http://schemas.microsoft.com/office/drawing/2014/main" id="{F47E9457-7AE9-1B87-09A1-054BBAE1E8E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78F8872D" w14:textId="189C976F" w:rsidR="0060705B" w:rsidRPr="007B3BD8" w:rsidRDefault="00DC15AD" w:rsidP="00600BB9">
      <w:pPr>
        <w:pStyle w:val="LZ-0"/>
        <w:spacing w:line="240" w:lineRule="auto"/>
      </w:pPr>
      <w:bookmarkStart w:id="741" w:name="_Ref464210258"/>
      <w:r w:rsidRPr="007B3BD8">
        <w:rPr>
          <w:rFonts w:hint="eastAsia"/>
        </w:rPr>
        <w:t>图</w:t>
      </w:r>
      <w:r w:rsidR="00CF3509">
        <w:t>4</w:t>
      </w:r>
      <w:r w:rsidRPr="007B3BD8">
        <w:rPr>
          <w:rFonts w:hint="eastAsia"/>
        </w:rPr>
        <w:t>-</w:t>
      </w:r>
      <w:r w:rsidR="00CF5EFD">
        <w:t>2</w:t>
      </w:r>
      <w:r w:rsidR="00AB3D03">
        <w:t xml:space="preserve">2 </w:t>
      </w:r>
      <w:r w:rsidR="00A93D9A">
        <w:t>萧山区</w:t>
      </w:r>
      <w:r w:rsidR="0060705B" w:rsidRPr="007B3BD8">
        <w:t>农业源来源贡献</w:t>
      </w:r>
      <w:bookmarkEnd w:id="741"/>
    </w:p>
    <w:p w14:paraId="26B7A04A" w14:textId="7D25C987" w:rsidR="005759A9" w:rsidRPr="007B3BD8" w:rsidRDefault="003E5A5D" w:rsidP="005759A9">
      <w:pPr>
        <w:pStyle w:val="LZ-"/>
        <w:ind w:firstLine="480"/>
        <w:rPr>
          <w:lang w:val="en-US"/>
        </w:rPr>
      </w:pPr>
      <w:r w:rsidRPr="007B3BD8">
        <w:rPr>
          <w:rFonts w:hint="eastAsia"/>
        </w:rPr>
        <w:t>图</w:t>
      </w:r>
      <w:r w:rsidR="00CF3509">
        <w:t>4</w:t>
      </w:r>
      <w:r w:rsidRPr="007B3BD8">
        <w:t>-</w:t>
      </w:r>
      <w:r w:rsidR="00CF5EFD">
        <w:t>2</w:t>
      </w:r>
      <w:r w:rsidR="00AB3D03">
        <w:t>3</w:t>
      </w:r>
      <w:r w:rsidRPr="007B3BD8">
        <w:rPr>
          <w:rFonts w:hint="eastAsia"/>
        </w:rPr>
        <w:t>是畜禽</w:t>
      </w:r>
      <w:r w:rsidRPr="007B3BD8">
        <w:t>养殖</w:t>
      </w:r>
      <w:r w:rsidRPr="007B3BD8">
        <w:rPr>
          <w:rFonts w:hint="eastAsia"/>
        </w:rPr>
        <w:t>各</w:t>
      </w:r>
      <w:r w:rsidRPr="007B3BD8">
        <w:t>畜种</w:t>
      </w:r>
      <w:r w:rsidRPr="007B3BD8">
        <w:rPr>
          <w:rFonts w:hint="eastAsia"/>
        </w:rPr>
        <w:t>NH</w:t>
      </w:r>
      <w:r w:rsidRPr="007B3BD8">
        <w:rPr>
          <w:rFonts w:hint="eastAsia"/>
          <w:vertAlign w:val="subscript"/>
        </w:rPr>
        <w:t>3</w:t>
      </w:r>
      <w:r w:rsidRPr="007B3BD8">
        <w:rPr>
          <w:rFonts w:hint="eastAsia"/>
        </w:rPr>
        <w:t>排放贡献</w:t>
      </w:r>
      <w:r w:rsidRPr="007B3BD8">
        <w:t>情况，由图可知，</w:t>
      </w:r>
      <w:proofErr w:type="gramStart"/>
      <w:r w:rsidR="00D966C1">
        <w:rPr>
          <w:rFonts w:hint="eastAsia"/>
        </w:rPr>
        <w:t>萧山区</w:t>
      </w:r>
      <w:proofErr w:type="gramEnd"/>
      <w:r w:rsidRPr="007B3BD8">
        <w:t>畜禽养殖业</w:t>
      </w:r>
      <w:r w:rsidRPr="007B3BD8">
        <w:rPr>
          <w:rFonts w:hint="eastAsia"/>
        </w:rPr>
        <w:t>NH</w:t>
      </w:r>
      <w:r w:rsidRPr="007B3BD8">
        <w:rPr>
          <w:rFonts w:hint="eastAsia"/>
          <w:vertAlign w:val="subscript"/>
        </w:rPr>
        <w:t>3</w:t>
      </w:r>
      <w:r w:rsidRPr="007B3BD8">
        <w:t>排放主要以肉猪、</w:t>
      </w:r>
      <w:r w:rsidR="00D966C1">
        <w:rPr>
          <w:rFonts w:hint="eastAsia"/>
        </w:rPr>
        <w:t>山羊、</w:t>
      </w:r>
      <w:r w:rsidR="00D966C1" w:rsidRPr="007B3BD8">
        <w:rPr>
          <w:rFonts w:hint="eastAsia"/>
        </w:rPr>
        <w:t>肉鸡</w:t>
      </w:r>
      <w:r w:rsidR="00D966C1">
        <w:rPr>
          <w:rFonts w:hint="eastAsia"/>
        </w:rPr>
        <w:t>和奶牛</w:t>
      </w:r>
      <w:r w:rsidRPr="007B3BD8">
        <w:rPr>
          <w:rFonts w:hint="eastAsia"/>
        </w:rPr>
        <w:t>排放</w:t>
      </w:r>
      <w:r w:rsidRPr="007B3BD8">
        <w:t>为主，</w:t>
      </w:r>
      <w:r w:rsidRPr="007B3BD8">
        <w:rPr>
          <w:rFonts w:hint="eastAsia"/>
        </w:rPr>
        <w:t>肉</w:t>
      </w:r>
      <w:r w:rsidR="00D966C1">
        <w:rPr>
          <w:rFonts w:hint="eastAsia"/>
        </w:rPr>
        <w:t>猪</w:t>
      </w:r>
      <w:r w:rsidRPr="007B3BD8">
        <w:t>贡献率最大，为</w:t>
      </w:r>
      <w:r w:rsidR="00D966C1">
        <w:t>59.1</w:t>
      </w:r>
      <w:r w:rsidRPr="007B3BD8">
        <w:t>%</w:t>
      </w:r>
      <w:r w:rsidRPr="007B3BD8">
        <w:t>，其后是</w:t>
      </w:r>
      <w:r w:rsidR="00D966C1">
        <w:rPr>
          <w:rFonts w:hint="eastAsia"/>
        </w:rPr>
        <w:t>山羊</w:t>
      </w:r>
      <w:r w:rsidRPr="007B3BD8">
        <w:t>，贡献率</w:t>
      </w:r>
      <w:r w:rsidR="00D966C1">
        <w:rPr>
          <w:rFonts w:hint="eastAsia"/>
        </w:rPr>
        <w:t>为</w:t>
      </w:r>
      <w:r w:rsidR="00D966C1">
        <w:rPr>
          <w:rFonts w:hint="eastAsia"/>
        </w:rPr>
        <w:t>2</w:t>
      </w:r>
      <w:r w:rsidR="00D966C1">
        <w:t>3.5</w:t>
      </w:r>
      <w:r w:rsidR="00D966C1">
        <w:rPr>
          <w:rFonts w:hint="eastAsia"/>
        </w:rPr>
        <w:t>%</w:t>
      </w:r>
      <w:r w:rsidRPr="007B3BD8">
        <w:t>。</w:t>
      </w:r>
      <w:r w:rsidRPr="007B3BD8">
        <w:t>20</w:t>
      </w:r>
      <w:r w:rsidR="00D966C1">
        <w:t>20</w:t>
      </w:r>
      <w:r w:rsidRPr="007B3BD8">
        <w:t>年</w:t>
      </w:r>
      <w:proofErr w:type="gramStart"/>
      <w:r w:rsidR="00A93D9A">
        <w:t>萧山区</w:t>
      </w:r>
      <w:proofErr w:type="gramEnd"/>
      <w:r w:rsidRPr="007B3BD8">
        <w:t>肉猪</w:t>
      </w:r>
      <w:r w:rsidR="00D966C1">
        <w:t>68.54</w:t>
      </w:r>
      <w:r w:rsidRPr="007B3BD8">
        <w:t>万头，山羊</w:t>
      </w:r>
      <w:r w:rsidR="00D966C1">
        <w:t>8.31</w:t>
      </w:r>
      <w:r w:rsidRPr="007B3BD8">
        <w:t>万头，</w:t>
      </w:r>
      <w:r w:rsidR="00D966C1">
        <w:rPr>
          <w:rFonts w:hint="eastAsia"/>
        </w:rPr>
        <w:t>肉鸡</w:t>
      </w:r>
      <w:r w:rsidR="00D966C1">
        <w:rPr>
          <w:rFonts w:hint="eastAsia"/>
        </w:rPr>
        <w:t>2</w:t>
      </w:r>
      <w:r w:rsidR="00D966C1">
        <w:t>15.06</w:t>
      </w:r>
      <w:r w:rsidR="00D966C1">
        <w:rPr>
          <w:rFonts w:hint="eastAsia"/>
        </w:rPr>
        <w:t>只，奶牛</w:t>
      </w:r>
      <w:r w:rsidR="00D966C1">
        <w:t>0.06</w:t>
      </w:r>
      <w:r w:rsidRPr="007B3BD8">
        <w:t>万头，</w:t>
      </w:r>
      <w:r w:rsidR="00D966C1">
        <w:rPr>
          <w:rFonts w:hint="eastAsia"/>
        </w:rPr>
        <w:t>山羊</w:t>
      </w:r>
      <w:r w:rsidRPr="007B3BD8">
        <w:t>饲养量虽然不大，但由于</w:t>
      </w:r>
      <w:r w:rsidR="00D966C1">
        <w:rPr>
          <w:rFonts w:hint="eastAsia"/>
        </w:rPr>
        <w:t>山羊</w:t>
      </w:r>
      <w:r w:rsidRPr="007B3BD8">
        <w:t>粪便排放系数较大，故排放量大。</w:t>
      </w:r>
      <w:r w:rsidR="00814BC7" w:rsidRPr="007B3BD8">
        <w:rPr>
          <w:rFonts w:hint="eastAsia"/>
        </w:rPr>
        <w:t>从</w:t>
      </w:r>
      <w:r w:rsidR="00814BC7" w:rsidRPr="007B3BD8">
        <w:t>各个</w:t>
      </w:r>
      <w:r w:rsidR="00643CFE">
        <w:rPr>
          <w:rFonts w:hint="eastAsia"/>
        </w:rPr>
        <w:t>镇街</w:t>
      </w:r>
      <w:r w:rsidR="00814BC7" w:rsidRPr="007B3BD8">
        <w:t>的排放来看，</w:t>
      </w:r>
      <w:r w:rsidR="00D966C1">
        <w:rPr>
          <w:rFonts w:hint="eastAsia"/>
        </w:rPr>
        <w:t>集约化</w:t>
      </w:r>
      <w:r w:rsidR="00814BC7" w:rsidRPr="007B3BD8">
        <w:t>畜禽养殖业</w:t>
      </w:r>
      <w:r w:rsidR="00D966C1">
        <w:rPr>
          <w:rFonts w:hint="eastAsia"/>
        </w:rPr>
        <w:t>主要集中在南阳、围垦、党湾、宁围、瓜</w:t>
      </w:r>
      <w:proofErr w:type="gramStart"/>
      <w:r w:rsidR="00D966C1">
        <w:rPr>
          <w:rFonts w:hint="eastAsia"/>
        </w:rPr>
        <w:t>沥</w:t>
      </w:r>
      <w:proofErr w:type="gramEnd"/>
      <w:r w:rsidR="00D966C1">
        <w:rPr>
          <w:rFonts w:hint="eastAsia"/>
        </w:rPr>
        <w:t>、靖江和</w:t>
      </w:r>
      <w:proofErr w:type="gramStart"/>
      <w:r w:rsidR="00D966C1">
        <w:rPr>
          <w:rFonts w:hint="eastAsia"/>
        </w:rPr>
        <w:t>义桥</w:t>
      </w:r>
      <w:proofErr w:type="gramEnd"/>
      <w:r w:rsidR="00D966C1">
        <w:rPr>
          <w:rFonts w:hint="eastAsia"/>
        </w:rPr>
        <w:t>镇街</w:t>
      </w:r>
      <w:r w:rsidR="00814BC7" w:rsidRPr="007B3BD8">
        <w:rPr>
          <w:rFonts w:hint="eastAsia"/>
        </w:rPr>
        <w:t>（详见</w:t>
      </w:r>
      <w:r w:rsidR="00814BC7" w:rsidRPr="007B3BD8">
        <w:t>图</w:t>
      </w:r>
      <w:r w:rsidR="00CF3509">
        <w:t>4</w:t>
      </w:r>
      <w:r w:rsidR="00814BC7" w:rsidRPr="007B3BD8">
        <w:rPr>
          <w:rFonts w:hint="eastAsia"/>
        </w:rPr>
        <w:t>-</w:t>
      </w:r>
      <w:r w:rsidR="00CF5EFD">
        <w:t>2</w:t>
      </w:r>
      <w:r w:rsidR="00AB3D03">
        <w:t>4</w:t>
      </w:r>
      <w:r w:rsidR="00814BC7" w:rsidRPr="007B3BD8">
        <w:rPr>
          <w:rFonts w:hint="eastAsia"/>
        </w:rPr>
        <w:t>）。</w:t>
      </w:r>
    </w:p>
    <w:p w14:paraId="6D8CED34" w14:textId="4E5B45F7" w:rsidR="005759A9" w:rsidRPr="007B3BD8" w:rsidRDefault="00D966C1" w:rsidP="003E5A5D">
      <w:pPr>
        <w:pStyle w:val="LZ-4"/>
      </w:pPr>
      <w:r>
        <w:rPr>
          <w:noProof/>
        </w:rPr>
        <w:drawing>
          <wp:inline distT="0" distB="0" distL="0" distR="0" wp14:anchorId="1E97E44F" wp14:editId="25895ADB">
            <wp:extent cx="4559300" cy="2740025"/>
            <wp:effectExtent l="0" t="0" r="0" b="3175"/>
            <wp:docPr id="57" name="图表 57">
              <a:extLst xmlns:a="http://schemas.openxmlformats.org/drawingml/2006/main">
                <a:ext uri="{FF2B5EF4-FFF2-40B4-BE49-F238E27FC236}">
                  <a16:creationId xmlns:a16="http://schemas.microsoft.com/office/drawing/2014/main" id="{688300F2-2A1E-D538-E318-9A440759AFB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5274D82E" w14:textId="1500E65B" w:rsidR="003E5A5D" w:rsidRPr="007B3BD8" w:rsidRDefault="003E5A5D" w:rsidP="003E5A5D">
      <w:pPr>
        <w:pStyle w:val="LZ-0"/>
        <w:spacing w:line="240" w:lineRule="auto"/>
      </w:pPr>
      <w:r w:rsidRPr="007B3BD8">
        <w:rPr>
          <w:rFonts w:hint="eastAsia"/>
        </w:rPr>
        <w:t>图</w:t>
      </w:r>
      <w:r w:rsidR="00CF3509">
        <w:t>4</w:t>
      </w:r>
      <w:r w:rsidRPr="007B3BD8">
        <w:rPr>
          <w:rFonts w:hint="eastAsia"/>
        </w:rPr>
        <w:t>-</w:t>
      </w:r>
      <w:r w:rsidR="00AB3D03">
        <w:t>23</w:t>
      </w:r>
      <w:r w:rsidRPr="007B3BD8">
        <w:t xml:space="preserve"> </w:t>
      </w:r>
      <w:proofErr w:type="gramStart"/>
      <w:r w:rsidR="00A93D9A">
        <w:t>萧山区</w:t>
      </w:r>
      <w:proofErr w:type="gramEnd"/>
      <w:r w:rsidRPr="007B3BD8">
        <w:rPr>
          <w:rFonts w:hint="eastAsia"/>
        </w:rPr>
        <w:t>畜禽养殖</w:t>
      </w:r>
      <w:r w:rsidRPr="007B3BD8">
        <w:t>各</w:t>
      </w:r>
      <w:r w:rsidRPr="007B3BD8">
        <w:rPr>
          <w:rFonts w:hint="eastAsia"/>
        </w:rPr>
        <w:t>畜种</w:t>
      </w:r>
      <w:r w:rsidRPr="007B3BD8">
        <w:rPr>
          <w:rFonts w:hint="eastAsia"/>
        </w:rPr>
        <w:t>NH</w:t>
      </w:r>
      <w:r w:rsidRPr="007B3BD8">
        <w:rPr>
          <w:rFonts w:hint="eastAsia"/>
          <w:vertAlign w:val="subscript"/>
        </w:rPr>
        <w:t>3</w:t>
      </w:r>
      <w:r w:rsidRPr="007B3BD8">
        <w:rPr>
          <w:rFonts w:hint="eastAsia"/>
        </w:rPr>
        <w:t>的</w:t>
      </w:r>
      <w:r w:rsidRPr="007B3BD8">
        <w:t>排放</w:t>
      </w:r>
      <w:r w:rsidRPr="007B3BD8">
        <w:rPr>
          <w:rFonts w:hint="eastAsia"/>
        </w:rPr>
        <w:t>量贡献</w:t>
      </w:r>
      <w:r w:rsidRPr="007B3BD8">
        <w:t>情况</w:t>
      </w:r>
    </w:p>
    <w:p w14:paraId="679632F4" w14:textId="3DA08A54" w:rsidR="003E5A5D" w:rsidRPr="007B3BD8" w:rsidRDefault="00D966C1" w:rsidP="003E5A5D">
      <w:pPr>
        <w:pStyle w:val="LZ-4"/>
      </w:pPr>
      <w:r>
        <w:rPr>
          <w:noProof/>
        </w:rPr>
        <w:lastRenderedPageBreak/>
        <w:drawing>
          <wp:inline distT="0" distB="0" distL="0" distR="0" wp14:anchorId="52E788EA" wp14:editId="177C4F07">
            <wp:extent cx="4565650" cy="2743200"/>
            <wp:effectExtent l="0" t="0" r="6350" b="0"/>
            <wp:docPr id="56" name="图表 56">
              <a:extLst xmlns:a="http://schemas.openxmlformats.org/drawingml/2006/main">
                <a:ext uri="{FF2B5EF4-FFF2-40B4-BE49-F238E27FC236}">
                  <a16:creationId xmlns:a16="http://schemas.microsoft.com/office/drawing/2014/main" id="{6DBB14A3-3553-A950-9AF4-C06652F462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082D971B" w14:textId="3F985EC1" w:rsidR="00E726D6" w:rsidRPr="007B3BD8" w:rsidRDefault="003E5A5D" w:rsidP="00814BC7">
      <w:pPr>
        <w:pStyle w:val="LZ-0"/>
        <w:spacing w:line="240" w:lineRule="auto"/>
      </w:pPr>
      <w:r w:rsidRPr="007B3BD8">
        <w:rPr>
          <w:rFonts w:hint="eastAsia"/>
        </w:rPr>
        <w:t>图</w:t>
      </w:r>
      <w:r w:rsidR="00CF3509">
        <w:t>4</w:t>
      </w:r>
      <w:r w:rsidRPr="007B3BD8">
        <w:rPr>
          <w:rFonts w:hint="eastAsia"/>
        </w:rPr>
        <w:t>-</w:t>
      </w:r>
      <w:r w:rsidR="00CF5EFD">
        <w:t>2</w:t>
      </w:r>
      <w:r w:rsidR="00AB3D03">
        <w:t>4</w:t>
      </w:r>
      <w:r w:rsidRPr="007B3BD8">
        <w:t xml:space="preserve"> </w:t>
      </w:r>
      <w:proofErr w:type="gramStart"/>
      <w:r w:rsidR="00A93D9A">
        <w:t>萧山区</w:t>
      </w:r>
      <w:proofErr w:type="gramEnd"/>
      <w:r w:rsidR="00D966C1">
        <w:rPr>
          <w:rFonts w:hint="eastAsia"/>
        </w:rPr>
        <w:t>各镇街集约化</w:t>
      </w:r>
      <w:r w:rsidRPr="007B3BD8">
        <w:rPr>
          <w:rFonts w:hint="eastAsia"/>
        </w:rPr>
        <w:t>畜禽</w:t>
      </w:r>
      <w:r w:rsidRPr="007B3BD8">
        <w:t>养殖氨排放</w:t>
      </w:r>
    </w:p>
    <w:p w14:paraId="580A9FD4" w14:textId="77777777" w:rsidR="0060705B" w:rsidRPr="007B3BD8" w:rsidRDefault="0060705B" w:rsidP="00D701E0">
      <w:pPr>
        <w:pStyle w:val="LZ-3"/>
      </w:pPr>
      <w:bookmarkStart w:id="742" w:name="_Toc464140395"/>
      <w:bookmarkStart w:id="743" w:name="_Toc467074740"/>
      <w:bookmarkStart w:id="744" w:name="_Toc117179449"/>
      <w:proofErr w:type="spellStart"/>
      <w:r w:rsidRPr="007B3BD8">
        <w:t>其他排放源</w:t>
      </w:r>
      <w:bookmarkEnd w:id="742"/>
      <w:bookmarkEnd w:id="743"/>
      <w:bookmarkEnd w:id="744"/>
      <w:proofErr w:type="spellEnd"/>
    </w:p>
    <w:p w14:paraId="2AA26A9F" w14:textId="77777777" w:rsidR="00605905" w:rsidRPr="007B3BD8" w:rsidRDefault="00855CF9" w:rsidP="00855CF9">
      <w:pPr>
        <w:pStyle w:val="LA-4NEW"/>
      </w:pPr>
      <w:r w:rsidRPr="007B3BD8">
        <w:rPr>
          <w:rFonts w:hint="eastAsia"/>
          <w:lang w:eastAsia="zh-CN"/>
        </w:rPr>
        <w:t>民用</w:t>
      </w:r>
      <w:r w:rsidRPr="007B3BD8">
        <w:rPr>
          <w:lang w:eastAsia="zh-CN"/>
        </w:rPr>
        <w:t>燃烧源</w:t>
      </w:r>
    </w:p>
    <w:p w14:paraId="33E1311A" w14:textId="3CBA6942" w:rsidR="004C5A7C" w:rsidRPr="007B3BD8" w:rsidRDefault="00A93D9A" w:rsidP="00855CF9">
      <w:pPr>
        <w:pStyle w:val="LZ-"/>
        <w:ind w:firstLine="480"/>
      </w:pPr>
      <w:proofErr w:type="gramStart"/>
      <w:r>
        <w:rPr>
          <w:rFonts w:hint="eastAsia"/>
        </w:rPr>
        <w:t>萧山区</w:t>
      </w:r>
      <w:proofErr w:type="gramEnd"/>
      <w:r w:rsidR="00855CF9" w:rsidRPr="007B3BD8">
        <w:t>民用燃烧源的排放主要包括液化气和天然气</w:t>
      </w:r>
      <w:r w:rsidR="00855CF9" w:rsidRPr="007B3BD8">
        <w:rPr>
          <w:rFonts w:hint="eastAsia"/>
        </w:rPr>
        <w:t>的</w:t>
      </w:r>
      <w:r w:rsidR="00855CF9" w:rsidRPr="007B3BD8">
        <w:t>使用</w:t>
      </w:r>
      <w:r w:rsidR="00855CF9" w:rsidRPr="007B3BD8">
        <w:rPr>
          <w:rFonts w:hint="eastAsia"/>
        </w:rPr>
        <w:t>，</w:t>
      </w:r>
      <w:r w:rsidR="00855CF9" w:rsidRPr="007B3BD8">
        <w:t>排放主要来自</w:t>
      </w:r>
      <w:r w:rsidR="00855CF9" w:rsidRPr="007B3BD8">
        <w:rPr>
          <w:rFonts w:hint="eastAsia"/>
        </w:rPr>
        <w:t>天然气的</w:t>
      </w:r>
      <w:r w:rsidR="00855CF9" w:rsidRPr="007B3BD8">
        <w:t>排放</w:t>
      </w:r>
      <w:r w:rsidR="001B197C">
        <w:rPr>
          <w:rFonts w:hint="eastAsia"/>
        </w:rPr>
        <w:t>，如图</w:t>
      </w:r>
      <w:r w:rsidR="00CF3509">
        <w:t>4</w:t>
      </w:r>
      <w:r w:rsidR="001B197C">
        <w:rPr>
          <w:rFonts w:hint="eastAsia"/>
        </w:rPr>
        <w:t>-</w:t>
      </w:r>
      <w:r w:rsidR="001B197C">
        <w:t>2</w:t>
      </w:r>
      <w:r w:rsidR="00AB3D03">
        <w:t>5</w:t>
      </w:r>
      <w:r w:rsidR="001B197C">
        <w:rPr>
          <w:rFonts w:hint="eastAsia"/>
        </w:rPr>
        <w:t>所示</w:t>
      </w:r>
      <w:r w:rsidR="00855CF9" w:rsidRPr="007B3BD8">
        <w:t>。</w:t>
      </w:r>
      <w:r w:rsidR="001B197C">
        <w:rPr>
          <w:rFonts w:hint="eastAsia"/>
        </w:rPr>
        <w:t>民用燃烧源以</w:t>
      </w:r>
      <w:r w:rsidR="001B197C">
        <w:rPr>
          <w:rFonts w:hint="eastAsia"/>
        </w:rPr>
        <w:t>S</w:t>
      </w:r>
      <w:r w:rsidR="001B197C">
        <w:t>O</w:t>
      </w:r>
      <w:r w:rsidR="001B197C" w:rsidRPr="001B197C">
        <w:rPr>
          <w:vertAlign w:val="subscript"/>
        </w:rPr>
        <w:t>2</w:t>
      </w:r>
      <w:r w:rsidR="001B197C">
        <w:rPr>
          <w:rFonts w:hint="eastAsia"/>
        </w:rPr>
        <w:t>、</w:t>
      </w:r>
      <w:r w:rsidR="001B197C">
        <w:rPr>
          <w:rFonts w:hint="eastAsia"/>
        </w:rPr>
        <w:t>N</w:t>
      </w:r>
      <w:r w:rsidR="001B197C">
        <w:t>O</w:t>
      </w:r>
      <w:r w:rsidR="001B197C">
        <w:rPr>
          <w:rFonts w:hint="eastAsia"/>
        </w:rPr>
        <w:t>x</w:t>
      </w:r>
      <w:r w:rsidR="001B197C">
        <w:rPr>
          <w:rFonts w:hint="eastAsia"/>
        </w:rPr>
        <w:t>和</w:t>
      </w:r>
      <w:r w:rsidR="001B197C">
        <w:rPr>
          <w:rFonts w:hint="eastAsia"/>
        </w:rPr>
        <w:t>C</w:t>
      </w:r>
      <w:r w:rsidR="001B197C">
        <w:t>O</w:t>
      </w:r>
      <w:r w:rsidR="001B197C">
        <w:rPr>
          <w:rFonts w:hint="eastAsia"/>
        </w:rPr>
        <w:t>排放为主</w:t>
      </w:r>
      <w:r w:rsidR="00855CF9" w:rsidRPr="007B3BD8">
        <w:rPr>
          <w:rFonts w:hint="eastAsia"/>
        </w:rPr>
        <w:t>。</w:t>
      </w:r>
    </w:p>
    <w:p w14:paraId="4A23F4CE" w14:textId="075514CB" w:rsidR="00855CF9" w:rsidRPr="007B3BD8" w:rsidRDefault="001B197C" w:rsidP="004C5A7C">
      <w:pPr>
        <w:pStyle w:val="LZ-4"/>
      </w:pPr>
      <w:r>
        <w:rPr>
          <w:noProof/>
        </w:rPr>
        <w:drawing>
          <wp:inline distT="0" distB="0" distL="0" distR="0" wp14:anchorId="660B7521" wp14:editId="6000DF4A">
            <wp:extent cx="4572000" cy="2740025"/>
            <wp:effectExtent l="0" t="0" r="0" b="3175"/>
            <wp:docPr id="23" name="图表 23">
              <a:extLst xmlns:a="http://schemas.openxmlformats.org/drawingml/2006/main">
                <a:ext uri="{FF2B5EF4-FFF2-40B4-BE49-F238E27FC236}">
                  <a16:creationId xmlns:a16="http://schemas.microsoft.com/office/drawing/2014/main" id="{A5C16C26-A02C-16B4-AC52-31937F13D1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607358C7" w14:textId="7769BD14" w:rsidR="00855CF9" w:rsidRPr="007B3BD8" w:rsidRDefault="00855CF9" w:rsidP="00855CF9">
      <w:pPr>
        <w:pStyle w:val="LZ-0"/>
      </w:pPr>
      <w:r w:rsidRPr="007B3BD8">
        <w:rPr>
          <w:rFonts w:hint="eastAsia"/>
        </w:rPr>
        <w:t>图</w:t>
      </w:r>
      <w:r w:rsidR="00CF3509">
        <w:t>4</w:t>
      </w:r>
      <w:r w:rsidRPr="007B3BD8">
        <w:rPr>
          <w:rFonts w:hint="eastAsia"/>
        </w:rPr>
        <w:t>-</w:t>
      </w:r>
      <w:r w:rsidR="00AB3D03">
        <w:t>25</w:t>
      </w:r>
      <w:r w:rsidR="001B197C">
        <w:t xml:space="preserve"> </w:t>
      </w:r>
      <w:proofErr w:type="gramStart"/>
      <w:r w:rsidR="00A93D9A">
        <w:t>萧山区</w:t>
      </w:r>
      <w:proofErr w:type="gramEnd"/>
      <w:r w:rsidRPr="007B3BD8">
        <w:rPr>
          <w:rFonts w:hint="eastAsia"/>
        </w:rPr>
        <w:t>各区县</w:t>
      </w:r>
      <w:r w:rsidRPr="007B3BD8">
        <w:t>民用</w:t>
      </w:r>
      <w:r w:rsidRPr="007B3BD8">
        <w:rPr>
          <w:rFonts w:hint="eastAsia"/>
        </w:rPr>
        <w:t>燃烧源主要</w:t>
      </w:r>
      <w:r w:rsidRPr="007B3BD8">
        <w:t>污染物排放情况</w:t>
      </w:r>
    </w:p>
    <w:p w14:paraId="4421B13F" w14:textId="77777777" w:rsidR="00855CF9" w:rsidRPr="007B3BD8" w:rsidRDefault="00855CF9" w:rsidP="00855CF9">
      <w:pPr>
        <w:pStyle w:val="LA-4NEW"/>
      </w:pPr>
      <w:r w:rsidRPr="007B3BD8">
        <w:rPr>
          <w:rFonts w:hint="eastAsia"/>
          <w:lang w:eastAsia="zh-CN"/>
        </w:rPr>
        <w:t>餐饮油烟</w:t>
      </w:r>
    </w:p>
    <w:p w14:paraId="5B998764" w14:textId="22CD3292" w:rsidR="004C5A7C" w:rsidRPr="007B3BD8" w:rsidRDefault="00FA05F8" w:rsidP="00855CF9">
      <w:pPr>
        <w:pStyle w:val="LZ-"/>
        <w:ind w:firstLine="480"/>
      </w:pPr>
      <w:r w:rsidRPr="007B3BD8">
        <w:t>图</w:t>
      </w:r>
      <w:r w:rsidR="00CF3509">
        <w:t>4</w:t>
      </w:r>
      <w:r w:rsidRPr="007B3BD8">
        <w:rPr>
          <w:rFonts w:hint="eastAsia"/>
        </w:rPr>
        <w:t>-</w:t>
      </w:r>
      <w:r w:rsidR="00AB3D03">
        <w:t>26</w:t>
      </w:r>
      <w:r w:rsidRPr="007B3BD8">
        <w:rPr>
          <w:rFonts w:hint="eastAsia"/>
        </w:rPr>
        <w:t>为</w:t>
      </w:r>
      <w:proofErr w:type="gramStart"/>
      <w:r w:rsidR="00A93D9A">
        <w:rPr>
          <w:rFonts w:hint="eastAsia"/>
        </w:rPr>
        <w:t>萧山区</w:t>
      </w:r>
      <w:proofErr w:type="gramEnd"/>
      <w:r w:rsidRPr="007B3BD8">
        <w:rPr>
          <w:rFonts w:hint="eastAsia"/>
        </w:rPr>
        <w:t>餐饮</w:t>
      </w:r>
      <w:r w:rsidRPr="007B3BD8">
        <w:t>油烟</w:t>
      </w:r>
      <w:r w:rsidRPr="007B3BD8">
        <w:rPr>
          <w:rFonts w:hint="eastAsia"/>
        </w:rPr>
        <w:t>各区县</w:t>
      </w:r>
      <w:r w:rsidRPr="007B3BD8">
        <w:t>主要污染物排放</w:t>
      </w:r>
      <w:r w:rsidRPr="007B3BD8">
        <w:rPr>
          <w:rFonts w:hint="eastAsia"/>
        </w:rPr>
        <w:t>情况</w:t>
      </w:r>
      <w:r w:rsidR="00DC15AD" w:rsidRPr="007B3BD8">
        <w:rPr>
          <w:rFonts w:hint="eastAsia"/>
        </w:rPr>
        <w:t>，</w:t>
      </w:r>
      <w:r w:rsidR="00E21F85">
        <w:rPr>
          <w:rFonts w:hint="eastAsia"/>
        </w:rPr>
        <w:t>餐饮油烟源也具有一定的</w:t>
      </w:r>
      <w:r w:rsidR="00E21F85">
        <w:rPr>
          <w:rFonts w:hint="eastAsia"/>
        </w:rPr>
        <w:t>V</w:t>
      </w:r>
      <w:r w:rsidR="00E21F85">
        <w:t>OC</w:t>
      </w:r>
      <w:r w:rsidR="00E21F85">
        <w:rPr>
          <w:rFonts w:hint="eastAsia"/>
        </w:rPr>
        <w:t>s</w:t>
      </w:r>
      <w:r w:rsidR="00643CFE">
        <w:rPr>
          <w:rFonts w:hint="eastAsia"/>
        </w:rPr>
        <w:t>和颗粒物</w:t>
      </w:r>
      <w:r w:rsidR="00E21F85">
        <w:rPr>
          <w:rFonts w:hint="eastAsia"/>
        </w:rPr>
        <w:t>排放，不可忽视</w:t>
      </w:r>
      <w:r w:rsidR="00DC15AD" w:rsidRPr="007B3BD8">
        <w:t>。</w:t>
      </w:r>
    </w:p>
    <w:p w14:paraId="2BEBE870" w14:textId="777EFE97" w:rsidR="00FA05F8" w:rsidRPr="007B3BD8" w:rsidRDefault="00E21F85" w:rsidP="00FA05F8">
      <w:pPr>
        <w:pStyle w:val="LZ-4"/>
      </w:pPr>
      <w:r>
        <w:rPr>
          <w:noProof/>
        </w:rPr>
        <w:lastRenderedPageBreak/>
        <w:drawing>
          <wp:inline distT="0" distB="0" distL="0" distR="0" wp14:anchorId="5DF9E6E8" wp14:editId="571C3C74">
            <wp:extent cx="4572000" cy="2746375"/>
            <wp:effectExtent l="0" t="0" r="0" b="0"/>
            <wp:docPr id="43" name="图表 43">
              <a:extLst xmlns:a="http://schemas.openxmlformats.org/drawingml/2006/main">
                <a:ext uri="{FF2B5EF4-FFF2-40B4-BE49-F238E27FC236}">
                  <a16:creationId xmlns:a16="http://schemas.microsoft.com/office/drawing/2014/main" id="{3E1A1A8A-FFE9-ADED-5C7A-2BBCE786503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1440D3C0" w14:textId="3A40E203" w:rsidR="00E942FB" w:rsidRPr="007B3BD8" w:rsidRDefault="00FA05F8" w:rsidP="00FA05F8">
      <w:pPr>
        <w:pStyle w:val="LZ-0"/>
        <w:rPr>
          <w:lang w:val="x-none" w:eastAsia="x-none"/>
        </w:rPr>
      </w:pPr>
      <w:r w:rsidRPr="007B3BD8">
        <w:rPr>
          <w:rFonts w:hint="eastAsia"/>
        </w:rPr>
        <w:t>图</w:t>
      </w:r>
      <w:r w:rsidR="00CF3509">
        <w:t>4</w:t>
      </w:r>
      <w:r w:rsidRPr="007B3BD8">
        <w:rPr>
          <w:rFonts w:hint="eastAsia"/>
        </w:rPr>
        <w:t>-</w:t>
      </w:r>
      <w:r w:rsidR="00AB3D03">
        <w:t xml:space="preserve">26 </w:t>
      </w:r>
      <w:proofErr w:type="gramStart"/>
      <w:r w:rsidR="00A93D9A">
        <w:t>萧山区</w:t>
      </w:r>
      <w:proofErr w:type="gramEnd"/>
      <w:r w:rsidRPr="007B3BD8">
        <w:rPr>
          <w:rFonts w:hint="eastAsia"/>
        </w:rPr>
        <w:t>各区县餐饮油烟主要</w:t>
      </w:r>
      <w:r w:rsidRPr="007B3BD8">
        <w:t>污染物排放情况</w:t>
      </w:r>
      <w:bookmarkStart w:id="745" w:name="_Ref467240922"/>
    </w:p>
    <w:p w14:paraId="7F02C46C" w14:textId="77777777" w:rsidR="00C40EBE" w:rsidRPr="007B3BD8" w:rsidRDefault="00C40EBE" w:rsidP="00C40EBE">
      <w:pPr>
        <w:pStyle w:val="LZ-2"/>
      </w:pPr>
      <w:bookmarkStart w:id="746" w:name="_Toc117179450"/>
      <w:bookmarkStart w:id="747" w:name="_Toc534632980"/>
      <w:proofErr w:type="spellStart"/>
      <w:r w:rsidRPr="007B3BD8">
        <w:t>大气污染物</w:t>
      </w:r>
      <w:r w:rsidR="00A3527A" w:rsidRPr="007B3BD8">
        <w:rPr>
          <w:rFonts w:hint="eastAsia"/>
          <w:lang w:eastAsia="zh-CN"/>
        </w:rPr>
        <w:t>源</w:t>
      </w:r>
      <w:r w:rsidRPr="007B3BD8">
        <w:t>排放空间分布特征</w:t>
      </w:r>
      <w:bookmarkEnd w:id="746"/>
      <w:proofErr w:type="spellEnd"/>
    </w:p>
    <w:p w14:paraId="2836707A" w14:textId="46138B57" w:rsidR="00C40EBE" w:rsidRDefault="00C40EBE" w:rsidP="00C40EBE">
      <w:pPr>
        <w:pStyle w:val="LZ-"/>
        <w:ind w:firstLine="480"/>
      </w:pPr>
      <w:r w:rsidRPr="007B3BD8">
        <w:rPr>
          <w:rFonts w:hint="eastAsia"/>
        </w:rPr>
        <w:t>基于污染源的类型及其分布特点，本研究</w:t>
      </w:r>
      <w:r w:rsidR="00A3527A" w:rsidRPr="007B3BD8">
        <w:rPr>
          <w:rFonts w:hint="eastAsia"/>
        </w:rPr>
        <w:t>按照</w:t>
      </w:r>
      <w:commentRangeStart w:id="748"/>
      <w:r w:rsidR="00A3527A" w:rsidRPr="007B3BD8">
        <w:rPr>
          <w:rFonts w:hint="eastAsia"/>
        </w:rPr>
        <w:t>章节</w:t>
      </w:r>
      <w:r w:rsidR="00A3527A" w:rsidRPr="007B3BD8">
        <w:rPr>
          <w:rFonts w:hint="eastAsia"/>
        </w:rPr>
        <w:t>4.3</w:t>
      </w:r>
      <w:commentRangeEnd w:id="748"/>
      <w:r w:rsidR="006603B0">
        <w:rPr>
          <w:rStyle w:val="aff0"/>
          <w:rFonts w:ascii="Calibri" w:hAnsi="Calibri" w:cs="Times New Roman"/>
          <w:color w:val="auto"/>
          <w:kern w:val="2"/>
          <w:lang w:val="en-US"/>
        </w:rPr>
        <w:commentReference w:id="748"/>
      </w:r>
      <w:r w:rsidR="00A3527A" w:rsidRPr="007B3BD8">
        <w:rPr>
          <w:rFonts w:hint="eastAsia"/>
        </w:rPr>
        <w:t>介绍</w:t>
      </w:r>
      <w:r w:rsidR="00A3527A" w:rsidRPr="007B3BD8">
        <w:t>的方法，</w:t>
      </w:r>
      <w:r w:rsidRPr="007B3BD8">
        <w:rPr>
          <w:rFonts w:hint="eastAsia"/>
        </w:rPr>
        <w:t>采用不同的网格化方法进行处理。对于电厂、工业企业、加油站、污水处理厂等排放源，根据其经纬度信息进行定位，并采用自下而上的方法，分配到对应的网格中。对于其他排放源，则根据各类排放源的排放特征、空间分布情况及实际调查情况，采用基于路网、人口、土地类型等网格</w:t>
      </w:r>
      <w:proofErr w:type="gramStart"/>
      <w:r w:rsidRPr="007B3BD8">
        <w:rPr>
          <w:rFonts w:hint="eastAsia"/>
        </w:rPr>
        <w:t>化数据</w:t>
      </w:r>
      <w:proofErr w:type="gramEnd"/>
      <w:r w:rsidRPr="007B3BD8">
        <w:rPr>
          <w:rFonts w:hint="eastAsia"/>
        </w:rPr>
        <w:t>进行空间分配，最终获取</w:t>
      </w:r>
      <w:proofErr w:type="gramStart"/>
      <w:r w:rsidR="00A93D9A">
        <w:rPr>
          <w:rFonts w:hint="eastAsia"/>
        </w:rPr>
        <w:t>萧山区</w:t>
      </w:r>
      <w:proofErr w:type="gramEnd"/>
      <w:r w:rsidRPr="007B3BD8">
        <w:rPr>
          <w:rFonts w:hint="eastAsia"/>
        </w:rPr>
        <w:t>1km</w:t>
      </w:r>
      <w:r w:rsidRPr="007B3BD8">
        <w:rPr>
          <w:rFonts w:hint="eastAsia"/>
        </w:rPr>
        <w:t>×</w:t>
      </w:r>
      <w:r w:rsidRPr="007B3BD8">
        <w:rPr>
          <w:rFonts w:hint="eastAsia"/>
        </w:rPr>
        <w:t>1km</w:t>
      </w:r>
      <w:r w:rsidRPr="007B3BD8">
        <w:rPr>
          <w:rFonts w:hint="eastAsia"/>
        </w:rPr>
        <w:t>网格化清单。</w:t>
      </w:r>
      <w:r w:rsidR="00A3527A" w:rsidRPr="007B3BD8">
        <w:rPr>
          <w:rFonts w:hint="eastAsia"/>
        </w:rPr>
        <w:t>下面对</w:t>
      </w:r>
      <w:proofErr w:type="gramStart"/>
      <w:r w:rsidR="00A93D9A">
        <w:rPr>
          <w:rFonts w:hint="eastAsia"/>
        </w:rPr>
        <w:t>萧山区</w:t>
      </w:r>
      <w:proofErr w:type="gramEnd"/>
      <w:r w:rsidR="002A178C">
        <w:rPr>
          <w:rFonts w:hint="eastAsia"/>
        </w:rPr>
        <w:t>排放源</w:t>
      </w:r>
      <w:r w:rsidR="00AA2CF4">
        <w:rPr>
          <w:rFonts w:hint="eastAsia"/>
        </w:rPr>
        <w:t>的</w:t>
      </w:r>
      <w:r w:rsidR="00A3527A" w:rsidRPr="007B3BD8">
        <w:t>空间分布特征进行一一分析。</w:t>
      </w:r>
    </w:p>
    <w:p w14:paraId="7E6199F5" w14:textId="7765A97A" w:rsidR="006B00DB" w:rsidRPr="004545E6" w:rsidRDefault="006B00DB" w:rsidP="004545E6">
      <w:pPr>
        <w:pStyle w:val="LZ-"/>
        <w:ind w:firstLine="480"/>
      </w:pPr>
      <w:r w:rsidRPr="007B3BD8">
        <w:rPr>
          <w:rFonts w:hint="eastAsia"/>
        </w:rPr>
        <w:t>图</w:t>
      </w:r>
      <w:r w:rsidR="00CF3509">
        <w:t>4</w:t>
      </w:r>
      <w:r w:rsidRPr="007B3BD8">
        <w:rPr>
          <w:rFonts w:hint="eastAsia"/>
        </w:rPr>
        <w:t>-</w:t>
      </w:r>
      <w:r w:rsidR="00AB3D03">
        <w:t>27</w:t>
      </w:r>
      <w:r w:rsidRPr="007B3BD8">
        <w:rPr>
          <w:rFonts w:hint="eastAsia"/>
        </w:rPr>
        <w:t>至</w:t>
      </w:r>
      <w:r w:rsidR="00CF3509">
        <w:t>4</w:t>
      </w:r>
      <w:r w:rsidRPr="007B3BD8">
        <w:rPr>
          <w:rFonts w:hint="eastAsia"/>
        </w:rPr>
        <w:t>-</w:t>
      </w:r>
      <w:r w:rsidR="00AB3D03">
        <w:t>33</w:t>
      </w:r>
      <w:r w:rsidRPr="007B3BD8">
        <w:rPr>
          <w:rFonts w:hint="eastAsia"/>
        </w:rPr>
        <w:t>为</w:t>
      </w:r>
      <w:proofErr w:type="gramStart"/>
      <w:r w:rsidR="00A93D9A">
        <w:t>萧山区</w:t>
      </w:r>
      <w:proofErr w:type="gramEnd"/>
      <w:r w:rsidRPr="007B3BD8">
        <w:rPr>
          <w:lang w:val="en-US"/>
        </w:rPr>
        <w:t>20</w:t>
      </w:r>
      <w:r w:rsidR="00896FC8">
        <w:rPr>
          <w:lang w:val="en-US"/>
        </w:rPr>
        <w:t>20</w:t>
      </w:r>
      <w:r w:rsidRPr="007B3BD8">
        <w:rPr>
          <w:rFonts w:hint="eastAsia"/>
        </w:rPr>
        <w:t>年人为源</w:t>
      </w:r>
      <w:r w:rsidRPr="007B3BD8">
        <w:rPr>
          <w:rFonts w:hint="eastAsia"/>
          <w:lang w:val="en-US"/>
        </w:rPr>
        <w:t>SO</w:t>
      </w:r>
      <w:r w:rsidRPr="007B3BD8">
        <w:rPr>
          <w:rFonts w:hint="eastAsia"/>
          <w:vertAlign w:val="subscript"/>
          <w:lang w:val="en-US"/>
        </w:rPr>
        <w:t>2</w:t>
      </w:r>
      <w:r w:rsidRPr="007B3BD8">
        <w:rPr>
          <w:rFonts w:hint="eastAsia"/>
        </w:rPr>
        <w:t>、</w:t>
      </w:r>
      <w:r w:rsidRPr="007B3BD8">
        <w:rPr>
          <w:rFonts w:hint="eastAsia"/>
          <w:lang w:val="en-US"/>
        </w:rPr>
        <w:t>NOx</w:t>
      </w:r>
      <w:r w:rsidRPr="007B3BD8">
        <w:rPr>
          <w:rFonts w:hint="eastAsia"/>
        </w:rPr>
        <w:t>、</w:t>
      </w:r>
      <w:r w:rsidRPr="007B3BD8">
        <w:rPr>
          <w:rFonts w:hint="eastAsia"/>
          <w:lang w:val="en-US"/>
        </w:rPr>
        <w:t>VOCs</w:t>
      </w:r>
      <w:r w:rsidRPr="007B3BD8">
        <w:rPr>
          <w:rFonts w:hint="eastAsia"/>
        </w:rPr>
        <w:t>、</w:t>
      </w:r>
      <w:r w:rsidRPr="007B3BD8">
        <w:rPr>
          <w:rFonts w:hint="eastAsia"/>
          <w:lang w:val="en-US"/>
        </w:rPr>
        <w:t>PM</w:t>
      </w:r>
      <w:r w:rsidRPr="007B3BD8">
        <w:rPr>
          <w:rFonts w:hint="eastAsia"/>
          <w:vertAlign w:val="subscript"/>
          <w:lang w:val="en-US"/>
        </w:rPr>
        <w:t>10</w:t>
      </w:r>
      <w:r w:rsidRPr="007B3BD8">
        <w:rPr>
          <w:rFonts w:hint="eastAsia"/>
        </w:rPr>
        <w:t>、</w:t>
      </w:r>
      <w:r w:rsidRPr="007B3BD8">
        <w:rPr>
          <w:rFonts w:hint="eastAsia"/>
          <w:lang w:val="en-US"/>
        </w:rPr>
        <w:t>PM</w:t>
      </w:r>
      <w:r w:rsidRPr="007B3BD8">
        <w:rPr>
          <w:rFonts w:hint="eastAsia"/>
          <w:vertAlign w:val="subscript"/>
          <w:lang w:val="en-US"/>
        </w:rPr>
        <w:t>2.5</w:t>
      </w:r>
      <w:r w:rsidRPr="007B3BD8">
        <w:rPr>
          <w:rFonts w:hint="eastAsia"/>
        </w:rPr>
        <w:t>、</w:t>
      </w:r>
      <w:r w:rsidRPr="007B3BD8">
        <w:rPr>
          <w:rFonts w:hint="eastAsia"/>
          <w:lang w:val="en-US"/>
        </w:rPr>
        <w:t>BC</w:t>
      </w:r>
      <w:r w:rsidRPr="007B3BD8">
        <w:rPr>
          <w:rFonts w:hint="eastAsia"/>
        </w:rPr>
        <w:t>、</w:t>
      </w:r>
      <w:r w:rsidRPr="007B3BD8">
        <w:rPr>
          <w:rFonts w:hint="eastAsia"/>
          <w:lang w:val="en-US"/>
        </w:rPr>
        <w:t>OC</w:t>
      </w:r>
      <w:r w:rsidRPr="007B3BD8">
        <w:rPr>
          <w:rFonts w:hint="eastAsia"/>
        </w:rPr>
        <w:t>、</w:t>
      </w:r>
      <w:r w:rsidRPr="007B3BD8">
        <w:rPr>
          <w:rFonts w:hint="eastAsia"/>
          <w:lang w:val="en-US"/>
        </w:rPr>
        <w:t>CO</w:t>
      </w:r>
      <w:r w:rsidRPr="007B3BD8">
        <w:rPr>
          <w:rFonts w:hint="eastAsia"/>
        </w:rPr>
        <w:t>、</w:t>
      </w:r>
      <w:r w:rsidRPr="007B3BD8">
        <w:rPr>
          <w:rFonts w:hint="eastAsia"/>
          <w:lang w:val="en-US"/>
        </w:rPr>
        <w:t>NH</w:t>
      </w:r>
      <w:r w:rsidRPr="007B3BD8">
        <w:rPr>
          <w:rFonts w:hint="eastAsia"/>
          <w:vertAlign w:val="subscript"/>
          <w:lang w:val="en-US"/>
        </w:rPr>
        <w:t>3</w:t>
      </w:r>
      <w:r w:rsidRPr="007B3BD8">
        <w:rPr>
          <w:rFonts w:hint="eastAsia"/>
        </w:rPr>
        <w:t>的排放空间分布图</w:t>
      </w:r>
      <w:r w:rsidRPr="007B3BD8">
        <w:rPr>
          <w:rFonts w:hint="eastAsia"/>
          <w:lang w:val="en-US"/>
        </w:rPr>
        <w:t>，</w:t>
      </w:r>
      <w:r w:rsidRPr="007B3BD8">
        <w:rPr>
          <w:rFonts w:hint="eastAsia"/>
        </w:rPr>
        <w:t>从污染物的排放空间</w:t>
      </w:r>
      <w:r w:rsidR="008F2B84">
        <w:rPr>
          <w:rFonts w:hint="eastAsia"/>
        </w:rPr>
        <w:t>分布情况</w:t>
      </w:r>
      <w:r w:rsidRPr="007B3BD8">
        <w:rPr>
          <w:rFonts w:hint="eastAsia"/>
        </w:rPr>
        <w:t>来看</w:t>
      </w:r>
      <w:r w:rsidRPr="007B3BD8">
        <w:rPr>
          <w:rFonts w:hint="eastAsia"/>
          <w:lang w:val="en-US"/>
        </w:rPr>
        <w:t>，</w:t>
      </w:r>
      <w:proofErr w:type="gramStart"/>
      <w:r w:rsidR="00A93D9A">
        <w:rPr>
          <w:rFonts w:hint="eastAsia"/>
        </w:rPr>
        <w:t>萧山区</w:t>
      </w:r>
      <w:proofErr w:type="gramEnd"/>
      <w:r w:rsidRPr="007B3BD8">
        <w:rPr>
          <w:rFonts w:hint="eastAsia"/>
        </w:rPr>
        <w:t>污染物排放</w:t>
      </w:r>
      <w:r w:rsidR="008F2B84">
        <w:rPr>
          <w:rFonts w:hint="eastAsia"/>
        </w:rPr>
        <w:t>整体</w:t>
      </w:r>
      <w:r w:rsidRPr="007B3BD8">
        <w:rPr>
          <w:rFonts w:hint="eastAsia"/>
        </w:rPr>
        <w:t>主要集中在</w:t>
      </w:r>
      <w:r w:rsidR="009F7CA7">
        <w:rPr>
          <w:rFonts w:hint="eastAsia"/>
        </w:rPr>
        <w:t>东部镇街</w:t>
      </w:r>
      <w:r w:rsidRPr="007B3BD8">
        <w:rPr>
          <w:rFonts w:hint="eastAsia"/>
          <w:lang w:val="en-US"/>
        </w:rPr>
        <w:t>，</w:t>
      </w:r>
      <w:r w:rsidR="00786FD6">
        <w:rPr>
          <w:rFonts w:hint="eastAsia"/>
        </w:rPr>
        <w:t>个别较大的点源分散在中部和南部镇街</w:t>
      </w:r>
      <w:r w:rsidR="008F2B84">
        <w:rPr>
          <w:rFonts w:hint="eastAsia"/>
        </w:rPr>
        <w:t>；此外，氮氧化物沿航道也有明显的集中分布，颗粒物还主要集中在中部区域，主要是施工工地排放所导致。</w:t>
      </w:r>
      <w:proofErr w:type="gramStart"/>
      <w:r w:rsidR="008F2B84">
        <w:rPr>
          <w:rFonts w:hint="eastAsia"/>
        </w:rPr>
        <w:t>萧山区</w:t>
      </w:r>
      <w:proofErr w:type="gramEnd"/>
      <w:r w:rsidR="008F2B84">
        <w:rPr>
          <w:rFonts w:hint="eastAsia"/>
        </w:rPr>
        <w:t>各污染物的空间排放特征与</w:t>
      </w:r>
      <w:r w:rsidR="008F2B84" w:rsidRPr="007B3BD8">
        <w:rPr>
          <w:rFonts w:hint="eastAsia"/>
          <w:lang w:val="en-US"/>
        </w:rPr>
        <w:t>企业</w:t>
      </w:r>
      <w:r w:rsidR="008F2B84" w:rsidRPr="007B3BD8">
        <w:rPr>
          <w:lang w:val="en-US"/>
        </w:rPr>
        <w:t>、</w:t>
      </w:r>
      <w:r w:rsidR="008F2B84">
        <w:rPr>
          <w:rFonts w:hint="eastAsia"/>
          <w:lang w:val="en-US"/>
        </w:rPr>
        <w:t>施工、</w:t>
      </w:r>
      <w:r w:rsidR="008F2B84" w:rsidRPr="007B3BD8">
        <w:rPr>
          <w:lang w:val="en-US"/>
        </w:rPr>
        <w:t>路网、</w:t>
      </w:r>
      <w:r w:rsidR="008F2B84">
        <w:rPr>
          <w:rFonts w:hint="eastAsia"/>
          <w:lang w:val="en-US"/>
        </w:rPr>
        <w:t>航道、</w:t>
      </w:r>
      <w:r w:rsidR="008F2B84" w:rsidRPr="007B3BD8">
        <w:rPr>
          <w:lang w:val="en-US"/>
        </w:rPr>
        <w:t>人口的分布</w:t>
      </w:r>
      <w:r w:rsidR="008F2B84" w:rsidRPr="007B3BD8">
        <w:rPr>
          <w:rFonts w:hint="eastAsia"/>
          <w:lang w:val="en-US"/>
        </w:rPr>
        <w:t>息息相关</w:t>
      </w:r>
      <w:r w:rsidR="008F2B84">
        <w:rPr>
          <w:rFonts w:hint="eastAsia"/>
          <w:lang w:val="en-US"/>
        </w:rPr>
        <w:t>。</w:t>
      </w:r>
    </w:p>
    <w:p w14:paraId="015C3F8C" w14:textId="35656848" w:rsidR="006B00DB" w:rsidRPr="007B3BD8" w:rsidRDefault="008F2B84" w:rsidP="006B00DB">
      <w:pPr>
        <w:pStyle w:val="LZ-4"/>
      </w:pPr>
      <w:r>
        <w:rPr>
          <w:noProof/>
        </w:rPr>
        <w:lastRenderedPageBreak/>
        <w:drawing>
          <wp:inline distT="0" distB="0" distL="0" distR="0" wp14:anchorId="710E661D" wp14:editId="6DFEEC48">
            <wp:extent cx="3971925" cy="3104471"/>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985354" cy="3114967"/>
                    </a:xfrm>
                    <a:prstGeom prst="rect">
                      <a:avLst/>
                    </a:prstGeom>
                    <a:noFill/>
                    <a:ln>
                      <a:noFill/>
                    </a:ln>
                  </pic:spPr>
                </pic:pic>
              </a:graphicData>
            </a:graphic>
          </wp:inline>
        </w:drawing>
      </w:r>
    </w:p>
    <w:p w14:paraId="4AFE94EE" w14:textId="31DD39A0" w:rsidR="006B00DB" w:rsidRPr="007B3BD8" w:rsidRDefault="006B00DB" w:rsidP="006B00DB">
      <w:pPr>
        <w:pStyle w:val="LZ-0"/>
      </w:pPr>
      <w:r w:rsidRPr="007B3BD8">
        <w:rPr>
          <w:rFonts w:hint="eastAsia"/>
        </w:rPr>
        <w:t>图</w:t>
      </w:r>
      <w:r w:rsidR="00CF3509">
        <w:t>4</w:t>
      </w:r>
      <w:r w:rsidRPr="007B3BD8">
        <w:rPr>
          <w:rFonts w:hint="eastAsia"/>
        </w:rPr>
        <w:t>-</w:t>
      </w:r>
      <w:r w:rsidR="00AB3D03">
        <w:t xml:space="preserve">27 </w:t>
      </w:r>
      <w:proofErr w:type="gramStart"/>
      <w:r w:rsidR="00A93D9A">
        <w:t>萧山区</w:t>
      </w:r>
      <w:proofErr w:type="gramEnd"/>
      <w:r w:rsidRPr="007B3BD8">
        <w:rPr>
          <w:rFonts w:hint="eastAsia"/>
        </w:rPr>
        <w:t>SO</w:t>
      </w:r>
      <w:r w:rsidRPr="007B3BD8">
        <w:rPr>
          <w:rFonts w:hint="eastAsia"/>
          <w:vertAlign w:val="subscript"/>
        </w:rPr>
        <w:t>2</w:t>
      </w:r>
      <w:r w:rsidRPr="007B3BD8">
        <w:rPr>
          <w:rFonts w:hint="eastAsia"/>
        </w:rPr>
        <w:t>排放</w:t>
      </w:r>
      <w:r w:rsidRPr="007B3BD8">
        <w:t>空间分布情况</w:t>
      </w:r>
    </w:p>
    <w:p w14:paraId="23A45BB6" w14:textId="213707FA" w:rsidR="006B00DB" w:rsidRPr="007B3BD8" w:rsidRDefault="008F2B84" w:rsidP="006B00DB">
      <w:pPr>
        <w:pStyle w:val="LZ-4"/>
      </w:pPr>
      <w:r>
        <w:rPr>
          <w:noProof/>
        </w:rPr>
        <w:drawing>
          <wp:inline distT="0" distB="0" distL="0" distR="0" wp14:anchorId="0529A477" wp14:editId="5DE4642D">
            <wp:extent cx="3981450" cy="311191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994025" cy="3121744"/>
                    </a:xfrm>
                    <a:prstGeom prst="rect">
                      <a:avLst/>
                    </a:prstGeom>
                    <a:noFill/>
                    <a:ln>
                      <a:noFill/>
                    </a:ln>
                  </pic:spPr>
                </pic:pic>
              </a:graphicData>
            </a:graphic>
          </wp:inline>
        </w:drawing>
      </w:r>
    </w:p>
    <w:p w14:paraId="735F0D9C" w14:textId="6F18A3FF" w:rsidR="006B00DB" w:rsidRDefault="006B00DB" w:rsidP="006B00DB">
      <w:pPr>
        <w:pStyle w:val="LZ-0"/>
      </w:pPr>
      <w:r w:rsidRPr="007B3BD8">
        <w:rPr>
          <w:rFonts w:hint="eastAsia"/>
        </w:rPr>
        <w:t>图</w:t>
      </w:r>
      <w:r w:rsidR="00CF3509">
        <w:t>4</w:t>
      </w:r>
      <w:r w:rsidRPr="007B3BD8">
        <w:rPr>
          <w:rFonts w:hint="eastAsia"/>
        </w:rPr>
        <w:t>-</w:t>
      </w:r>
      <w:r w:rsidR="00AB3D03">
        <w:t xml:space="preserve">28 </w:t>
      </w:r>
      <w:proofErr w:type="gramStart"/>
      <w:r w:rsidR="00A93D9A">
        <w:t>萧山区</w:t>
      </w:r>
      <w:proofErr w:type="gramEnd"/>
      <w:r w:rsidRPr="007B3BD8">
        <w:rPr>
          <w:rFonts w:hint="eastAsia"/>
        </w:rPr>
        <w:t>N</w:t>
      </w:r>
      <w:r w:rsidRPr="007B3BD8">
        <w:t>Ox</w:t>
      </w:r>
      <w:r w:rsidRPr="007B3BD8">
        <w:rPr>
          <w:rFonts w:hint="eastAsia"/>
        </w:rPr>
        <w:t>排放</w:t>
      </w:r>
      <w:r w:rsidRPr="007B3BD8">
        <w:t>空间分布情况</w:t>
      </w:r>
    </w:p>
    <w:p w14:paraId="209A183A" w14:textId="725BAFF7" w:rsidR="006B00DB" w:rsidRPr="007B3BD8" w:rsidRDefault="008F2B84" w:rsidP="006B00DB">
      <w:pPr>
        <w:pStyle w:val="LZ-0"/>
      </w:pPr>
      <w:r>
        <w:rPr>
          <w:noProof/>
        </w:rPr>
        <w:lastRenderedPageBreak/>
        <w:drawing>
          <wp:inline distT="0" distB="0" distL="0" distR="0" wp14:anchorId="1A896E64" wp14:editId="693DE9E5">
            <wp:extent cx="3810000" cy="297791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823544" cy="2988496"/>
                    </a:xfrm>
                    <a:prstGeom prst="rect">
                      <a:avLst/>
                    </a:prstGeom>
                    <a:noFill/>
                    <a:ln>
                      <a:noFill/>
                    </a:ln>
                  </pic:spPr>
                </pic:pic>
              </a:graphicData>
            </a:graphic>
          </wp:inline>
        </w:drawing>
      </w:r>
    </w:p>
    <w:p w14:paraId="52A03AF7" w14:textId="1B69E63C" w:rsidR="006B00DB" w:rsidRPr="007B3BD8" w:rsidRDefault="006B00DB" w:rsidP="006B00DB">
      <w:pPr>
        <w:pStyle w:val="LZ-0"/>
      </w:pPr>
      <w:r w:rsidRPr="007B3BD8">
        <w:rPr>
          <w:rFonts w:hint="eastAsia"/>
        </w:rPr>
        <w:t>图</w:t>
      </w:r>
      <w:r w:rsidR="00CF3509">
        <w:t>4</w:t>
      </w:r>
      <w:r w:rsidRPr="007B3BD8">
        <w:rPr>
          <w:rFonts w:hint="eastAsia"/>
        </w:rPr>
        <w:t>-</w:t>
      </w:r>
      <w:r w:rsidR="00AB3D03">
        <w:t xml:space="preserve">29 </w:t>
      </w:r>
      <w:proofErr w:type="gramStart"/>
      <w:r w:rsidR="00A93D9A">
        <w:t>萧山区</w:t>
      </w:r>
      <w:proofErr w:type="gramEnd"/>
      <w:r w:rsidRPr="007B3BD8">
        <w:t>VOCs</w:t>
      </w:r>
      <w:r w:rsidRPr="007B3BD8">
        <w:rPr>
          <w:rFonts w:hint="eastAsia"/>
        </w:rPr>
        <w:t>排放</w:t>
      </w:r>
      <w:r w:rsidRPr="007B3BD8">
        <w:t>空间分布情况</w:t>
      </w:r>
    </w:p>
    <w:p w14:paraId="68030406" w14:textId="27689ACC" w:rsidR="006B00DB" w:rsidRPr="007B3BD8" w:rsidRDefault="008F2B84" w:rsidP="006B00DB">
      <w:pPr>
        <w:pStyle w:val="LZ-4"/>
      </w:pPr>
      <w:r>
        <w:rPr>
          <w:noProof/>
        </w:rPr>
        <w:drawing>
          <wp:inline distT="0" distB="0" distL="0" distR="0" wp14:anchorId="637B84A2" wp14:editId="2EF14B64">
            <wp:extent cx="3810000" cy="297791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824257" cy="2989053"/>
                    </a:xfrm>
                    <a:prstGeom prst="rect">
                      <a:avLst/>
                    </a:prstGeom>
                    <a:noFill/>
                    <a:ln>
                      <a:noFill/>
                    </a:ln>
                  </pic:spPr>
                </pic:pic>
              </a:graphicData>
            </a:graphic>
          </wp:inline>
        </w:drawing>
      </w:r>
    </w:p>
    <w:p w14:paraId="56BE4267" w14:textId="7D17A539" w:rsidR="006B00DB" w:rsidRPr="007B3BD8" w:rsidRDefault="006B00DB" w:rsidP="006B00DB">
      <w:pPr>
        <w:pStyle w:val="LZ-0"/>
      </w:pPr>
      <w:r w:rsidRPr="007B3BD8">
        <w:rPr>
          <w:rFonts w:hint="eastAsia"/>
        </w:rPr>
        <w:t>图</w:t>
      </w:r>
      <w:r w:rsidR="00CF3509">
        <w:t>4</w:t>
      </w:r>
      <w:r w:rsidRPr="007B3BD8">
        <w:rPr>
          <w:rFonts w:hint="eastAsia"/>
        </w:rPr>
        <w:t>-</w:t>
      </w:r>
      <w:r w:rsidR="00AB3D03">
        <w:t xml:space="preserve">30 </w:t>
      </w:r>
      <w:proofErr w:type="gramStart"/>
      <w:r w:rsidR="00A93D9A">
        <w:t>萧山区</w:t>
      </w:r>
      <w:proofErr w:type="gramEnd"/>
      <w:r w:rsidRPr="007B3BD8">
        <w:t>PM</w:t>
      </w:r>
      <w:r w:rsidRPr="007B3BD8">
        <w:rPr>
          <w:vertAlign w:val="subscript"/>
        </w:rPr>
        <w:t>10</w:t>
      </w:r>
      <w:r w:rsidRPr="007B3BD8">
        <w:rPr>
          <w:rFonts w:hint="eastAsia"/>
        </w:rPr>
        <w:t>排放</w:t>
      </w:r>
      <w:r w:rsidRPr="007B3BD8">
        <w:t>空间分布情况</w:t>
      </w:r>
    </w:p>
    <w:p w14:paraId="5C065CA8" w14:textId="07D46714" w:rsidR="006B00DB" w:rsidRPr="007B3BD8" w:rsidRDefault="008F2B84" w:rsidP="006B00DB">
      <w:pPr>
        <w:pStyle w:val="LZ-4"/>
      </w:pPr>
      <w:r>
        <w:rPr>
          <w:noProof/>
        </w:rPr>
        <w:lastRenderedPageBreak/>
        <w:drawing>
          <wp:inline distT="0" distB="0" distL="0" distR="0" wp14:anchorId="0149A72F" wp14:editId="79880941">
            <wp:extent cx="3752850" cy="2933241"/>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770369" cy="2946934"/>
                    </a:xfrm>
                    <a:prstGeom prst="rect">
                      <a:avLst/>
                    </a:prstGeom>
                    <a:noFill/>
                    <a:ln>
                      <a:noFill/>
                    </a:ln>
                  </pic:spPr>
                </pic:pic>
              </a:graphicData>
            </a:graphic>
          </wp:inline>
        </w:drawing>
      </w:r>
    </w:p>
    <w:p w14:paraId="7B1D80CE" w14:textId="6A39DE53" w:rsidR="006B00DB" w:rsidRPr="007B3BD8" w:rsidRDefault="006B00DB" w:rsidP="006B00DB">
      <w:pPr>
        <w:pStyle w:val="LZ-0"/>
      </w:pPr>
      <w:r w:rsidRPr="007B3BD8">
        <w:rPr>
          <w:rFonts w:hint="eastAsia"/>
        </w:rPr>
        <w:t>图</w:t>
      </w:r>
      <w:r w:rsidR="00CF3509">
        <w:t>4</w:t>
      </w:r>
      <w:r w:rsidRPr="007B3BD8">
        <w:rPr>
          <w:rFonts w:hint="eastAsia"/>
        </w:rPr>
        <w:t>-</w:t>
      </w:r>
      <w:r w:rsidR="00AB3D03">
        <w:t xml:space="preserve">31 </w:t>
      </w:r>
      <w:proofErr w:type="gramStart"/>
      <w:r w:rsidR="00A93D9A">
        <w:t>萧山区</w:t>
      </w:r>
      <w:proofErr w:type="gramEnd"/>
      <w:r w:rsidRPr="007B3BD8">
        <w:t>PM</w:t>
      </w:r>
      <w:r w:rsidRPr="007B3BD8">
        <w:rPr>
          <w:vertAlign w:val="subscript"/>
        </w:rPr>
        <w:t>2.5</w:t>
      </w:r>
      <w:r w:rsidRPr="007B3BD8">
        <w:rPr>
          <w:rFonts w:hint="eastAsia"/>
        </w:rPr>
        <w:t>排放</w:t>
      </w:r>
      <w:r w:rsidRPr="007B3BD8">
        <w:t>空间分布情况</w:t>
      </w:r>
    </w:p>
    <w:p w14:paraId="44DF6DCB" w14:textId="4E8F37C5" w:rsidR="006B00DB" w:rsidRPr="007B3BD8" w:rsidRDefault="008F2B84" w:rsidP="006B00DB">
      <w:pPr>
        <w:pStyle w:val="LZ-4"/>
      </w:pPr>
      <w:r>
        <w:rPr>
          <w:noProof/>
        </w:rPr>
        <w:drawing>
          <wp:inline distT="0" distB="0" distL="0" distR="0" wp14:anchorId="729B3A93" wp14:editId="45C0C326">
            <wp:extent cx="3762375" cy="294068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780753" cy="2955050"/>
                    </a:xfrm>
                    <a:prstGeom prst="rect">
                      <a:avLst/>
                    </a:prstGeom>
                    <a:noFill/>
                    <a:ln>
                      <a:noFill/>
                    </a:ln>
                  </pic:spPr>
                </pic:pic>
              </a:graphicData>
            </a:graphic>
          </wp:inline>
        </w:drawing>
      </w:r>
    </w:p>
    <w:p w14:paraId="4A83E089" w14:textId="7B08A157" w:rsidR="006B00DB" w:rsidRPr="007B3BD8" w:rsidRDefault="006B00DB" w:rsidP="006B00DB">
      <w:pPr>
        <w:pStyle w:val="LZ-0"/>
      </w:pPr>
      <w:r w:rsidRPr="007B3BD8">
        <w:rPr>
          <w:rFonts w:hint="eastAsia"/>
        </w:rPr>
        <w:t>图</w:t>
      </w:r>
      <w:r w:rsidR="00CF3509">
        <w:t>4</w:t>
      </w:r>
      <w:r w:rsidRPr="007B3BD8">
        <w:rPr>
          <w:rFonts w:hint="eastAsia"/>
        </w:rPr>
        <w:t>-</w:t>
      </w:r>
      <w:r w:rsidR="00AB3D03">
        <w:t xml:space="preserve">32 </w:t>
      </w:r>
      <w:proofErr w:type="gramStart"/>
      <w:r w:rsidR="00A93D9A">
        <w:t>萧山区</w:t>
      </w:r>
      <w:proofErr w:type="gramEnd"/>
      <w:r w:rsidRPr="007B3BD8">
        <w:t>CO</w:t>
      </w:r>
      <w:r w:rsidRPr="007B3BD8">
        <w:rPr>
          <w:rFonts w:hint="eastAsia"/>
        </w:rPr>
        <w:t>排放</w:t>
      </w:r>
      <w:r w:rsidRPr="007B3BD8">
        <w:t>空间分布情况</w:t>
      </w:r>
    </w:p>
    <w:p w14:paraId="4049BA44" w14:textId="5F3E7AC6" w:rsidR="006B00DB" w:rsidRPr="008A3046" w:rsidRDefault="008F2B84" w:rsidP="006B00DB">
      <w:pPr>
        <w:pStyle w:val="LZ-4"/>
      </w:pPr>
      <w:r>
        <w:rPr>
          <w:noProof/>
        </w:rPr>
        <w:lastRenderedPageBreak/>
        <w:drawing>
          <wp:inline distT="0" distB="0" distL="0" distR="0" wp14:anchorId="31812DB3" wp14:editId="620EF0BC">
            <wp:extent cx="3686175" cy="288112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693423" cy="2886793"/>
                    </a:xfrm>
                    <a:prstGeom prst="rect">
                      <a:avLst/>
                    </a:prstGeom>
                    <a:noFill/>
                    <a:ln>
                      <a:noFill/>
                    </a:ln>
                  </pic:spPr>
                </pic:pic>
              </a:graphicData>
            </a:graphic>
          </wp:inline>
        </w:drawing>
      </w:r>
    </w:p>
    <w:p w14:paraId="677B9C04" w14:textId="69555C76" w:rsidR="006B00DB" w:rsidRPr="007B3BD8" w:rsidRDefault="006B00DB" w:rsidP="006B00DB">
      <w:pPr>
        <w:pStyle w:val="LZ-0"/>
      </w:pPr>
      <w:r w:rsidRPr="007B3BD8">
        <w:rPr>
          <w:rFonts w:hint="eastAsia"/>
        </w:rPr>
        <w:t>图</w:t>
      </w:r>
      <w:r w:rsidR="00CF3509">
        <w:t>4</w:t>
      </w:r>
      <w:r w:rsidRPr="007B3BD8">
        <w:rPr>
          <w:rFonts w:hint="eastAsia"/>
        </w:rPr>
        <w:t>-</w:t>
      </w:r>
      <w:r w:rsidR="00AB3D03">
        <w:t xml:space="preserve">33 </w:t>
      </w:r>
      <w:proofErr w:type="gramStart"/>
      <w:r w:rsidR="00A93D9A">
        <w:t>萧山区</w:t>
      </w:r>
      <w:proofErr w:type="gramEnd"/>
      <w:r w:rsidRPr="007B3BD8">
        <w:rPr>
          <w:rFonts w:hint="eastAsia"/>
        </w:rPr>
        <w:t>NH</w:t>
      </w:r>
      <w:r w:rsidRPr="007B3BD8">
        <w:rPr>
          <w:rFonts w:hint="eastAsia"/>
          <w:vertAlign w:val="subscript"/>
        </w:rPr>
        <w:t>3</w:t>
      </w:r>
      <w:r w:rsidRPr="007B3BD8">
        <w:rPr>
          <w:rFonts w:hint="eastAsia"/>
        </w:rPr>
        <w:t>排放</w:t>
      </w:r>
      <w:r w:rsidRPr="007B3BD8">
        <w:t>空间分布情况</w:t>
      </w:r>
    </w:p>
    <w:p w14:paraId="16E7238E" w14:textId="77777777" w:rsidR="004400A3" w:rsidRPr="007B3BD8" w:rsidRDefault="004400A3" w:rsidP="004400A3">
      <w:pPr>
        <w:pStyle w:val="LZ-2"/>
      </w:pPr>
      <w:bookmarkStart w:id="749" w:name="_Toc467074747"/>
      <w:bookmarkStart w:id="750" w:name="_Toc469314816"/>
      <w:bookmarkStart w:id="751" w:name="_Toc117179451"/>
      <w:bookmarkEnd w:id="745"/>
      <w:bookmarkEnd w:id="747"/>
      <w:proofErr w:type="spellStart"/>
      <w:r w:rsidRPr="007B3BD8">
        <w:t>清单结果的不确定性分析</w:t>
      </w:r>
      <w:bookmarkEnd w:id="749"/>
      <w:bookmarkEnd w:id="750"/>
      <w:bookmarkEnd w:id="751"/>
      <w:proofErr w:type="spellEnd"/>
    </w:p>
    <w:p w14:paraId="3C4BC5D8" w14:textId="032B21B6" w:rsidR="00F7189D" w:rsidRPr="007B3BD8" w:rsidRDefault="00B300D5" w:rsidP="00F7189D">
      <w:pPr>
        <w:pStyle w:val="LZ-"/>
        <w:ind w:firstLine="480"/>
      </w:pPr>
      <w:r>
        <w:t>本</w:t>
      </w:r>
      <w:r>
        <w:rPr>
          <w:rFonts w:hint="eastAsia"/>
        </w:rPr>
        <w:t>项目</w:t>
      </w:r>
      <w:r w:rsidR="00F7189D" w:rsidRPr="007B3BD8">
        <w:t>主要采用</w:t>
      </w:r>
      <w:r>
        <w:rPr>
          <w:rFonts w:hint="eastAsia"/>
        </w:rPr>
        <w:t>第二章</w:t>
      </w:r>
      <w:r w:rsidR="00F7189D" w:rsidRPr="007B3BD8">
        <w:t>介绍的定性分析方法对</w:t>
      </w:r>
      <w:r w:rsidR="00F7189D" w:rsidRPr="007B3BD8">
        <w:t>20</w:t>
      </w:r>
      <w:r w:rsidR="00151585">
        <w:t>20</w:t>
      </w:r>
      <w:r w:rsidR="00F7189D" w:rsidRPr="007B3BD8">
        <w:t>年</w:t>
      </w:r>
      <w:proofErr w:type="gramStart"/>
      <w:r w:rsidR="00A93D9A">
        <w:t>萧山区</w:t>
      </w:r>
      <w:proofErr w:type="gramEnd"/>
      <w:r w:rsidR="00F7189D" w:rsidRPr="007B3BD8">
        <w:t>大气污染源排放清单进行初步分析。参考国内外相关文献报告等资料，可设定</w:t>
      </w:r>
      <w:r w:rsidR="00F7189D" w:rsidRPr="007B3BD8">
        <w:t>“</w:t>
      </w:r>
      <w:r w:rsidR="00F7189D" w:rsidRPr="007B3BD8">
        <w:t>高</w:t>
      </w:r>
      <w:r w:rsidR="00F7189D" w:rsidRPr="007B3BD8">
        <w:t>”“</w:t>
      </w:r>
      <w:r w:rsidR="00F7189D" w:rsidRPr="007B3BD8">
        <w:t>中</w:t>
      </w:r>
      <w:r w:rsidR="00F7189D" w:rsidRPr="007B3BD8">
        <w:t>”“</w:t>
      </w:r>
      <w:r w:rsidR="00F7189D" w:rsidRPr="007B3BD8">
        <w:t>低</w:t>
      </w:r>
      <w:r w:rsidR="00F7189D" w:rsidRPr="007B3BD8">
        <w:t>”</w:t>
      </w:r>
      <w:r w:rsidR="00F7189D" w:rsidRPr="007B3BD8">
        <w:t>三个级别来定性评价排放源清单的不确定性，主要包括活动数据、排放因子来源、清单估算方法以及各排放源或各行业污染物末端控制措施去除效率的选取等，具体的分级标准如</w:t>
      </w:r>
      <w:r w:rsidR="00F7189D" w:rsidRPr="007B3BD8">
        <w:rPr>
          <w:rFonts w:hint="eastAsia"/>
        </w:rPr>
        <w:t>表</w:t>
      </w:r>
      <w:r w:rsidR="00CF3509">
        <w:t>4</w:t>
      </w:r>
      <w:r w:rsidR="00F7189D" w:rsidRPr="007B3BD8">
        <w:t>-13</w:t>
      </w:r>
      <w:r w:rsidR="00F7189D" w:rsidRPr="007B3BD8">
        <w:t>所示。</w:t>
      </w:r>
    </w:p>
    <w:p w14:paraId="41F1CAD8" w14:textId="1ED676EF" w:rsidR="00F7189D" w:rsidRPr="007B3BD8" w:rsidRDefault="00F7189D" w:rsidP="00F7189D">
      <w:pPr>
        <w:pStyle w:val="LZ-0"/>
      </w:pPr>
      <w:r w:rsidRPr="007B3BD8">
        <w:rPr>
          <w:rFonts w:hint="eastAsia"/>
        </w:rPr>
        <w:t>表</w:t>
      </w:r>
      <w:r w:rsidR="00CF3509">
        <w:t>4</w:t>
      </w:r>
      <w:r w:rsidRPr="007B3BD8">
        <w:rPr>
          <w:rFonts w:hint="eastAsia"/>
        </w:rPr>
        <w:t>-</w:t>
      </w:r>
      <w:del w:id="752" w:author="彭 mq" w:date="2023-03-09T10:36:00Z">
        <w:r w:rsidRPr="007B3BD8" w:rsidDel="006603B0">
          <w:rPr>
            <w:rFonts w:hint="eastAsia"/>
          </w:rPr>
          <w:delText xml:space="preserve"> </w:delText>
        </w:r>
      </w:del>
      <w:r w:rsidRPr="007B3BD8">
        <w:fldChar w:fldCharType="begin"/>
      </w:r>
      <w:r w:rsidRPr="007B3BD8">
        <w:instrText xml:space="preserve"> </w:instrText>
      </w:r>
      <w:r w:rsidRPr="007B3BD8">
        <w:rPr>
          <w:rFonts w:hint="eastAsia"/>
        </w:rPr>
        <w:instrText xml:space="preserve">SEQ </w:instrText>
      </w:r>
      <w:r w:rsidRPr="007B3BD8">
        <w:rPr>
          <w:rFonts w:hint="eastAsia"/>
        </w:rPr>
        <w:instrText>表</w:instrText>
      </w:r>
      <w:r w:rsidRPr="007B3BD8">
        <w:rPr>
          <w:rFonts w:hint="eastAsia"/>
        </w:rPr>
        <w:instrText>6- \* ARABIC</w:instrText>
      </w:r>
      <w:r w:rsidRPr="007B3BD8">
        <w:instrText xml:space="preserve"> </w:instrText>
      </w:r>
      <w:r w:rsidRPr="007B3BD8">
        <w:fldChar w:fldCharType="separate"/>
      </w:r>
      <w:r w:rsidR="000E3AA8">
        <w:rPr>
          <w:noProof/>
        </w:rPr>
        <w:t>13</w:t>
      </w:r>
      <w:r w:rsidRPr="007B3BD8">
        <w:fldChar w:fldCharType="end"/>
      </w:r>
      <w:r w:rsidRPr="007B3BD8">
        <w:t xml:space="preserve"> </w:t>
      </w:r>
      <w:r w:rsidRPr="007B3BD8">
        <w:t>清单不确定性分析来源分级描述</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49"/>
        <w:gridCol w:w="2604"/>
        <w:gridCol w:w="2457"/>
        <w:gridCol w:w="1812"/>
      </w:tblGrid>
      <w:tr w:rsidR="00F7189D" w:rsidRPr="007B3BD8" w14:paraId="13E1B115" w14:textId="77777777" w:rsidTr="007B3BD8">
        <w:trPr>
          <w:trHeight w:val="393"/>
        </w:trPr>
        <w:tc>
          <w:tcPr>
            <w:tcW w:w="1649" w:type="dxa"/>
            <w:vAlign w:val="center"/>
          </w:tcPr>
          <w:p w14:paraId="73FF9AAE" w14:textId="77777777" w:rsidR="00F7189D" w:rsidRPr="007B3BD8" w:rsidRDefault="00F7189D" w:rsidP="00C37C33">
            <w:pPr>
              <w:pStyle w:val="LZ-4"/>
              <w:rPr>
                <w:b/>
              </w:rPr>
            </w:pPr>
            <w:r w:rsidRPr="007B3BD8">
              <w:rPr>
                <w:b/>
              </w:rPr>
              <w:t>不确定性来源</w:t>
            </w:r>
          </w:p>
        </w:tc>
        <w:tc>
          <w:tcPr>
            <w:tcW w:w="2604" w:type="dxa"/>
            <w:vAlign w:val="center"/>
          </w:tcPr>
          <w:p w14:paraId="2FDDF9BA" w14:textId="77777777" w:rsidR="00F7189D" w:rsidRPr="007B3BD8" w:rsidRDefault="00F7189D" w:rsidP="00C37C33">
            <w:pPr>
              <w:pStyle w:val="LZ-4"/>
              <w:rPr>
                <w:b/>
              </w:rPr>
            </w:pPr>
            <w:r w:rsidRPr="007B3BD8">
              <w:rPr>
                <w:b/>
              </w:rPr>
              <w:t>低</w:t>
            </w:r>
          </w:p>
        </w:tc>
        <w:tc>
          <w:tcPr>
            <w:tcW w:w="2457" w:type="dxa"/>
            <w:vAlign w:val="center"/>
          </w:tcPr>
          <w:p w14:paraId="71C2196D" w14:textId="77777777" w:rsidR="00F7189D" w:rsidRPr="007B3BD8" w:rsidRDefault="00F7189D" w:rsidP="00C37C33">
            <w:pPr>
              <w:pStyle w:val="LZ-4"/>
              <w:rPr>
                <w:b/>
              </w:rPr>
            </w:pPr>
            <w:r w:rsidRPr="007B3BD8">
              <w:rPr>
                <w:b/>
              </w:rPr>
              <w:t>中</w:t>
            </w:r>
          </w:p>
        </w:tc>
        <w:tc>
          <w:tcPr>
            <w:tcW w:w="1812" w:type="dxa"/>
            <w:vAlign w:val="center"/>
          </w:tcPr>
          <w:p w14:paraId="3E566807" w14:textId="77777777" w:rsidR="00F7189D" w:rsidRPr="007B3BD8" w:rsidRDefault="00F7189D" w:rsidP="00C37C33">
            <w:pPr>
              <w:pStyle w:val="LZ-4"/>
              <w:rPr>
                <w:b/>
              </w:rPr>
            </w:pPr>
            <w:r w:rsidRPr="007B3BD8">
              <w:rPr>
                <w:b/>
              </w:rPr>
              <w:t>高</w:t>
            </w:r>
          </w:p>
        </w:tc>
      </w:tr>
      <w:tr w:rsidR="00F7189D" w:rsidRPr="007B3BD8" w14:paraId="1857C65E" w14:textId="77777777" w:rsidTr="007B3BD8">
        <w:trPr>
          <w:trHeight w:val="630"/>
        </w:trPr>
        <w:tc>
          <w:tcPr>
            <w:tcW w:w="1649" w:type="dxa"/>
            <w:vAlign w:val="center"/>
          </w:tcPr>
          <w:p w14:paraId="5453329E" w14:textId="77777777" w:rsidR="00F7189D" w:rsidRPr="007B3BD8" w:rsidRDefault="00F7189D" w:rsidP="00C37C33">
            <w:pPr>
              <w:pStyle w:val="LZ-4"/>
            </w:pPr>
            <w:r w:rsidRPr="007B3BD8">
              <w:t>活动水平数据</w:t>
            </w:r>
          </w:p>
        </w:tc>
        <w:tc>
          <w:tcPr>
            <w:tcW w:w="2604" w:type="dxa"/>
            <w:vAlign w:val="center"/>
          </w:tcPr>
          <w:p w14:paraId="16C9B5E3" w14:textId="77777777" w:rsidR="00F7189D" w:rsidRPr="007B3BD8" w:rsidRDefault="00F7189D" w:rsidP="00C37C33">
            <w:pPr>
              <w:pStyle w:val="LZ-4"/>
            </w:pPr>
            <w:r w:rsidRPr="007B3BD8">
              <w:t>环统、</w:t>
            </w:r>
            <w:proofErr w:type="gramStart"/>
            <w:r w:rsidRPr="007B3BD8">
              <w:t>污普或者</w:t>
            </w:r>
            <w:proofErr w:type="gramEnd"/>
            <w:r w:rsidRPr="007B3BD8">
              <w:t>其他部门公开统计数据、专项调查</w:t>
            </w:r>
          </w:p>
        </w:tc>
        <w:tc>
          <w:tcPr>
            <w:tcW w:w="2457" w:type="dxa"/>
            <w:vAlign w:val="center"/>
          </w:tcPr>
          <w:p w14:paraId="53537AD0" w14:textId="77777777" w:rsidR="00F7189D" w:rsidRPr="007B3BD8" w:rsidRDefault="00F7189D" w:rsidP="00C37C33">
            <w:pPr>
              <w:pStyle w:val="LZ-4"/>
            </w:pPr>
            <w:r w:rsidRPr="007B3BD8">
              <w:t>抽样调查</w:t>
            </w:r>
          </w:p>
        </w:tc>
        <w:tc>
          <w:tcPr>
            <w:tcW w:w="1812" w:type="dxa"/>
            <w:vAlign w:val="center"/>
          </w:tcPr>
          <w:p w14:paraId="449B63FD" w14:textId="77777777" w:rsidR="00F7189D" w:rsidRPr="007B3BD8" w:rsidRDefault="00F7189D" w:rsidP="00C37C33">
            <w:pPr>
              <w:pStyle w:val="LZ-4"/>
            </w:pPr>
            <w:r w:rsidRPr="007B3BD8">
              <w:t>其他替代数据或者折算数据</w:t>
            </w:r>
          </w:p>
        </w:tc>
      </w:tr>
      <w:tr w:rsidR="00F7189D" w:rsidRPr="007B3BD8" w14:paraId="58235B40" w14:textId="77777777" w:rsidTr="007B3BD8">
        <w:trPr>
          <w:trHeight w:val="840"/>
        </w:trPr>
        <w:tc>
          <w:tcPr>
            <w:tcW w:w="1649" w:type="dxa"/>
            <w:vAlign w:val="center"/>
          </w:tcPr>
          <w:p w14:paraId="7A61B560" w14:textId="77777777" w:rsidR="00F7189D" w:rsidRPr="007B3BD8" w:rsidRDefault="00F7189D" w:rsidP="00C37C33">
            <w:pPr>
              <w:pStyle w:val="LZ-4"/>
            </w:pPr>
            <w:r w:rsidRPr="007B3BD8">
              <w:t>排放因子</w:t>
            </w:r>
          </w:p>
        </w:tc>
        <w:tc>
          <w:tcPr>
            <w:tcW w:w="2604" w:type="dxa"/>
            <w:vAlign w:val="center"/>
          </w:tcPr>
          <w:p w14:paraId="11780AAE" w14:textId="77777777" w:rsidR="00F7189D" w:rsidRPr="007B3BD8" w:rsidRDefault="00F7189D" w:rsidP="00C37C33">
            <w:pPr>
              <w:pStyle w:val="LZ-4"/>
            </w:pPr>
            <w:r w:rsidRPr="007B3BD8">
              <w:t>本地实测数据或物料衡算因子</w:t>
            </w:r>
          </w:p>
        </w:tc>
        <w:tc>
          <w:tcPr>
            <w:tcW w:w="2457" w:type="dxa"/>
            <w:vAlign w:val="center"/>
          </w:tcPr>
          <w:p w14:paraId="453E70C7" w14:textId="77777777" w:rsidR="00F7189D" w:rsidRPr="007B3BD8" w:rsidRDefault="00F7189D" w:rsidP="00C37C33">
            <w:pPr>
              <w:pStyle w:val="LZ-4"/>
            </w:pPr>
            <w:r w:rsidRPr="007B3BD8">
              <w:t>国内相近水平城市的实测因子或参考国内文献公开的排放因子</w:t>
            </w:r>
          </w:p>
        </w:tc>
        <w:tc>
          <w:tcPr>
            <w:tcW w:w="1812" w:type="dxa"/>
            <w:vAlign w:val="center"/>
          </w:tcPr>
          <w:p w14:paraId="07796BA5" w14:textId="77777777" w:rsidR="00F7189D" w:rsidRPr="007B3BD8" w:rsidRDefault="00F7189D" w:rsidP="00C37C33">
            <w:pPr>
              <w:pStyle w:val="LZ-4"/>
            </w:pPr>
            <w:r w:rsidRPr="007B3BD8">
              <w:t>参考国外文献的排放因子</w:t>
            </w:r>
          </w:p>
        </w:tc>
      </w:tr>
      <w:tr w:rsidR="00F7189D" w:rsidRPr="007B3BD8" w14:paraId="7CFFC747" w14:textId="77777777" w:rsidTr="007B3BD8">
        <w:trPr>
          <w:trHeight w:val="1036"/>
        </w:trPr>
        <w:tc>
          <w:tcPr>
            <w:tcW w:w="1649" w:type="dxa"/>
            <w:vAlign w:val="center"/>
          </w:tcPr>
          <w:p w14:paraId="5F709CEF" w14:textId="77777777" w:rsidR="00F7189D" w:rsidRPr="007B3BD8" w:rsidRDefault="00F7189D" w:rsidP="00C37C33">
            <w:pPr>
              <w:pStyle w:val="LZ-4"/>
            </w:pPr>
            <w:r w:rsidRPr="007B3BD8">
              <w:t>其他参数</w:t>
            </w:r>
          </w:p>
        </w:tc>
        <w:tc>
          <w:tcPr>
            <w:tcW w:w="2604" w:type="dxa"/>
            <w:vAlign w:val="center"/>
          </w:tcPr>
          <w:p w14:paraId="7E41723C" w14:textId="77777777" w:rsidR="00F7189D" w:rsidRPr="007B3BD8" w:rsidRDefault="00F7189D" w:rsidP="00C37C33">
            <w:pPr>
              <w:pStyle w:val="LZ-4"/>
            </w:pPr>
            <w:r w:rsidRPr="007B3BD8">
              <w:t>实测或本地化参数（如成分比例、废气治理设施去除率、设施安装比例）</w:t>
            </w:r>
          </w:p>
        </w:tc>
        <w:tc>
          <w:tcPr>
            <w:tcW w:w="2457" w:type="dxa"/>
            <w:vAlign w:val="center"/>
          </w:tcPr>
          <w:p w14:paraId="2FC859D7" w14:textId="77777777" w:rsidR="00F7189D" w:rsidRPr="007B3BD8" w:rsidRDefault="00F7189D" w:rsidP="00C37C33">
            <w:pPr>
              <w:pStyle w:val="LZ-4"/>
            </w:pPr>
            <w:r w:rsidRPr="007B3BD8">
              <w:t>技术指南或公开文献推荐的参数</w:t>
            </w:r>
          </w:p>
        </w:tc>
        <w:tc>
          <w:tcPr>
            <w:tcW w:w="1812" w:type="dxa"/>
            <w:vAlign w:val="center"/>
          </w:tcPr>
          <w:p w14:paraId="342B5244" w14:textId="77777777" w:rsidR="00F7189D" w:rsidRPr="007B3BD8" w:rsidRDefault="00F7189D" w:rsidP="00C37C33">
            <w:pPr>
              <w:pStyle w:val="LZ-4"/>
            </w:pPr>
            <w:r w:rsidRPr="007B3BD8">
              <w:t>其他替代参数或者折算参数</w:t>
            </w:r>
          </w:p>
        </w:tc>
      </w:tr>
      <w:tr w:rsidR="00F7189D" w:rsidRPr="007B3BD8" w14:paraId="1AA24558" w14:textId="77777777" w:rsidTr="007B3BD8">
        <w:trPr>
          <w:trHeight w:val="966"/>
        </w:trPr>
        <w:tc>
          <w:tcPr>
            <w:tcW w:w="1649" w:type="dxa"/>
            <w:vAlign w:val="center"/>
          </w:tcPr>
          <w:p w14:paraId="7B8CE10E" w14:textId="77777777" w:rsidR="00F7189D" w:rsidRPr="007B3BD8" w:rsidRDefault="00F7189D" w:rsidP="00C37C33">
            <w:pPr>
              <w:pStyle w:val="LZ-4"/>
            </w:pPr>
            <w:r w:rsidRPr="007B3BD8">
              <w:t>清单估算方法</w:t>
            </w:r>
          </w:p>
        </w:tc>
        <w:tc>
          <w:tcPr>
            <w:tcW w:w="2604" w:type="dxa"/>
            <w:vAlign w:val="center"/>
          </w:tcPr>
          <w:p w14:paraId="66A2D670" w14:textId="77777777" w:rsidR="00F7189D" w:rsidRPr="007B3BD8" w:rsidRDefault="00F7189D" w:rsidP="00C37C33">
            <w:pPr>
              <w:pStyle w:val="LZ-4"/>
            </w:pPr>
            <w:r w:rsidRPr="007B3BD8">
              <w:t>符合城市实际排放情况的估算方法（如实测法、物料衡算法）</w:t>
            </w:r>
          </w:p>
        </w:tc>
        <w:tc>
          <w:tcPr>
            <w:tcW w:w="2457" w:type="dxa"/>
            <w:vAlign w:val="center"/>
          </w:tcPr>
          <w:p w14:paraId="10096660" w14:textId="77777777" w:rsidR="00F7189D" w:rsidRPr="007B3BD8" w:rsidRDefault="00F7189D" w:rsidP="00C37C33">
            <w:pPr>
              <w:pStyle w:val="LZ-4"/>
            </w:pPr>
            <w:r w:rsidRPr="007B3BD8">
              <w:t>技术指南或公开文献推荐的估算方法（排放因子法、模型法）</w:t>
            </w:r>
          </w:p>
        </w:tc>
        <w:tc>
          <w:tcPr>
            <w:tcW w:w="1812" w:type="dxa"/>
            <w:vAlign w:val="center"/>
          </w:tcPr>
          <w:p w14:paraId="53A922A0" w14:textId="77777777" w:rsidR="00F7189D" w:rsidRPr="007B3BD8" w:rsidRDefault="00F7189D" w:rsidP="00C37C33">
            <w:pPr>
              <w:pStyle w:val="LZ-4"/>
            </w:pPr>
            <w:r w:rsidRPr="007B3BD8">
              <w:t>其他方法</w:t>
            </w:r>
          </w:p>
        </w:tc>
      </w:tr>
    </w:tbl>
    <w:p w14:paraId="5E4B060D" w14:textId="77777777" w:rsidR="00F7189D" w:rsidRPr="007B3BD8" w:rsidRDefault="00F7189D" w:rsidP="004400A3">
      <w:pPr>
        <w:pStyle w:val="LZ-"/>
        <w:ind w:firstLine="480"/>
      </w:pPr>
    </w:p>
    <w:p w14:paraId="7F340CB1" w14:textId="0C7B8329" w:rsidR="004400A3" w:rsidRPr="007B3BD8" w:rsidRDefault="004400A3" w:rsidP="004400A3">
      <w:pPr>
        <w:pStyle w:val="LZ-"/>
        <w:ind w:firstLine="480"/>
      </w:pPr>
      <w:r w:rsidRPr="007B3BD8">
        <w:lastRenderedPageBreak/>
        <w:t>根据上述标准，分别对</w:t>
      </w:r>
      <w:proofErr w:type="gramStart"/>
      <w:r w:rsidR="00A93D9A">
        <w:t>萧山区</w:t>
      </w:r>
      <w:proofErr w:type="gramEnd"/>
      <w:r w:rsidRPr="007B3BD8">
        <w:t>清单估算中</w:t>
      </w:r>
      <w:proofErr w:type="gramStart"/>
      <w:r w:rsidRPr="007B3BD8">
        <w:t>不</w:t>
      </w:r>
      <w:proofErr w:type="gramEnd"/>
      <w:r w:rsidRPr="007B3BD8">
        <w:t>同源的活动水平数据选取、排放</w:t>
      </w:r>
      <w:r w:rsidR="00B300D5">
        <w:rPr>
          <w:rFonts w:hint="eastAsia"/>
        </w:rPr>
        <w:t>系数</w:t>
      </w:r>
      <w:r w:rsidRPr="007B3BD8">
        <w:t>及参数选取、清单估算方法选择等方面判断清单的不确定性。</w:t>
      </w:r>
      <w:bookmarkStart w:id="753" w:name="_Toc467074750"/>
      <w:bookmarkStart w:id="754" w:name="_Toc469314819"/>
    </w:p>
    <w:bookmarkEnd w:id="753"/>
    <w:bookmarkEnd w:id="754"/>
    <w:p w14:paraId="0AD7D8B1" w14:textId="17F8FAA8" w:rsidR="004400A3" w:rsidRPr="007B3BD8" w:rsidRDefault="004400A3" w:rsidP="00B06975">
      <w:pPr>
        <w:pStyle w:val="LZ-"/>
        <w:ind w:firstLine="480"/>
      </w:pPr>
      <w:r w:rsidRPr="007B3BD8">
        <w:t>如</w:t>
      </w:r>
      <w:r w:rsidRPr="007B3BD8">
        <w:rPr>
          <w:rFonts w:hint="eastAsia"/>
        </w:rPr>
        <w:t>表</w:t>
      </w:r>
      <w:r w:rsidR="00CF3509">
        <w:t>4</w:t>
      </w:r>
      <w:r w:rsidR="00F7189D" w:rsidRPr="007B3BD8">
        <w:t>-14</w:t>
      </w:r>
      <w:r w:rsidRPr="007B3BD8">
        <w:t>所示，</w:t>
      </w:r>
      <w:proofErr w:type="gramStart"/>
      <w:r w:rsidR="00A93D9A">
        <w:t>萧山区</w:t>
      </w:r>
      <w:proofErr w:type="gramEnd"/>
      <w:r w:rsidR="00F7189D" w:rsidRPr="007B3BD8">
        <w:t>20</w:t>
      </w:r>
      <w:r w:rsidR="009D402F">
        <w:t>20</w:t>
      </w:r>
      <w:r w:rsidRPr="007B3BD8">
        <w:t>年清单不同排放源的不确定性分析结果，是相对于排放量估算结果中具有较高准确性的排放源得到的相对性结果，仅针对</w:t>
      </w:r>
      <w:proofErr w:type="gramStart"/>
      <w:r w:rsidR="00A93D9A">
        <w:t>萧山区</w:t>
      </w:r>
      <w:proofErr w:type="gramEnd"/>
      <w:r w:rsidRPr="007B3BD8">
        <w:t>目前获得活动信息水平。通过定性不确定性分析结果，可以初步判断不确定性较高的重点排放源，为后期清单的改进指明方向。</w:t>
      </w:r>
    </w:p>
    <w:p w14:paraId="15A0B17B" w14:textId="4593A849" w:rsidR="002F79D9" w:rsidRPr="007B3BD8" w:rsidRDefault="00F7189D" w:rsidP="002F79D9">
      <w:pPr>
        <w:pStyle w:val="LZ-0"/>
      </w:pPr>
      <w:r w:rsidRPr="007B3BD8">
        <w:rPr>
          <w:rFonts w:hint="eastAsia"/>
        </w:rPr>
        <w:t>表</w:t>
      </w:r>
      <w:r w:rsidR="00CF3509">
        <w:t>4</w:t>
      </w:r>
      <w:r w:rsidRPr="007B3BD8">
        <w:rPr>
          <w:rFonts w:hint="eastAsia"/>
        </w:rPr>
        <w:t>-</w:t>
      </w:r>
      <w:del w:id="755" w:author="彭 mq" w:date="2023-03-09T10:36:00Z">
        <w:r w:rsidRPr="007B3BD8" w:rsidDel="006603B0">
          <w:rPr>
            <w:rFonts w:hint="eastAsia"/>
          </w:rPr>
          <w:delText xml:space="preserve"> </w:delText>
        </w:r>
      </w:del>
      <w:r w:rsidRPr="007B3BD8">
        <w:fldChar w:fldCharType="begin"/>
      </w:r>
      <w:r w:rsidRPr="007B3BD8">
        <w:instrText xml:space="preserve"> </w:instrText>
      </w:r>
      <w:r w:rsidRPr="007B3BD8">
        <w:rPr>
          <w:rFonts w:hint="eastAsia"/>
        </w:rPr>
        <w:instrText xml:space="preserve">SEQ </w:instrText>
      </w:r>
      <w:r w:rsidRPr="007B3BD8">
        <w:rPr>
          <w:rFonts w:hint="eastAsia"/>
        </w:rPr>
        <w:instrText>表</w:instrText>
      </w:r>
      <w:r w:rsidRPr="007B3BD8">
        <w:rPr>
          <w:rFonts w:hint="eastAsia"/>
        </w:rPr>
        <w:instrText>6- \* ARABIC</w:instrText>
      </w:r>
      <w:r w:rsidRPr="007B3BD8">
        <w:instrText xml:space="preserve"> </w:instrText>
      </w:r>
      <w:r w:rsidRPr="007B3BD8">
        <w:fldChar w:fldCharType="separate"/>
      </w:r>
      <w:r w:rsidR="000E3AA8">
        <w:rPr>
          <w:noProof/>
        </w:rPr>
        <w:t>14</w:t>
      </w:r>
      <w:r w:rsidRPr="007B3BD8">
        <w:fldChar w:fldCharType="end"/>
      </w:r>
      <w:r w:rsidRPr="007B3BD8">
        <w:t xml:space="preserve"> </w:t>
      </w:r>
      <w:proofErr w:type="gramStart"/>
      <w:r w:rsidR="00A93D9A">
        <w:t>萧山区</w:t>
      </w:r>
      <w:proofErr w:type="gramEnd"/>
      <w:r w:rsidR="002F79D9" w:rsidRPr="007B3BD8">
        <w:t>各类污染源排放清单结果不确定性分析</w:t>
      </w:r>
    </w:p>
    <w:tbl>
      <w:tblPr>
        <w:tblW w:w="89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22"/>
        <w:gridCol w:w="1322"/>
        <w:gridCol w:w="673"/>
        <w:gridCol w:w="674"/>
        <w:gridCol w:w="546"/>
        <w:gridCol w:w="801"/>
        <w:gridCol w:w="758"/>
        <w:gridCol w:w="590"/>
        <w:gridCol w:w="673"/>
        <w:gridCol w:w="863"/>
        <w:gridCol w:w="709"/>
      </w:tblGrid>
      <w:tr w:rsidR="002F79D9" w:rsidRPr="007B3BD8" w14:paraId="19E925B0" w14:textId="77777777" w:rsidTr="00446994">
        <w:trPr>
          <w:trHeight w:val="249"/>
          <w:tblHeader/>
          <w:jc w:val="center"/>
        </w:trPr>
        <w:tc>
          <w:tcPr>
            <w:tcW w:w="1322" w:type="dxa"/>
            <w:vMerge w:val="restart"/>
            <w:shd w:val="clear" w:color="auto" w:fill="auto"/>
            <w:vAlign w:val="center"/>
          </w:tcPr>
          <w:p w14:paraId="50C5717B" w14:textId="77777777" w:rsidR="002F79D9" w:rsidRPr="007B3BD8" w:rsidRDefault="002F79D9" w:rsidP="00DE124E">
            <w:pPr>
              <w:pStyle w:val="LZ-4"/>
              <w:rPr>
                <w:b/>
              </w:rPr>
            </w:pPr>
            <w:r w:rsidRPr="007B3BD8">
              <w:rPr>
                <w:b/>
              </w:rPr>
              <w:t>一级排放源</w:t>
            </w:r>
          </w:p>
        </w:tc>
        <w:tc>
          <w:tcPr>
            <w:tcW w:w="1322" w:type="dxa"/>
            <w:vMerge w:val="restart"/>
            <w:shd w:val="clear" w:color="auto" w:fill="auto"/>
            <w:vAlign w:val="center"/>
          </w:tcPr>
          <w:p w14:paraId="419F658F" w14:textId="77777777" w:rsidR="002F79D9" w:rsidRPr="007B3BD8" w:rsidRDefault="002F79D9" w:rsidP="00DE124E">
            <w:pPr>
              <w:pStyle w:val="LZ-4"/>
              <w:rPr>
                <w:b/>
              </w:rPr>
            </w:pPr>
            <w:r w:rsidRPr="007B3BD8">
              <w:rPr>
                <w:b/>
              </w:rPr>
              <w:t>二级排放源</w:t>
            </w:r>
          </w:p>
        </w:tc>
        <w:tc>
          <w:tcPr>
            <w:tcW w:w="6287" w:type="dxa"/>
            <w:gridSpan w:val="9"/>
            <w:shd w:val="clear" w:color="auto" w:fill="auto"/>
            <w:vAlign w:val="center"/>
          </w:tcPr>
          <w:p w14:paraId="1B07EBAE" w14:textId="77777777" w:rsidR="002F79D9" w:rsidRPr="007B3BD8" w:rsidRDefault="002F79D9" w:rsidP="00DE124E">
            <w:pPr>
              <w:pStyle w:val="LZ-4"/>
              <w:rPr>
                <w:b/>
              </w:rPr>
            </w:pPr>
            <w:r w:rsidRPr="007B3BD8">
              <w:rPr>
                <w:b/>
              </w:rPr>
              <w:t>排放结果</w:t>
            </w:r>
          </w:p>
        </w:tc>
      </w:tr>
      <w:tr w:rsidR="00DE124E" w:rsidRPr="007B3BD8" w14:paraId="347A47CF" w14:textId="77777777" w:rsidTr="00446994">
        <w:trPr>
          <w:trHeight w:val="324"/>
          <w:tblHeader/>
          <w:jc w:val="center"/>
        </w:trPr>
        <w:tc>
          <w:tcPr>
            <w:tcW w:w="1322" w:type="dxa"/>
            <w:vMerge/>
            <w:shd w:val="clear" w:color="auto" w:fill="auto"/>
            <w:vAlign w:val="center"/>
          </w:tcPr>
          <w:p w14:paraId="2057A29D" w14:textId="77777777" w:rsidR="002F79D9" w:rsidRPr="007B3BD8" w:rsidRDefault="002F79D9" w:rsidP="00DE124E">
            <w:pPr>
              <w:pStyle w:val="LZ-4"/>
              <w:rPr>
                <w:b/>
                <w:bCs/>
                <w:color w:val="000000"/>
                <w:kern w:val="0"/>
                <w:szCs w:val="21"/>
              </w:rPr>
            </w:pPr>
          </w:p>
        </w:tc>
        <w:tc>
          <w:tcPr>
            <w:tcW w:w="1322" w:type="dxa"/>
            <w:vMerge/>
            <w:shd w:val="clear" w:color="auto" w:fill="auto"/>
            <w:vAlign w:val="center"/>
          </w:tcPr>
          <w:p w14:paraId="5D06140F" w14:textId="77777777" w:rsidR="002F79D9" w:rsidRPr="007B3BD8" w:rsidRDefault="002F79D9" w:rsidP="00DE124E">
            <w:pPr>
              <w:pStyle w:val="LZ-4"/>
              <w:rPr>
                <w:b/>
                <w:bCs/>
                <w:color w:val="000000"/>
                <w:kern w:val="0"/>
                <w:szCs w:val="21"/>
              </w:rPr>
            </w:pPr>
          </w:p>
        </w:tc>
        <w:tc>
          <w:tcPr>
            <w:tcW w:w="673" w:type="dxa"/>
            <w:shd w:val="clear" w:color="auto" w:fill="auto"/>
            <w:vAlign w:val="center"/>
          </w:tcPr>
          <w:p w14:paraId="4D3C780A" w14:textId="77777777" w:rsidR="002F79D9" w:rsidRPr="007B3BD8" w:rsidRDefault="002F79D9" w:rsidP="00DE124E">
            <w:pPr>
              <w:pStyle w:val="LZ-4"/>
              <w:rPr>
                <w:b/>
              </w:rPr>
            </w:pPr>
            <w:r w:rsidRPr="007B3BD8">
              <w:rPr>
                <w:b/>
              </w:rPr>
              <w:t>SO</w:t>
            </w:r>
            <w:r w:rsidRPr="007B3BD8">
              <w:rPr>
                <w:rFonts w:hint="eastAsia"/>
                <w:b/>
                <w:vertAlign w:val="subscript"/>
              </w:rPr>
              <w:t>2</w:t>
            </w:r>
          </w:p>
        </w:tc>
        <w:tc>
          <w:tcPr>
            <w:tcW w:w="674" w:type="dxa"/>
            <w:shd w:val="clear" w:color="auto" w:fill="auto"/>
            <w:vAlign w:val="center"/>
          </w:tcPr>
          <w:p w14:paraId="23D5E363" w14:textId="77777777" w:rsidR="002F79D9" w:rsidRPr="007B3BD8" w:rsidRDefault="002F79D9" w:rsidP="00DE124E">
            <w:pPr>
              <w:pStyle w:val="LZ-4"/>
              <w:rPr>
                <w:b/>
              </w:rPr>
            </w:pPr>
            <w:r w:rsidRPr="007B3BD8">
              <w:rPr>
                <w:b/>
              </w:rPr>
              <w:t>NOx</w:t>
            </w:r>
          </w:p>
        </w:tc>
        <w:tc>
          <w:tcPr>
            <w:tcW w:w="546" w:type="dxa"/>
            <w:shd w:val="clear" w:color="auto" w:fill="auto"/>
            <w:vAlign w:val="center"/>
          </w:tcPr>
          <w:p w14:paraId="5F8118F1" w14:textId="77777777" w:rsidR="002F79D9" w:rsidRPr="007B3BD8" w:rsidRDefault="002F79D9" w:rsidP="00DE124E">
            <w:pPr>
              <w:pStyle w:val="LZ-4"/>
              <w:rPr>
                <w:b/>
              </w:rPr>
            </w:pPr>
            <w:r w:rsidRPr="007B3BD8">
              <w:rPr>
                <w:b/>
              </w:rPr>
              <w:t>CO</w:t>
            </w:r>
          </w:p>
        </w:tc>
        <w:tc>
          <w:tcPr>
            <w:tcW w:w="801" w:type="dxa"/>
            <w:shd w:val="clear" w:color="auto" w:fill="auto"/>
            <w:vAlign w:val="center"/>
          </w:tcPr>
          <w:p w14:paraId="76A6B66E" w14:textId="77777777" w:rsidR="002F79D9" w:rsidRPr="007B3BD8" w:rsidRDefault="002F79D9" w:rsidP="00DE124E">
            <w:pPr>
              <w:pStyle w:val="LZ-4"/>
              <w:rPr>
                <w:b/>
              </w:rPr>
            </w:pPr>
            <w:r w:rsidRPr="007B3BD8">
              <w:rPr>
                <w:b/>
              </w:rPr>
              <w:t>PM</w:t>
            </w:r>
            <w:r w:rsidRPr="007B3BD8">
              <w:rPr>
                <w:rFonts w:hint="eastAsia"/>
                <w:b/>
                <w:vertAlign w:val="subscript"/>
              </w:rPr>
              <w:t>10</w:t>
            </w:r>
          </w:p>
        </w:tc>
        <w:tc>
          <w:tcPr>
            <w:tcW w:w="758" w:type="dxa"/>
            <w:shd w:val="clear" w:color="auto" w:fill="auto"/>
            <w:vAlign w:val="center"/>
          </w:tcPr>
          <w:p w14:paraId="74B194D7" w14:textId="77777777" w:rsidR="002F79D9" w:rsidRPr="007B3BD8" w:rsidRDefault="002F79D9" w:rsidP="00DE124E">
            <w:pPr>
              <w:pStyle w:val="LZ-4"/>
              <w:rPr>
                <w:b/>
              </w:rPr>
            </w:pPr>
            <w:r w:rsidRPr="007B3BD8">
              <w:rPr>
                <w:b/>
              </w:rPr>
              <w:t>PM</w:t>
            </w:r>
            <w:r w:rsidRPr="007B3BD8">
              <w:rPr>
                <w:b/>
                <w:vertAlign w:val="subscript"/>
              </w:rPr>
              <w:t>2.5</w:t>
            </w:r>
          </w:p>
        </w:tc>
        <w:tc>
          <w:tcPr>
            <w:tcW w:w="590" w:type="dxa"/>
            <w:shd w:val="clear" w:color="auto" w:fill="auto"/>
            <w:vAlign w:val="center"/>
          </w:tcPr>
          <w:p w14:paraId="5BA7F81C" w14:textId="77777777" w:rsidR="002F79D9" w:rsidRPr="007B3BD8" w:rsidRDefault="002F79D9" w:rsidP="00DE124E">
            <w:pPr>
              <w:pStyle w:val="LZ-4"/>
              <w:rPr>
                <w:b/>
              </w:rPr>
            </w:pPr>
            <w:r w:rsidRPr="007B3BD8">
              <w:rPr>
                <w:b/>
              </w:rPr>
              <w:t>BC</w:t>
            </w:r>
          </w:p>
        </w:tc>
        <w:tc>
          <w:tcPr>
            <w:tcW w:w="673" w:type="dxa"/>
            <w:shd w:val="clear" w:color="auto" w:fill="auto"/>
            <w:vAlign w:val="center"/>
          </w:tcPr>
          <w:p w14:paraId="55E63BB0" w14:textId="77777777" w:rsidR="002F79D9" w:rsidRPr="007B3BD8" w:rsidRDefault="002F79D9" w:rsidP="00DE124E">
            <w:pPr>
              <w:pStyle w:val="LZ-4"/>
              <w:rPr>
                <w:b/>
              </w:rPr>
            </w:pPr>
            <w:r w:rsidRPr="007B3BD8">
              <w:rPr>
                <w:b/>
              </w:rPr>
              <w:t>OC</w:t>
            </w:r>
          </w:p>
        </w:tc>
        <w:tc>
          <w:tcPr>
            <w:tcW w:w="863" w:type="dxa"/>
            <w:shd w:val="clear" w:color="auto" w:fill="auto"/>
            <w:vAlign w:val="center"/>
          </w:tcPr>
          <w:p w14:paraId="7C8CAFE4" w14:textId="77777777" w:rsidR="002F79D9" w:rsidRPr="007B3BD8" w:rsidRDefault="002F79D9" w:rsidP="00DE124E">
            <w:pPr>
              <w:pStyle w:val="LZ-4"/>
              <w:rPr>
                <w:b/>
              </w:rPr>
            </w:pPr>
            <w:r w:rsidRPr="007B3BD8">
              <w:rPr>
                <w:b/>
              </w:rPr>
              <w:t>VOCs</w:t>
            </w:r>
          </w:p>
        </w:tc>
        <w:tc>
          <w:tcPr>
            <w:tcW w:w="709" w:type="dxa"/>
            <w:shd w:val="clear" w:color="auto" w:fill="auto"/>
            <w:vAlign w:val="center"/>
          </w:tcPr>
          <w:p w14:paraId="3C44BFAE" w14:textId="77777777" w:rsidR="002F79D9" w:rsidRPr="007B3BD8" w:rsidRDefault="002F79D9" w:rsidP="00DE124E">
            <w:pPr>
              <w:pStyle w:val="LZ-4"/>
              <w:rPr>
                <w:b/>
              </w:rPr>
            </w:pPr>
            <w:r w:rsidRPr="007B3BD8">
              <w:rPr>
                <w:b/>
              </w:rPr>
              <w:t>NH</w:t>
            </w:r>
            <w:r w:rsidRPr="007B3BD8">
              <w:rPr>
                <w:b/>
                <w:vertAlign w:val="subscript"/>
              </w:rPr>
              <w:t>3</w:t>
            </w:r>
          </w:p>
        </w:tc>
      </w:tr>
      <w:tr w:rsidR="00DE124E" w:rsidRPr="007B3BD8" w14:paraId="0A0D7541" w14:textId="77777777" w:rsidTr="00446994">
        <w:trPr>
          <w:trHeight w:val="300"/>
          <w:jc w:val="center"/>
        </w:trPr>
        <w:tc>
          <w:tcPr>
            <w:tcW w:w="2644" w:type="dxa"/>
            <w:gridSpan w:val="2"/>
            <w:shd w:val="clear" w:color="auto" w:fill="auto"/>
            <w:vAlign w:val="center"/>
          </w:tcPr>
          <w:p w14:paraId="5221A29F" w14:textId="77777777" w:rsidR="00FE7EBE" w:rsidRPr="007B3BD8" w:rsidRDefault="00FE7EBE" w:rsidP="00DE124E">
            <w:pPr>
              <w:pStyle w:val="LZ-4"/>
            </w:pPr>
            <w:r w:rsidRPr="007B3BD8">
              <w:rPr>
                <w:rFonts w:hint="eastAsia"/>
              </w:rPr>
              <w:t>工业源</w:t>
            </w:r>
          </w:p>
        </w:tc>
        <w:tc>
          <w:tcPr>
            <w:tcW w:w="673" w:type="dxa"/>
            <w:shd w:val="clear" w:color="auto" w:fill="auto"/>
            <w:vAlign w:val="center"/>
          </w:tcPr>
          <w:p w14:paraId="6F68801B" w14:textId="77777777" w:rsidR="00FE7EBE" w:rsidRPr="007B3BD8" w:rsidRDefault="00FE7EBE" w:rsidP="00DE124E">
            <w:pPr>
              <w:pStyle w:val="LZ-4"/>
            </w:pPr>
            <w:r w:rsidRPr="007B3BD8">
              <w:rPr>
                <w:rFonts w:hint="eastAsia"/>
              </w:rPr>
              <w:t>低</w:t>
            </w:r>
          </w:p>
        </w:tc>
        <w:tc>
          <w:tcPr>
            <w:tcW w:w="674" w:type="dxa"/>
            <w:shd w:val="clear" w:color="auto" w:fill="auto"/>
            <w:vAlign w:val="center"/>
          </w:tcPr>
          <w:p w14:paraId="17077D8D" w14:textId="77777777" w:rsidR="00FE7EBE" w:rsidRPr="007B3BD8" w:rsidRDefault="00FE7EBE" w:rsidP="00DE124E">
            <w:pPr>
              <w:pStyle w:val="LZ-4"/>
            </w:pPr>
            <w:r w:rsidRPr="007B3BD8">
              <w:rPr>
                <w:rFonts w:hint="eastAsia"/>
              </w:rPr>
              <w:t>低</w:t>
            </w:r>
          </w:p>
        </w:tc>
        <w:tc>
          <w:tcPr>
            <w:tcW w:w="546" w:type="dxa"/>
            <w:shd w:val="clear" w:color="auto" w:fill="auto"/>
            <w:vAlign w:val="center"/>
          </w:tcPr>
          <w:p w14:paraId="156859E0" w14:textId="77777777" w:rsidR="00FE7EBE" w:rsidRPr="007B3BD8" w:rsidRDefault="00FE7EBE" w:rsidP="00DE124E">
            <w:pPr>
              <w:pStyle w:val="LZ-4"/>
            </w:pPr>
            <w:r w:rsidRPr="007B3BD8">
              <w:t>中</w:t>
            </w:r>
          </w:p>
        </w:tc>
        <w:tc>
          <w:tcPr>
            <w:tcW w:w="801" w:type="dxa"/>
            <w:shd w:val="clear" w:color="auto" w:fill="auto"/>
            <w:vAlign w:val="center"/>
          </w:tcPr>
          <w:p w14:paraId="5F4C9D12" w14:textId="77777777" w:rsidR="00FE7EBE" w:rsidRPr="007B3BD8" w:rsidRDefault="00FE7EBE" w:rsidP="00DE124E">
            <w:pPr>
              <w:pStyle w:val="LZ-4"/>
            </w:pPr>
            <w:r w:rsidRPr="007B3BD8">
              <w:rPr>
                <w:rFonts w:hint="eastAsia"/>
              </w:rPr>
              <w:t>高</w:t>
            </w:r>
          </w:p>
        </w:tc>
        <w:tc>
          <w:tcPr>
            <w:tcW w:w="758" w:type="dxa"/>
            <w:shd w:val="clear" w:color="auto" w:fill="auto"/>
            <w:vAlign w:val="center"/>
          </w:tcPr>
          <w:p w14:paraId="1932AC4F" w14:textId="77777777" w:rsidR="00FE7EBE" w:rsidRPr="007B3BD8" w:rsidRDefault="00FE7EBE" w:rsidP="00DE124E">
            <w:pPr>
              <w:pStyle w:val="LZ-4"/>
            </w:pPr>
            <w:r w:rsidRPr="007B3BD8">
              <w:rPr>
                <w:rFonts w:hint="eastAsia"/>
              </w:rPr>
              <w:t>高</w:t>
            </w:r>
          </w:p>
        </w:tc>
        <w:tc>
          <w:tcPr>
            <w:tcW w:w="590" w:type="dxa"/>
            <w:shd w:val="clear" w:color="auto" w:fill="auto"/>
            <w:vAlign w:val="center"/>
          </w:tcPr>
          <w:p w14:paraId="48091456" w14:textId="77777777" w:rsidR="00FE7EBE" w:rsidRPr="007B3BD8" w:rsidRDefault="00FE7EBE" w:rsidP="00DE124E">
            <w:pPr>
              <w:pStyle w:val="LZ-4"/>
            </w:pPr>
            <w:r w:rsidRPr="007B3BD8">
              <w:rPr>
                <w:rFonts w:hint="eastAsia"/>
              </w:rPr>
              <w:t>高</w:t>
            </w:r>
          </w:p>
        </w:tc>
        <w:tc>
          <w:tcPr>
            <w:tcW w:w="673" w:type="dxa"/>
            <w:shd w:val="clear" w:color="auto" w:fill="auto"/>
            <w:vAlign w:val="center"/>
          </w:tcPr>
          <w:p w14:paraId="1F5E0594" w14:textId="77777777" w:rsidR="00FE7EBE" w:rsidRPr="007B3BD8" w:rsidRDefault="00FE7EBE" w:rsidP="00DE124E">
            <w:pPr>
              <w:pStyle w:val="LZ-4"/>
            </w:pPr>
            <w:r w:rsidRPr="007B3BD8">
              <w:rPr>
                <w:rFonts w:hint="eastAsia"/>
              </w:rPr>
              <w:t>高</w:t>
            </w:r>
          </w:p>
        </w:tc>
        <w:tc>
          <w:tcPr>
            <w:tcW w:w="863" w:type="dxa"/>
            <w:shd w:val="clear" w:color="auto" w:fill="auto"/>
            <w:vAlign w:val="center"/>
          </w:tcPr>
          <w:p w14:paraId="7508CC8A" w14:textId="77777777" w:rsidR="00FE7EBE" w:rsidRPr="007B3BD8" w:rsidRDefault="00FE7EBE" w:rsidP="00DE124E">
            <w:pPr>
              <w:pStyle w:val="LZ-4"/>
            </w:pPr>
            <w:r w:rsidRPr="007B3BD8">
              <w:rPr>
                <w:rFonts w:hint="eastAsia"/>
              </w:rPr>
              <w:t>中</w:t>
            </w:r>
          </w:p>
        </w:tc>
        <w:tc>
          <w:tcPr>
            <w:tcW w:w="709" w:type="dxa"/>
            <w:shd w:val="clear" w:color="auto" w:fill="auto"/>
            <w:vAlign w:val="center"/>
          </w:tcPr>
          <w:p w14:paraId="6D9BB8CD" w14:textId="77777777" w:rsidR="00FE7EBE" w:rsidRPr="007B3BD8" w:rsidRDefault="00FE7EBE" w:rsidP="00DE124E">
            <w:pPr>
              <w:pStyle w:val="LZ-4"/>
            </w:pPr>
            <w:r w:rsidRPr="007B3BD8">
              <w:rPr>
                <w:rFonts w:hint="eastAsia"/>
              </w:rPr>
              <w:t>高</w:t>
            </w:r>
          </w:p>
        </w:tc>
      </w:tr>
      <w:tr w:rsidR="00DE124E" w:rsidRPr="007B3BD8" w14:paraId="0BB19996" w14:textId="77777777" w:rsidTr="00446994">
        <w:trPr>
          <w:trHeight w:val="262"/>
          <w:jc w:val="center"/>
        </w:trPr>
        <w:tc>
          <w:tcPr>
            <w:tcW w:w="2644" w:type="dxa"/>
            <w:gridSpan w:val="2"/>
            <w:shd w:val="clear" w:color="auto" w:fill="auto"/>
            <w:vAlign w:val="center"/>
          </w:tcPr>
          <w:p w14:paraId="4157FDEE" w14:textId="77777777" w:rsidR="00FE7EBE" w:rsidRPr="007B3BD8" w:rsidRDefault="00FE7EBE" w:rsidP="00DE124E">
            <w:pPr>
              <w:pStyle w:val="LZ-4"/>
            </w:pPr>
            <w:r w:rsidRPr="007B3BD8">
              <w:rPr>
                <w:rFonts w:hint="eastAsia"/>
              </w:rPr>
              <w:t>道路</w:t>
            </w:r>
            <w:r w:rsidRPr="007B3BD8">
              <w:t>移动源</w:t>
            </w:r>
          </w:p>
        </w:tc>
        <w:tc>
          <w:tcPr>
            <w:tcW w:w="673" w:type="dxa"/>
            <w:shd w:val="clear" w:color="auto" w:fill="auto"/>
            <w:vAlign w:val="center"/>
          </w:tcPr>
          <w:p w14:paraId="67B55997" w14:textId="77777777" w:rsidR="00FE7EBE" w:rsidRPr="007B3BD8" w:rsidRDefault="00FE7EBE" w:rsidP="00DE124E">
            <w:pPr>
              <w:pStyle w:val="LZ-4"/>
            </w:pPr>
            <w:r w:rsidRPr="007B3BD8">
              <w:t>中</w:t>
            </w:r>
          </w:p>
        </w:tc>
        <w:tc>
          <w:tcPr>
            <w:tcW w:w="674" w:type="dxa"/>
            <w:shd w:val="clear" w:color="auto" w:fill="auto"/>
            <w:vAlign w:val="center"/>
          </w:tcPr>
          <w:p w14:paraId="333AF6A9" w14:textId="77777777" w:rsidR="00FE7EBE" w:rsidRPr="007B3BD8" w:rsidRDefault="00FE7EBE" w:rsidP="00DE124E">
            <w:pPr>
              <w:pStyle w:val="LZ-4"/>
            </w:pPr>
            <w:r w:rsidRPr="007B3BD8">
              <w:t>中</w:t>
            </w:r>
          </w:p>
        </w:tc>
        <w:tc>
          <w:tcPr>
            <w:tcW w:w="546" w:type="dxa"/>
            <w:shd w:val="clear" w:color="auto" w:fill="auto"/>
            <w:vAlign w:val="center"/>
          </w:tcPr>
          <w:p w14:paraId="78156E15" w14:textId="77777777" w:rsidR="00FE7EBE" w:rsidRPr="007B3BD8" w:rsidRDefault="00FE7EBE" w:rsidP="00DE124E">
            <w:pPr>
              <w:pStyle w:val="LZ-4"/>
            </w:pPr>
            <w:r w:rsidRPr="007B3BD8">
              <w:t>中</w:t>
            </w:r>
          </w:p>
        </w:tc>
        <w:tc>
          <w:tcPr>
            <w:tcW w:w="801" w:type="dxa"/>
            <w:shd w:val="clear" w:color="auto" w:fill="auto"/>
            <w:vAlign w:val="center"/>
          </w:tcPr>
          <w:p w14:paraId="692D20C6" w14:textId="77777777" w:rsidR="00FE7EBE" w:rsidRPr="007B3BD8" w:rsidRDefault="00FE7EBE" w:rsidP="00DE124E">
            <w:pPr>
              <w:pStyle w:val="LZ-4"/>
            </w:pPr>
            <w:r w:rsidRPr="007B3BD8">
              <w:t>中</w:t>
            </w:r>
          </w:p>
        </w:tc>
        <w:tc>
          <w:tcPr>
            <w:tcW w:w="758" w:type="dxa"/>
            <w:shd w:val="clear" w:color="auto" w:fill="auto"/>
            <w:vAlign w:val="center"/>
          </w:tcPr>
          <w:p w14:paraId="034F4398" w14:textId="77777777" w:rsidR="00FE7EBE" w:rsidRPr="007B3BD8" w:rsidRDefault="00FE7EBE" w:rsidP="00DE124E">
            <w:pPr>
              <w:pStyle w:val="LZ-4"/>
            </w:pPr>
            <w:r w:rsidRPr="007B3BD8">
              <w:t>中</w:t>
            </w:r>
          </w:p>
        </w:tc>
        <w:tc>
          <w:tcPr>
            <w:tcW w:w="590" w:type="dxa"/>
            <w:shd w:val="clear" w:color="auto" w:fill="auto"/>
            <w:vAlign w:val="center"/>
          </w:tcPr>
          <w:p w14:paraId="12E0D4C5" w14:textId="77777777" w:rsidR="00FE7EBE" w:rsidRPr="007B3BD8" w:rsidRDefault="00FE7EBE" w:rsidP="00DE124E">
            <w:pPr>
              <w:pStyle w:val="LZ-4"/>
            </w:pPr>
            <w:r w:rsidRPr="007B3BD8">
              <w:t>中</w:t>
            </w:r>
          </w:p>
        </w:tc>
        <w:tc>
          <w:tcPr>
            <w:tcW w:w="673" w:type="dxa"/>
            <w:shd w:val="clear" w:color="auto" w:fill="auto"/>
            <w:vAlign w:val="center"/>
          </w:tcPr>
          <w:p w14:paraId="564F4609" w14:textId="77777777" w:rsidR="00FE7EBE" w:rsidRPr="007B3BD8" w:rsidRDefault="00FE7EBE" w:rsidP="00DE124E">
            <w:pPr>
              <w:pStyle w:val="LZ-4"/>
            </w:pPr>
            <w:r w:rsidRPr="007B3BD8">
              <w:t>中</w:t>
            </w:r>
          </w:p>
        </w:tc>
        <w:tc>
          <w:tcPr>
            <w:tcW w:w="863" w:type="dxa"/>
            <w:shd w:val="clear" w:color="auto" w:fill="auto"/>
            <w:vAlign w:val="center"/>
          </w:tcPr>
          <w:p w14:paraId="3A3EA827" w14:textId="77777777" w:rsidR="00FE7EBE" w:rsidRPr="007B3BD8" w:rsidRDefault="00FE7EBE" w:rsidP="00DE124E">
            <w:pPr>
              <w:pStyle w:val="LZ-4"/>
            </w:pPr>
            <w:r w:rsidRPr="007B3BD8">
              <w:t>中</w:t>
            </w:r>
          </w:p>
        </w:tc>
        <w:tc>
          <w:tcPr>
            <w:tcW w:w="709" w:type="dxa"/>
            <w:shd w:val="clear" w:color="auto" w:fill="auto"/>
            <w:vAlign w:val="center"/>
          </w:tcPr>
          <w:p w14:paraId="10C5B4B1" w14:textId="77777777" w:rsidR="00FE7EBE" w:rsidRPr="007B3BD8" w:rsidRDefault="00FE7EBE" w:rsidP="00DE124E">
            <w:pPr>
              <w:pStyle w:val="LZ-4"/>
            </w:pPr>
            <w:r w:rsidRPr="007B3BD8">
              <w:t>中</w:t>
            </w:r>
          </w:p>
        </w:tc>
      </w:tr>
      <w:tr w:rsidR="00446994" w:rsidRPr="007B3BD8" w14:paraId="4B3AE40E" w14:textId="77777777" w:rsidTr="00446994">
        <w:trPr>
          <w:trHeight w:hRule="exact" w:val="439"/>
          <w:jc w:val="center"/>
        </w:trPr>
        <w:tc>
          <w:tcPr>
            <w:tcW w:w="1322" w:type="dxa"/>
            <w:vMerge w:val="restart"/>
            <w:shd w:val="clear" w:color="auto" w:fill="auto"/>
            <w:vAlign w:val="center"/>
          </w:tcPr>
          <w:p w14:paraId="44747B64" w14:textId="46FFE48A" w:rsidR="00446994" w:rsidRPr="007B3BD8" w:rsidRDefault="00446994" w:rsidP="00DE124E">
            <w:pPr>
              <w:pStyle w:val="LZ-4"/>
            </w:pPr>
            <w:r w:rsidRPr="007B3BD8">
              <w:rPr>
                <w:rFonts w:hint="eastAsia"/>
              </w:rPr>
              <w:t>非道路</w:t>
            </w:r>
            <w:r w:rsidRPr="007B3BD8">
              <w:t>移动源</w:t>
            </w:r>
          </w:p>
        </w:tc>
        <w:tc>
          <w:tcPr>
            <w:tcW w:w="1322" w:type="dxa"/>
            <w:shd w:val="clear" w:color="auto" w:fill="auto"/>
            <w:vAlign w:val="center"/>
          </w:tcPr>
          <w:p w14:paraId="43AE74FC" w14:textId="3799A644" w:rsidR="00446994" w:rsidRPr="007B3BD8" w:rsidRDefault="00446994" w:rsidP="00DE124E">
            <w:pPr>
              <w:pStyle w:val="LZ-4"/>
            </w:pPr>
            <w:r>
              <w:rPr>
                <w:rFonts w:hint="eastAsia"/>
              </w:rPr>
              <w:t>飞机</w:t>
            </w:r>
          </w:p>
        </w:tc>
        <w:tc>
          <w:tcPr>
            <w:tcW w:w="673" w:type="dxa"/>
            <w:shd w:val="clear" w:color="auto" w:fill="auto"/>
            <w:vAlign w:val="center"/>
          </w:tcPr>
          <w:p w14:paraId="16CAB03B" w14:textId="1C8C5732" w:rsidR="00446994" w:rsidRPr="007B3BD8" w:rsidRDefault="00446994" w:rsidP="00DE124E">
            <w:pPr>
              <w:pStyle w:val="LZ-4"/>
            </w:pPr>
            <w:r>
              <w:rPr>
                <w:rFonts w:hint="eastAsia"/>
              </w:rPr>
              <w:t>中</w:t>
            </w:r>
          </w:p>
        </w:tc>
        <w:tc>
          <w:tcPr>
            <w:tcW w:w="674" w:type="dxa"/>
            <w:shd w:val="clear" w:color="auto" w:fill="auto"/>
            <w:vAlign w:val="center"/>
          </w:tcPr>
          <w:p w14:paraId="78D78240" w14:textId="4EF9E07F" w:rsidR="00446994" w:rsidRPr="007B3BD8" w:rsidRDefault="00446994" w:rsidP="00DE124E">
            <w:pPr>
              <w:pStyle w:val="LZ-4"/>
            </w:pPr>
            <w:r>
              <w:rPr>
                <w:rFonts w:hint="eastAsia"/>
              </w:rPr>
              <w:t>中</w:t>
            </w:r>
          </w:p>
        </w:tc>
        <w:tc>
          <w:tcPr>
            <w:tcW w:w="546" w:type="dxa"/>
            <w:shd w:val="clear" w:color="auto" w:fill="auto"/>
            <w:vAlign w:val="center"/>
          </w:tcPr>
          <w:p w14:paraId="7EACC1A4" w14:textId="63263EFA" w:rsidR="00446994" w:rsidRPr="007B3BD8" w:rsidRDefault="00446994" w:rsidP="00DE124E">
            <w:pPr>
              <w:pStyle w:val="LZ-4"/>
            </w:pPr>
            <w:r>
              <w:rPr>
                <w:rFonts w:hint="eastAsia"/>
              </w:rPr>
              <w:t>中</w:t>
            </w:r>
          </w:p>
        </w:tc>
        <w:tc>
          <w:tcPr>
            <w:tcW w:w="801" w:type="dxa"/>
            <w:shd w:val="clear" w:color="auto" w:fill="auto"/>
            <w:vAlign w:val="center"/>
          </w:tcPr>
          <w:p w14:paraId="448D9C1A" w14:textId="4D4AEAAA" w:rsidR="00446994" w:rsidRPr="007B3BD8" w:rsidRDefault="00446994" w:rsidP="00DE124E">
            <w:pPr>
              <w:pStyle w:val="LZ-4"/>
            </w:pPr>
            <w:r>
              <w:rPr>
                <w:rFonts w:hint="eastAsia"/>
              </w:rPr>
              <w:t>中</w:t>
            </w:r>
          </w:p>
        </w:tc>
        <w:tc>
          <w:tcPr>
            <w:tcW w:w="758" w:type="dxa"/>
            <w:shd w:val="clear" w:color="auto" w:fill="auto"/>
            <w:vAlign w:val="center"/>
          </w:tcPr>
          <w:p w14:paraId="07AA5E1A" w14:textId="4E196089" w:rsidR="00446994" w:rsidRPr="007B3BD8" w:rsidRDefault="00446994" w:rsidP="00DE124E">
            <w:pPr>
              <w:pStyle w:val="LZ-4"/>
            </w:pPr>
            <w:r>
              <w:rPr>
                <w:rFonts w:hint="eastAsia"/>
              </w:rPr>
              <w:t>中</w:t>
            </w:r>
          </w:p>
        </w:tc>
        <w:tc>
          <w:tcPr>
            <w:tcW w:w="590" w:type="dxa"/>
            <w:shd w:val="clear" w:color="auto" w:fill="auto"/>
            <w:vAlign w:val="center"/>
          </w:tcPr>
          <w:p w14:paraId="2DE8B7F4" w14:textId="3E994D5F" w:rsidR="00446994" w:rsidRPr="007B3BD8" w:rsidRDefault="00446994" w:rsidP="00DE124E">
            <w:pPr>
              <w:pStyle w:val="LZ-4"/>
            </w:pPr>
            <w:r>
              <w:rPr>
                <w:rFonts w:hint="eastAsia"/>
              </w:rPr>
              <w:t>中</w:t>
            </w:r>
          </w:p>
        </w:tc>
        <w:tc>
          <w:tcPr>
            <w:tcW w:w="673" w:type="dxa"/>
            <w:shd w:val="clear" w:color="auto" w:fill="auto"/>
            <w:vAlign w:val="center"/>
          </w:tcPr>
          <w:p w14:paraId="53E5E16F" w14:textId="1A3A1B0B" w:rsidR="00446994" w:rsidRPr="007B3BD8" w:rsidRDefault="00446994" w:rsidP="00DE124E">
            <w:pPr>
              <w:pStyle w:val="LZ-4"/>
            </w:pPr>
            <w:r>
              <w:rPr>
                <w:rFonts w:hint="eastAsia"/>
              </w:rPr>
              <w:t>中</w:t>
            </w:r>
          </w:p>
        </w:tc>
        <w:tc>
          <w:tcPr>
            <w:tcW w:w="863" w:type="dxa"/>
            <w:shd w:val="clear" w:color="auto" w:fill="auto"/>
            <w:vAlign w:val="center"/>
          </w:tcPr>
          <w:p w14:paraId="35063857" w14:textId="422C2D31" w:rsidR="00446994" w:rsidRPr="007B3BD8" w:rsidRDefault="00446994" w:rsidP="00DE124E">
            <w:pPr>
              <w:pStyle w:val="LZ-4"/>
            </w:pPr>
            <w:r>
              <w:rPr>
                <w:rFonts w:hint="eastAsia"/>
              </w:rPr>
              <w:t>中</w:t>
            </w:r>
          </w:p>
        </w:tc>
        <w:tc>
          <w:tcPr>
            <w:tcW w:w="709" w:type="dxa"/>
            <w:shd w:val="clear" w:color="auto" w:fill="auto"/>
            <w:vAlign w:val="center"/>
          </w:tcPr>
          <w:p w14:paraId="4AAC335A" w14:textId="77777777" w:rsidR="00446994" w:rsidRPr="007B3BD8" w:rsidRDefault="00446994" w:rsidP="00DE124E">
            <w:pPr>
              <w:pStyle w:val="LZ-4"/>
            </w:pPr>
          </w:p>
        </w:tc>
      </w:tr>
      <w:tr w:rsidR="00446994" w:rsidRPr="007B3BD8" w14:paraId="496762B7" w14:textId="77777777" w:rsidTr="00446994">
        <w:trPr>
          <w:trHeight w:hRule="exact" w:val="439"/>
          <w:jc w:val="center"/>
        </w:trPr>
        <w:tc>
          <w:tcPr>
            <w:tcW w:w="1322" w:type="dxa"/>
            <w:vMerge/>
            <w:shd w:val="clear" w:color="auto" w:fill="auto"/>
            <w:vAlign w:val="center"/>
          </w:tcPr>
          <w:p w14:paraId="375DB435" w14:textId="52C7687A" w:rsidR="00446994" w:rsidRPr="007B3BD8" w:rsidRDefault="00446994" w:rsidP="00DE124E">
            <w:pPr>
              <w:pStyle w:val="LZ-4"/>
            </w:pPr>
          </w:p>
        </w:tc>
        <w:tc>
          <w:tcPr>
            <w:tcW w:w="1322" w:type="dxa"/>
            <w:shd w:val="clear" w:color="auto" w:fill="auto"/>
            <w:vAlign w:val="center"/>
          </w:tcPr>
          <w:p w14:paraId="20D72F3F" w14:textId="77777777" w:rsidR="00446994" w:rsidRPr="007B3BD8" w:rsidRDefault="00446994" w:rsidP="00DE124E">
            <w:pPr>
              <w:pStyle w:val="LZ-4"/>
            </w:pPr>
            <w:r w:rsidRPr="007B3BD8">
              <w:t>船舶</w:t>
            </w:r>
          </w:p>
        </w:tc>
        <w:tc>
          <w:tcPr>
            <w:tcW w:w="673" w:type="dxa"/>
            <w:shd w:val="clear" w:color="auto" w:fill="auto"/>
            <w:vAlign w:val="center"/>
          </w:tcPr>
          <w:p w14:paraId="7A3C3D21" w14:textId="77777777" w:rsidR="00446994" w:rsidRPr="007B3BD8" w:rsidRDefault="00446994" w:rsidP="00DE124E">
            <w:pPr>
              <w:pStyle w:val="LZ-4"/>
            </w:pPr>
            <w:r w:rsidRPr="007B3BD8">
              <w:t>中</w:t>
            </w:r>
          </w:p>
        </w:tc>
        <w:tc>
          <w:tcPr>
            <w:tcW w:w="674" w:type="dxa"/>
            <w:shd w:val="clear" w:color="auto" w:fill="auto"/>
            <w:vAlign w:val="center"/>
          </w:tcPr>
          <w:p w14:paraId="7402127F" w14:textId="77777777" w:rsidR="00446994" w:rsidRPr="007B3BD8" w:rsidRDefault="00446994" w:rsidP="00DE124E">
            <w:pPr>
              <w:pStyle w:val="LZ-4"/>
            </w:pPr>
            <w:r w:rsidRPr="007B3BD8">
              <w:t>高</w:t>
            </w:r>
          </w:p>
        </w:tc>
        <w:tc>
          <w:tcPr>
            <w:tcW w:w="546" w:type="dxa"/>
            <w:shd w:val="clear" w:color="auto" w:fill="auto"/>
            <w:vAlign w:val="center"/>
          </w:tcPr>
          <w:p w14:paraId="0E8C878D" w14:textId="77777777" w:rsidR="00446994" w:rsidRPr="007B3BD8" w:rsidRDefault="00446994" w:rsidP="00DE124E">
            <w:pPr>
              <w:pStyle w:val="LZ-4"/>
            </w:pPr>
            <w:r w:rsidRPr="007B3BD8">
              <w:t>高</w:t>
            </w:r>
          </w:p>
        </w:tc>
        <w:tc>
          <w:tcPr>
            <w:tcW w:w="801" w:type="dxa"/>
            <w:shd w:val="clear" w:color="auto" w:fill="auto"/>
            <w:vAlign w:val="center"/>
          </w:tcPr>
          <w:p w14:paraId="4038F7FA" w14:textId="77777777" w:rsidR="00446994" w:rsidRPr="007B3BD8" w:rsidRDefault="00446994" w:rsidP="00DE124E">
            <w:pPr>
              <w:pStyle w:val="LZ-4"/>
            </w:pPr>
            <w:r w:rsidRPr="007B3BD8">
              <w:t>高</w:t>
            </w:r>
          </w:p>
        </w:tc>
        <w:tc>
          <w:tcPr>
            <w:tcW w:w="758" w:type="dxa"/>
            <w:shd w:val="clear" w:color="auto" w:fill="auto"/>
            <w:vAlign w:val="center"/>
          </w:tcPr>
          <w:p w14:paraId="648DFDCC" w14:textId="77777777" w:rsidR="00446994" w:rsidRPr="007B3BD8" w:rsidRDefault="00446994" w:rsidP="00DE124E">
            <w:pPr>
              <w:pStyle w:val="LZ-4"/>
            </w:pPr>
            <w:r w:rsidRPr="007B3BD8">
              <w:t>高</w:t>
            </w:r>
          </w:p>
        </w:tc>
        <w:tc>
          <w:tcPr>
            <w:tcW w:w="590" w:type="dxa"/>
            <w:shd w:val="clear" w:color="auto" w:fill="auto"/>
            <w:vAlign w:val="center"/>
          </w:tcPr>
          <w:p w14:paraId="364E5BFE" w14:textId="77777777" w:rsidR="00446994" w:rsidRPr="007B3BD8" w:rsidRDefault="00446994" w:rsidP="00DE124E">
            <w:pPr>
              <w:pStyle w:val="LZ-4"/>
            </w:pPr>
            <w:r w:rsidRPr="007B3BD8">
              <w:t>高</w:t>
            </w:r>
          </w:p>
        </w:tc>
        <w:tc>
          <w:tcPr>
            <w:tcW w:w="673" w:type="dxa"/>
            <w:shd w:val="clear" w:color="auto" w:fill="auto"/>
            <w:vAlign w:val="center"/>
          </w:tcPr>
          <w:p w14:paraId="772BF3CA" w14:textId="77777777" w:rsidR="00446994" w:rsidRPr="007B3BD8" w:rsidRDefault="00446994" w:rsidP="00DE124E">
            <w:pPr>
              <w:pStyle w:val="LZ-4"/>
            </w:pPr>
            <w:r w:rsidRPr="007B3BD8">
              <w:t>高</w:t>
            </w:r>
          </w:p>
        </w:tc>
        <w:tc>
          <w:tcPr>
            <w:tcW w:w="863" w:type="dxa"/>
            <w:shd w:val="clear" w:color="auto" w:fill="auto"/>
            <w:vAlign w:val="center"/>
          </w:tcPr>
          <w:p w14:paraId="6C348863" w14:textId="77777777" w:rsidR="00446994" w:rsidRPr="007B3BD8" w:rsidRDefault="00446994" w:rsidP="00DE124E">
            <w:pPr>
              <w:pStyle w:val="LZ-4"/>
            </w:pPr>
            <w:r w:rsidRPr="007B3BD8">
              <w:t>高</w:t>
            </w:r>
          </w:p>
        </w:tc>
        <w:tc>
          <w:tcPr>
            <w:tcW w:w="709" w:type="dxa"/>
            <w:shd w:val="clear" w:color="auto" w:fill="auto"/>
            <w:vAlign w:val="center"/>
          </w:tcPr>
          <w:p w14:paraId="36612F7B" w14:textId="77777777" w:rsidR="00446994" w:rsidRPr="007B3BD8" w:rsidRDefault="00446994" w:rsidP="00DE124E">
            <w:pPr>
              <w:pStyle w:val="LZ-4"/>
            </w:pPr>
            <w:r w:rsidRPr="007B3BD8">
              <w:t>/</w:t>
            </w:r>
          </w:p>
        </w:tc>
      </w:tr>
      <w:tr w:rsidR="00446994" w:rsidRPr="007B3BD8" w14:paraId="3DA89381" w14:textId="77777777" w:rsidTr="00446994">
        <w:trPr>
          <w:trHeight w:hRule="exact" w:val="439"/>
          <w:jc w:val="center"/>
        </w:trPr>
        <w:tc>
          <w:tcPr>
            <w:tcW w:w="1322" w:type="dxa"/>
            <w:vMerge/>
            <w:shd w:val="clear" w:color="auto" w:fill="auto"/>
            <w:vAlign w:val="center"/>
          </w:tcPr>
          <w:p w14:paraId="1E42E8F0" w14:textId="77777777" w:rsidR="00446994" w:rsidRPr="007B3BD8" w:rsidRDefault="00446994" w:rsidP="00DE124E">
            <w:pPr>
              <w:pStyle w:val="LZ-4"/>
            </w:pPr>
          </w:p>
        </w:tc>
        <w:tc>
          <w:tcPr>
            <w:tcW w:w="1322" w:type="dxa"/>
            <w:shd w:val="clear" w:color="auto" w:fill="auto"/>
            <w:vAlign w:val="center"/>
          </w:tcPr>
          <w:p w14:paraId="07EF0C98" w14:textId="77777777" w:rsidR="00446994" w:rsidRPr="007B3BD8" w:rsidRDefault="00446994" w:rsidP="00DE124E">
            <w:pPr>
              <w:pStyle w:val="LZ-4"/>
            </w:pPr>
            <w:r w:rsidRPr="007B3BD8">
              <w:rPr>
                <w:rFonts w:hint="eastAsia"/>
              </w:rPr>
              <w:t>港口机械</w:t>
            </w:r>
          </w:p>
        </w:tc>
        <w:tc>
          <w:tcPr>
            <w:tcW w:w="673" w:type="dxa"/>
            <w:shd w:val="clear" w:color="auto" w:fill="auto"/>
            <w:vAlign w:val="center"/>
          </w:tcPr>
          <w:p w14:paraId="78C2C8AE" w14:textId="77777777" w:rsidR="00446994" w:rsidRPr="007B3BD8" w:rsidRDefault="00446994" w:rsidP="00DE124E">
            <w:pPr>
              <w:pStyle w:val="LZ-4"/>
            </w:pPr>
            <w:r w:rsidRPr="007B3BD8">
              <w:t>中</w:t>
            </w:r>
          </w:p>
        </w:tc>
        <w:tc>
          <w:tcPr>
            <w:tcW w:w="674" w:type="dxa"/>
            <w:shd w:val="clear" w:color="auto" w:fill="auto"/>
            <w:vAlign w:val="center"/>
          </w:tcPr>
          <w:p w14:paraId="6399B485" w14:textId="77777777" w:rsidR="00446994" w:rsidRPr="007B3BD8" w:rsidRDefault="00446994" w:rsidP="00DE124E">
            <w:pPr>
              <w:pStyle w:val="LZ-4"/>
            </w:pPr>
            <w:r w:rsidRPr="007B3BD8">
              <w:t>中</w:t>
            </w:r>
          </w:p>
        </w:tc>
        <w:tc>
          <w:tcPr>
            <w:tcW w:w="546" w:type="dxa"/>
            <w:shd w:val="clear" w:color="auto" w:fill="auto"/>
            <w:vAlign w:val="center"/>
          </w:tcPr>
          <w:p w14:paraId="1AAF2F28" w14:textId="77777777" w:rsidR="00446994" w:rsidRPr="007B3BD8" w:rsidRDefault="00446994" w:rsidP="00DE124E">
            <w:pPr>
              <w:pStyle w:val="LZ-4"/>
            </w:pPr>
            <w:r w:rsidRPr="007B3BD8">
              <w:t>中</w:t>
            </w:r>
          </w:p>
        </w:tc>
        <w:tc>
          <w:tcPr>
            <w:tcW w:w="801" w:type="dxa"/>
            <w:shd w:val="clear" w:color="auto" w:fill="auto"/>
            <w:vAlign w:val="center"/>
          </w:tcPr>
          <w:p w14:paraId="4DB0C708" w14:textId="77777777" w:rsidR="00446994" w:rsidRPr="007B3BD8" w:rsidRDefault="00446994" w:rsidP="00DE124E">
            <w:pPr>
              <w:pStyle w:val="LZ-4"/>
            </w:pPr>
            <w:r w:rsidRPr="007B3BD8">
              <w:t>中</w:t>
            </w:r>
          </w:p>
        </w:tc>
        <w:tc>
          <w:tcPr>
            <w:tcW w:w="758" w:type="dxa"/>
            <w:shd w:val="clear" w:color="auto" w:fill="auto"/>
            <w:vAlign w:val="center"/>
          </w:tcPr>
          <w:p w14:paraId="11D04BE9" w14:textId="77777777" w:rsidR="00446994" w:rsidRPr="007B3BD8" w:rsidRDefault="00446994" w:rsidP="00DE124E">
            <w:pPr>
              <w:pStyle w:val="LZ-4"/>
            </w:pPr>
            <w:r w:rsidRPr="007B3BD8">
              <w:t>中</w:t>
            </w:r>
          </w:p>
        </w:tc>
        <w:tc>
          <w:tcPr>
            <w:tcW w:w="590" w:type="dxa"/>
            <w:shd w:val="clear" w:color="auto" w:fill="auto"/>
            <w:vAlign w:val="center"/>
          </w:tcPr>
          <w:p w14:paraId="7EFCE07D" w14:textId="77777777" w:rsidR="00446994" w:rsidRPr="007B3BD8" w:rsidRDefault="00446994" w:rsidP="00DE124E">
            <w:pPr>
              <w:pStyle w:val="LZ-4"/>
            </w:pPr>
            <w:r w:rsidRPr="007B3BD8">
              <w:t>中</w:t>
            </w:r>
          </w:p>
        </w:tc>
        <w:tc>
          <w:tcPr>
            <w:tcW w:w="673" w:type="dxa"/>
            <w:shd w:val="clear" w:color="auto" w:fill="auto"/>
            <w:vAlign w:val="center"/>
          </w:tcPr>
          <w:p w14:paraId="463D1A1D" w14:textId="77777777" w:rsidR="00446994" w:rsidRPr="007B3BD8" w:rsidRDefault="00446994" w:rsidP="00DE124E">
            <w:pPr>
              <w:pStyle w:val="LZ-4"/>
            </w:pPr>
            <w:r w:rsidRPr="007B3BD8">
              <w:t>中</w:t>
            </w:r>
          </w:p>
        </w:tc>
        <w:tc>
          <w:tcPr>
            <w:tcW w:w="863" w:type="dxa"/>
            <w:shd w:val="clear" w:color="auto" w:fill="auto"/>
            <w:vAlign w:val="center"/>
          </w:tcPr>
          <w:p w14:paraId="311FAA5F" w14:textId="77777777" w:rsidR="00446994" w:rsidRPr="007B3BD8" w:rsidRDefault="00446994" w:rsidP="00DE124E">
            <w:pPr>
              <w:pStyle w:val="LZ-4"/>
            </w:pPr>
            <w:r w:rsidRPr="007B3BD8">
              <w:t>中</w:t>
            </w:r>
          </w:p>
        </w:tc>
        <w:tc>
          <w:tcPr>
            <w:tcW w:w="709" w:type="dxa"/>
            <w:shd w:val="clear" w:color="auto" w:fill="auto"/>
            <w:vAlign w:val="center"/>
          </w:tcPr>
          <w:p w14:paraId="26D7BE34" w14:textId="77777777" w:rsidR="00446994" w:rsidRPr="007B3BD8" w:rsidRDefault="00446994" w:rsidP="00DE124E">
            <w:pPr>
              <w:pStyle w:val="LZ-4"/>
            </w:pPr>
            <w:r w:rsidRPr="007B3BD8">
              <w:t>/</w:t>
            </w:r>
          </w:p>
        </w:tc>
      </w:tr>
      <w:tr w:rsidR="00446994" w:rsidRPr="007B3BD8" w14:paraId="0C2E02A9" w14:textId="77777777" w:rsidTr="00446994">
        <w:trPr>
          <w:trHeight w:hRule="exact" w:val="439"/>
          <w:jc w:val="center"/>
        </w:trPr>
        <w:tc>
          <w:tcPr>
            <w:tcW w:w="1322" w:type="dxa"/>
            <w:vMerge/>
            <w:shd w:val="clear" w:color="auto" w:fill="auto"/>
            <w:vAlign w:val="center"/>
          </w:tcPr>
          <w:p w14:paraId="072F81B3" w14:textId="77777777" w:rsidR="00446994" w:rsidRPr="007B3BD8" w:rsidRDefault="00446994" w:rsidP="00DE124E">
            <w:pPr>
              <w:pStyle w:val="LZ-4"/>
            </w:pPr>
          </w:p>
        </w:tc>
        <w:tc>
          <w:tcPr>
            <w:tcW w:w="1322" w:type="dxa"/>
            <w:shd w:val="clear" w:color="auto" w:fill="auto"/>
            <w:vAlign w:val="center"/>
          </w:tcPr>
          <w:p w14:paraId="448F6E98" w14:textId="77777777" w:rsidR="00446994" w:rsidRPr="007B3BD8" w:rsidRDefault="00446994" w:rsidP="00DE124E">
            <w:pPr>
              <w:pStyle w:val="LZ-4"/>
            </w:pPr>
            <w:r w:rsidRPr="007B3BD8">
              <w:rPr>
                <w:rFonts w:hint="eastAsia"/>
              </w:rPr>
              <w:t>工程机械</w:t>
            </w:r>
          </w:p>
        </w:tc>
        <w:tc>
          <w:tcPr>
            <w:tcW w:w="673" w:type="dxa"/>
            <w:shd w:val="clear" w:color="auto" w:fill="auto"/>
            <w:vAlign w:val="center"/>
          </w:tcPr>
          <w:p w14:paraId="4D928A65" w14:textId="77777777" w:rsidR="00446994" w:rsidRPr="007B3BD8" w:rsidRDefault="00446994" w:rsidP="00DE124E">
            <w:pPr>
              <w:pStyle w:val="LZ-4"/>
            </w:pPr>
            <w:r w:rsidRPr="007B3BD8">
              <w:t>中</w:t>
            </w:r>
          </w:p>
        </w:tc>
        <w:tc>
          <w:tcPr>
            <w:tcW w:w="674" w:type="dxa"/>
            <w:shd w:val="clear" w:color="auto" w:fill="auto"/>
            <w:vAlign w:val="center"/>
          </w:tcPr>
          <w:p w14:paraId="09D421FB" w14:textId="77777777" w:rsidR="00446994" w:rsidRPr="007B3BD8" w:rsidRDefault="00446994" w:rsidP="00DE124E">
            <w:pPr>
              <w:pStyle w:val="LZ-4"/>
            </w:pPr>
            <w:r w:rsidRPr="007B3BD8">
              <w:t>高</w:t>
            </w:r>
          </w:p>
        </w:tc>
        <w:tc>
          <w:tcPr>
            <w:tcW w:w="546" w:type="dxa"/>
            <w:shd w:val="clear" w:color="auto" w:fill="auto"/>
            <w:vAlign w:val="center"/>
          </w:tcPr>
          <w:p w14:paraId="2A285321" w14:textId="77777777" w:rsidR="00446994" w:rsidRPr="007B3BD8" w:rsidRDefault="00446994" w:rsidP="00DE124E">
            <w:pPr>
              <w:pStyle w:val="LZ-4"/>
            </w:pPr>
            <w:r w:rsidRPr="007B3BD8">
              <w:t>高</w:t>
            </w:r>
          </w:p>
        </w:tc>
        <w:tc>
          <w:tcPr>
            <w:tcW w:w="801" w:type="dxa"/>
            <w:shd w:val="clear" w:color="auto" w:fill="auto"/>
            <w:vAlign w:val="center"/>
          </w:tcPr>
          <w:p w14:paraId="6809F4A0" w14:textId="77777777" w:rsidR="00446994" w:rsidRPr="007B3BD8" w:rsidRDefault="00446994" w:rsidP="00DE124E">
            <w:pPr>
              <w:pStyle w:val="LZ-4"/>
            </w:pPr>
            <w:r w:rsidRPr="007B3BD8">
              <w:t>高</w:t>
            </w:r>
          </w:p>
        </w:tc>
        <w:tc>
          <w:tcPr>
            <w:tcW w:w="758" w:type="dxa"/>
            <w:shd w:val="clear" w:color="auto" w:fill="auto"/>
            <w:vAlign w:val="center"/>
          </w:tcPr>
          <w:p w14:paraId="60FA7D95" w14:textId="77777777" w:rsidR="00446994" w:rsidRPr="007B3BD8" w:rsidRDefault="00446994" w:rsidP="00DE124E">
            <w:pPr>
              <w:pStyle w:val="LZ-4"/>
            </w:pPr>
            <w:r w:rsidRPr="007B3BD8">
              <w:t>高</w:t>
            </w:r>
          </w:p>
        </w:tc>
        <w:tc>
          <w:tcPr>
            <w:tcW w:w="590" w:type="dxa"/>
            <w:shd w:val="clear" w:color="auto" w:fill="auto"/>
            <w:vAlign w:val="center"/>
          </w:tcPr>
          <w:p w14:paraId="04B0A6B5" w14:textId="77777777" w:rsidR="00446994" w:rsidRPr="007B3BD8" w:rsidRDefault="00446994" w:rsidP="00DE124E">
            <w:pPr>
              <w:pStyle w:val="LZ-4"/>
            </w:pPr>
            <w:r w:rsidRPr="007B3BD8">
              <w:t>高</w:t>
            </w:r>
          </w:p>
        </w:tc>
        <w:tc>
          <w:tcPr>
            <w:tcW w:w="673" w:type="dxa"/>
            <w:shd w:val="clear" w:color="auto" w:fill="auto"/>
            <w:vAlign w:val="center"/>
          </w:tcPr>
          <w:p w14:paraId="07F81E9C" w14:textId="77777777" w:rsidR="00446994" w:rsidRPr="007B3BD8" w:rsidRDefault="00446994" w:rsidP="00DE124E">
            <w:pPr>
              <w:pStyle w:val="LZ-4"/>
            </w:pPr>
            <w:r w:rsidRPr="007B3BD8">
              <w:t>高</w:t>
            </w:r>
          </w:p>
        </w:tc>
        <w:tc>
          <w:tcPr>
            <w:tcW w:w="863" w:type="dxa"/>
            <w:shd w:val="clear" w:color="auto" w:fill="auto"/>
            <w:vAlign w:val="center"/>
          </w:tcPr>
          <w:p w14:paraId="54BB0AA2" w14:textId="77777777" w:rsidR="00446994" w:rsidRPr="007B3BD8" w:rsidRDefault="00446994" w:rsidP="00DE124E">
            <w:pPr>
              <w:pStyle w:val="LZ-4"/>
            </w:pPr>
            <w:r w:rsidRPr="007B3BD8">
              <w:t>高</w:t>
            </w:r>
          </w:p>
        </w:tc>
        <w:tc>
          <w:tcPr>
            <w:tcW w:w="709" w:type="dxa"/>
            <w:shd w:val="clear" w:color="auto" w:fill="auto"/>
            <w:vAlign w:val="center"/>
          </w:tcPr>
          <w:p w14:paraId="2693B907" w14:textId="77777777" w:rsidR="00446994" w:rsidRPr="007B3BD8" w:rsidRDefault="00446994" w:rsidP="00DE124E">
            <w:pPr>
              <w:pStyle w:val="LZ-4"/>
            </w:pPr>
            <w:r w:rsidRPr="007B3BD8">
              <w:t>/</w:t>
            </w:r>
          </w:p>
        </w:tc>
      </w:tr>
      <w:tr w:rsidR="00446994" w:rsidRPr="007B3BD8" w14:paraId="38D2BF4E" w14:textId="77777777" w:rsidTr="00446994">
        <w:trPr>
          <w:trHeight w:hRule="exact" w:val="439"/>
          <w:jc w:val="center"/>
        </w:trPr>
        <w:tc>
          <w:tcPr>
            <w:tcW w:w="1322" w:type="dxa"/>
            <w:vMerge/>
            <w:shd w:val="clear" w:color="auto" w:fill="auto"/>
            <w:vAlign w:val="center"/>
          </w:tcPr>
          <w:p w14:paraId="5C28BAF3" w14:textId="77777777" w:rsidR="00446994" w:rsidRPr="007B3BD8" w:rsidRDefault="00446994" w:rsidP="00DE124E">
            <w:pPr>
              <w:pStyle w:val="LZ-4"/>
            </w:pPr>
          </w:p>
        </w:tc>
        <w:tc>
          <w:tcPr>
            <w:tcW w:w="1322" w:type="dxa"/>
            <w:shd w:val="clear" w:color="auto" w:fill="auto"/>
            <w:vAlign w:val="center"/>
          </w:tcPr>
          <w:p w14:paraId="2198E6E7" w14:textId="77777777" w:rsidR="00446994" w:rsidRPr="007B3BD8" w:rsidRDefault="00446994" w:rsidP="00DE124E">
            <w:pPr>
              <w:pStyle w:val="LZ-4"/>
            </w:pPr>
            <w:r w:rsidRPr="007B3BD8">
              <w:t>农业机械</w:t>
            </w:r>
          </w:p>
        </w:tc>
        <w:tc>
          <w:tcPr>
            <w:tcW w:w="673" w:type="dxa"/>
            <w:shd w:val="clear" w:color="auto" w:fill="auto"/>
            <w:vAlign w:val="center"/>
          </w:tcPr>
          <w:p w14:paraId="01DEF19B" w14:textId="77777777" w:rsidR="00446994" w:rsidRPr="007B3BD8" w:rsidRDefault="00446994" w:rsidP="00DE124E">
            <w:pPr>
              <w:pStyle w:val="LZ-4"/>
            </w:pPr>
            <w:r w:rsidRPr="007B3BD8">
              <w:t>低</w:t>
            </w:r>
          </w:p>
        </w:tc>
        <w:tc>
          <w:tcPr>
            <w:tcW w:w="674" w:type="dxa"/>
            <w:shd w:val="clear" w:color="auto" w:fill="auto"/>
            <w:vAlign w:val="center"/>
          </w:tcPr>
          <w:p w14:paraId="60E777EF" w14:textId="77777777" w:rsidR="00446994" w:rsidRPr="007B3BD8" w:rsidRDefault="00446994" w:rsidP="00DE124E">
            <w:pPr>
              <w:pStyle w:val="LZ-4"/>
            </w:pPr>
            <w:r w:rsidRPr="007B3BD8">
              <w:t>中</w:t>
            </w:r>
          </w:p>
        </w:tc>
        <w:tc>
          <w:tcPr>
            <w:tcW w:w="546" w:type="dxa"/>
            <w:shd w:val="clear" w:color="auto" w:fill="auto"/>
            <w:vAlign w:val="center"/>
          </w:tcPr>
          <w:p w14:paraId="2AF1079C" w14:textId="77777777" w:rsidR="00446994" w:rsidRPr="007B3BD8" w:rsidRDefault="00446994" w:rsidP="00DE124E">
            <w:pPr>
              <w:pStyle w:val="LZ-4"/>
            </w:pPr>
            <w:r w:rsidRPr="007B3BD8">
              <w:t>中</w:t>
            </w:r>
          </w:p>
        </w:tc>
        <w:tc>
          <w:tcPr>
            <w:tcW w:w="801" w:type="dxa"/>
            <w:shd w:val="clear" w:color="auto" w:fill="auto"/>
            <w:vAlign w:val="center"/>
          </w:tcPr>
          <w:p w14:paraId="7BBDB8D8" w14:textId="77777777" w:rsidR="00446994" w:rsidRPr="007B3BD8" w:rsidRDefault="00446994" w:rsidP="00DE124E">
            <w:pPr>
              <w:pStyle w:val="LZ-4"/>
            </w:pPr>
            <w:r w:rsidRPr="007B3BD8">
              <w:t>中</w:t>
            </w:r>
          </w:p>
        </w:tc>
        <w:tc>
          <w:tcPr>
            <w:tcW w:w="758" w:type="dxa"/>
            <w:shd w:val="clear" w:color="auto" w:fill="auto"/>
            <w:vAlign w:val="center"/>
          </w:tcPr>
          <w:p w14:paraId="38693A1E" w14:textId="77777777" w:rsidR="00446994" w:rsidRPr="007B3BD8" w:rsidRDefault="00446994" w:rsidP="00DE124E">
            <w:pPr>
              <w:pStyle w:val="LZ-4"/>
            </w:pPr>
            <w:r w:rsidRPr="007B3BD8">
              <w:t>中</w:t>
            </w:r>
          </w:p>
        </w:tc>
        <w:tc>
          <w:tcPr>
            <w:tcW w:w="590" w:type="dxa"/>
            <w:shd w:val="clear" w:color="auto" w:fill="auto"/>
            <w:vAlign w:val="center"/>
          </w:tcPr>
          <w:p w14:paraId="37E77048" w14:textId="77777777" w:rsidR="00446994" w:rsidRPr="007B3BD8" w:rsidRDefault="00446994" w:rsidP="00DE124E">
            <w:pPr>
              <w:pStyle w:val="LZ-4"/>
            </w:pPr>
            <w:r w:rsidRPr="007B3BD8">
              <w:t>中</w:t>
            </w:r>
          </w:p>
        </w:tc>
        <w:tc>
          <w:tcPr>
            <w:tcW w:w="673" w:type="dxa"/>
            <w:shd w:val="clear" w:color="auto" w:fill="auto"/>
            <w:vAlign w:val="center"/>
          </w:tcPr>
          <w:p w14:paraId="44CB5CC3" w14:textId="77777777" w:rsidR="00446994" w:rsidRPr="007B3BD8" w:rsidRDefault="00446994" w:rsidP="00DE124E">
            <w:pPr>
              <w:pStyle w:val="LZ-4"/>
            </w:pPr>
            <w:r w:rsidRPr="007B3BD8">
              <w:t>中</w:t>
            </w:r>
          </w:p>
        </w:tc>
        <w:tc>
          <w:tcPr>
            <w:tcW w:w="863" w:type="dxa"/>
            <w:shd w:val="clear" w:color="auto" w:fill="auto"/>
            <w:vAlign w:val="center"/>
          </w:tcPr>
          <w:p w14:paraId="48B2802D" w14:textId="77777777" w:rsidR="00446994" w:rsidRPr="007B3BD8" w:rsidRDefault="00446994" w:rsidP="00DE124E">
            <w:pPr>
              <w:pStyle w:val="LZ-4"/>
            </w:pPr>
            <w:r w:rsidRPr="007B3BD8">
              <w:t>中</w:t>
            </w:r>
          </w:p>
        </w:tc>
        <w:tc>
          <w:tcPr>
            <w:tcW w:w="709" w:type="dxa"/>
            <w:shd w:val="clear" w:color="auto" w:fill="auto"/>
            <w:vAlign w:val="center"/>
          </w:tcPr>
          <w:p w14:paraId="02EC284D" w14:textId="77777777" w:rsidR="00446994" w:rsidRPr="007B3BD8" w:rsidRDefault="00446994" w:rsidP="00DE124E">
            <w:pPr>
              <w:pStyle w:val="LZ-4"/>
            </w:pPr>
            <w:r w:rsidRPr="007B3BD8">
              <w:t>/</w:t>
            </w:r>
          </w:p>
        </w:tc>
      </w:tr>
      <w:tr w:rsidR="00DE124E" w:rsidRPr="007B3BD8" w14:paraId="2B324C83" w14:textId="77777777" w:rsidTr="00446994">
        <w:trPr>
          <w:trHeight w:hRule="exact" w:val="439"/>
          <w:jc w:val="center"/>
        </w:trPr>
        <w:tc>
          <w:tcPr>
            <w:tcW w:w="1322" w:type="dxa"/>
            <w:vMerge w:val="restart"/>
            <w:shd w:val="clear" w:color="auto" w:fill="auto"/>
            <w:vAlign w:val="center"/>
          </w:tcPr>
          <w:p w14:paraId="0801E90F" w14:textId="77777777" w:rsidR="00DE124E" w:rsidRPr="007B3BD8" w:rsidRDefault="00DE124E" w:rsidP="00DE124E">
            <w:pPr>
              <w:pStyle w:val="LZ-4"/>
            </w:pPr>
            <w:r w:rsidRPr="007B3BD8">
              <w:t>扬尘源</w:t>
            </w:r>
          </w:p>
        </w:tc>
        <w:tc>
          <w:tcPr>
            <w:tcW w:w="1322" w:type="dxa"/>
            <w:shd w:val="clear" w:color="auto" w:fill="auto"/>
            <w:vAlign w:val="center"/>
          </w:tcPr>
          <w:p w14:paraId="4C56A723" w14:textId="77777777" w:rsidR="00DE124E" w:rsidRPr="007B3BD8" w:rsidRDefault="00DE124E" w:rsidP="00DE124E">
            <w:pPr>
              <w:pStyle w:val="LZ-4"/>
            </w:pPr>
            <w:r w:rsidRPr="007B3BD8">
              <w:t>道路扬尘</w:t>
            </w:r>
          </w:p>
        </w:tc>
        <w:tc>
          <w:tcPr>
            <w:tcW w:w="673" w:type="dxa"/>
            <w:shd w:val="clear" w:color="auto" w:fill="auto"/>
            <w:vAlign w:val="center"/>
          </w:tcPr>
          <w:p w14:paraId="3356B684" w14:textId="77777777" w:rsidR="00DE124E" w:rsidRPr="007B3BD8" w:rsidRDefault="00DE124E" w:rsidP="00DE124E">
            <w:pPr>
              <w:pStyle w:val="LZ-4"/>
            </w:pPr>
            <w:r w:rsidRPr="007B3BD8">
              <w:t>/</w:t>
            </w:r>
          </w:p>
        </w:tc>
        <w:tc>
          <w:tcPr>
            <w:tcW w:w="674" w:type="dxa"/>
            <w:shd w:val="clear" w:color="auto" w:fill="auto"/>
            <w:vAlign w:val="center"/>
          </w:tcPr>
          <w:p w14:paraId="20A4C6C3" w14:textId="77777777" w:rsidR="00DE124E" w:rsidRPr="007B3BD8" w:rsidRDefault="00DE124E" w:rsidP="00DE124E">
            <w:pPr>
              <w:pStyle w:val="LZ-4"/>
            </w:pPr>
            <w:r w:rsidRPr="007B3BD8">
              <w:t>/</w:t>
            </w:r>
          </w:p>
        </w:tc>
        <w:tc>
          <w:tcPr>
            <w:tcW w:w="546" w:type="dxa"/>
            <w:shd w:val="clear" w:color="auto" w:fill="auto"/>
            <w:vAlign w:val="center"/>
          </w:tcPr>
          <w:p w14:paraId="6C69F463" w14:textId="77777777" w:rsidR="00DE124E" w:rsidRPr="007B3BD8" w:rsidRDefault="00DE124E" w:rsidP="00DE124E">
            <w:pPr>
              <w:pStyle w:val="LZ-4"/>
            </w:pPr>
            <w:r w:rsidRPr="007B3BD8">
              <w:t>/</w:t>
            </w:r>
          </w:p>
        </w:tc>
        <w:tc>
          <w:tcPr>
            <w:tcW w:w="801" w:type="dxa"/>
            <w:shd w:val="clear" w:color="auto" w:fill="auto"/>
            <w:vAlign w:val="center"/>
          </w:tcPr>
          <w:p w14:paraId="37D17A18" w14:textId="77777777" w:rsidR="00DE124E" w:rsidRPr="007B3BD8" w:rsidRDefault="00DE124E" w:rsidP="00DE124E">
            <w:pPr>
              <w:pStyle w:val="LZ-4"/>
            </w:pPr>
            <w:r w:rsidRPr="007B3BD8">
              <w:rPr>
                <w:rFonts w:hint="eastAsia"/>
              </w:rPr>
              <w:t>高</w:t>
            </w:r>
          </w:p>
        </w:tc>
        <w:tc>
          <w:tcPr>
            <w:tcW w:w="758" w:type="dxa"/>
            <w:shd w:val="clear" w:color="auto" w:fill="auto"/>
            <w:vAlign w:val="center"/>
          </w:tcPr>
          <w:p w14:paraId="7A45B592" w14:textId="77777777" w:rsidR="00DE124E" w:rsidRPr="007B3BD8" w:rsidRDefault="00DE124E" w:rsidP="00DE124E">
            <w:pPr>
              <w:pStyle w:val="LZ-4"/>
            </w:pPr>
            <w:r w:rsidRPr="007B3BD8">
              <w:rPr>
                <w:rFonts w:hint="eastAsia"/>
              </w:rPr>
              <w:t>高</w:t>
            </w:r>
          </w:p>
        </w:tc>
        <w:tc>
          <w:tcPr>
            <w:tcW w:w="590" w:type="dxa"/>
            <w:shd w:val="clear" w:color="auto" w:fill="auto"/>
            <w:vAlign w:val="center"/>
          </w:tcPr>
          <w:p w14:paraId="5F538D7C" w14:textId="77777777" w:rsidR="00DE124E" w:rsidRPr="007B3BD8" w:rsidRDefault="00DE124E" w:rsidP="00DE124E">
            <w:pPr>
              <w:pStyle w:val="LZ-4"/>
            </w:pPr>
            <w:r w:rsidRPr="007B3BD8">
              <w:rPr>
                <w:rFonts w:hint="eastAsia"/>
              </w:rPr>
              <w:t>高</w:t>
            </w:r>
          </w:p>
        </w:tc>
        <w:tc>
          <w:tcPr>
            <w:tcW w:w="673" w:type="dxa"/>
            <w:shd w:val="clear" w:color="auto" w:fill="auto"/>
            <w:vAlign w:val="center"/>
          </w:tcPr>
          <w:p w14:paraId="2367BA2C" w14:textId="77777777" w:rsidR="00DE124E" w:rsidRPr="007B3BD8" w:rsidRDefault="00DE124E" w:rsidP="00DE124E">
            <w:pPr>
              <w:pStyle w:val="LZ-4"/>
            </w:pPr>
            <w:r w:rsidRPr="007B3BD8">
              <w:rPr>
                <w:rFonts w:hint="eastAsia"/>
              </w:rPr>
              <w:t>高</w:t>
            </w:r>
          </w:p>
        </w:tc>
        <w:tc>
          <w:tcPr>
            <w:tcW w:w="863" w:type="dxa"/>
            <w:shd w:val="clear" w:color="auto" w:fill="auto"/>
            <w:vAlign w:val="center"/>
          </w:tcPr>
          <w:p w14:paraId="5D5DE194" w14:textId="77777777" w:rsidR="00DE124E" w:rsidRPr="007B3BD8" w:rsidRDefault="00DE124E" w:rsidP="00DE124E">
            <w:pPr>
              <w:pStyle w:val="LZ-4"/>
            </w:pPr>
            <w:r w:rsidRPr="007B3BD8">
              <w:t>/</w:t>
            </w:r>
          </w:p>
        </w:tc>
        <w:tc>
          <w:tcPr>
            <w:tcW w:w="709" w:type="dxa"/>
            <w:shd w:val="clear" w:color="auto" w:fill="auto"/>
            <w:vAlign w:val="center"/>
          </w:tcPr>
          <w:p w14:paraId="75A3E26C" w14:textId="77777777" w:rsidR="00DE124E" w:rsidRPr="007B3BD8" w:rsidRDefault="00DE124E" w:rsidP="00DE124E">
            <w:pPr>
              <w:pStyle w:val="LZ-4"/>
            </w:pPr>
            <w:r w:rsidRPr="007B3BD8">
              <w:t>/</w:t>
            </w:r>
          </w:p>
        </w:tc>
      </w:tr>
      <w:tr w:rsidR="00DE124E" w:rsidRPr="007B3BD8" w14:paraId="3D1FFBE1" w14:textId="77777777" w:rsidTr="00446994">
        <w:trPr>
          <w:trHeight w:hRule="exact" w:val="439"/>
          <w:jc w:val="center"/>
        </w:trPr>
        <w:tc>
          <w:tcPr>
            <w:tcW w:w="1322" w:type="dxa"/>
            <w:vMerge/>
            <w:shd w:val="clear" w:color="auto" w:fill="auto"/>
            <w:vAlign w:val="center"/>
          </w:tcPr>
          <w:p w14:paraId="43ADFA0F" w14:textId="77777777" w:rsidR="00DE124E" w:rsidRPr="007B3BD8" w:rsidRDefault="00DE124E" w:rsidP="00DE124E">
            <w:pPr>
              <w:pStyle w:val="LZ-4"/>
            </w:pPr>
          </w:p>
        </w:tc>
        <w:tc>
          <w:tcPr>
            <w:tcW w:w="1322" w:type="dxa"/>
            <w:shd w:val="clear" w:color="auto" w:fill="auto"/>
            <w:vAlign w:val="center"/>
          </w:tcPr>
          <w:p w14:paraId="045EDB55" w14:textId="77777777" w:rsidR="00DE124E" w:rsidRPr="007B3BD8" w:rsidRDefault="00DE124E" w:rsidP="00DE124E">
            <w:pPr>
              <w:pStyle w:val="LZ-4"/>
            </w:pPr>
            <w:r w:rsidRPr="007B3BD8">
              <w:t>施工扬尘</w:t>
            </w:r>
          </w:p>
        </w:tc>
        <w:tc>
          <w:tcPr>
            <w:tcW w:w="673" w:type="dxa"/>
            <w:shd w:val="clear" w:color="auto" w:fill="auto"/>
            <w:vAlign w:val="center"/>
          </w:tcPr>
          <w:p w14:paraId="4611031A" w14:textId="77777777" w:rsidR="00DE124E" w:rsidRPr="007B3BD8" w:rsidRDefault="00DE124E" w:rsidP="00DE124E">
            <w:pPr>
              <w:pStyle w:val="LZ-4"/>
            </w:pPr>
            <w:r w:rsidRPr="007B3BD8">
              <w:t>/</w:t>
            </w:r>
          </w:p>
        </w:tc>
        <w:tc>
          <w:tcPr>
            <w:tcW w:w="674" w:type="dxa"/>
            <w:shd w:val="clear" w:color="auto" w:fill="auto"/>
            <w:vAlign w:val="center"/>
          </w:tcPr>
          <w:p w14:paraId="15B0D144" w14:textId="77777777" w:rsidR="00DE124E" w:rsidRPr="007B3BD8" w:rsidRDefault="00DE124E" w:rsidP="00DE124E">
            <w:pPr>
              <w:pStyle w:val="LZ-4"/>
            </w:pPr>
            <w:r w:rsidRPr="007B3BD8">
              <w:t>/</w:t>
            </w:r>
          </w:p>
        </w:tc>
        <w:tc>
          <w:tcPr>
            <w:tcW w:w="546" w:type="dxa"/>
            <w:shd w:val="clear" w:color="auto" w:fill="auto"/>
            <w:vAlign w:val="center"/>
          </w:tcPr>
          <w:p w14:paraId="3B58E8DB" w14:textId="77777777" w:rsidR="00DE124E" w:rsidRPr="007B3BD8" w:rsidRDefault="00DE124E" w:rsidP="00DE124E">
            <w:pPr>
              <w:pStyle w:val="LZ-4"/>
            </w:pPr>
            <w:r w:rsidRPr="007B3BD8">
              <w:t>/</w:t>
            </w:r>
          </w:p>
        </w:tc>
        <w:tc>
          <w:tcPr>
            <w:tcW w:w="801" w:type="dxa"/>
            <w:shd w:val="clear" w:color="auto" w:fill="auto"/>
            <w:vAlign w:val="center"/>
          </w:tcPr>
          <w:p w14:paraId="5CE9FA84" w14:textId="77777777" w:rsidR="00DE124E" w:rsidRPr="007B3BD8" w:rsidRDefault="00DE124E" w:rsidP="00DE124E">
            <w:pPr>
              <w:pStyle w:val="LZ-4"/>
            </w:pPr>
            <w:r w:rsidRPr="007B3BD8">
              <w:rPr>
                <w:rFonts w:hint="eastAsia"/>
              </w:rPr>
              <w:t>高</w:t>
            </w:r>
          </w:p>
        </w:tc>
        <w:tc>
          <w:tcPr>
            <w:tcW w:w="758" w:type="dxa"/>
            <w:shd w:val="clear" w:color="auto" w:fill="auto"/>
            <w:vAlign w:val="center"/>
          </w:tcPr>
          <w:p w14:paraId="173C7572" w14:textId="77777777" w:rsidR="00DE124E" w:rsidRPr="007B3BD8" w:rsidRDefault="00DE124E" w:rsidP="00DE124E">
            <w:pPr>
              <w:pStyle w:val="LZ-4"/>
            </w:pPr>
            <w:r w:rsidRPr="007B3BD8">
              <w:rPr>
                <w:rFonts w:hint="eastAsia"/>
              </w:rPr>
              <w:t>高</w:t>
            </w:r>
          </w:p>
        </w:tc>
        <w:tc>
          <w:tcPr>
            <w:tcW w:w="590" w:type="dxa"/>
            <w:shd w:val="clear" w:color="auto" w:fill="auto"/>
            <w:vAlign w:val="center"/>
          </w:tcPr>
          <w:p w14:paraId="05724194" w14:textId="77777777" w:rsidR="00DE124E" w:rsidRPr="007B3BD8" w:rsidRDefault="00DE124E" w:rsidP="00DE124E">
            <w:pPr>
              <w:pStyle w:val="LZ-4"/>
            </w:pPr>
            <w:r w:rsidRPr="007B3BD8">
              <w:rPr>
                <w:rFonts w:hint="eastAsia"/>
              </w:rPr>
              <w:t>高</w:t>
            </w:r>
          </w:p>
        </w:tc>
        <w:tc>
          <w:tcPr>
            <w:tcW w:w="673" w:type="dxa"/>
            <w:shd w:val="clear" w:color="auto" w:fill="auto"/>
            <w:vAlign w:val="center"/>
          </w:tcPr>
          <w:p w14:paraId="0B4A6FDC" w14:textId="77777777" w:rsidR="00DE124E" w:rsidRPr="007B3BD8" w:rsidRDefault="00DE124E" w:rsidP="00DE124E">
            <w:pPr>
              <w:pStyle w:val="LZ-4"/>
            </w:pPr>
            <w:r w:rsidRPr="007B3BD8">
              <w:rPr>
                <w:rFonts w:hint="eastAsia"/>
              </w:rPr>
              <w:t>高</w:t>
            </w:r>
          </w:p>
        </w:tc>
        <w:tc>
          <w:tcPr>
            <w:tcW w:w="863" w:type="dxa"/>
            <w:shd w:val="clear" w:color="auto" w:fill="auto"/>
            <w:vAlign w:val="center"/>
          </w:tcPr>
          <w:p w14:paraId="41B1FB07" w14:textId="77777777" w:rsidR="00DE124E" w:rsidRPr="007B3BD8" w:rsidRDefault="00DE124E" w:rsidP="00DE124E">
            <w:pPr>
              <w:pStyle w:val="LZ-4"/>
            </w:pPr>
            <w:r w:rsidRPr="007B3BD8">
              <w:t>/</w:t>
            </w:r>
          </w:p>
        </w:tc>
        <w:tc>
          <w:tcPr>
            <w:tcW w:w="709" w:type="dxa"/>
            <w:shd w:val="clear" w:color="auto" w:fill="auto"/>
            <w:vAlign w:val="center"/>
          </w:tcPr>
          <w:p w14:paraId="63F8068B" w14:textId="77777777" w:rsidR="00DE124E" w:rsidRPr="007B3BD8" w:rsidRDefault="00DE124E" w:rsidP="00DE124E">
            <w:pPr>
              <w:pStyle w:val="LZ-4"/>
            </w:pPr>
            <w:r w:rsidRPr="007B3BD8">
              <w:t>/</w:t>
            </w:r>
          </w:p>
        </w:tc>
      </w:tr>
      <w:tr w:rsidR="00DE124E" w:rsidRPr="007B3BD8" w14:paraId="0CE798E8" w14:textId="77777777" w:rsidTr="00446994">
        <w:trPr>
          <w:trHeight w:hRule="exact" w:val="439"/>
          <w:jc w:val="center"/>
        </w:trPr>
        <w:tc>
          <w:tcPr>
            <w:tcW w:w="1322" w:type="dxa"/>
            <w:vMerge/>
            <w:shd w:val="clear" w:color="auto" w:fill="auto"/>
            <w:vAlign w:val="center"/>
          </w:tcPr>
          <w:p w14:paraId="0F0ECA79" w14:textId="77777777" w:rsidR="00DE124E" w:rsidRPr="007B3BD8" w:rsidRDefault="00DE124E" w:rsidP="00DE124E">
            <w:pPr>
              <w:pStyle w:val="LZ-4"/>
            </w:pPr>
          </w:p>
        </w:tc>
        <w:tc>
          <w:tcPr>
            <w:tcW w:w="1322" w:type="dxa"/>
            <w:shd w:val="clear" w:color="auto" w:fill="auto"/>
            <w:vAlign w:val="center"/>
          </w:tcPr>
          <w:p w14:paraId="457A2E5E" w14:textId="77777777" w:rsidR="00DE124E" w:rsidRPr="007B3BD8" w:rsidRDefault="00DE124E" w:rsidP="00DE124E">
            <w:pPr>
              <w:pStyle w:val="LZ-4"/>
            </w:pPr>
            <w:r w:rsidRPr="007B3BD8">
              <w:rPr>
                <w:rFonts w:hint="eastAsia"/>
              </w:rPr>
              <w:t>堆场</w:t>
            </w:r>
            <w:r w:rsidRPr="007B3BD8">
              <w:t>扬尘</w:t>
            </w:r>
          </w:p>
        </w:tc>
        <w:tc>
          <w:tcPr>
            <w:tcW w:w="673" w:type="dxa"/>
            <w:shd w:val="clear" w:color="auto" w:fill="auto"/>
            <w:vAlign w:val="center"/>
          </w:tcPr>
          <w:p w14:paraId="7B519EA4" w14:textId="77777777" w:rsidR="00DE124E" w:rsidRPr="007B3BD8" w:rsidRDefault="00DE124E" w:rsidP="00DE124E">
            <w:pPr>
              <w:pStyle w:val="LZ-4"/>
            </w:pPr>
          </w:p>
        </w:tc>
        <w:tc>
          <w:tcPr>
            <w:tcW w:w="674" w:type="dxa"/>
            <w:shd w:val="clear" w:color="auto" w:fill="auto"/>
            <w:vAlign w:val="center"/>
          </w:tcPr>
          <w:p w14:paraId="053FF943" w14:textId="77777777" w:rsidR="00DE124E" w:rsidRPr="007B3BD8" w:rsidRDefault="00DE124E" w:rsidP="00DE124E">
            <w:pPr>
              <w:pStyle w:val="LZ-4"/>
            </w:pPr>
          </w:p>
        </w:tc>
        <w:tc>
          <w:tcPr>
            <w:tcW w:w="546" w:type="dxa"/>
            <w:shd w:val="clear" w:color="auto" w:fill="auto"/>
            <w:vAlign w:val="center"/>
          </w:tcPr>
          <w:p w14:paraId="024A203D" w14:textId="77777777" w:rsidR="00DE124E" w:rsidRPr="007B3BD8" w:rsidRDefault="00DE124E" w:rsidP="00DE124E">
            <w:pPr>
              <w:pStyle w:val="LZ-4"/>
            </w:pPr>
          </w:p>
        </w:tc>
        <w:tc>
          <w:tcPr>
            <w:tcW w:w="801" w:type="dxa"/>
            <w:shd w:val="clear" w:color="auto" w:fill="auto"/>
            <w:vAlign w:val="center"/>
          </w:tcPr>
          <w:p w14:paraId="70C36DAB" w14:textId="77777777" w:rsidR="00DE124E" w:rsidRPr="007B3BD8" w:rsidRDefault="00DE124E" w:rsidP="00DE124E">
            <w:pPr>
              <w:pStyle w:val="LZ-4"/>
            </w:pPr>
            <w:r w:rsidRPr="007B3BD8">
              <w:rPr>
                <w:rFonts w:hint="eastAsia"/>
              </w:rPr>
              <w:t>高</w:t>
            </w:r>
          </w:p>
        </w:tc>
        <w:tc>
          <w:tcPr>
            <w:tcW w:w="758" w:type="dxa"/>
            <w:shd w:val="clear" w:color="auto" w:fill="auto"/>
            <w:vAlign w:val="center"/>
          </w:tcPr>
          <w:p w14:paraId="14532B18" w14:textId="77777777" w:rsidR="00DE124E" w:rsidRPr="007B3BD8" w:rsidRDefault="00DE124E" w:rsidP="00DE124E">
            <w:pPr>
              <w:pStyle w:val="LZ-4"/>
            </w:pPr>
            <w:r w:rsidRPr="007B3BD8">
              <w:rPr>
                <w:rFonts w:hint="eastAsia"/>
              </w:rPr>
              <w:t>高</w:t>
            </w:r>
          </w:p>
        </w:tc>
        <w:tc>
          <w:tcPr>
            <w:tcW w:w="590" w:type="dxa"/>
            <w:shd w:val="clear" w:color="auto" w:fill="auto"/>
            <w:vAlign w:val="center"/>
          </w:tcPr>
          <w:p w14:paraId="55A8E666" w14:textId="77777777" w:rsidR="00DE124E" w:rsidRPr="007B3BD8" w:rsidRDefault="00DE124E" w:rsidP="00DE124E">
            <w:pPr>
              <w:pStyle w:val="LZ-4"/>
            </w:pPr>
            <w:r w:rsidRPr="007B3BD8">
              <w:t>/</w:t>
            </w:r>
          </w:p>
        </w:tc>
        <w:tc>
          <w:tcPr>
            <w:tcW w:w="673" w:type="dxa"/>
            <w:shd w:val="clear" w:color="auto" w:fill="auto"/>
            <w:vAlign w:val="center"/>
          </w:tcPr>
          <w:p w14:paraId="4B9BB71D" w14:textId="77777777" w:rsidR="00DE124E" w:rsidRPr="007B3BD8" w:rsidRDefault="00DE124E" w:rsidP="00DE124E">
            <w:pPr>
              <w:pStyle w:val="LZ-4"/>
            </w:pPr>
            <w:r w:rsidRPr="007B3BD8">
              <w:t>/</w:t>
            </w:r>
          </w:p>
        </w:tc>
        <w:tc>
          <w:tcPr>
            <w:tcW w:w="863" w:type="dxa"/>
            <w:shd w:val="clear" w:color="auto" w:fill="auto"/>
            <w:vAlign w:val="center"/>
          </w:tcPr>
          <w:p w14:paraId="2FCCA821" w14:textId="77777777" w:rsidR="00DE124E" w:rsidRPr="007B3BD8" w:rsidRDefault="00DE124E" w:rsidP="00DE124E">
            <w:pPr>
              <w:pStyle w:val="LZ-4"/>
            </w:pPr>
            <w:r w:rsidRPr="007B3BD8">
              <w:t>/</w:t>
            </w:r>
          </w:p>
        </w:tc>
        <w:tc>
          <w:tcPr>
            <w:tcW w:w="709" w:type="dxa"/>
            <w:shd w:val="clear" w:color="auto" w:fill="auto"/>
            <w:vAlign w:val="center"/>
          </w:tcPr>
          <w:p w14:paraId="595AD699" w14:textId="77777777" w:rsidR="00DE124E" w:rsidRPr="007B3BD8" w:rsidRDefault="00DE124E" w:rsidP="00DE124E">
            <w:pPr>
              <w:pStyle w:val="LZ-4"/>
            </w:pPr>
            <w:r w:rsidRPr="007B3BD8">
              <w:t>/</w:t>
            </w:r>
          </w:p>
        </w:tc>
      </w:tr>
      <w:tr w:rsidR="00DE124E" w:rsidRPr="007B3BD8" w14:paraId="562293E3" w14:textId="77777777" w:rsidTr="00446994">
        <w:trPr>
          <w:trHeight w:hRule="exact" w:val="439"/>
          <w:jc w:val="center"/>
        </w:trPr>
        <w:tc>
          <w:tcPr>
            <w:tcW w:w="1322" w:type="dxa"/>
            <w:vMerge/>
            <w:shd w:val="clear" w:color="auto" w:fill="auto"/>
            <w:vAlign w:val="center"/>
          </w:tcPr>
          <w:p w14:paraId="2BE1B048" w14:textId="77777777" w:rsidR="00FE7EBE" w:rsidRPr="007B3BD8" w:rsidRDefault="00FE7EBE" w:rsidP="00DE124E">
            <w:pPr>
              <w:pStyle w:val="LZ-4"/>
            </w:pPr>
          </w:p>
        </w:tc>
        <w:tc>
          <w:tcPr>
            <w:tcW w:w="1322" w:type="dxa"/>
            <w:shd w:val="clear" w:color="auto" w:fill="auto"/>
            <w:vAlign w:val="center"/>
          </w:tcPr>
          <w:p w14:paraId="0C34963F" w14:textId="77777777" w:rsidR="00FE7EBE" w:rsidRPr="007B3BD8" w:rsidRDefault="00FE7EBE" w:rsidP="00DE124E">
            <w:pPr>
              <w:pStyle w:val="LZ-4"/>
            </w:pPr>
            <w:r w:rsidRPr="007B3BD8">
              <w:t>土壤扬尘</w:t>
            </w:r>
          </w:p>
        </w:tc>
        <w:tc>
          <w:tcPr>
            <w:tcW w:w="673" w:type="dxa"/>
            <w:shd w:val="clear" w:color="auto" w:fill="auto"/>
            <w:vAlign w:val="center"/>
          </w:tcPr>
          <w:p w14:paraId="5874AB6D" w14:textId="77777777" w:rsidR="00FE7EBE" w:rsidRPr="007B3BD8" w:rsidRDefault="00FE7EBE" w:rsidP="00DE124E">
            <w:pPr>
              <w:pStyle w:val="LZ-4"/>
            </w:pPr>
            <w:r w:rsidRPr="007B3BD8">
              <w:t>/</w:t>
            </w:r>
          </w:p>
        </w:tc>
        <w:tc>
          <w:tcPr>
            <w:tcW w:w="674" w:type="dxa"/>
            <w:shd w:val="clear" w:color="auto" w:fill="auto"/>
            <w:vAlign w:val="center"/>
          </w:tcPr>
          <w:p w14:paraId="0EE16BD0" w14:textId="77777777" w:rsidR="00FE7EBE" w:rsidRPr="007B3BD8" w:rsidRDefault="00FE7EBE" w:rsidP="00DE124E">
            <w:pPr>
              <w:pStyle w:val="LZ-4"/>
            </w:pPr>
            <w:r w:rsidRPr="007B3BD8">
              <w:t>/</w:t>
            </w:r>
          </w:p>
        </w:tc>
        <w:tc>
          <w:tcPr>
            <w:tcW w:w="546" w:type="dxa"/>
            <w:shd w:val="clear" w:color="auto" w:fill="auto"/>
            <w:vAlign w:val="center"/>
          </w:tcPr>
          <w:p w14:paraId="78F1BDA9" w14:textId="77777777" w:rsidR="00FE7EBE" w:rsidRPr="007B3BD8" w:rsidRDefault="00FE7EBE" w:rsidP="00DE124E">
            <w:pPr>
              <w:pStyle w:val="LZ-4"/>
            </w:pPr>
            <w:r w:rsidRPr="007B3BD8">
              <w:t>/</w:t>
            </w:r>
          </w:p>
        </w:tc>
        <w:tc>
          <w:tcPr>
            <w:tcW w:w="801" w:type="dxa"/>
            <w:shd w:val="clear" w:color="auto" w:fill="auto"/>
            <w:vAlign w:val="center"/>
          </w:tcPr>
          <w:p w14:paraId="6D05F7F3" w14:textId="77777777" w:rsidR="00FE7EBE" w:rsidRPr="007B3BD8" w:rsidRDefault="00FE7EBE" w:rsidP="00DE124E">
            <w:pPr>
              <w:pStyle w:val="LZ-4"/>
            </w:pPr>
            <w:r w:rsidRPr="007B3BD8">
              <w:t>中</w:t>
            </w:r>
          </w:p>
        </w:tc>
        <w:tc>
          <w:tcPr>
            <w:tcW w:w="758" w:type="dxa"/>
            <w:shd w:val="clear" w:color="auto" w:fill="auto"/>
            <w:vAlign w:val="center"/>
          </w:tcPr>
          <w:p w14:paraId="1906135A" w14:textId="77777777" w:rsidR="00FE7EBE" w:rsidRPr="007B3BD8" w:rsidRDefault="00FE7EBE" w:rsidP="00DE124E">
            <w:pPr>
              <w:pStyle w:val="LZ-4"/>
            </w:pPr>
            <w:r w:rsidRPr="007B3BD8">
              <w:t>中</w:t>
            </w:r>
          </w:p>
        </w:tc>
        <w:tc>
          <w:tcPr>
            <w:tcW w:w="590" w:type="dxa"/>
            <w:shd w:val="clear" w:color="auto" w:fill="auto"/>
            <w:vAlign w:val="center"/>
          </w:tcPr>
          <w:p w14:paraId="192110BB" w14:textId="77777777" w:rsidR="00FE7EBE" w:rsidRPr="007B3BD8" w:rsidRDefault="00FE7EBE" w:rsidP="00DE124E">
            <w:pPr>
              <w:pStyle w:val="LZ-4"/>
            </w:pPr>
            <w:r w:rsidRPr="007B3BD8">
              <w:t>中</w:t>
            </w:r>
          </w:p>
        </w:tc>
        <w:tc>
          <w:tcPr>
            <w:tcW w:w="673" w:type="dxa"/>
            <w:shd w:val="clear" w:color="auto" w:fill="auto"/>
            <w:vAlign w:val="center"/>
          </w:tcPr>
          <w:p w14:paraId="248B8FC8" w14:textId="77777777" w:rsidR="00FE7EBE" w:rsidRPr="007B3BD8" w:rsidRDefault="00FE7EBE" w:rsidP="00DE124E">
            <w:pPr>
              <w:pStyle w:val="LZ-4"/>
            </w:pPr>
            <w:r w:rsidRPr="007B3BD8">
              <w:t>中</w:t>
            </w:r>
          </w:p>
        </w:tc>
        <w:tc>
          <w:tcPr>
            <w:tcW w:w="863" w:type="dxa"/>
            <w:shd w:val="clear" w:color="auto" w:fill="auto"/>
            <w:vAlign w:val="center"/>
          </w:tcPr>
          <w:p w14:paraId="1917A7D4" w14:textId="77777777" w:rsidR="00FE7EBE" w:rsidRPr="007B3BD8" w:rsidRDefault="00FE7EBE" w:rsidP="00DE124E">
            <w:pPr>
              <w:pStyle w:val="LZ-4"/>
            </w:pPr>
            <w:r w:rsidRPr="007B3BD8">
              <w:t>/</w:t>
            </w:r>
          </w:p>
        </w:tc>
        <w:tc>
          <w:tcPr>
            <w:tcW w:w="709" w:type="dxa"/>
            <w:shd w:val="clear" w:color="auto" w:fill="auto"/>
            <w:vAlign w:val="center"/>
          </w:tcPr>
          <w:p w14:paraId="3B8E1E06" w14:textId="77777777" w:rsidR="00FE7EBE" w:rsidRPr="007B3BD8" w:rsidRDefault="00FE7EBE" w:rsidP="00DE124E">
            <w:pPr>
              <w:pStyle w:val="LZ-4"/>
            </w:pPr>
            <w:r w:rsidRPr="007B3BD8">
              <w:t>/</w:t>
            </w:r>
          </w:p>
        </w:tc>
      </w:tr>
      <w:tr w:rsidR="00DE124E" w:rsidRPr="007B3BD8" w14:paraId="0060AF3B" w14:textId="77777777" w:rsidTr="00446994">
        <w:trPr>
          <w:trHeight w:hRule="exact" w:val="657"/>
          <w:jc w:val="center"/>
        </w:trPr>
        <w:tc>
          <w:tcPr>
            <w:tcW w:w="1322" w:type="dxa"/>
            <w:vMerge w:val="restart"/>
            <w:shd w:val="clear" w:color="auto" w:fill="auto"/>
            <w:vAlign w:val="center"/>
          </w:tcPr>
          <w:p w14:paraId="07903ECA" w14:textId="77777777" w:rsidR="00DE124E" w:rsidRPr="007B3BD8" w:rsidRDefault="00DE124E" w:rsidP="00DE124E">
            <w:pPr>
              <w:pStyle w:val="LZ-4"/>
            </w:pPr>
            <w:r w:rsidRPr="007B3BD8">
              <w:rPr>
                <w:rFonts w:hint="eastAsia"/>
              </w:rPr>
              <w:t>非工业</w:t>
            </w:r>
            <w:r w:rsidRPr="007B3BD8">
              <w:t>溶剂使用源</w:t>
            </w:r>
          </w:p>
        </w:tc>
        <w:tc>
          <w:tcPr>
            <w:tcW w:w="1322" w:type="dxa"/>
            <w:shd w:val="clear" w:color="auto" w:fill="auto"/>
            <w:vAlign w:val="center"/>
          </w:tcPr>
          <w:p w14:paraId="43C57E42" w14:textId="77777777" w:rsidR="00DE124E" w:rsidRPr="007B3BD8" w:rsidRDefault="00DE124E" w:rsidP="00DE124E">
            <w:pPr>
              <w:pStyle w:val="LZ-4"/>
              <w:rPr>
                <w:kern w:val="0"/>
                <w:sz w:val="24"/>
              </w:rPr>
            </w:pPr>
            <w:r w:rsidRPr="007B3BD8">
              <w:rPr>
                <w:rFonts w:hint="eastAsia"/>
              </w:rPr>
              <w:t>建筑涂料使用</w:t>
            </w:r>
          </w:p>
        </w:tc>
        <w:tc>
          <w:tcPr>
            <w:tcW w:w="673" w:type="dxa"/>
            <w:shd w:val="clear" w:color="auto" w:fill="auto"/>
            <w:vAlign w:val="center"/>
          </w:tcPr>
          <w:p w14:paraId="0A8990A2" w14:textId="77777777" w:rsidR="00DE124E" w:rsidRPr="007B3BD8" w:rsidRDefault="00DE124E" w:rsidP="00DE124E">
            <w:pPr>
              <w:pStyle w:val="LZ-4"/>
            </w:pPr>
            <w:r w:rsidRPr="007B3BD8">
              <w:t>/</w:t>
            </w:r>
          </w:p>
        </w:tc>
        <w:tc>
          <w:tcPr>
            <w:tcW w:w="674" w:type="dxa"/>
            <w:shd w:val="clear" w:color="auto" w:fill="auto"/>
            <w:vAlign w:val="center"/>
          </w:tcPr>
          <w:p w14:paraId="5A7E447B" w14:textId="77777777" w:rsidR="00DE124E" w:rsidRPr="007B3BD8" w:rsidRDefault="00DE124E" w:rsidP="00DE124E">
            <w:pPr>
              <w:pStyle w:val="LZ-4"/>
            </w:pPr>
            <w:r w:rsidRPr="007B3BD8">
              <w:t>/</w:t>
            </w:r>
          </w:p>
        </w:tc>
        <w:tc>
          <w:tcPr>
            <w:tcW w:w="546" w:type="dxa"/>
            <w:shd w:val="clear" w:color="auto" w:fill="auto"/>
            <w:vAlign w:val="center"/>
          </w:tcPr>
          <w:p w14:paraId="39161447" w14:textId="77777777" w:rsidR="00DE124E" w:rsidRPr="007B3BD8" w:rsidRDefault="00DE124E" w:rsidP="00DE124E">
            <w:pPr>
              <w:pStyle w:val="LZ-4"/>
            </w:pPr>
            <w:r w:rsidRPr="007B3BD8">
              <w:t>/</w:t>
            </w:r>
          </w:p>
        </w:tc>
        <w:tc>
          <w:tcPr>
            <w:tcW w:w="801" w:type="dxa"/>
            <w:shd w:val="clear" w:color="auto" w:fill="auto"/>
            <w:vAlign w:val="center"/>
          </w:tcPr>
          <w:p w14:paraId="1F14A95C" w14:textId="77777777" w:rsidR="00DE124E" w:rsidRPr="007B3BD8" w:rsidRDefault="00DE124E" w:rsidP="00DE124E">
            <w:pPr>
              <w:pStyle w:val="LZ-4"/>
            </w:pPr>
            <w:r w:rsidRPr="007B3BD8">
              <w:t>/</w:t>
            </w:r>
          </w:p>
        </w:tc>
        <w:tc>
          <w:tcPr>
            <w:tcW w:w="758" w:type="dxa"/>
            <w:shd w:val="clear" w:color="auto" w:fill="auto"/>
            <w:vAlign w:val="center"/>
          </w:tcPr>
          <w:p w14:paraId="76B1DF6C" w14:textId="77777777" w:rsidR="00DE124E" w:rsidRPr="007B3BD8" w:rsidRDefault="00DE124E" w:rsidP="00DE124E">
            <w:pPr>
              <w:pStyle w:val="LZ-4"/>
            </w:pPr>
            <w:r w:rsidRPr="007B3BD8">
              <w:t>/</w:t>
            </w:r>
          </w:p>
        </w:tc>
        <w:tc>
          <w:tcPr>
            <w:tcW w:w="590" w:type="dxa"/>
            <w:shd w:val="clear" w:color="auto" w:fill="auto"/>
            <w:vAlign w:val="center"/>
          </w:tcPr>
          <w:p w14:paraId="20D52A7F" w14:textId="77777777" w:rsidR="00DE124E" w:rsidRPr="007B3BD8" w:rsidRDefault="00DE124E" w:rsidP="00DE124E">
            <w:pPr>
              <w:pStyle w:val="LZ-4"/>
            </w:pPr>
            <w:r w:rsidRPr="007B3BD8">
              <w:t>/</w:t>
            </w:r>
          </w:p>
        </w:tc>
        <w:tc>
          <w:tcPr>
            <w:tcW w:w="673" w:type="dxa"/>
            <w:shd w:val="clear" w:color="auto" w:fill="auto"/>
            <w:vAlign w:val="center"/>
          </w:tcPr>
          <w:p w14:paraId="2CCC1225" w14:textId="77777777" w:rsidR="00DE124E" w:rsidRPr="007B3BD8" w:rsidRDefault="00DE124E" w:rsidP="00DE124E">
            <w:pPr>
              <w:pStyle w:val="LZ-4"/>
            </w:pPr>
            <w:r w:rsidRPr="007B3BD8">
              <w:t>/</w:t>
            </w:r>
          </w:p>
        </w:tc>
        <w:tc>
          <w:tcPr>
            <w:tcW w:w="863" w:type="dxa"/>
            <w:shd w:val="clear" w:color="auto" w:fill="auto"/>
            <w:vAlign w:val="center"/>
          </w:tcPr>
          <w:p w14:paraId="2BE0DE46" w14:textId="77777777" w:rsidR="00DE124E" w:rsidRPr="007B3BD8" w:rsidRDefault="00DE124E" w:rsidP="00DE124E">
            <w:pPr>
              <w:pStyle w:val="LZ-4"/>
            </w:pPr>
            <w:r w:rsidRPr="007B3BD8">
              <w:t>高</w:t>
            </w:r>
          </w:p>
        </w:tc>
        <w:tc>
          <w:tcPr>
            <w:tcW w:w="709" w:type="dxa"/>
            <w:shd w:val="clear" w:color="auto" w:fill="auto"/>
            <w:vAlign w:val="center"/>
          </w:tcPr>
          <w:p w14:paraId="6CBBEC2F" w14:textId="77777777" w:rsidR="00DE124E" w:rsidRPr="007B3BD8" w:rsidRDefault="00DE124E" w:rsidP="00DE124E">
            <w:pPr>
              <w:pStyle w:val="LZ-4"/>
            </w:pPr>
            <w:r w:rsidRPr="007B3BD8">
              <w:t>/</w:t>
            </w:r>
          </w:p>
        </w:tc>
      </w:tr>
      <w:tr w:rsidR="00DE124E" w:rsidRPr="007B3BD8" w14:paraId="1CB460F9" w14:textId="77777777" w:rsidTr="00446994">
        <w:trPr>
          <w:trHeight w:hRule="exact" w:val="694"/>
          <w:jc w:val="center"/>
        </w:trPr>
        <w:tc>
          <w:tcPr>
            <w:tcW w:w="1322" w:type="dxa"/>
            <w:vMerge/>
            <w:shd w:val="clear" w:color="auto" w:fill="auto"/>
            <w:vAlign w:val="center"/>
          </w:tcPr>
          <w:p w14:paraId="182F0A22" w14:textId="77777777" w:rsidR="00DE124E" w:rsidRPr="007B3BD8" w:rsidRDefault="00DE124E" w:rsidP="00DE124E">
            <w:pPr>
              <w:pStyle w:val="LZ-4"/>
            </w:pPr>
          </w:p>
        </w:tc>
        <w:tc>
          <w:tcPr>
            <w:tcW w:w="1322" w:type="dxa"/>
            <w:shd w:val="clear" w:color="auto" w:fill="auto"/>
            <w:vAlign w:val="center"/>
          </w:tcPr>
          <w:p w14:paraId="5FA46775" w14:textId="77777777" w:rsidR="00DE124E" w:rsidRPr="007B3BD8" w:rsidRDefault="00DE124E" w:rsidP="00DE124E">
            <w:pPr>
              <w:pStyle w:val="LZ-4"/>
            </w:pPr>
            <w:r w:rsidRPr="007B3BD8">
              <w:rPr>
                <w:rFonts w:hint="eastAsia"/>
              </w:rPr>
              <w:t>家用溶剂使用</w:t>
            </w:r>
          </w:p>
        </w:tc>
        <w:tc>
          <w:tcPr>
            <w:tcW w:w="673" w:type="dxa"/>
            <w:shd w:val="clear" w:color="auto" w:fill="auto"/>
            <w:vAlign w:val="center"/>
          </w:tcPr>
          <w:p w14:paraId="4121E90C" w14:textId="77777777" w:rsidR="00DE124E" w:rsidRPr="007B3BD8" w:rsidRDefault="00DE124E" w:rsidP="00DE124E">
            <w:pPr>
              <w:pStyle w:val="LZ-4"/>
            </w:pPr>
            <w:r w:rsidRPr="007B3BD8">
              <w:t>/</w:t>
            </w:r>
          </w:p>
        </w:tc>
        <w:tc>
          <w:tcPr>
            <w:tcW w:w="674" w:type="dxa"/>
            <w:shd w:val="clear" w:color="auto" w:fill="auto"/>
            <w:vAlign w:val="center"/>
          </w:tcPr>
          <w:p w14:paraId="4CF652D7" w14:textId="77777777" w:rsidR="00DE124E" w:rsidRPr="007B3BD8" w:rsidRDefault="00DE124E" w:rsidP="00DE124E">
            <w:pPr>
              <w:pStyle w:val="LZ-4"/>
            </w:pPr>
            <w:r w:rsidRPr="007B3BD8">
              <w:t>/</w:t>
            </w:r>
          </w:p>
        </w:tc>
        <w:tc>
          <w:tcPr>
            <w:tcW w:w="546" w:type="dxa"/>
            <w:shd w:val="clear" w:color="auto" w:fill="auto"/>
            <w:vAlign w:val="center"/>
          </w:tcPr>
          <w:p w14:paraId="20D4E803" w14:textId="77777777" w:rsidR="00DE124E" w:rsidRPr="007B3BD8" w:rsidRDefault="00DE124E" w:rsidP="00DE124E">
            <w:pPr>
              <w:pStyle w:val="LZ-4"/>
            </w:pPr>
            <w:r w:rsidRPr="007B3BD8">
              <w:t>/</w:t>
            </w:r>
          </w:p>
        </w:tc>
        <w:tc>
          <w:tcPr>
            <w:tcW w:w="801" w:type="dxa"/>
            <w:shd w:val="clear" w:color="auto" w:fill="auto"/>
            <w:vAlign w:val="center"/>
          </w:tcPr>
          <w:p w14:paraId="22D56FC4" w14:textId="77777777" w:rsidR="00DE124E" w:rsidRPr="007B3BD8" w:rsidRDefault="00DE124E" w:rsidP="00DE124E">
            <w:pPr>
              <w:pStyle w:val="LZ-4"/>
            </w:pPr>
            <w:r w:rsidRPr="007B3BD8">
              <w:t>/</w:t>
            </w:r>
          </w:p>
        </w:tc>
        <w:tc>
          <w:tcPr>
            <w:tcW w:w="758" w:type="dxa"/>
            <w:shd w:val="clear" w:color="auto" w:fill="auto"/>
            <w:vAlign w:val="center"/>
          </w:tcPr>
          <w:p w14:paraId="712D8047" w14:textId="77777777" w:rsidR="00DE124E" w:rsidRPr="007B3BD8" w:rsidRDefault="00DE124E" w:rsidP="00DE124E">
            <w:pPr>
              <w:pStyle w:val="LZ-4"/>
            </w:pPr>
            <w:r w:rsidRPr="007B3BD8">
              <w:t>/</w:t>
            </w:r>
          </w:p>
        </w:tc>
        <w:tc>
          <w:tcPr>
            <w:tcW w:w="590" w:type="dxa"/>
            <w:shd w:val="clear" w:color="auto" w:fill="auto"/>
            <w:vAlign w:val="center"/>
          </w:tcPr>
          <w:p w14:paraId="799F07F8" w14:textId="77777777" w:rsidR="00DE124E" w:rsidRPr="007B3BD8" w:rsidRDefault="00DE124E" w:rsidP="00DE124E">
            <w:pPr>
              <w:pStyle w:val="LZ-4"/>
            </w:pPr>
            <w:r w:rsidRPr="007B3BD8">
              <w:t>/</w:t>
            </w:r>
          </w:p>
        </w:tc>
        <w:tc>
          <w:tcPr>
            <w:tcW w:w="673" w:type="dxa"/>
            <w:shd w:val="clear" w:color="auto" w:fill="auto"/>
            <w:vAlign w:val="center"/>
          </w:tcPr>
          <w:p w14:paraId="6501AFC0" w14:textId="77777777" w:rsidR="00DE124E" w:rsidRPr="007B3BD8" w:rsidRDefault="00DE124E" w:rsidP="00DE124E">
            <w:pPr>
              <w:pStyle w:val="LZ-4"/>
            </w:pPr>
            <w:r w:rsidRPr="007B3BD8">
              <w:t>/</w:t>
            </w:r>
          </w:p>
        </w:tc>
        <w:tc>
          <w:tcPr>
            <w:tcW w:w="863" w:type="dxa"/>
            <w:shd w:val="clear" w:color="auto" w:fill="auto"/>
            <w:vAlign w:val="center"/>
          </w:tcPr>
          <w:p w14:paraId="0CC03FEE" w14:textId="77777777" w:rsidR="00DE124E" w:rsidRPr="007B3BD8" w:rsidRDefault="00DE124E" w:rsidP="00DE124E">
            <w:pPr>
              <w:pStyle w:val="LZ-4"/>
            </w:pPr>
            <w:r w:rsidRPr="007B3BD8">
              <w:t>高</w:t>
            </w:r>
          </w:p>
        </w:tc>
        <w:tc>
          <w:tcPr>
            <w:tcW w:w="709" w:type="dxa"/>
            <w:shd w:val="clear" w:color="auto" w:fill="auto"/>
            <w:vAlign w:val="center"/>
          </w:tcPr>
          <w:p w14:paraId="46614582" w14:textId="77777777" w:rsidR="00DE124E" w:rsidRPr="007B3BD8" w:rsidRDefault="00DE124E" w:rsidP="00DE124E">
            <w:pPr>
              <w:pStyle w:val="LZ-4"/>
            </w:pPr>
            <w:r w:rsidRPr="007B3BD8">
              <w:t>/</w:t>
            </w:r>
          </w:p>
        </w:tc>
      </w:tr>
      <w:tr w:rsidR="00DE124E" w:rsidRPr="007B3BD8" w14:paraId="6F4F331B" w14:textId="77777777" w:rsidTr="00446994">
        <w:trPr>
          <w:trHeight w:hRule="exact" w:val="439"/>
          <w:jc w:val="center"/>
        </w:trPr>
        <w:tc>
          <w:tcPr>
            <w:tcW w:w="1322" w:type="dxa"/>
            <w:vMerge/>
            <w:shd w:val="clear" w:color="auto" w:fill="auto"/>
            <w:vAlign w:val="center"/>
          </w:tcPr>
          <w:p w14:paraId="4EF8F4A4" w14:textId="77777777" w:rsidR="00DE124E" w:rsidRPr="007B3BD8" w:rsidRDefault="00DE124E" w:rsidP="00DE124E">
            <w:pPr>
              <w:pStyle w:val="LZ-4"/>
            </w:pPr>
          </w:p>
        </w:tc>
        <w:tc>
          <w:tcPr>
            <w:tcW w:w="1322" w:type="dxa"/>
            <w:shd w:val="clear" w:color="auto" w:fill="auto"/>
            <w:vAlign w:val="center"/>
          </w:tcPr>
          <w:p w14:paraId="3FCE1CA8" w14:textId="77777777" w:rsidR="00DE124E" w:rsidRPr="007B3BD8" w:rsidRDefault="00DE124E" w:rsidP="00DE124E">
            <w:pPr>
              <w:pStyle w:val="LZ-4"/>
            </w:pPr>
            <w:r w:rsidRPr="007B3BD8">
              <w:rPr>
                <w:rFonts w:hint="eastAsia"/>
              </w:rPr>
              <w:t>去污脱脂</w:t>
            </w:r>
          </w:p>
        </w:tc>
        <w:tc>
          <w:tcPr>
            <w:tcW w:w="673" w:type="dxa"/>
            <w:shd w:val="clear" w:color="auto" w:fill="auto"/>
            <w:vAlign w:val="center"/>
          </w:tcPr>
          <w:p w14:paraId="612E3424" w14:textId="77777777" w:rsidR="00DE124E" w:rsidRPr="007B3BD8" w:rsidRDefault="00DE124E" w:rsidP="00DE124E">
            <w:pPr>
              <w:pStyle w:val="LZ-4"/>
            </w:pPr>
            <w:r w:rsidRPr="007B3BD8">
              <w:t>/</w:t>
            </w:r>
          </w:p>
        </w:tc>
        <w:tc>
          <w:tcPr>
            <w:tcW w:w="674" w:type="dxa"/>
            <w:shd w:val="clear" w:color="auto" w:fill="auto"/>
            <w:vAlign w:val="center"/>
          </w:tcPr>
          <w:p w14:paraId="4493447C" w14:textId="77777777" w:rsidR="00DE124E" w:rsidRPr="007B3BD8" w:rsidRDefault="00DE124E" w:rsidP="00DE124E">
            <w:pPr>
              <w:pStyle w:val="LZ-4"/>
            </w:pPr>
            <w:r w:rsidRPr="007B3BD8">
              <w:t>/</w:t>
            </w:r>
          </w:p>
        </w:tc>
        <w:tc>
          <w:tcPr>
            <w:tcW w:w="546" w:type="dxa"/>
            <w:shd w:val="clear" w:color="auto" w:fill="auto"/>
            <w:vAlign w:val="center"/>
          </w:tcPr>
          <w:p w14:paraId="60B7291A" w14:textId="77777777" w:rsidR="00DE124E" w:rsidRPr="007B3BD8" w:rsidRDefault="00DE124E" w:rsidP="00DE124E">
            <w:pPr>
              <w:pStyle w:val="LZ-4"/>
            </w:pPr>
            <w:r w:rsidRPr="007B3BD8">
              <w:t>/</w:t>
            </w:r>
          </w:p>
        </w:tc>
        <w:tc>
          <w:tcPr>
            <w:tcW w:w="801" w:type="dxa"/>
            <w:shd w:val="clear" w:color="auto" w:fill="auto"/>
            <w:vAlign w:val="center"/>
          </w:tcPr>
          <w:p w14:paraId="6DB0C566" w14:textId="77777777" w:rsidR="00DE124E" w:rsidRPr="007B3BD8" w:rsidRDefault="00DE124E" w:rsidP="00DE124E">
            <w:pPr>
              <w:pStyle w:val="LZ-4"/>
            </w:pPr>
            <w:r w:rsidRPr="007B3BD8">
              <w:t>/</w:t>
            </w:r>
          </w:p>
        </w:tc>
        <w:tc>
          <w:tcPr>
            <w:tcW w:w="758" w:type="dxa"/>
            <w:shd w:val="clear" w:color="auto" w:fill="auto"/>
            <w:vAlign w:val="center"/>
          </w:tcPr>
          <w:p w14:paraId="3191DD08" w14:textId="77777777" w:rsidR="00DE124E" w:rsidRPr="007B3BD8" w:rsidRDefault="00DE124E" w:rsidP="00DE124E">
            <w:pPr>
              <w:pStyle w:val="LZ-4"/>
            </w:pPr>
            <w:r w:rsidRPr="007B3BD8">
              <w:t>/</w:t>
            </w:r>
          </w:p>
        </w:tc>
        <w:tc>
          <w:tcPr>
            <w:tcW w:w="590" w:type="dxa"/>
            <w:shd w:val="clear" w:color="auto" w:fill="auto"/>
            <w:vAlign w:val="center"/>
          </w:tcPr>
          <w:p w14:paraId="43D942DD" w14:textId="77777777" w:rsidR="00DE124E" w:rsidRPr="007B3BD8" w:rsidRDefault="00DE124E" w:rsidP="00DE124E">
            <w:pPr>
              <w:pStyle w:val="LZ-4"/>
            </w:pPr>
            <w:r w:rsidRPr="007B3BD8">
              <w:t>/</w:t>
            </w:r>
          </w:p>
        </w:tc>
        <w:tc>
          <w:tcPr>
            <w:tcW w:w="673" w:type="dxa"/>
            <w:shd w:val="clear" w:color="auto" w:fill="auto"/>
            <w:vAlign w:val="center"/>
          </w:tcPr>
          <w:p w14:paraId="00E6F2A7" w14:textId="77777777" w:rsidR="00DE124E" w:rsidRPr="007B3BD8" w:rsidRDefault="00DE124E" w:rsidP="00DE124E">
            <w:pPr>
              <w:pStyle w:val="LZ-4"/>
            </w:pPr>
            <w:r w:rsidRPr="007B3BD8">
              <w:t>/</w:t>
            </w:r>
          </w:p>
        </w:tc>
        <w:tc>
          <w:tcPr>
            <w:tcW w:w="863" w:type="dxa"/>
            <w:shd w:val="clear" w:color="auto" w:fill="auto"/>
            <w:vAlign w:val="center"/>
          </w:tcPr>
          <w:p w14:paraId="36F7A664" w14:textId="77777777" w:rsidR="00DE124E" w:rsidRPr="007B3BD8" w:rsidRDefault="00DE124E" w:rsidP="00DE124E">
            <w:pPr>
              <w:pStyle w:val="LZ-4"/>
            </w:pPr>
            <w:r w:rsidRPr="007B3BD8">
              <w:t>高</w:t>
            </w:r>
          </w:p>
        </w:tc>
        <w:tc>
          <w:tcPr>
            <w:tcW w:w="709" w:type="dxa"/>
            <w:shd w:val="clear" w:color="auto" w:fill="auto"/>
            <w:vAlign w:val="center"/>
          </w:tcPr>
          <w:p w14:paraId="55B72D3C" w14:textId="77777777" w:rsidR="00DE124E" w:rsidRPr="007B3BD8" w:rsidRDefault="00DE124E" w:rsidP="00DE124E">
            <w:pPr>
              <w:pStyle w:val="LZ-4"/>
            </w:pPr>
            <w:r w:rsidRPr="007B3BD8">
              <w:t>/</w:t>
            </w:r>
          </w:p>
        </w:tc>
      </w:tr>
      <w:tr w:rsidR="00DE124E" w:rsidRPr="007B3BD8" w14:paraId="41EC8FFF" w14:textId="77777777" w:rsidTr="00446994">
        <w:trPr>
          <w:trHeight w:hRule="exact" w:val="439"/>
          <w:jc w:val="center"/>
        </w:trPr>
        <w:tc>
          <w:tcPr>
            <w:tcW w:w="1322" w:type="dxa"/>
            <w:vMerge/>
            <w:shd w:val="clear" w:color="auto" w:fill="auto"/>
            <w:vAlign w:val="center"/>
          </w:tcPr>
          <w:p w14:paraId="4C688A9E" w14:textId="77777777" w:rsidR="00DE124E" w:rsidRPr="007B3BD8" w:rsidRDefault="00DE124E" w:rsidP="00DE124E">
            <w:pPr>
              <w:pStyle w:val="LZ-4"/>
            </w:pPr>
          </w:p>
        </w:tc>
        <w:tc>
          <w:tcPr>
            <w:tcW w:w="1322" w:type="dxa"/>
            <w:shd w:val="clear" w:color="auto" w:fill="auto"/>
            <w:vAlign w:val="center"/>
          </w:tcPr>
          <w:p w14:paraId="619ABA52" w14:textId="77777777" w:rsidR="00DE124E" w:rsidRPr="007B3BD8" w:rsidRDefault="00DE124E" w:rsidP="00DE124E">
            <w:pPr>
              <w:pStyle w:val="LZ-4"/>
            </w:pPr>
            <w:r w:rsidRPr="007B3BD8">
              <w:rPr>
                <w:rFonts w:hint="eastAsia"/>
              </w:rPr>
              <w:t>干洗</w:t>
            </w:r>
          </w:p>
        </w:tc>
        <w:tc>
          <w:tcPr>
            <w:tcW w:w="673" w:type="dxa"/>
            <w:shd w:val="clear" w:color="auto" w:fill="auto"/>
            <w:vAlign w:val="center"/>
          </w:tcPr>
          <w:p w14:paraId="07EABD59" w14:textId="77777777" w:rsidR="00DE124E" w:rsidRPr="007B3BD8" w:rsidRDefault="00DE124E" w:rsidP="00DE124E">
            <w:pPr>
              <w:pStyle w:val="LZ-4"/>
            </w:pPr>
            <w:r w:rsidRPr="007B3BD8">
              <w:t>/</w:t>
            </w:r>
          </w:p>
        </w:tc>
        <w:tc>
          <w:tcPr>
            <w:tcW w:w="674" w:type="dxa"/>
            <w:shd w:val="clear" w:color="auto" w:fill="auto"/>
            <w:vAlign w:val="center"/>
          </w:tcPr>
          <w:p w14:paraId="536EC5D7" w14:textId="77777777" w:rsidR="00DE124E" w:rsidRPr="007B3BD8" w:rsidRDefault="00DE124E" w:rsidP="00DE124E">
            <w:pPr>
              <w:pStyle w:val="LZ-4"/>
            </w:pPr>
            <w:r w:rsidRPr="007B3BD8">
              <w:t>/</w:t>
            </w:r>
          </w:p>
        </w:tc>
        <w:tc>
          <w:tcPr>
            <w:tcW w:w="546" w:type="dxa"/>
            <w:shd w:val="clear" w:color="auto" w:fill="auto"/>
            <w:vAlign w:val="center"/>
          </w:tcPr>
          <w:p w14:paraId="5BA8A005" w14:textId="77777777" w:rsidR="00DE124E" w:rsidRPr="007B3BD8" w:rsidRDefault="00DE124E" w:rsidP="00DE124E">
            <w:pPr>
              <w:pStyle w:val="LZ-4"/>
            </w:pPr>
            <w:r w:rsidRPr="007B3BD8">
              <w:t>/</w:t>
            </w:r>
          </w:p>
        </w:tc>
        <w:tc>
          <w:tcPr>
            <w:tcW w:w="801" w:type="dxa"/>
            <w:shd w:val="clear" w:color="auto" w:fill="auto"/>
            <w:vAlign w:val="center"/>
          </w:tcPr>
          <w:p w14:paraId="6F0FD4A1" w14:textId="77777777" w:rsidR="00DE124E" w:rsidRPr="007B3BD8" w:rsidRDefault="00DE124E" w:rsidP="00DE124E">
            <w:pPr>
              <w:pStyle w:val="LZ-4"/>
            </w:pPr>
            <w:r w:rsidRPr="007B3BD8">
              <w:t>/</w:t>
            </w:r>
          </w:p>
        </w:tc>
        <w:tc>
          <w:tcPr>
            <w:tcW w:w="758" w:type="dxa"/>
            <w:shd w:val="clear" w:color="auto" w:fill="auto"/>
            <w:vAlign w:val="center"/>
          </w:tcPr>
          <w:p w14:paraId="4D5D0525" w14:textId="77777777" w:rsidR="00DE124E" w:rsidRPr="007B3BD8" w:rsidRDefault="00DE124E" w:rsidP="00DE124E">
            <w:pPr>
              <w:pStyle w:val="LZ-4"/>
            </w:pPr>
            <w:r w:rsidRPr="007B3BD8">
              <w:t>/</w:t>
            </w:r>
          </w:p>
        </w:tc>
        <w:tc>
          <w:tcPr>
            <w:tcW w:w="590" w:type="dxa"/>
            <w:shd w:val="clear" w:color="auto" w:fill="auto"/>
            <w:vAlign w:val="center"/>
          </w:tcPr>
          <w:p w14:paraId="049B4293" w14:textId="77777777" w:rsidR="00DE124E" w:rsidRPr="007B3BD8" w:rsidRDefault="00DE124E" w:rsidP="00DE124E">
            <w:pPr>
              <w:pStyle w:val="LZ-4"/>
            </w:pPr>
            <w:r w:rsidRPr="007B3BD8">
              <w:t>/</w:t>
            </w:r>
          </w:p>
        </w:tc>
        <w:tc>
          <w:tcPr>
            <w:tcW w:w="673" w:type="dxa"/>
            <w:shd w:val="clear" w:color="auto" w:fill="auto"/>
            <w:vAlign w:val="center"/>
          </w:tcPr>
          <w:p w14:paraId="5355A49E" w14:textId="77777777" w:rsidR="00DE124E" w:rsidRPr="007B3BD8" w:rsidRDefault="00DE124E" w:rsidP="00DE124E">
            <w:pPr>
              <w:pStyle w:val="LZ-4"/>
            </w:pPr>
            <w:r w:rsidRPr="007B3BD8">
              <w:t>/</w:t>
            </w:r>
          </w:p>
        </w:tc>
        <w:tc>
          <w:tcPr>
            <w:tcW w:w="863" w:type="dxa"/>
            <w:shd w:val="clear" w:color="auto" w:fill="auto"/>
            <w:vAlign w:val="center"/>
          </w:tcPr>
          <w:p w14:paraId="1799297A" w14:textId="77777777" w:rsidR="00DE124E" w:rsidRPr="007B3BD8" w:rsidRDefault="00DE124E" w:rsidP="00DE124E">
            <w:pPr>
              <w:pStyle w:val="LZ-4"/>
            </w:pPr>
            <w:r w:rsidRPr="007B3BD8">
              <w:t>高</w:t>
            </w:r>
          </w:p>
        </w:tc>
        <w:tc>
          <w:tcPr>
            <w:tcW w:w="709" w:type="dxa"/>
            <w:shd w:val="clear" w:color="auto" w:fill="auto"/>
            <w:vAlign w:val="center"/>
          </w:tcPr>
          <w:p w14:paraId="69D8EC42" w14:textId="77777777" w:rsidR="00DE124E" w:rsidRPr="007B3BD8" w:rsidRDefault="00DE124E" w:rsidP="00DE124E">
            <w:pPr>
              <w:pStyle w:val="LZ-4"/>
            </w:pPr>
            <w:r w:rsidRPr="007B3BD8">
              <w:t>/</w:t>
            </w:r>
          </w:p>
        </w:tc>
      </w:tr>
      <w:tr w:rsidR="00DE124E" w:rsidRPr="007B3BD8" w14:paraId="45C144CA" w14:textId="77777777" w:rsidTr="00446994">
        <w:trPr>
          <w:trHeight w:hRule="exact" w:val="439"/>
          <w:jc w:val="center"/>
        </w:trPr>
        <w:tc>
          <w:tcPr>
            <w:tcW w:w="1322" w:type="dxa"/>
            <w:vMerge/>
            <w:shd w:val="clear" w:color="auto" w:fill="auto"/>
            <w:vAlign w:val="center"/>
          </w:tcPr>
          <w:p w14:paraId="2B5CF252" w14:textId="77777777" w:rsidR="00DE124E" w:rsidRPr="007B3BD8" w:rsidRDefault="00DE124E" w:rsidP="00DE124E">
            <w:pPr>
              <w:pStyle w:val="LZ-4"/>
            </w:pPr>
          </w:p>
        </w:tc>
        <w:tc>
          <w:tcPr>
            <w:tcW w:w="1322" w:type="dxa"/>
            <w:shd w:val="clear" w:color="auto" w:fill="auto"/>
            <w:vAlign w:val="center"/>
          </w:tcPr>
          <w:p w14:paraId="27C8EE9C" w14:textId="77777777" w:rsidR="00DE124E" w:rsidRPr="007B3BD8" w:rsidRDefault="00DE124E" w:rsidP="00DE124E">
            <w:pPr>
              <w:pStyle w:val="LZ-4"/>
            </w:pPr>
            <w:r w:rsidRPr="007B3BD8">
              <w:rPr>
                <w:rFonts w:hint="eastAsia"/>
              </w:rPr>
              <w:t>农药使用</w:t>
            </w:r>
          </w:p>
        </w:tc>
        <w:tc>
          <w:tcPr>
            <w:tcW w:w="673" w:type="dxa"/>
            <w:shd w:val="clear" w:color="auto" w:fill="auto"/>
            <w:vAlign w:val="center"/>
          </w:tcPr>
          <w:p w14:paraId="6276A0B3" w14:textId="77777777" w:rsidR="00DE124E" w:rsidRPr="007B3BD8" w:rsidRDefault="00DE124E" w:rsidP="00DE124E">
            <w:pPr>
              <w:pStyle w:val="LZ-4"/>
            </w:pPr>
            <w:r w:rsidRPr="007B3BD8">
              <w:t>/</w:t>
            </w:r>
          </w:p>
        </w:tc>
        <w:tc>
          <w:tcPr>
            <w:tcW w:w="674" w:type="dxa"/>
            <w:shd w:val="clear" w:color="auto" w:fill="auto"/>
            <w:vAlign w:val="center"/>
          </w:tcPr>
          <w:p w14:paraId="7BFFDE8C" w14:textId="77777777" w:rsidR="00DE124E" w:rsidRPr="007B3BD8" w:rsidRDefault="00DE124E" w:rsidP="00DE124E">
            <w:pPr>
              <w:pStyle w:val="LZ-4"/>
            </w:pPr>
            <w:r w:rsidRPr="007B3BD8">
              <w:t>/</w:t>
            </w:r>
          </w:p>
        </w:tc>
        <w:tc>
          <w:tcPr>
            <w:tcW w:w="546" w:type="dxa"/>
            <w:shd w:val="clear" w:color="auto" w:fill="auto"/>
            <w:vAlign w:val="center"/>
          </w:tcPr>
          <w:p w14:paraId="220993CD" w14:textId="77777777" w:rsidR="00DE124E" w:rsidRPr="007B3BD8" w:rsidRDefault="00DE124E" w:rsidP="00DE124E">
            <w:pPr>
              <w:pStyle w:val="LZ-4"/>
            </w:pPr>
            <w:r w:rsidRPr="007B3BD8">
              <w:t>/</w:t>
            </w:r>
          </w:p>
        </w:tc>
        <w:tc>
          <w:tcPr>
            <w:tcW w:w="801" w:type="dxa"/>
            <w:shd w:val="clear" w:color="auto" w:fill="auto"/>
            <w:vAlign w:val="center"/>
          </w:tcPr>
          <w:p w14:paraId="6477EB86" w14:textId="77777777" w:rsidR="00DE124E" w:rsidRPr="007B3BD8" w:rsidRDefault="00DE124E" w:rsidP="00DE124E">
            <w:pPr>
              <w:pStyle w:val="LZ-4"/>
            </w:pPr>
            <w:r w:rsidRPr="007B3BD8">
              <w:t>/</w:t>
            </w:r>
          </w:p>
        </w:tc>
        <w:tc>
          <w:tcPr>
            <w:tcW w:w="758" w:type="dxa"/>
            <w:shd w:val="clear" w:color="auto" w:fill="auto"/>
            <w:vAlign w:val="center"/>
          </w:tcPr>
          <w:p w14:paraId="67935B87" w14:textId="77777777" w:rsidR="00DE124E" w:rsidRPr="007B3BD8" w:rsidRDefault="00DE124E" w:rsidP="00DE124E">
            <w:pPr>
              <w:pStyle w:val="LZ-4"/>
            </w:pPr>
            <w:r w:rsidRPr="007B3BD8">
              <w:t>/</w:t>
            </w:r>
          </w:p>
        </w:tc>
        <w:tc>
          <w:tcPr>
            <w:tcW w:w="590" w:type="dxa"/>
            <w:shd w:val="clear" w:color="auto" w:fill="auto"/>
            <w:vAlign w:val="center"/>
          </w:tcPr>
          <w:p w14:paraId="1B2B40CF" w14:textId="77777777" w:rsidR="00DE124E" w:rsidRPr="007B3BD8" w:rsidRDefault="00DE124E" w:rsidP="00DE124E">
            <w:pPr>
              <w:pStyle w:val="LZ-4"/>
            </w:pPr>
            <w:r w:rsidRPr="007B3BD8">
              <w:t>/</w:t>
            </w:r>
          </w:p>
        </w:tc>
        <w:tc>
          <w:tcPr>
            <w:tcW w:w="673" w:type="dxa"/>
            <w:shd w:val="clear" w:color="auto" w:fill="auto"/>
            <w:vAlign w:val="center"/>
          </w:tcPr>
          <w:p w14:paraId="6561F4DA" w14:textId="77777777" w:rsidR="00DE124E" w:rsidRPr="007B3BD8" w:rsidRDefault="00DE124E" w:rsidP="00DE124E">
            <w:pPr>
              <w:pStyle w:val="LZ-4"/>
            </w:pPr>
            <w:r w:rsidRPr="007B3BD8">
              <w:t>/</w:t>
            </w:r>
          </w:p>
        </w:tc>
        <w:tc>
          <w:tcPr>
            <w:tcW w:w="863" w:type="dxa"/>
            <w:shd w:val="clear" w:color="auto" w:fill="auto"/>
            <w:vAlign w:val="center"/>
          </w:tcPr>
          <w:p w14:paraId="79FB3D1D" w14:textId="77777777" w:rsidR="00DE124E" w:rsidRPr="007B3BD8" w:rsidRDefault="00DE124E" w:rsidP="00DE124E">
            <w:pPr>
              <w:pStyle w:val="LZ-4"/>
            </w:pPr>
            <w:r w:rsidRPr="007B3BD8">
              <w:rPr>
                <w:rFonts w:hint="eastAsia"/>
              </w:rPr>
              <w:t>低</w:t>
            </w:r>
          </w:p>
        </w:tc>
        <w:tc>
          <w:tcPr>
            <w:tcW w:w="709" w:type="dxa"/>
            <w:shd w:val="clear" w:color="auto" w:fill="auto"/>
            <w:vAlign w:val="center"/>
          </w:tcPr>
          <w:p w14:paraId="36646D48" w14:textId="77777777" w:rsidR="00DE124E" w:rsidRPr="007B3BD8" w:rsidRDefault="00DE124E" w:rsidP="00DE124E">
            <w:pPr>
              <w:pStyle w:val="LZ-4"/>
            </w:pPr>
            <w:r w:rsidRPr="007B3BD8">
              <w:t>/</w:t>
            </w:r>
          </w:p>
        </w:tc>
      </w:tr>
      <w:tr w:rsidR="00DE124E" w:rsidRPr="007B3BD8" w14:paraId="66A49F25" w14:textId="77777777" w:rsidTr="00446994">
        <w:trPr>
          <w:trHeight w:hRule="exact" w:val="439"/>
          <w:jc w:val="center"/>
        </w:trPr>
        <w:tc>
          <w:tcPr>
            <w:tcW w:w="1322" w:type="dxa"/>
            <w:vMerge/>
            <w:shd w:val="clear" w:color="auto" w:fill="auto"/>
            <w:vAlign w:val="center"/>
          </w:tcPr>
          <w:p w14:paraId="2278C6DC" w14:textId="77777777" w:rsidR="00DE124E" w:rsidRPr="007B3BD8" w:rsidRDefault="00DE124E" w:rsidP="00DE124E">
            <w:pPr>
              <w:pStyle w:val="LZ-4"/>
            </w:pPr>
          </w:p>
        </w:tc>
        <w:tc>
          <w:tcPr>
            <w:tcW w:w="1322" w:type="dxa"/>
            <w:shd w:val="clear" w:color="auto" w:fill="auto"/>
            <w:vAlign w:val="center"/>
          </w:tcPr>
          <w:p w14:paraId="0E71B8B9" w14:textId="77777777" w:rsidR="00DE124E" w:rsidRPr="007B3BD8" w:rsidRDefault="00DE124E" w:rsidP="00DE124E">
            <w:pPr>
              <w:pStyle w:val="LZ-4"/>
            </w:pPr>
            <w:r w:rsidRPr="007B3BD8">
              <w:rPr>
                <w:rFonts w:hint="eastAsia"/>
              </w:rPr>
              <w:t>汽车维修</w:t>
            </w:r>
          </w:p>
        </w:tc>
        <w:tc>
          <w:tcPr>
            <w:tcW w:w="673" w:type="dxa"/>
            <w:shd w:val="clear" w:color="auto" w:fill="auto"/>
            <w:vAlign w:val="center"/>
          </w:tcPr>
          <w:p w14:paraId="3BC839AB" w14:textId="77777777" w:rsidR="00DE124E" w:rsidRPr="007B3BD8" w:rsidRDefault="00DE124E" w:rsidP="00DE124E">
            <w:pPr>
              <w:pStyle w:val="LZ-4"/>
            </w:pPr>
            <w:r w:rsidRPr="007B3BD8">
              <w:t>/</w:t>
            </w:r>
          </w:p>
        </w:tc>
        <w:tc>
          <w:tcPr>
            <w:tcW w:w="674" w:type="dxa"/>
            <w:shd w:val="clear" w:color="auto" w:fill="auto"/>
            <w:vAlign w:val="center"/>
          </w:tcPr>
          <w:p w14:paraId="0B593243" w14:textId="77777777" w:rsidR="00DE124E" w:rsidRPr="007B3BD8" w:rsidRDefault="00DE124E" w:rsidP="00DE124E">
            <w:pPr>
              <w:pStyle w:val="LZ-4"/>
            </w:pPr>
            <w:r w:rsidRPr="007B3BD8">
              <w:t>/</w:t>
            </w:r>
          </w:p>
        </w:tc>
        <w:tc>
          <w:tcPr>
            <w:tcW w:w="546" w:type="dxa"/>
            <w:shd w:val="clear" w:color="auto" w:fill="auto"/>
            <w:vAlign w:val="center"/>
          </w:tcPr>
          <w:p w14:paraId="77E9DF58" w14:textId="77777777" w:rsidR="00DE124E" w:rsidRPr="007B3BD8" w:rsidRDefault="00DE124E" w:rsidP="00DE124E">
            <w:pPr>
              <w:pStyle w:val="LZ-4"/>
            </w:pPr>
            <w:r w:rsidRPr="007B3BD8">
              <w:t>/</w:t>
            </w:r>
          </w:p>
        </w:tc>
        <w:tc>
          <w:tcPr>
            <w:tcW w:w="801" w:type="dxa"/>
            <w:shd w:val="clear" w:color="auto" w:fill="auto"/>
            <w:vAlign w:val="center"/>
          </w:tcPr>
          <w:p w14:paraId="622A3D36" w14:textId="77777777" w:rsidR="00DE124E" w:rsidRPr="007B3BD8" w:rsidRDefault="00DE124E" w:rsidP="00DE124E">
            <w:pPr>
              <w:pStyle w:val="LZ-4"/>
            </w:pPr>
            <w:r w:rsidRPr="007B3BD8">
              <w:t>/</w:t>
            </w:r>
          </w:p>
        </w:tc>
        <w:tc>
          <w:tcPr>
            <w:tcW w:w="758" w:type="dxa"/>
            <w:shd w:val="clear" w:color="auto" w:fill="auto"/>
            <w:vAlign w:val="center"/>
          </w:tcPr>
          <w:p w14:paraId="097B1F68" w14:textId="77777777" w:rsidR="00DE124E" w:rsidRPr="007B3BD8" w:rsidRDefault="00DE124E" w:rsidP="00DE124E">
            <w:pPr>
              <w:pStyle w:val="LZ-4"/>
            </w:pPr>
            <w:r w:rsidRPr="007B3BD8">
              <w:t>/</w:t>
            </w:r>
          </w:p>
        </w:tc>
        <w:tc>
          <w:tcPr>
            <w:tcW w:w="590" w:type="dxa"/>
            <w:shd w:val="clear" w:color="auto" w:fill="auto"/>
            <w:vAlign w:val="center"/>
          </w:tcPr>
          <w:p w14:paraId="537083A4" w14:textId="77777777" w:rsidR="00DE124E" w:rsidRPr="007B3BD8" w:rsidRDefault="00DE124E" w:rsidP="00DE124E">
            <w:pPr>
              <w:pStyle w:val="LZ-4"/>
            </w:pPr>
            <w:r w:rsidRPr="007B3BD8">
              <w:t>/</w:t>
            </w:r>
          </w:p>
        </w:tc>
        <w:tc>
          <w:tcPr>
            <w:tcW w:w="673" w:type="dxa"/>
            <w:shd w:val="clear" w:color="auto" w:fill="auto"/>
            <w:vAlign w:val="center"/>
          </w:tcPr>
          <w:p w14:paraId="1E770086" w14:textId="77777777" w:rsidR="00DE124E" w:rsidRPr="007B3BD8" w:rsidRDefault="00DE124E" w:rsidP="00DE124E">
            <w:pPr>
              <w:pStyle w:val="LZ-4"/>
            </w:pPr>
            <w:r w:rsidRPr="007B3BD8">
              <w:t>/</w:t>
            </w:r>
          </w:p>
        </w:tc>
        <w:tc>
          <w:tcPr>
            <w:tcW w:w="863" w:type="dxa"/>
            <w:shd w:val="clear" w:color="auto" w:fill="auto"/>
            <w:vAlign w:val="center"/>
          </w:tcPr>
          <w:p w14:paraId="565BD544" w14:textId="77777777" w:rsidR="00DE124E" w:rsidRPr="007B3BD8" w:rsidRDefault="00DE124E" w:rsidP="00DE124E">
            <w:pPr>
              <w:pStyle w:val="LZ-4"/>
            </w:pPr>
            <w:r w:rsidRPr="007B3BD8">
              <w:t>高</w:t>
            </w:r>
          </w:p>
        </w:tc>
        <w:tc>
          <w:tcPr>
            <w:tcW w:w="709" w:type="dxa"/>
            <w:shd w:val="clear" w:color="auto" w:fill="auto"/>
            <w:vAlign w:val="center"/>
          </w:tcPr>
          <w:p w14:paraId="1C118193" w14:textId="77777777" w:rsidR="00DE124E" w:rsidRPr="007B3BD8" w:rsidRDefault="00DE124E" w:rsidP="00DE124E">
            <w:pPr>
              <w:pStyle w:val="LZ-4"/>
            </w:pPr>
            <w:r w:rsidRPr="007B3BD8">
              <w:t>/</w:t>
            </w:r>
          </w:p>
        </w:tc>
      </w:tr>
      <w:tr w:rsidR="00DE124E" w:rsidRPr="007B3BD8" w14:paraId="655AC5BF" w14:textId="77777777" w:rsidTr="00446994">
        <w:trPr>
          <w:trHeight w:hRule="exact" w:val="439"/>
          <w:jc w:val="center"/>
        </w:trPr>
        <w:tc>
          <w:tcPr>
            <w:tcW w:w="1322" w:type="dxa"/>
            <w:vMerge w:val="restart"/>
            <w:shd w:val="clear" w:color="auto" w:fill="auto"/>
            <w:vAlign w:val="center"/>
          </w:tcPr>
          <w:p w14:paraId="547A37DD" w14:textId="77777777" w:rsidR="00FE7EBE" w:rsidRPr="007B3BD8" w:rsidRDefault="00FE7EBE" w:rsidP="00DE124E">
            <w:pPr>
              <w:pStyle w:val="LZ-4"/>
            </w:pPr>
            <w:r w:rsidRPr="007B3BD8">
              <w:t>储存运输源</w:t>
            </w:r>
          </w:p>
        </w:tc>
        <w:tc>
          <w:tcPr>
            <w:tcW w:w="1322" w:type="dxa"/>
            <w:shd w:val="clear" w:color="auto" w:fill="auto"/>
            <w:vAlign w:val="center"/>
          </w:tcPr>
          <w:p w14:paraId="6FBE08ED" w14:textId="77777777" w:rsidR="00FE7EBE" w:rsidRPr="007B3BD8" w:rsidRDefault="00FE7EBE" w:rsidP="00DE124E">
            <w:pPr>
              <w:pStyle w:val="LZ-4"/>
            </w:pPr>
            <w:r w:rsidRPr="007B3BD8">
              <w:t>油品存储</w:t>
            </w:r>
          </w:p>
        </w:tc>
        <w:tc>
          <w:tcPr>
            <w:tcW w:w="673" w:type="dxa"/>
            <w:shd w:val="clear" w:color="auto" w:fill="auto"/>
            <w:vAlign w:val="center"/>
          </w:tcPr>
          <w:p w14:paraId="68695EA9" w14:textId="77777777" w:rsidR="00FE7EBE" w:rsidRPr="007B3BD8" w:rsidRDefault="00FE7EBE" w:rsidP="00DE124E">
            <w:pPr>
              <w:pStyle w:val="LZ-4"/>
            </w:pPr>
            <w:r w:rsidRPr="007B3BD8">
              <w:t>/</w:t>
            </w:r>
          </w:p>
        </w:tc>
        <w:tc>
          <w:tcPr>
            <w:tcW w:w="674" w:type="dxa"/>
            <w:shd w:val="clear" w:color="auto" w:fill="auto"/>
            <w:vAlign w:val="center"/>
          </w:tcPr>
          <w:p w14:paraId="2D616F42" w14:textId="77777777" w:rsidR="00FE7EBE" w:rsidRPr="007B3BD8" w:rsidRDefault="00FE7EBE" w:rsidP="00DE124E">
            <w:pPr>
              <w:pStyle w:val="LZ-4"/>
            </w:pPr>
            <w:r w:rsidRPr="007B3BD8">
              <w:t>/</w:t>
            </w:r>
          </w:p>
        </w:tc>
        <w:tc>
          <w:tcPr>
            <w:tcW w:w="546" w:type="dxa"/>
            <w:shd w:val="clear" w:color="auto" w:fill="auto"/>
            <w:vAlign w:val="center"/>
          </w:tcPr>
          <w:p w14:paraId="0DF6061B" w14:textId="77777777" w:rsidR="00FE7EBE" w:rsidRPr="007B3BD8" w:rsidRDefault="00FE7EBE" w:rsidP="00DE124E">
            <w:pPr>
              <w:pStyle w:val="LZ-4"/>
            </w:pPr>
            <w:r w:rsidRPr="007B3BD8">
              <w:t>/</w:t>
            </w:r>
          </w:p>
        </w:tc>
        <w:tc>
          <w:tcPr>
            <w:tcW w:w="801" w:type="dxa"/>
            <w:shd w:val="clear" w:color="auto" w:fill="auto"/>
            <w:vAlign w:val="center"/>
          </w:tcPr>
          <w:p w14:paraId="3254E618" w14:textId="77777777" w:rsidR="00FE7EBE" w:rsidRPr="007B3BD8" w:rsidRDefault="00FE7EBE" w:rsidP="00DE124E">
            <w:pPr>
              <w:pStyle w:val="LZ-4"/>
            </w:pPr>
            <w:r w:rsidRPr="007B3BD8">
              <w:t>/</w:t>
            </w:r>
          </w:p>
        </w:tc>
        <w:tc>
          <w:tcPr>
            <w:tcW w:w="758" w:type="dxa"/>
            <w:shd w:val="clear" w:color="auto" w:fill="auto"/>
            <w:vAlign w:val="center"/>
          </w:tcPr>
          <w:p w14:paraId="7E0BE79A" w14:textId="77777777" w:rsidR="00FE7EBE" w:rsidRPr="007B3BD8" w:rsidRDefault="00FE7EBE" w:rsidP="00DE124E">
            <w:pPr>
              <w:pStyle w:val="LZ-4"/>
            </w:pPr>
            <w:r w:rsidRPr="007B3BD8">
              <w:t>/</w:t>
            </w:r>
          </w:p>
        </w:tc>
        <w:tc>
          <w:tcPr>
            <w:tcW w:w="590" w:type="dxa"/>
            <w:shd w:val="clear" w:color="auto" w:fill="auto"/>
            <w:vAlign w:val="center"/>
          </w:tcPr>
          <w:p w14:paraId="29C10AB0" w14:textId="77777777" w:rsidR="00FE7EBE" w:rsidRPr="007B3BD8" w:rsidRDefault="00FE7EBE" w:rsidP="00DE124E">
            <w:pPr>
              <w:pStyle w:val="LZ-4"/>
            </w:pPr>
            <w:r w:rsidRPr="007B3BD8">
              <w:t>/</w:t>
            </w:r>
          </w:p>
        </w:tc>
        <w:tc>
          <w:tcPr>
            <w:tcW w:w="673" w:type="dxa"/>
            <w:shd w:val="clear" w:color="auto" w:fill="auto"/>
            <w:vAlign w:val="center"/>
          </w:tcPr>
          <w:p w14:paraId="6DC3D2A2" w14:textId="77777777" w:rsidR="00FE7EBE" w:rsidRPr="007B3BD8" w:rsidRDefault="00FE7EBE" w:rsidP="00DE124E">
            <w:pPr>
              <w:pStyle w:val="LZ-4"/>
            </w:pPr>
            <w:r w:rsidRPr="007B3BD8">
              <w:t>/</w:t>
            </w:r>
          </w:p>
        </w:tc>
        <w:tc>
          <w:tcPr>
            <w:tcW w:w="863" w:type="dxa"/>
            <w:shd w:val="clear" w:color="auto" w:fill="auto"/>
            <w:vAlign w:val="center"/>
          </w:tcPr>
          <w:p w14:paraId="0C7482BF" w14:textId="77777777" w:rsidR="00FE7EBE" w:rsidRPr="007B3BD8" w:rsidRDefault="00FE7EBE" w:rsidP="00DE124E">
            <w:pPr>
              <w:pStyle w:val="LZ-4"/>
            </w:pPr>
            <w:r w:rsidRPr="007B3BD8">
              <w:t>中</w:t>
            </w:r>
          </w:p>
        </w:tc>
        <w:tc>
          <w:tcPr>
            <w:tcW w:w="709" w:type="dxa"/>
            <w:shd w:val="clear" w:color="auto" w:fill="auto"/>
            <w:vAlign w:val="center"/>
          </w:tcPr>
          <w:p w14:paraId="6CC89075" w14:textId="77777777" w:rsidR="00FE7EBE" w:rsidRPr="007B3BD8" w:rsidRDefault="00FE7EBE" w:rsidP="00DE124E">
            <w:pPr>
              <w:pStyle w:val="LZ-4"/>
            </w:pPr>
            <w:r w:rsidRPr="007B3BD8">
              <w:t>/</w:t>
            </w:r>
          </w:p>
        </w:tc>
      </w:tr>
      <w:tr w:rsidR="00DE124E" w:rsidRPr="007B3BD8" w14:paraId="6962FAFC" w14:textId="77777777" w:rsidTr="00446994">
        <w:trPr>
          <w:trHeight w:hRule="exact" w:val="439"/>
          <w:jc w:val="center"/>
        </w:trPr>
        <w:tc>
          <w:tcPr>
            <w:tcW w:w="1322" w:type="dxa"/>
            <w:vMerge/>
            <w:shd w:val="clear" w:color="auto" w:fill="auto"/>
            <w:vAlign w:val="center"/>
          </w:tcPr>
          <w:p w14:paraId="66612A4B" w14:textId="77777777" w:rsidR="00FE7EBE" w:rsidRPr="007B3BD8" w:rsidRDefault="00FE7EBE" w:rsidP="00DE124E">
            <w:pPr>
              <w:pStyle w:val="LZ-4"/>
            </w:pPr>
          </w:p>
        </w:tc>
        <w:tc>
          <w:tcPr>
            <w:tcW w:w="1322" w:type="dxa"/>
            <w:shd w:val="clear" w:color="auto" w:fill="auto"/>
            <w:vAlign w:val="center"/>
          </w:tcPr>
          <w:p w14:paraId="38A06D64" w14:textId="77777777" w:rsidR="00FE7EBE" w:rsidRPr="007B3BD8" w:rsidRDefault="00FE7EBE" w:rsidP="00DE124E">
            <w:pPr>
              <w:pStyle w:val="LZ-4"/>
            </w:pPr>
            <w:r w:rsidRPr="007B3BD8">
              <w:t>油品运输</w:t>
            </w:r>
          </w:p>
        </w:tc>
        <w:tc>
          <w:tcPr>
            <w:tcW w:w="673" w:type="dxa"/>
            <w:shd w:val="clear" w:color="auto" w:fill="auto"/>
            <w:vAlign w:val="center"/>
          </w:tcPr>
          <w:p w14:paraId="7D916F9D" w14:textId="77777777" w:rsidR="00FE7EBE" w:rsidRPr="007B3BD8" w:rsidRDefault="00FE7EBE" w:rsidP="00DE124E">
            <w:pPr>
              <w:pStyle w:val="LZ-4"/>
            </w:pPr>
            <w:r w:rsidRPr="007B3BD8">
              <w:t>/</w:t>
            </w:r>
          </w:p>
        </w:tc>
        <w:tc>
          <w:tcPr>
            <w:tcW w:w="674" w:type="dxa"/>
            <w:shd w:val="clear" w:color="auto" w:fill="auto"/>
            <w:vAlign w:val="center"/>
          </w:tcPr>
          <w:p w14:paraId="4F73D584" w14:textId="77777777" w:rsidR="00FE7EBE" w:rsidRPr="007B3BD8" w:rsidRDefault="00FE7EBE" w:rsidP="00DE124E">
            <w:pPr>
              <w:pStyle w:val="LZ-4"/>
            </w:pPr>
            <w:r w:rsidRPr="007B3BD8">
              <w:t>/</w:t>
            </w:r>
          </w:p>
        </w:tc>
        <w:tc>
          <w:tcPr>
            <w:tcW w:w="546" w:type="dxa"/>
            <w:shd w:val="clear" w:color="auto" w:fill="auto"/>
            <w:vAlign w:val="center"/>
          </w:tcPr>
          <w:p w14:paraId="29D30FFB" w14:textId="77777777" w:rsidR="00FE7EBE" w:rsidRPr="007B3BD8" w:rsidRDefault="00FE7EBE" w:rsidP="00DE124E">
            <w:pPr>
              <w:pStyle w:val="LZ-4"/>
            </w:pPr>
            <w:r w:rsidRPr="007B3BD8">
              <w:t>/</w:t>
            </w:r>
          </w:p>
        </w:tc>
        <w:tc>
          <w:tcPr>
            <w:tcW w:w="801" w:type="dxa"/>
            <w:shd w:val="clear" w:color="auto" w:fill="auto"/>
            <w:vAlign w:val="center"/>
          </w:tcPr>
          <w:p w14:paraId="2118E0A9" w14:textId="77777777" w:rsidR="00FE7EBE" w:rsidRPr="007B3BD8" w:rsidRDefault="00FE7EBE" w:rsidP="00DE124E">
            <w:pPr>
              <w:pStyle w:val="LZ-4"/>
            </w:pPr>
            <w:r w:rsidRPr="007B3BD8">
              <w:t>/</w:t>
            </w:r>
          </w:p>
        </w:tc>
        <w:tc>
          <w:tcPr>
            <w:tcW w:w="758" w:type="dxa"/>
            <w:shd w:val="clear" w:color="auto" w:fill="auto"/>
            <w:vAlign w:val="center"/>
          </w:tcPr>
          <w:p w14:paraId="526F6A04" w14:textId="77777777" w:rsidR="00FE7EBE" w:rsidRPr="007B3BD8" w:rsidRDefault="00FE7EBE" w:rsidP="00DE124E">
            <w:pPr>
              <w:pStyle w:val="LZ-4"/>
            </w:pPr>
            <w:r w:rsidRPr="007B3BD8">
              <w:t>/</w:t>
            </w:r>
          </w:p>
        </w:tc>
        <w:tc>
          <w:tcPr>
            <w:tcW w:w="590" w:type="dxa"/>
            <w:shd w:val="clear" w:color="auto" w:fill="auto"/>
            <w:vAlign w:val="center"/>
          </w:tcPr>
          <w:p w14:paraId="17430541" w14:textId="77777777" w:rsidR="00FE7EBE" w:rsidRPr="007B3BD8" w:rsidRDefault="00FE7EBE" w:rsidP="00DE124E">
            <w:pPr>
              <w:pStyle w:val="LZ-4"/>
            </w:pPr>
            <w:r w:rsidRPr="007B3BD8">
              <w:t>/</w:t>
            </w:r>
          </w:p>
        </w:tc>
        <w:tc>
          <w:tcPr>
            <w:tcW w:w="673" w:type="dxa"/>
            <w:shd w:val="clear" w:color="auto" w:fill="auto"/>
            <w:vAlign w:val="center"/>
          </w:tcPr>
          <w:p w14:paraId="012D5460" w14:textId="77777777" w:rsidR="00FE7EBE" w:rsidRPr="007B3BD8" w:rsidRDefault="00FE7EBE" w:rsidP="00DE124E">
            <w:pPr>
              <w:pStyle w:val="LZ-4"/>
            </w:pPr>
            <w:r w:rsidRPr="007B3BD8">
              <w:t>/</w:t>
            </w:r>
          </w:p>
        </w:tc>
        <w:tc>
          <w:tcPr>
            <w:tcW w:w="863" w:type="dxa"/>
            <w:shd w:val="clear" w:color="auto" w:fill="auto"/>
            <w:vAlign w:val="center"/>
          </w:tcPr>
          <w:p w14:paraId="430A9E79" w14:textId="77777777" w:rsidR="00FE7EBE" w:rsidRPr="007B3BD8" w:rsidRDefault="00FE7EBE" w:rsidP="00DE124E">
            <w:pPr>
              <w:pStyle w:val="LZ-4"/>
            </w:pPr>
            <w:r w:rsidRPr="007B3BD8">
              <w:t>中</w:t>
            </w:r>
          </w:p>
        </w:tc>
        <w:tc>
          <w:tcPr>
            <w:tcW w:w="709" w:type="dxa"/>
            <w:shd w:val="clear" w:color="auto" w:fill="auto"/>
            <w:vAlign w:val="center"/>
          </w:tcPr>
          <w:p w14:paraId="096E5942" w14:textId="77777777" w:rsidR="00FE7EBE" w:rsidRPr="007B3BD8" w:rsidRDefault="00FE7EBE" w:rsidP="00DE124E">
            <w:pPr>
              <w:pStyle w:val="LZ-4"/>
            </w:pPr>
            <w:r w:rsidRPr="007B3BD8">
              <w:t>/</w:t>
            </w:r>
          </w:p>
        </w:tc>
      </w:tr>
      <w:tr w:rsidR="00DE124E" w:rsidRPr="007B3BD8" w14:paraId="00D45D8D" w14:textId="77777777" w:rsidTr="00446994">
        <w:trPr>
          <w:trHeight w:hRule="exact" w:val="439"/>
          <w:jc w:val="center"/>
        </w:trPr>
        <w:tc>
          <w:tcPr>
            <w:tcW w:w="1322" w:type="dxa"/>
            <w:vMerge/>
            <w:tcBorders>
              <w:bottom w:val="single" w:sz="4" w:space="0" w:color="auto"/>
            </w:tcBorders>
            <w:shd w:val="clear" w:color="auto" w:fill="auto"/>
            <w:vAlign w:val="center"/>
          </w:tcPr>
          <w:p w14:paraId="154396BA" w14:textId="77777777" w:rsidR="00FE7EBE" w:rsidRPr="007B3BD8" w:rsidRDefault="00FE7EBE" w:rsidP="00DE124E">
            <w:pPr>
              <w:pStyle w:val="LZ-4"/>
            </w:pPr>
          </w:p>
        </w:tc>
        <w:tc>
          <w:tcPr>
            <w:tcW w:w="1322" w:type="dxa"/>
            <w:tcBorders>
              <w:bottom w:val="single" w:sz="4" w:space="0" w:color="auto"/>
            </w:tcBorders>
            <w:shd w:val="clear" w:color="auto" w:fill="auto"/>
            <w:vAlign w:val="center"/>
          </w:tcPr>
          <w:p w14:paraId="5CFA16BD" w14:textId="77777777" w:rsidR="00FE7EBE" w:rsidRPr="007B3BD8" w:rsidRDefault="00FE7EBE" w:rsidP="00DE124E">
            <w:pPr>
              <w:pStyle w:val="LZ-4"/>
            </w:pPr>
            <w:r w:rsidRPr="007B3BD8">
              <w:t>加油站</w:t>
            </w:r>
          </w:p>
        </w:tc>
        <w:tc>
          <w:tcPr>
            <w:tcW w:w="673" w:type="dxa"/>
            <w:shd w:val="clear" w:color="auto" w:fill="auto"/>
            <w:vAlign w:val="center"/>
          </w:tcPr>
          <w:p w14:paraId="01474135" w14:textId="77777777" w:rsidR="00FE7EBE" w:rsidRPr="007B3BD8" w:rsidRDefault="00FE7EBE" w:rsidP="00DE124E">
            <w:pPr>
              <w:pStyle w:val="LZ-4"/>
            </w:pPr>
            <w:r w:rsidRPr="007B3BD8">
              <w:t>/</w:t>
            </w:r>
          </w:p>
        </w:tc>
        <w:tc>
          <w:tcPr>
            <w:tcW w:w="674" w:type="dxa"/>
            <w:shd w:val="clear" w:color="auto" w:fill="auto"/>
            <w:vAlign w:val="center"/>
          </w:tcPr>
          <w:p w14:paraId="259D3AFD" w14:textId="77777777" w:rsidR="00FE7EBE" w:rsidRPr="007B3BD8" w:rsidRDefault="00FE7EBE" w:rsidP="00DE124E">
            <w:pPr>
              <w:pStyle w:val="LZ-4"/>
            </w:pPr>
            <w:r w:rsidRPr="007B3BD8">
              <w:t>/</w:t>
            </w:r>
          </w:p>
        </w:tc>
        <w:tc>
          <w:tcPr>
            <w:tcW w:w="546" w:type="dxa"/>
            <w:shd w:val="clear" w:color="auto" w:fill="auto"/>
            <w:vAlign w:val="center"/>
          </w:tcPr>
          <w:p w14:paraId="1BECC040" w14:textId="77777777" w:rsidR="00FE7EBE" w:rsidRPr="007B3BD8" w:rsidRDefault="00FE7EBE" w:rsidP="00DE124E">
            <w:pPr>
              <w:pStyle w:val="LZ-4"/>
            </w:pPr>
            <w:r w:rsidRPr="007B3BD8">
              <w:t>/</w:t>
            </w:r>
          </w:p>
        </w:tc>
        <w:tc>
          <w:tcPr>
            <w:tcW w:w="801" w:type="dxa"/>
            <w:shd w:val="clear" w:color="auto" w:fill="auto"/>
            <w:vAlign w:val="center"/>
          </w:tcPr>
          <w:p w14:paraId="6498090A" w14:textId="77777777" w:rsidR="00FE7EBE" w:rsidRPr="007B3BD8" w:rsidRDefault="00FE7EBE" w:rsidP="00DE124E">
            <w:pPr>
              <w:pStyle w:val="LZ-4"/>
            </w:pPr>
            <w:r w:rsidRPr="007B3BD8">
              <w:t>/</w:t>
            </w:r>
          </w:p>
        </w:tc>
        <w:tc>
          <w:tcPr>
            <w:tcW w:w="758" w:type="dxa"/>
            <w:shd w:val="clear" w:color="auto" w:fill="auto"/>
            <w:vAlign w:val="center"/>
          </w:tcPr>
          <w:p w14:paraId="379FA627" w14:textId="77777777" w:rsidR="00FE7EBE" w:rsidRPr="007B3BD8" w:rsidRDefault="00FE7EBE" w:rsidP="00DE124E">
            <w:pPr>
              <w:pStyle w:val="LZ-4"/>
            </w:pPr>
            <w:r w:rsidRPr="007B3BD8">
              <w:t>/</w:t>
            </w:r>
          </w:p>
        </w:tc>
        <w:tc>
          <w:tcPr>
            <w:tcW w:w="590" w:type="dxa"/>
            <w:shd w:val="clear" w:color="auto" w:fill="auto"/>
            <w:vAlign w:val="center"/>
          </w:tcPr>
          <w:p w14:paraId="02B5FC57" w14:textId="77777777" w:rsidR="00FE7EBE" w:rsidRPr="007B3BD8" w:rsidRDefault="00FE7EBE" w:rsidP="00DE124E">
            <w:pPr>
              <w:pStyle w:val="LZ-4"/>
            </w:pPr>
            <w:r w:rsidRPr="007B3BD8">
              <w:t>/</w:t>
            </w:r>
          </w:p>
        </w:tc>
        <w:tc>
          <w:tcPr>
            <w:tcW w:w="673" w:type="dxa"/>
            <w:shd w:val="clear" w:color="auto" w:fill="auto"/>
            <w:vAlign w:val="center"/>
          </w:tcPr>
          <w:p w14:paraId="1A9E44BD" w14:textId="77777777" w:rsidR="00FE7EBE" w:rsidRPr="007B3BD8" w:rsidRDefault="00FE7EBE" w:rsidP="00DE124E">
            <w:pPr>
              <w:pStyle w:val="LZ-4"/>
            </w:pPr>
            <w:r w:rsidRPr="007B3BD8">
              <w:t>/</w:t>
            </w:r>
          </w:p>
        </w:tc>
        <w:tc>
          <w:tcPr>
            <w:tcW w:w="863" w:type="dxa"/>
            <w:shd w:val="clear" w:color="auto" w:fill="auto"/>
            <w:vAlign w:val="center"/>
          </w:tcPr>
          <w:p w14:paraId="44BFC3CE" w14:textId="77777777" w:rsidR="00FE7EBE" w:rsidRPr="007B3BD8" w:rsidRDefault="00FE7EBE" w:rsidP="00DE124E">
            <w:pPr>
              <w:pStyle w:val="LZ-4"/>
            </w:pPr>
            <w:r w:rsidRPr="007B3BD8">
              <w:t>中</w:t>
            </w:r>
          </w:p>
        </w:tc>
        <w:tc>
          <w:tcPr>
            <w:tcW w:w="709" w:type="dxa"/>
            <w:shd w:val="clear" w:color="auto" w:fill="auto"/>
            <w:vAlign w:val="center"/>
          </w:tcPr>
          <w:p w14:paraId="0BC788B6" w14:textId="77777777" w:rsidR="00FE7EBE" w:rsidRPr="007B3BD8" w:rsidRDefault="00FE7EBE" w:rsidP="00DE124E">
            <w:pPr>
              <w:pStyle w:val="LZ-4"/>
            </w:pPr>
            <w:r w:rsidRPr="007B3BD8">
              <w:t>/</w:t>
            </w:r>
          </w:p>
        </w:tc>
      </w:tr>
      <w:tr w:rsidR="00DE124E" w:rsidRPr="007B3BD8" w14:paraId="5A79466B" w14:textId="77777777" w:rsidTr="00446994">
        <w:trPr>
          <w:trHeight w:hRule="exact" w:val="439"/>
          <w:jc w:val="center"/>
        </w:trPr>
        <w:tc>
          <w:tcPr>
            <w:tcW w:w="1322"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6E159CDF" w14:textId="77777777" w:rsidR="00FE7EBE" w:rsidRPr="007B3BD8" w:rsidRDefault="00FE7EBE" w:rsidP="00DE124E">
            <w:pPr>
              <w:pStyle w:val="LZ-4"/>
            </w:pPr>
            <w:r w:rsidRPr="007B3BD8">
              <w:t>废弃物处理源</w:t>
            </w:r>
          </w:p>
        </w:tc>
        <w:tc>
          <w:tcPr>
            <w:tcW w:w="1322" w:type="dxa"/>
            <w:tcBorders>
              <w:top w:val="single" w:sz="4" w:space="0" w:color="auto"/>
              <w:left w:val="single" w:sz="4" w:space="0" w:color="auto"/>
              <w:bottom w:val="single" w:sz="4" w:space="0" w:color="auto"/>
              <w:right w:val="single" w:sz="4" w:space="0" w:color="auto"/>
            </w:tcBorders>
            <w:shd w:val="clear" w:color="auto" w:fill="auto"/>
            <w:vAlign w:val="center"/>
          </w:tcPr>
          <w:p w14:paraId="4E300F1F" w14:textId="77777777" w:rsidR="00FE7EBE" w:rsidRPr="007B3BD8" w:rsidRDefault="00FE7EBE" w:rsidP="00DE124E">
            <w:pPr>
              <w:pStyle w:val="LZ-4"/>
            </w:pPr>
            <w:r w:rsidRPr="007B3BD8">
              <w:rPr>
                <w:rFonts w:hint="eastAsia"/>
              </w:rPr>
              <w:t>固</w:t>
            </w:r>
            <w:proofErr w:type="gramStart"/>
            <w:r w:rsidRPr="007B3BD8">
              <w:rPr>
                <w:rFonts w:hint="eastAsia"/>
              </w:rPr>
              <w:t>废处理</w:t>
            </w:r>
            <w:proofErr w:type="gramEnd"/>
          </w:p>
        </w:tc>
        <w:tc>
          <w:tcPr>
            <w:tcW w:w="673" w:type="dxa"/>
            <w:tcBorders>
              <w:left w:val="single" w:sz="4" w:space="0" w:color="auto"/>
            </w:tcBorders>
            <w:shd w:val="clear" w:color="auto" w:fill="auto"/>
            <w:vAlign w:val="center"/>
          </w:tcPr>
          <w:p w14:paraId="24C1043C" w14:textId="77777777" w:rsidR="00FE7EBE" w:rsidRPr="007B3BD8" w:rsidRDefault="00FE7EBE" w:rsidP="00DE124E">
            <w:pPr>
              <w:pStyle w:val="LZ-4"/>
            </w:pPr>
            <w:r w:rsidRPr="007B3BD8">
              <w:t>/</w:t>
            </w:r>
          </w:p>
        </w:tc>
        <w:tc>
          <w:tcPr>
            <w:tcW w:w="674" w:type="dxa"/>
            <w:shd w:val="clear" w:color="auto" w:fill="auto"/>
            <w:vAlign w:val="center"/>
          </w:tcPr>
          <w:p w14:paraId="1BCC41D3" w14:textId="77777777" w:rsidR="00FE7EBE" w:rsidRPr="007B3BD8" w:rsidRDefault="00FE7EBE" w:rsidP="00DE124E">
            <w:pPr>
              <w:pStyle w:val="LZ-4"/>
            </w:pPr>
            <w:r w:rsidRPr="007B3BD8">
              <w:t>/</w:t>
            </w:r>
          </w:p>
        </w:tc>
        <w:tc>
          <w:tcPr>
            <w:tcW w:w="546" w:type="dxa"/>
            <w:shd w:val="clear" w:color="auto" w:fill="auto"/>
            <w:vAlign w:val="center"/>
          </w:tcPr>
          <w:p w14:paraId="0605EED5" w14:textId="77777777" w:rsidR="00FE7EBE" w:rsidRPr="007B3BD8" w:rsidRDefault="00FE7EBE" w:rsidP="00DE124E">
            <w:pPr>
              <w:pStyle w:val="LZ-4"/>
            </w:pPr>
            <w:r w:rsidRPr="007B3BD8">
              <w:t>/</w:t>
            </w:r>
          </w:p>
        </w:tc>
        <w:tc>
          <w:tcPr>
            <w:tcW w:w="801" w:type="dxa"/>
            <w:shd w:val="clear" w:color="auto" w:fill="auto"/>
            <w:vAlign w:val="center"/>
          </w:tcPr>
          <w:p w14:paraId="2CA8172E" w14:textId="77777777" w:rsidR="00FE7EBE" w:rsidRPr="007B3BD8" w:rsidRDefault="00FE7EBE" w:rsidP="00DE124E">
            <w:pPr>
              <w:pStyle w:val="LZ-4"/>
            </w:pPr>
            <w:r w:rsidRPr="007B3BD8">
              <w:t>/</w:t>
            </w:r>
          </w:p>
        </w:tc>
        <w:tc>
          <w:tcPr>
            <w:tcW w:w="758" w:type="dxa"/>
            <w:shd w:val="clear" w:color="auto" w:fill="auto"/>
            <w:vAlign w:val="center"/>
          </w:tcPr>
          <w:p w14:paraId="478E0339" w14:textId="77777777" w:rsidR="00FE7EBE" w:rsidRPr="007B3BD8" w:rsidRDefault="00FE7EBE" w:rsidP="00DE124E">
            <w:pPr>
              <w:pStyle w:val="LZ-4"/>
            </w:pPr>
            <w:r w:rsidRPr="007B3BD8">
              <w:t>/</w:t>
            </w:r>
          </w:p>
        </w:tc>
        <w:tc>
          <w:tcPr>
            <w:tcW w:w="590" w:type="dxa"/>
            <w:shd w:val="clear" w:color="auto" w:fill="auto"/>
            <w:vAlign w:val="center"/>
          </w:tcPr>
          <w:p w14:paraId="2E1E6E6F" w14:textId="77777777" w:rsidR="00FE7EBE" w:rsidRPr="007B3BD8" w:rsidRDefault="00FE7EBE" w:rsidP="00DE124E">
            <w:pPr>
              <w:pStyle w:val="LZ-4"/>
            </w:pPr>
            <w:r w:rsidRPr="007B3BD8">
              <w:t>/</w:t>
            </w:r>
          </w:p>
        </w:tc>
        <w:tc>
          <w:tcPr>
            <w:tcW w:w="673" w:type="dxa"/>
            <w:shd w:val="clear" w:color="auto" w:fill="auto"/>
            <w:vAlign w:val="center"/>
          </w:tcPr>
          <w:p w14:paraId="607F7229" w14:textId="77777777" w:rsidR="00FE7EBE" w:rsidRPr="007B3BD8" w:rsidRDefault="00FE7EBE" w:rsidP="00DE124E">
            <w:pPr>
              <w:pStyle w:val="LZ-4"/>
            </w:pPr>
            <w:r w:rsidRPr="007B3BD8">
              <w:t>/</w:t>
            </w:r>
          </w:p>
        </w:tc>
        <w:tc>
          <w:tcPr>
            <w:tcW w:w="863" w:type="dxa"/>
            <w:shd w:val="clear" w:color="auto" w:fill="auto"/>
            <w:vAlign w:val="center"/>
          </w:tcPr>
          <w:p w14:paraId="144B86EF" w14:textId="77777777" w:rsidR="00FE7EBE" w:rsidRPr="007B3BD8" w:rsidRDefault="00FE7EBE" w:rsidP="00DE124E">
            <w:pPr>
              <w:pStyle w:val="LZ-4"/>
            </w:pPr>
            <w:r w:rsidRPr="007B3BD8">
              <w:t>中</w:t>
            </w:r>
          </w:p>
        </w:tc>
        <w:tc>
          <w:tcPr>
            <w:tcW w:w="709" w:type="dxa"/>
            <w:shd w:val="clear" w:color="auto" w:fill="auto"/>
            <w:vAlign w:val="center"/>
          </w:tcPr>
          <w:p w14:paraId="308431DA" w14:textId="77777777" w:rsidR="00FE7EBE" w:rsidRPr="007B3BD8" w:rsidRDefault="00FE7EBE" w:rsidP="00DE124E">
            <w:pPr>
              <w:pStyle w:val="LZ-4"/>
            </w:pPr>
            <w:r w:rsidRPr="007B3BD8">
              <w:t>中</w:t>
            </w:r>
          </w:p>
        </w:tc>
      </w:tr>
      <w:tr w:rsidR="00DE124E" w:rsidRPr="007B3BD8" w14:paraId="47F27D3F" w14:textId="77777777" w:rsidTr="00446994">
        <w:trPr>
          <w:trHeight w:hRule="exact" w:val="439"/>
          <w:jc w:val="center"/>
        </w:trPr>
        <w:tc>
          <w:tcPr>
            <w:tcW w:w="1322"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98F68FC" w14:textId="77777777" w:rsidR="00FE7EBE" w:rsidRPr="007B3BD8" w:rsidRDefault="00FE7EBE" w:rsidP="00DE124E">
            <w:pPr>
              <w:pStyle w:val="LZ-4"/>
            </w:pPr>
          </w:p>
        </w:tc>
        <w:tc>
          <w:tcPr>
            <w:tcW w:w="1322" w:type="dxa"/>
            <w:tcBorders>
              <w:top w:val="single" w:sz="4" w:space="0" w:color="auto"/>
              <w:left w:val="single" w:sz="4" w:space="0" w:color="auto"/>
              <w:bottom w:val="single" w:sz="4" w:space="0" w:color="auto"/>
              <w:right w:val="single" w:sz="4" w:space="0" w:color="auto"/>
            </w:tcBorders>
            <w:shd w:val="clear" w:color="auto" w:fill="auto"/>
            <w:vAlign w:val="center"/>
          </w:tcPr>
          <w:p w14:paraId="0DBB7DE4" w14:textId="77777777" w:rsidR="00FE7EBE" w:rsidRPr="007B3BD8" w:rsidRDefault="00FE7EBE" w:rsidP="00DE124E">
            <w:pPr>
              <w:pStyle w:val="LZ-4"/>
            </w:pPr>
            <w:r w:rsidRPr="007B3BD8">
              <w:rPr>
                <w:rFonts w:hint="eastAsia"/>
              </w:rPr>
              <w:t>废水处理</w:t>
            </w:r>
          </w:p>
        </w:tc>
        <w:tc>
          <w:tcPr>
            <w:tcW w:w="673" w:type="dxa"/>
            <w:tcBorders>
              <w:left w:val="single" w:sz="4" w:space="0" w:color="auto"/>
            </w:tcBorders>
            <w:shd w:val="clear" w:color="auto" w:fill="auto"/>
            <w:vAlign w:val="center"/>
          </w:tcPr>
          <w:p w14:paraId="6CD94E7F" w14:textId="77777777" w:rsidR="00FE7EBE" w:rsidRPr="007B3BD8" w:rsidRDefault="00FE7EBE" w:rsidP="00DE124E">
            <w:pPr>
              <w:pStyle w:val="LZ-4"/>
            </w:pPr>
            <w:r w:rsidRPr="007B3BD8">
              <w:t>/</w:t>
            </w:r>
          </w:p>
        </w:tc>
        <w:tc>
          <w:tcPr>
            <w:tcW w:w="674" w:type="dxa"/>
            <w:shd w:val="clear" w:color="auto" w:fill="auto"/>
            <w:vAlign w:val="center"/>
          </w:tcPr>
          <w:p w14:paraId="67A54097" w14:textId="77777777" w:rsidR="00FE7EBE" w:rsidRPr="007B3BD8" w:rsidRDefault="00FE7EBE" w:rsidP="00DE124E">
            <w:pPr>
              <w:pStyle w:val="LZ-4"/>
            </w:pPr>
            <w:r w:rsidRPr="007B3BD8">
              <w:t>/</w:t>
            </w:r>
          </w:p>
        </w:tc>
        <w:tc>
          <w:tcPr>
            <w:tcW w:w="546" w:type="dxa"/>
            <w:shd w:val="clear" w:color="auto" w:fill="auto"/>
            <w:vAlign w:val="center"/>
          </w:tcPr>
          <w:p w14:paraId="49ABD4C5" w14:textId="77777777" w:rsidR="00FE7EBE" w:rsidRPr="007B3BD8" w:rsidRDefault="00FE7EBE" w:rsidP="00DE124E">
            <w:pPr>
              <w:pStyle w:val="LZ-4"/>
            </w:pPr>
            <w:r w:rsidRPr="007B3BD8">
              <w:t>/</w:t>
            </w:r>
          </w:p>
        </w:tc>
        <w:tc>
          <w:tcPr>
            <w:tcW w:w="801" w:type="dxa"/>
            <w:shd w:val="clear" w:color="auto" w:fill="auto"/>
            <w:vAlign w:val="center"/>
          </w:tcPr>
          <w:p w14:paraId="600E6354" w14:textId="77777777" w:rsidR="00FE7EBE" w:rsidRPr="007B3BD8" w:rsidRDefault="00FE7EBE" w:rsidP="00DE124E">
            <w:pPr>
              <w:pStyle w:val="LZ-4"/>
            </w:pPr>
            <w:r w:rsidRPr="007B3BD8">
              <w:t>/</w:t>
            </w:r>
          </w:p>
        </w:tc>
        <w:tc>
          <w:tcPr>
            <w:tcW w:w="758" w:type="dxa"/>
            <w:shd w:val="clear" w:color="auto" w:fill="auto"/>
            <w:vAlign w:val="center"/>
          </w:tcPr>
          <w:p w14:paraId="23057E96" w14:textId="77777777" w:rsidR="00FE7EBE" w:rsidRPr="007B3BD8" w:rsidRDefault="00FE7EBE" w:rsidP="00DE124E">
            <w:pPr>
              <w:pStyle w:val="LZ-4"/>
            </w:pPr>
            <w:r w:rsidRPr="007B3BD8">
              <w:t>/</w:t>
            </w:r>
          </w:p>
        </w:tc>
        <w:tc>
          <w:tcPr>
            <w:tcW w:w="590" w:type="dxa"/>
            <w:shd w:val="clear" w:color="auto" w:fill="auto"/>
            <w:vAlign w:val="center"/>
          </w:tcPr>
          <w:p w14:paraId="24D5F7A4" w14:textId="77777777" w:rsidR="00FE7EBE" w:rsidRPr="007B3BD8" w:rsidRDefault="00FE7EBE" w:rsidP="00DE124E">
            <w:pPr>
              <w:pStyle w:val="LZ-4"/>
            </w:pPr>
            <w:r w:rsidRPr="007B3BD8">
              <w:t>/</w:t>
            </w:r>
          </w:p>
        </w:tc>
        <w:tc>
          <w:tcPr>
            <w:tcW w:w="673" w:type="dxa"/>
            <w:shd w:val="clear" w:color="auto" w:fill="auto"/>
            <w:vAlign w:val="center"/>
          </w:tcPr>
          <w:p w14:paraId="3F8A1C6E" w14:textId="77777777" w:rsidR="00FE7EBE" w:rsidRPr="007B3BD8" w:rsidRDefault="00FE7EBE" w:rsidP="00DE124E">
            <w:pPr>
              <w:pStyle w:val="LZ-4"/>
            </w:pPr>
            <w:r w:rsidRPr="007B3BD8">
              <w:t>/</w:t>
            </w:r>
          </w:p>
        </w:tc>
        <w:tc>
          <w:tcPr>
            <w:tcW w:w="863" w:type="dxa"/>
            <w:shd w:val="clear" w:color="auto" w:fill="auto"/>
            <w:vAlign w:val="center"/>
          </w:tcPr>
          <w:p w14:paraId="3071773D" w14:textId="77777777" w:rsidR="00FE7EBE" w:rsidRPr="007B3BD8" w:rsidRDefault="00FE7EBE" w:rsidP="00DE124E">
            <w:pPr>
              <w:pStyle w:val="LZ-4"/>
            </w:pPr>
            <w:r w:rsidRPr="007B3BD8">
              <w:t>中</w:t>
            </w:r>
          </w:p>
        </w:tc>
        <w:tc>
          <w:tcPr>
            <w:tcW w:w="709" w:type="dxa"/>
            <w:shd w:val="clear" w:color="auto" w:fill="auto"/>
            <w:vAlign w:val="center"/>
          </w:tcPr>
          <w:p w14:paraId="0BF81962" w14:textId="77777777" w:rsidR="00FE7EBE" w:rsidRPr="007B3BD8" w:rsidRDefault="00FE7EBE" w:rsidP="00DE124E">
            <w:pPr>
              <w:pStyle w:val="LZ-4"/>
            </w:pPr>
            <w:r w:rsidRPr="007B3BD8">
              <w:t>中</w:t>
            </w:r>
          </w:p>
        </w:tc>
      </w:tr>
      <w:tr w:rsidR="00DE124E" w:rsidRPr="007B3BD8" w14:paraId="79427D27" w14:textId="77777777" w:rsidTr="00446994">
        <w:trPr>
          <w:trHeight w:hRule="exact" w:val="829"/>
          <w:jc w:val="center"/>
        </w:trPr>
        <w:tc>
          <w:tcPr>
            <w:tcW w:w="1322" w:type="dxa"/>
            <w:tcBorders>
              <w:top w:val="single" w:sz="4" w:space="0" w:color="auto"/>
            </w:tcBorders>
            <w:shd w:val="clear" w:color="auto" w:fill="auto"/>
            <w:vAlign w:val="center"/>
          </w:tcPr>
          <w:p w14:paraId="3CBBC004" w14:textId="77777777" w:rsidR="00FE7EBE" w:rsidRPr="007B3BD8" w:rsidRDefault="00FE7EBE" w:rsidP="00DE124E">
            <w:pPr>
              <w:pStyle w:val="LZ-4"/>
            </w:pPr>
            <w:r w:rsidRPr="007B3BD8">
              <w:lastRenderedPageBreak/>
              <w:t>生物质燃烧源</w:t>
            </w:r>
          </w:p>
        </w:tc>
        <w:tc>
          <w:tcPr>
            <w:tcW w:w="1322" w:type="dxa"/>
            <w:tcBorders>
              <w:top w:val="single" w:sz="4" w:space="0" w:color="auto"/>
            </w:tcBorders>
            <w:shd w:val="clear" w:color="auto" w:fill="auto"/>
            <w:vAlign w:val="center"/>
          </w:tcPr>
          <w:p w14:paraId="09C22309" w14:textId="77777777" w:rsidR="00FE7EBE" w:rsidRPr="007B3BD8" w:rsidRDefault="00FE7EBE" w:rsidP="00DE124E">
            <w:pPr>
              <w:pStyle w:val="LZ-4"/>
            </w:pPr>
            <w:r w:rsidRPr="007B3BD8">
              <w:t>秸秆露天焚烧</w:t>
            </w:r>
          </w:p>
        </w:tc>
        <w:tc>
          <w:tcPr>
            <w:tcW w:w="673" w:type="dxa"/>
            <w:shd w:val="clear" w:color="auto" w:fill="auto"/>
            <w:vAlign w:val="center"/>
          </w:tcPr>
          <w:p w14:paraId="77C6D1FB" w14:textId="77777777" w:rsidR="00FE7EBE" w:rsidRPr="007B3BD8" w:rsidRDefault="00FE7EBE" w:rsidP="00DE124E">
            <w:pPr>
              <w:pStyle w:val="LZ-4"/>
            </w:pPr>
            <w:r w:rsidRPr="007B3BD8">
              <w:t>高</w:t>
            </w:r>
          </w:p>
        </w:tc>
        <w:tc>
          <w:tcPr>
            <w:tcW w:w="674" w:type="dxa"/>
            <w:shd w:val="clear" w:color="auto" w:fill="auto"/>
            <w:vAlign w:val="center"/>
          </w:tcPr>
          <w:p w14:paraId="21726F7D" w14:textId="77777777" w:rsidR="00FE7EBE" w:rsidRPr="007B3BD8" w:rsidRDefault="00FE7EBE" w:rsidP="00DE124E">
            <w:pPr>
              <w:pStyle w:val="LZ-4"/>
            </w:pPr>
            <w:r w:rsidRPr="007B3BD8">
              <w:t>高</w:t>
            </w:r>
          </w:p>
        </w:tc>
        <w:tc>
          <w:tcPr>
            <w:tcW w:w="546" w:type="dxa"/>
            <w:shd w:val="clear" w:color="auto" w:fill="auto"/>
            <w:vAlign w:val="center"/>
          </w:tcPr>
          <w:p w14:paraId="3E2BD811" w14:textId="77777777" w:rsidR="00FE7EBE" w:rsidRPr="007B3BD8" w:rsidRDefault="00FE7EBE" w:rsidP="00DE124E">
            <w:pPr>
              <w:pStyle w:val="LZ-4"/>
            </w:pPr>
            <w:r w:rsidRPr="007B3BD8">
              <w:t>高</w:t>
            </w:r>
          </w:p>
        </w:tc>
        <w:tc>
          <w:tcPr>
            <w:tcW w:w="801" w:type="dxa"/>
            <w:shd w:val="clear" w:color="auto" w:fill="auto"/>
            <w:vAlign w:val="center"/>
          </w:tcPr>
          <w:p w14:paraId="330CCCDB" w14:textId="77777777" w:rsidR="00FE7EBE" w:rsidRPr="007B3BD8" w:rsidRDefault="00FE7EBE" w:rsidP="00DE124E">
            <w:pPr>
              <w:pStyle w:val="LZ-4"/>
            </w:pPr>
            <w:r w:rsidRPr="007B3BD8">
              <w:t>高</w:t>
            </w:r>
          </w:p>
        </w:tc>
        <w:tc>
          <w:tcPr>
            <w:tcW w:w="758" w:type="dxa"/>
            <w:shd w:val="clear" w:color="auto" w:fill="auto"/>
            <w:vAlign w:val="center"/>
          </w:tcPr>
          <w:p w14:paraId="0D1BCEBE" w14:textId="77777777" w:rsidR="00FE7EBE" w:rsidRPr="007B3BD8" w:rsidRDefault="00FE7EBE" w:rsidP="00DE124E">
            <w:pPr>
              <w:pStyle w:val="LZ-4"/>
            </w:pPr>
            <w:r w:rsidRPr="007B3BD8">
              <w:t>高</w:t>
            </w:r>
          </w:p>
        </w:tc>
        <w:tc>
          <w:tcPr>
            <w:tcW w:w="590" w:type="dxa"/>
            <w:shd w:val="clear" w:color="auto" w:fill="auto"/>
            <w:vAlign w:val="center"/>
          </w:tcPr>
          <w:p w14:paraId="7ED7190D" w14:textId="77777777" w:rsidR="00FE7EBE" w:rsidRPr="007B3BD8" w:rsidRDefault="00FE7EBE" w:rsidP="00DE124E">
            <w:pPr>
              <w:pStyle w:val="LZ-4"/>
            </w:pPr>
            <w:r w:rsidRPr="007B3BD8">
              <w:t>高</w:t>
            </w:r>
          </w:p>
        </w:tc>
        <w:tc>
          <w:tcPr>
            <w:tcW w:w="673" w:type="dxa"/>
            <w:shd w:val="clear" w:color="auto" w:fill="auto"/>
            <w:vAlign w:val="center"/>
          </w:tcPr>
          <w:p w14:paraId="1CE8F33F" w14:textId="77777777" w:rsidR="00FE7EBE" w:rsidRPr="007B3BD8" w:rsidRDefault="00FE7EBE" w:rsidP="00DE124E">
            <w:pPr>
              <w:pStyle w:val="LZ-4"/>
            </w:pPr>
            <w:r w:rsidRPr="007B3BD8">
              <w:t>高</w:t>
            </w:r>
          </w:p>
        </w:tc>
        <w:tc>
          <w:tcPr>
            <w:tcW w:w="863" w:type="dxa"/>
            <w:shd w:val="clear" w:color="auto" w:fill="auto"/>
            <w:vAlign w:val="center"/>
          </w:tcPr>
          <w:p w14:paraId="2FC8848A" w14:textId="77777777" w:rsidR="00FE7EBE" w:rsidRPr="007B3BD8" w:rsidRDefault="00FE7EBE" w:rsidP="00DE124E">
            <w:pPr>
              <w:pStyle w:val="LZ-4"/>
            </w:pPr>
            <w:r w:rsidRPr="007B3BD8">
              <w:t>高</w:t>
            </w:r>
          </w:p>
        </w:tc>
        <w:tc>
          <w:tcPr>
            <w:tcW w:w="709" w:type="dxa"/>
            <w:shd w:val="clear" w:color="auto" w:fill="auto"/>
            <w:vAlign w:val="center"/>
          </w:tcPr>
          <w:p w14:paraId="3A917501" w14:textId="77777777" w:rsidR="00FE7EBE" w:rsidRPr="007B3BD8" w:rsidRDefault="00FE7EBE" w:rsidP="00DE124E">
            <w:pPr>
              <w:pStyle w:val="LZ-4"/>
            </w:pPr>
            <w:r w:rsidRPr="007B3BD8">
              <w:t>高</w:t>
            </w:r>
          </w:p>
        </w:tc>
      </w:tr>
      <w:tr w:rsidR="00DE124E" w:rsidRPr="007B3BD8" w14:paraId="270574CC" w14:textId="77777777" w:rsidTr="00446994">
        <w:trPr>
          <w:trHeight w:hRule="exact" w:val="439"/>
          <w:jc w:val="center"/>
        </w:trPr>
        <w:tc>
          <w:tcPr>
            <w:tcW w:w="1322" w:type="dxa"/>
            <w:vMerge w:val="restart"/>
            <w:shd w:val="clear" w:color="auto" w:fill="auto"/>
            <w:vAlign w:val="center"/>
          </w:tcPr>
          <w:p w14:paraId="06C8408D" w14:textId="77777777" w:rsidR="00FE7EBE" w:rsidRPr="007B3BD8" w:rsidRDefault="00FE7EBE" w:rsidP="00DE124E">
            <w:pPr>
              <w:pStyle w:val="LZ-4"/>
            </w:pPr>
            <w:r w:rsidRPr="007B3BD8">
              <w:t>农业源</w:t>
            </w:r>
          </w:p>
        </w:tc>
        <w:tc>
          <w:tcPr>
            <w:tcW w:w="1322" w:type="dxa"/>
            <w:shd w:val="clear" w:color="auto" w:fill="auto"/>
            <w:vAlign w:val="center"/>
          </w:tcPr>
          <w:p w14:paraId="4B610C9B" w14:textId="77777777" w:rsidR="00FE7EBE" w:rsidRPr="007B3BD8" w:rsidRDefault="00FE7EBE" w:rsidP="00DE124E">
            <w:pPr>
              <w:pStyle w:val="LZ-4"/>
            </w:pPr>
            <w:r w:rsidRPr="007B3BD8">
              <w:t>畜禽养殖</w:t>
            </w:r>
          </w:p>
        </w:tc>
        <w:tc>
          <w:tcPr>
            <w:tcW w:w="673" w:type="dxa"/>
            <w:shd w:val="clear" w:color="auto" w:fill="auto"/>
            <w:vAlign w:val="center"/>
          </w:tcPr>
          <w:p w14:paraId="652D76AA" w14:textId="77777777" w:rsidR="00FE7EBE" w:rsidRPr="007B3BD8" w:rsidRDefault="00FE7EBE" w:rsidP="00DE124E">
            <w:pPr>
              <w:pStyle w:val="LZ-4"/>
            </w:pPr>
            <w:r w:rsidRPr="007B3BD8">
              <w:t>/</w:t>
            </w:r>
          </w:p>
        </w:tc>
        <w:tc>
          <w:tcPr>
            <w:tcW w:w="674" w:type="dxa"/>
            <w:shd w:val="clear" w:color="auto" w:fill="auto"/>
            <w:vAlign w:val="center"/>
          </w:tcPr>
          <w:p w14:paraId="1C2E483A" w14:textId="77777777" w:rsidR="00FE7EBE" w:rsidRPr="007B3BD8" w:rsidRDefault="00FE7EBE" w:rsidP="00DE124E">
            <w:pPr>
              <w:pStyle w:val="LZ-4"/>
            </w:pPr>
            <w:r w:rsidRPr="007B3BD8">
              <w:t>/</w:t>
            </w:r>
          </w:p>
        </w:tc>
        <w:tc>
          <w:tcPr>
            <w:tcW w:w="546" w:type="dxa"/>
            <w:shd w:val="clear" w:color="auto" w:fill="auto"/>
            <w:vAlign w:val="center"/>
          </w:tcPr>
          <w:p w14:paraId="3695A533" w14:textId="77777777" w:rsidR="00FE7EBE" w:rsidRPr="007B3BD8" w:rsidRDefault="00FE7EBE" w:rsidP="00DE124E">
            <w:pPr>
              <w:pStyle w:val="LZ-4"/>
            </w:pPr>
            <w:r w:rsidRPr="007B3BD8">
              <w:t>/</w:t>
            </w:r>
          </w:p>
        </w:tc>
        <w:tc>
          <w:tcPr>
            <w:tcW w:w="801" w:type="dxa"/>
            <w:shd w:val="clear" w:color="auto" w:fill="auto"/>
            <w:vAlign w:val="center"/>
          </w:tcPr>
          <w:p w14:paraId="25EF5DFC" w14:textId="77777777" w:rsidR="00FE7EBE" w:rsidRPr="007B3BD8" w:rsidRDefault="00FE7EBE" w:rsidP="00DE124E">
            <w:pPr>
              <w:pStyle w:val="LZ-4"/>
            </w:pPr>
            <w:r w:rsidRPr="007B3BD8">
              <w:t>/</w:t>
            </w:r>
          </w:p>
        </w:tc>
        <w:tc>
          <w:tcPr>
            <w:tcW w:w="758" w:type="dxa"/>
            <w:shd w:val="clear" w:color="auto" w:fill="auto"/>
            <w:vAlign w:val="center"/>
          </w:tcPr>
          <w:p w14:paraId="6AF558D2" w14:textId="77777777" w:rsidR="00FE7EBE" w:rsidRPr="007B3BD8" w:rsidRDefault="00FE7EBE" w:rsidP="00DE124E">
            <w:pPr>
              <w:pStyle w:val="LZ-4"/>
            </w:pPr>
            <w:r w:rsidRPr="007B3BD8">
              <w:t>/</w:t>
            </w:r>
          </w:p>
        </w:tc>
        <w:tc>
          <w:tcPr>
            <w:tcW w:w="590" w:type="dxa"/>
            <w:shd w:val="clear" w:color="auto" w:fill="auto"/>
            <w:vAlign w:val="center"/>
          </w:tcPr>
          <w:p w14:paraId="615D6D0B" w14:textId="77777777" w:rsidR="00FE7EBE" w:rsidRPr="007B3BD8" w:rsidRDefault="00FE7EBE" w:rsidP="00DE124E">
            <w:pPr>
              <w:pStyle w:val="LZ-4"/>
            </w:pPr>
            <w:r w:rsidRPr="007B3BD8">
              <w:t>/</w:t>
            </w:r>
          </w:p>
        </w:tc>
        <w:tc>
          <w:tcPr>
            <w:tcW w:w="673" w:type="dxa"/>
            <w:shd w:val="clear" w:color="auto" w:fill="auto"/>
            <w:vAlign w:val="center"/>
          </w:tcPr>
          <w:p w14:paraId="582D2978" w14:textId="77777777" w:rsidR="00FE7EBE" w:rsidRPr="007B3BD8" w:rsidRDefault="00FE7EBE" w:rsidP="00DE124E">
            <w:pPr>
              <w:pStyle w:val="LZ-4"/>
            </w:pPr>
            <w:r w:rsidRPr="007B3BD8">
              <w:t>/</w:t>
            </w:r>
          </w:p>
        </w:tc>
        <w:tc>
          <w:tcPr>
            <w:tcW w:w="863" w:type="dxa"/>
            <w:shd w:val="clear" w:color="auto" w:fill="auto"/>
            <w:vAlign w:val="center"/>
          </w:tcPr>
          <w:p w14:paraId="579CBEB4" w14:textId="77777777" w:rsidR="00FE7EBE" w:rsidRPr="007B3BD8" w:rsidRDefault="00FE7EBE" w:rsidP="00DE124E">
            <w:pPr>
              <w:pStyle w:val="LZ-4"/>
            </w:pPr>
            <w:r w:rsidRPr="007B3BD8">
              <w:t>/</w:t>
            </w:r>
          </w:p>
        </w:tc>
        <w:tc>
          <w:tcPr>
            <w:tcW w:w="709" w:type="dxa"/>
            <w:shd w:val="clear" w:color="auto" w:fill="auto"/>
            <w:vAlign w:val="center"/>
          </w:tcPr>
          <w:p w14:paraId="334CDEA0" w14:textId="77777777" w:rsidR="00FE7EBE" w:rsidRPr="007B3BD8" w:rsidRDefault="00FE7EBE" w:rsidP="00DE124E">
            <w:pPr>
              <w:pStyle w:val="LZ-4"/>
            </w:pPr>
            <w:r w:rsidRPr="007B3BD8">
              <w:t>中</w:t>
            </w:r>
          </w:p>
        </w:tc>
      </w:tr>
      <w:tr w:rsidR="00DE124E" w:rsidRPr="007B3BD8" w14:paraId="58CD7AA5" w14:textId="77777777" w:rsidTr="00446994">
        <w:trPr>
          <w:trHeight w:hRule="exact" w:val="439"/>
          <w:jc w:val="center"/>
        </w:trPr>
        <w:tc>
          <w:tcPr>
            <w:tcW w:w="1322" w:type="dxa"/>
            <w:vMerge/>
            <w:shd w:val="clear" w:color="auto" w:fill="auto"/>
            <w:vAlign w:val="center"/>
          </w:tcPr>
          <w:p w14:paraId="175E7354" w14:textId="77777777" w:rsidR="00FE7EBE" w:rsidRPr="007B3BD8" w:rsidRDefault="00FE7EBE" w:rsidP="00DE124E">
            <w:pPr>
              <w:pStyle w:val="LZ-4"/>
            </w:pPr>
          </w:p>
        </w:tc>
        <w:tc>
          <w:tcPr>
            <w:tcW w:w="1322" w:type="dxa"/>
            <w:shd w:val="clear" w:color="auto" w:fill="auto"/>
            <w:vAlign w:val="center"/>
          </w:tcPr>
          <w:p w14:paraId="1D7B205B" w14:textId="77777777" w:rsidR="00FE7EBE" w:rsidRPr="007B3BD8" w:rsidRDefault="00FE7EBE" w:rsidP="00DE124E">
            <w:pPr>
              <w:pStyle w:val="LZ-4"/>
            </w:pPr>
            <w:r w:rsidRPr="007B3BD8">
              <w:t>氮肥施用</w:t>
            </w:r>
          </w:p>
        </w:tc>
        <w:tc>
          <w:tcPr>
            <w:tcW w:w="673" w:type="dxa"/>
            <w:shd w:val="clear" w:color="auto" w:fill="auto"/>
            <w:vAlign w:val="center"/>
          </w:tcPr>
          <w:p w14:paraId="1794F770" w14:textId="77777777" w:rsidR="00FE7EBE" w:rsidRPr="007B3BD8" w:rsidRDefault="00FE7EBE" w:rsidP="00DE124E">
            <w:pPr>
              <w:pStyle w:val="LZ-4"/>
            </w:pPr>
            <w:r w:rsidRPr="007B3BD8">
              <w:t>/</w:t>
            </w:r>
          </w:p>
        </w:tc>
        <w:tc>
          <w:tcPr>
            <w:tcW w:w="674" w:type="dxa"/>
            <w:shd w:val="clear" w:color="auto" w:fill="auto"/>
            <w:vAlign w:val="center"/>
          </w:tcPr>
          <w:p w14:paraId="48E535E4" w14:textId="77777777" w:rsidR="00FE7EBE" w:rsidRPr="007B3BD8" w:rsidRDefault="00FE7EBE" w:rsidP="00DE124E">
            <w:pPr>
              <w:pStyle w:val="LZ-4"/>
            </w:pPr>
            <w:r w:rsidRPr="007B3BD8">
              <w:t>/</w:t>
            </w:r>
          </w:p>
        </w:tc>
        <w:tc>
          <w:tcPr>
            <w:tcW w:w="546" w:type="dxa"/>
            <w:shd w:val="clear" w:color="auto" w:fill="auto"/>
            <w:vAlign w:val="center"/>
          </w:tcPr>
          <w:p w14:paraId="1C513A21" w14:textId="77777777" w:rsidR="00FE7EBE" w:rsidRPr="007B3BD8" w:rsidRDefault="00FE7EBE" w:rsidP="00DE124E">
            <w:pPr>
              <w:pStyle w:val="LZ-4"/>
            </w:pPr>
            <w:r w:rsidRPr="007B3BD8">
              <w:t>/</w:t>
            </w:r>
          </w:p>
        </w:tc>
        <w:tc>
          <w:tcPr>
            <w:tcW w:w="801" w:type="dxa"/>
            <w:shd w:val="clear" w:color="auto" w:fill="auto"/>
            <w:vAlign w:val="center"/>
          </w:tcPr>
          <w:p w14:paraId="732FD6B5" w14:textId="77777777" w:rsidR="00FE7EBE" w:rsidRPr="007B3BD8" w:rsidRDefault="00FE7EBE" w:rsidP="00DE124E">
            <w:pPr>
              <w:pStyle w:val="LZ-4"/>
            </w:pPr>
            <w:r w:rsidRPr="007B3BD8">
              <w:t>/</w:t>
            </w:r>
          </w:p>
        </w:tc>
        <w:tc>
          <w:tcPr>
            <w:tcW w:w="758" w:type="dxa"/>
            <w:shd w:val="clear" w:color="auto" w:fill="auto"/>
            <w:vAlign w:val="center"/>
          </w:tcPr>
          <w:p w14:paraId="0D4CCBFA" w14:textId="77777777" w:rsidR="00FE7EBE" w:rsidRPr="007B3BD8" w:rsidRDefault="00FE7EBE" w:rsidP="00DE124E">
            <w:pPr>
              <w:pStyle w:val="LZ-4"/>
            </w:pPr>
            <w:r w:rsidRPr="007B3BD8">
              <w:t>/</w:t>
            </w:r>
          </w:p>
        </w:tc>
        <w:tc>
          <w:tcPr>
            <w:tcW w:w="590" w:type="dxa"/>
            <w:shd w:val="clear" w:color="auto" w:fill="auto"/>
            <w:vAlign w:val="center"/>
          </w:tcPr>
          <w:p w14:paraId="5639F0CA" w14:textId="77777777" w:rsidR="00FE7EBE" w:rsidRPr="007B3BD8" w:rsidRDefault="00FE7EBE" w:rsidP="00DE124E">
            <w:pPr>
              <w:pStyle w:val="LZ-4"/>
            </w:pPr>
            <w:r w:rsidRPr="007B3BD8">
              <w:t>/</w:t>
            </w:r>
          </w:p>
        </w:tc>
        <w:tc>
          <w:tcPr>
            <w:tcW w:w="673" w:type="dxa"/>
            <w:shd w:val="clear" w:color="auto" w:fill="auto"/>
            <w:vAlign w:val="center"/>
          </w:tcPr>
          <w:p w14:paraId="07D74D5A" w14:textId="77777777" w:rsidR="00FE7EBE" w:rsidRPr="007B3BD8" w:rsidRDefault="00FE7EBE" w:rsidP="00DE124E">
            <w:pPr>
              <w:pStyle w:val="LZ-4"/>
            </w:pPr>
            <w:r w:rsidRPr="007B3BD8">
              <w:t>/</w:t>
            </w:r>
          </w:p>
        </w:tc>
        <w:tc>
          <w:tcPr>
            <w:tcW w:w="863" w:type="dxa"/>
            <w:shd w:val="clear" w:color="auto" w:fill="auto"/>
            <w:vAlign w:val="center"/>
          </w:tcPr>
          <w:p w14:paraId="69BF329C" w14:textId="77777777" w:rsidR="00FE7EBE" w:rsidRPr="007B3BD8" w:rsidRDefault="00FE7EBE" w:rsidP="00DE124E">
            <w:pPr>
              <w:pStyle w:val="LZ-4"/>
            </w:pPr>
            <w:r w:rsidRPr="007B3BD8">
              <w:t>/</w:t>
            </w:r>
          </w:p>
        </w:tc>
        <w:tc>
          <w:tcPr>
            <w:tcW w:w="709" w:type="dxa"/>
            <w:shd w:val="clear" w:color="auto" w:fill="auto"/>
            <w:vAlign w:val="center"/>
          </w:tcPr>
          <w:p w14:paraId="67057E5C" w14:textId="77777777" w:rsidR="00FE7EBE" w:rsidRPr="007B3BD8" w:rsidRDefault="00FE7EBE" w:rsidP="00DE124E">
            <w:pPr>
              <w:pStyle w:val="LZ-4"/>
            </w:pPr>
            <w:r w:rsidRPr="007B3BD8">
              <w:t>中</w:t>
            </w:r>
          </w:p>
        </w:tc>
      </w:tr>
      <w:tr w:rsidR="00DE124E" w:rsidRPr="007B3BD8" w14:paraId="1AA50D85" w14:textId="77777777" w:rsidTr="00446994">
        <w:trPr>
          <w:trHeight w:hRule="exact" w:val="439"/>
          <w:jc w:val="center"/>
        </w:trPr>
        <w:tc>
          <w:tcPr>
            <w:tcW w:w="1322" w:type="dxa"/>
            <w:vMerge/>
            <w:shd w:val="clear" w:color="auto" w:fill="auto"/>
            <w:vAlign w:val="center"/>
          </w:tcPr>
          <w:p w14:paraId="5DE6E302" w14:textId="77777777" w:rsidR="00FE7EBE" w:rsidRPr="007B3BD8" w:rsidRDefault="00FE7EBE" w:rsidP="00DE124E">
            <w:pPr>
              <w:pStyle w:val="LZ-4"/>
            </w:pPr>
          </w:p>
        </w:tc>
        <w:tc>
          <w:tcPr>
            <w:tcW w:w="1322" w:type="dxa"/>
            <w:shd w:val="clear" w:color="auto" w:fill="auto"/>
            <w:vAlign w:val="center"/>
          </w:tcPr>
          <w:p w14:paraId="7D9FA01C" w14:textId="77777777" w:rsidR="00FE7EBE" w:rsidRPr="007B3BD8" w:rsidRDefault="00FE7EBE" w:rsidP="00DE124E">
            <w:pPr>
              <w:pStyle w:val="LZ-4"/>
            </w:pPr>
            <w:r w:rsidRPr="007B3BD8">
              <w:t>人体粪便</w:t>
            </w:r>
          </w:p>
        </w:tc>
        <w:tc>
          <w:tcPr>
            <w:tcW w:w="673" w:type="dxa"/>
            <w:shd w:val="clear" w:color="auto" w:fill="auto"/>
            <w:vAlign w:val="center"/>
          </w:tcPr>
          <w:p w14:paraId="6FCE50F3" w14:textId="77777777" w:rsidR="00FE7EBE" w:rsidRPr="007B3BD8" w:rsidRDefault="00FE7EBE" w:rsidP="00DE124E">
            <w:pPr>
              <w:pStyle w:val="LZ-4"/>
            </w:pPr>
            <w:r w:rsidRPr="007B3BD8">
              <w:t>/</w:t>
            </w:r>
          </w:p>
        </w:tc>
        <w:tc>
          <w:tcPr>
            <w:tcW w:w="674" w:type="dxa"/>
            <w:shd w:val="clear" w:color="auto" w:fill="auto"/>
            <w:vAlign w:val="center"/>
          </w:tcPr>
          <w:p w14:paraId="59046101" w14:textId="77777777" w:rsidR="00FE7EBE" w:rsidRPr="007B3BD8" w:rsidRDefault="00FE7EBE" w:rsidP="00DE124E">
            <w:pPr>
              <w:pStyle w:val="LZ-4"/>
            </w:pPr>
            <w:r w:rsidRPr="007B3BD8">
              <w:t>/</w:t>
            </w:r>
          </w:p>
        </w:tc>
        <w:tc>
          <w:tcPr>
            <w:tcW w:w="546" w:type="dxa"/>
            <w:shd w:val="clear" w:color="auto" w:fill="auto"/>
            <w:vAlign w:val="center"/>
          </w:tcPr>
          <w:p w14:paraId="180A3E67" w14:textId="77777777" w:rsidR="00FE7EBE" w:rsidRPr="007B3BD8" w:rsidRDefault="00FE7EBE" w:rsidP="00DE124E">
            <w:pPr>
              <w:pStyle w:val="LZ-4"/>
            </w:pPr>
            <w:r w:rsidRPr="007B3BD8">
              <w:t>/</w:t>
            </w:r>
          </w:p>
        </w:tc>
        <w:tc>
          <w:tcPr>
            <w:tcW w:w="801" w:type="dxa"/>
            <w:shd w:val="clear" w:color="auto" w:fill="auto"/>
            <w:vAlign w:val="center"/>
          </w:tcPr>
          <w:p w14:paraId="5C08C37E" w14:textId="77777777" w:rsidR="00FE7EBE" w:rsidRPr="007B3BD8" w:rsidRDefault="00FE7EBE" w:rsidP="00DE124E">
            <w:pPr>
              <w:pStyle w:val="LZ-4"/>
            </w:pPr>
            <w:r w:rsidRPr="007B3BD8">
              <w:t>/</w:t>
            </w:r>
          </w:p>
        </w:tc>
        <w:tc>
          <w:tcPr>
            <w:tcW w:w="758" w:type="dxa"/>
            <w:shd w:val="clear" w:color="auto" w:fill="auto"/>
            <w:vAlign w:val="center"/>
          </w:tcPr>
          <w:p w14:paraId="57409CF4" w14:textId="77777777" w:rsidR="00FE7EBE" w:rsidRPr="007B3BD8" w:rsidRDefault="00FE7EBE" w:rsidP="00DE124E">
            <w:pPr>
              <w:pStyle w:val="LZ-4"/>
            </w:pPr>
            <w:r w:rsidRPr="007B3BD8">
              <w:t>/</w:t>
            </w:r>
          </w:p>
        </w:tc>
        <w:tc>
          <w:tcPr>
            <w:tcW w:w="590" w:type="dxa"/>
            <w:shd w:val="clear" w:color="auto" w:fill="auto"/>
            <w:vAlign w:val="center"/>
          </w:tcPr>
          <w:p w14:paraId="64D210DC" w14:textId="77777777" w:rsidR="00FE7EBE" w:rsidRPr="007B3BD8" w:rsidRDefault="00FE7EBE" w:rsidP="00DE124E">
            <w:pPr>
              <w:pStyle w:val="LZ-4"/>
            </w:pPr>
            <w:r w:rsidRPr="007B3BD8">
              <w:t>/</w:t>
            </w:r>
          </w:p>
        </w:tc>
        <w:tc>
          <w:tcPr>
            <w:tcW w:w="673" w:type="dxa"/>
            <w:shd w:val="clear" w:color="auto" w:fill="auto"/>
            <w:vAlign w:val="center"/>
          </w:tcPr>
          <w:p w14:paraId="69DDA80D" w14:textId="77777777" w:rsidR="00FE7EBE" w:rsidRPr="007B3BD8" w:rsidRDefault="00FE7EBE" w:rsidP="00DE124E">
            <w:pPr>
              <w:pStyle w:val="LZ-4"/>
            </w:pPr>
            <w:r w:rsidRPr="007B3BD8">
              <w:t>/</w:t>
            </w:r>
          </w:p>
        </w:tc>
        <w:tc>
          <w:tcPr>
            <w:tcW w:w="863" w:type="dxa"/>
            <w:shd w:val="clear" w:color="auto" w:fill="auto"/>
            <w:vAlign w:val="center"/>
          </w:tcPr>
          <w:p w14:paraId="7784FCA5" w14:textId="77777777" w:rsidR="00FE7EBE" w:rsidRPr="007B3BD8" w:rsidRDefault="00FE7EBE" w:rsidP="00DE124E">
            <w:pPr>
              <w:pStyle w:val="LZ-4"/>
            </w:pPr>
            <w:r w:rsidRPr="007B3BD8">
              <w:t>/</w:t>
            </w:r>
          </w:p>
        </w:tc>
        <w:tc>
          <w:tcPr>
            <w:tcW w:w="709" w:type="dxa"/>
            <w:shd w:val="clear" w:color="auto" w:fill="auto"/>
            <w:vAlign w:val="center"/>
          </w:tcPr>
          <w:p w14:paraId="43DD44CC" w14:textId="77777777" w:rsidR="00FE7EBE" w:rsidRPr="007B3BD8" w:rsidRDefault="00FE7EBE" w:rsidP="00DE124E">
            <w:pPr>
              <w:pStyle w:val="LZ-4"/>
            </w:pPr>
            <w:r w:rsidRPr="007B3BD8">
              <w:t>中</w:t>
            </w:r>
          </w:p>
        </w:tc>
      </w:tr>
      <w:tr w:rsidR="00DE124E" w:rsidRPr="007B3BD8" w14:paraId="57316981" w14:textId="77777777" w:rsidTr="00446994">
        <w:trPr>
          <w:trHeight w:hRule="exact" w:val="439"/>
          <w:jc w:val="center"/>
        </w:trPr>
        <w:tc>
          <w:tcPr>
            <w:tcW w:w="1322" w:type="dxa"/>
            <w:vMerge/>
            <w:shd w:val="clear" w:color="auto" w:fill="auto"/>
            <w:vAlign w:val="center"/>
          </w:tcPr>
          <w:p w14:paraId="49045EC3" w14:textId="77777777" w:rsidR="00FE7EBE" w:rsidRPr="007B3BD8" w:rsidRDefault="00FE7EBE" w:rsidP="00DE124E">
            <w:pPr>
              <w:pStyle w:val="LZ-4"/>
            </w:pPr>
          </w:p>
        </w:tc>
        <w:tc>
          <w:tcPr>
            <w:tcW w:w="1322" w:type="dxa"/>
            <w:shd w:val="clear" w:color="auto" w:fill="auto"/>
            <w:vAlign w:val="center"/>
          </w:tcPr>
          <w:p w14:paraId="47B44890" w14:textId="77777777" w:rsidR="00FE7EBE" w:rsidRPr="007B3BD8" w:rsidRDefault="00FE7EBE" w:rsidP="00DE124E">
            <w:pPr>
              <w:pStyle w:val="LZ-4"/>
            </w:pPr>
            <w:r w:rsidRPr="007B3BD8">
              <w:t>固氮植物</w:t>
            </w:r>
          </w:p>
        </w:tc>
        <w:tc>
          <w:tcPr>
            <w:tcW w:w="673" w:type="dxa"/>
            <w:shd w:val="clear" w:color="auto" w:fill="auto"/>
            <w:vAlign w:val="center"/>
          </w:tcPr>
          <w:p w14:paraId="6A50A177" w14:textId="77777777" w:rsidR="00FE7EBE" w:rsidRPr="007B3BD8" w:rsidRDefault="00FE7EBE" w:rsidP="00DE124E">
            <w:pPr>
              <w:pStyle w:val="LZ-4"/>
            </w:pPr>
            <w:r w:rsidRPr="007B3BD8">
              <w:t>/</w:t>
            </w:r>
          </w:p>
        </w:tc>
        <w:tc>
          <w:tcPr>
            <w:tcW w:w="674" w:type="dxa"/>
            <w:shd w:val="clear" w:color="auto" w:fill="auto"/>
            <w:vAlign w:val="center"/>
          </w:tcPr>
          <w:p w14:paraId="324F3450" w14:textId="77777777" w:rsidR="00FE7EBE" w:rsidRPr="007B3BD8" w:rsidRDefault="00FE7EBE" w:rsidP="00DE124E">
            <w:pPr>
              <w:pStyle w:val="LZ-4"/>
            </w:pPr>
            <w:r w:rsidRPr="007B3BD8">
              <w:t>/</w:t>
            </w:r>
          </w:p>
        </w:tc>
        <w:tc>
          <w:tcPr>
            <w:tcW w:w="546" w:type="dxa"/>
            <w:shd w:val="clear" w:color="auto" w:fill="auto"/>
            <w:vAlign w:val="center"/>
          </w:tcPr>
          <w:p w14:paraId="2396B1FD" w14:textId="77777777" w:rsidR="00FE7EBE" w:rsidRPr="007B3BD8" w:rsidRDefault="00FE7EBE" w:rsidP="00DE124E">
            <w:pPr>
              <w:pStyle w:val="LZ-4"/>
            </w:pPr>
            <w:r w:rsidRPr="007B3BD8">
              <w:t>/</w:t>
            </w:r>
          </w:p>
        </w:tc>
        <w:tc>
          <w:tcPr>
            <w:tcW w:w="801" w:type="dxa"/>
            <w:shd w:val="clear" w:color="auto" w:fill="auto"/>
            <w:vAlign w:val="center"/>
          </w:tcPr>
          <w:p w14:paraId="6736F0FA" w14:textId="77777777" w:rsidR="00FE7EBE" w:rsidRPr="007B3BD8" w:rsidRDefault="00FE7EBE" w:rsidP="00DE124E">
            <w:pPr>
              <w:pStyle w:val="LZ-4"/>
            </w:pPr>
            <w:r w:rsidRPr="007B3BD8">
              <w:t>/</w:t>
            </w:r>
          </w:p>
        </w:tc>
        <w:tc>
          <w:tcPr>
            <w:tcW w:w="758" w:type="dxa"/>
            <w:shd w:val="clear" w:color="auto" w:fill="auto"/>
            <w:vAlign w:val="center"/>
          </w:tcPr>
          <w:p w14:paraId="41C79E42" w14:textId="77777777" w:rsidR="00FE7EBE" w:rsidRPr="007B3BD8" w:rsidRDefault="00FE7EBE" w:rsidP="00DE124E">
            <w:pPr>
              <w:pStyle w:val="LZ-4"/>
            </w:pPr>
            <w:r w:rsidRPr="007B3BD8">
              <w:t>/</w:t>
            </w:r>
          </w:p>
        </w:tc>
        <w:tc>
          <w:tcPr>
            <w:tcW w:w="590" w:type="dxa"/>
            <w:shd w:val="clear" w:color="auto" w:fill="auto"/>
            <w:vAlign w:val="center"/>
          </w:tcPr>
          <w:p w14:paraId="220F11FC" w14:textId="77777777" w:rsidR="00FE7EBE" w:rsidRPr="007B3BD8" w:rsidRDefault="00FE7EBE" w:rsidP="00DE124E">
            <w:pPr>
              <w:pStyle w:val="LZ-4"/>
            </w:pPr>
            <w:r w:rsidRPr="007B3BD8">
              <w:t>/</w:t>
            </w:r>
          </w:p>
        </w:tc>
        <w:tc>
          <w:tcPr>
            <w:tcW w:w="673" w:type="dxa"/>
            <w:shd w:val="clear" w:color="auto" w:fill="auto"/>
            <w:vAlign w:val="center"/>
          </w:tcPr>
          <w:p w14:paraId="3731B961" w14:textId="77777777" w:rsidR="00FE7EBE" w:rsidRPr="007B3BD8" w:rsidRDefault="00FE7EBE" w:rsidP="00DE124E">
            <w:pPr>
              <w:pStyle w:val="LZ-4"/>
            </w:pPr>
            <w:r w:rsidRPr="007B3BD8">
              <w:t>/</w:t>
            </w:r>
          </w:p>
        </w:tc>
        <w:tc>
          <w:tcPr>
            <w:tcW w:w="863" w:type="dxa"/>
            <w:shd w:val="clear" w:color="auto" w:fill="auto"/>
            <w:vAlign w:val="center"/>
          </w:tcPr>
          <w:p w14:paraId="09A186FF" w14:textId="77777777" w:rsidR="00FE7EBE" w:rsidRPr="007B3BD8" w:rsidRDefault="00FE7EBE" w:rsidP="00DE124E">
            <w:pPr>
              <w:pStyle w:val="LZ-4"/>
            </w:pPr>
            <w:r w:rsidRPr="007B3BD8">
              <w:t>/</w:t>
            </w:r>
          </w:p>
        </w:tc>
        <w:tc>
          <w:tcPr>
            <w:tcW w:w="709" w:type="dxa"/>
            <w:shd w:val="clear" w:color="auto" w:fill="auto"/>
            <w:vAlign w:val="center"/>
          </w:tcPr>
          <w:p w14:paraId="14C4A66D" w14:textId="77777777" w:rsidR="00FE7EBE" w:rsidRPr="007B3BD8" w:rsidRDefault="00FE7EBE" w:rsidP="00DE124E">
            <w:pPr>
              <w:pStyle w:val="LZ-4"/>
            </w:pPr>
            <w:r w:rsidRPr="007B3BD8">
              <w:t>中</w:t>
            </w:r>
          </w:p>
        </w:tc>
      </w:tr>
      <w:tr w:rsidR="00DE124E" w:rsidRPr="007B3BD8" w14:paraId="2D3AD4C5" w14:textId="77777777" w:rsidTr="00446994">
        <w:trPr>
          <w:trHeight w:hRule="exact" w:val="439"/>
          <w:jc w:val="center"/>
        </w:trPr>
        <w:tc>
          <w:tcPr>
            <w:tcW w:w="1322" w:type="dxa"/>
            <w:vMerge/>
            <w:shd w:val="clear" w:color="auto" w:fill="auto"/>
            <w:vAlign w:val="center"/>
          </w:tcPr>
          <w:p w14:paraId="1DA965C3" w14:textId="77777777" w:rsidR="00FE7EBE" w:rsidRPr="007B3BD8" w:rsidRDefault="00FE7EBE" w:rsidP="00DE124E">
            <w:pPr>
              <w:pStyle w:val="LZ-4"/>
            </w:pPr>
          </w:p>
        </w:tc>
        <w:tc>
          <w:tcPr>
            <w:tcW w:w="1322" w:type="dxa"/>
            <w:shd w:val="clear" w:color="auto" w:fill="auto"/>
            <w:vAlign w:val="center"/>
          </w:tcPr>
          <w:p w14:paraId="06B1B2E6" w14:textId="77777777" w:rsidR="00FE7EBE" w:rsidRPr="007B3BD8" w:rsidRDefault="00FE7EBE" w:rsidP="00DE124E">
            <w:pPr>
              <w:pStyle w:val="LZ-4"/>
            </w:pPr>
            <w:r w:rsidRPr="007B3BD8">
              <w:rPr>
                <w:rFonts w:hint="eastAsia"/>
              </w:rPr>
              <w:t>秸秆堆肥</w:t>
            </w:r>
          </w:p>
        </w:tc>
        <w:tc>
          <w:tcPr>
            <w:tcW w:w="673" w:type="dxa"/>
            <w:shd w:val="clear" w:color="auto" w:fill="auto"/>
            <w:vAlign w:val="center"/>
          </w:tcPr>
          <w:p w14:paraId="6A28D8D9" w14:textId="77777777" w:rsidR="00FE7EBE" w:rsidRPr="007B3BD8" w:rsidRDefault="00FE7EBE" w:rsidP="00DE124E">
            <w:pPr>
              <w:pStyle w:val="LZ-4"/>
            </w:pPr>
          </w:p>
        </w:tc>
        <w:tc>
          <w:tcPr>
            <w:tcW w:w="674" w:type="dxa"/>
            <w:shd w:val="clear" w:color="auto" w:fill="auto"/>
            <w:vAlign w:val="center"/>
          </w:tcPr>
          <w:p w14:paraId="3C13FEFC" w14:textId="77777777" w:rsidR="00FE7EBE" w:rsidRPr="007B3BD8" w:rsidRDefault="00FE7EBE" w:rsidP="00DE124E">
            <w:pPr>
              <w:pStyle w:val="LZ-4"/>
            </w:pPr>
          </w:p>
        </w:tc>
        <w:tc>
          <w:tcPr>
            <w:tcW w:w="546" w:type="dxa"/>
            <w:shd w:val="clear" w:color="auto" w:fill="auto"/>
            <w:vAlign w:val="center"/>
          </w:tcPr>
          <w:p w14:paraId="6629D094" w14:textId="77777777" w:rsidR="00FE7EBE" w:rsidRPr="007B3BD8" w:rsidRDefault="00FE7EBE" w:rsidP="00DE124E">
            <w:pPr>
              <w:pStyle w:val="LZ-4"/>
            </w:pPr>
          </w:p>
        </w:tc>
        <w:tc>
          <w:tcPr>
            <w:tcW w:w="801" w:type="dxa"/>
            <w:shd w:val="clear" w:color="auto" w:fill="auto"/>
            <w:vAlign w:val="center"/>
          </w:tcPr>
          <w:p w14:paraId="6D339F18" w14:textId="77777777" w:rsidR="00FE7EBE" w:rsidRPr="007B3BD8" w:rsidRDefault="00FE7EBE" w:rsidP="00DE124E">
            <w:pPr>
              <w:pStyle w:val="LZ-4"/>
            </w:pPr>
          </w:p>
        </w:tc>
        <w:tc>
          <w:tcPr>
            <w:tcW w:w="758" w:type="dxa"/>
            <w:shd w:val="clear" w:color="auto" w:fill="auto"/>
            <w:vAlign w:val="center"/>
          </w:tcPr>
          <w:p w14:paraId="706B5A0C" w14:textId="77777777" w:rsidR="00FE7EBE" w:rsidRPr="007B3BD8" w:rsidRDefault="00FE7EBE" w:rsidP="00DE124E">
            <w:pPr>
              <w:pStyle w:val="LZ-4"/>
            </w:pPr>
          </w:p>
        </w:tc>
        <w:tc>
          <w:tcPr>
            <w:tcW w:w="590" w:type="dxa"/>
            <w:shd w:val="clear" w:color="auto" w:fill="auto"/>
            <w:vAlign w:val="center"/>
          </w:tcPr>
          <w:p w14:paraId="616A61CA" w14:textId="77777777" w:rsidR="00FE7EBE" w:rsidRPr="007B3BD8" w:rsidRDefault="00FE7EBE" w:rsidP="00DE124E">
            <w:pPr>
              <w:pStyle w:val="LZ-4"/>
            </w:pPr>
          </w:p>
        </w:tc>
        <w:tc>
          <w:tcPr>
            <w:tcW w:w="673" w:type="dxa"/>
            <w:shd w:val="clear" w:color="auto" w:fill="auto"/>
            <w:vAlign w:val="center"/>
          </w:tcPr>
          <w:p w14:paraId="49365DB8" w14:textId="77777777" w:rsidR="00FE7EBE" w:rsidRPr="007B3BD8" w:rsidRDefault="00FE7EBE" w:rsidP="00DE124E">
            <w:pPr>
              <w:pStyle w:val="LZ-4"/>
            </w:pPr>
          </w:p>
        </w:tc>
        <w:tc>
          <w:tcPr>
            <w:tcW w:w="863" w:type="dxa"/>
            <w:shd w:val="clear" w:color="auto" w:fill="auto"/>
            <w:vAlign w:val="center"/>
          </w:tcPr>
          <w:p w14:paraId="45B645CB" w14:textId="77777777" w:rsidR="00FE7EBE" w:rsidRPr="007B3BD8" w:rsidRDefault="00FE7EBE" w:rsidP="00DE124E">
            <w:pPr>
              <w:pStyle w:val="LZ-4"/>
            </w:pPr>
          </w:p>
        </w:tc>
        <w:tc>
          <w:tcPr>
            <w:tcW w:w="709" w:type="dxa"/>
            <w:shd w:val="clear" w:color="auto" w:fill="auto"/>
            <w:vAlign w:val="center"/>
          </w:tcPr>
          <w:p w14:paraId="7CA05070" w14:textId="77777777" w:rsidR="00FE7EBE" w:rsidRPr="007B3BD8" w:rsidRDefault="00DE124E" w:rsidP="00DE124E">
            <w:pPr>
              <w:pStyle w:val="LZ-4"/>
            </w:pPr>
            <w:r w:rsidRPr="007B3BD8">
              <w:rPr>
                <w:rFonts w:hint="eastAsia"/>
              </w:rPr>
              <w:t>高</w:t>
            </w:r>
          </w:p>
        </w:tc>
      </w:tr>
      <w:tr w:rsidR="00DE124E" w:rsidRPr="007B3BD8" w14:paraId="51256063" w14:textId="77777777" w:rsidTr="00446994">
        <w:trPr>
          <w:trHeight w:hRule="exact" w:val="439"/>
          <w:jc w:val="center"/>
        </w:trPr>
        <w:tc>
          <w:tcPr>
            <w:tcW w:w="1322" w:type="dxa"/>
            <w:vMerge/>
            <w:shd w:val="clear" w:color="auto" w:fill="auto"/>
            <w:vAlign w:val="center"/>
          </w:tcPr>
          <w:p w14:paraId="45015B9D" w14:textId="77777777" w:rsidR="00FE7EBE" w:rsidRPr="007B3BD8" w:rsidRDefault="00FE7EBE" w:rsidP="00DE124E">
            <w:pPr>
              <w:pStyle w:val="LZ-4"/>
            </w:pPr>
          </w:p>
        </w:tc>
        <w:tc>
          <w:tcPr>
            <w:tcW w:w="1322" w:type="dxa"/>
            <w:shd w:val="clear" w:color="auto" w:fill="auto"/>
            <w:vAlign w:val="center"/>
          </w:tcPr>
          <w:p w14:paraId="60246BE7" w14:textId="77777777" w:rsidR="00FE7EBE" w:rsidRPr="007B3BD8" w:rsidRDefault="00FE7EBE" w:rsidP="00DE124E">
            <w:pPr>
              <w:pStyle w:val="LZ-4"/>
            </w:pPr>
            <w:r w:rsidRPr="007B3BD8">
              <w:t>土壤本底</w:t>
            </w:r>
          </w:p>
        </w:tc>
        <w:tc>
          <w:tcPr>
            <w:tcW w:w="673" w:type="dxa"/>
            <w:shd w:val="clear" w:color="auto" w:fill="auto"/>
            <w:vAlign w:val="center"/>
          </w:tcPr>
          <w:p w14:paraId="704C5CE6" w14:textId="77777777" w:rsidR="00FE7EBE" w:rsidRPr="007B3BD8" w:rsidRDefault="00FE7EBE" w:rsidP="00DE124E">
            <w:pPr>
              <w:pStyle w:val="LZ-4"/>
            </w:pPr>
            <w:r w:rsidRPr="007B3BD8">
              <w:t>/</w:t>
            </w:r>
          </w:p>
        </w:tc>
        <w:tc>
          <w:tcPr>
            <w:tcW w:w="674" w:type="dxa"/>
            <w:shd w:val="clear" w:color="auto" w:fill="auto"/>
            <w:vAlign w:val="center"/>
          </w:tcPr>
          <w:p w14:paraId="3C94D78B" w14:textId="77777777" w:rsidR="00FE7EBE" w:rsidRPr="007B3BD8" w:rsidRDefault="00FE7EBE" w:rsidP="00DE124E">
            <w:pPr>
              <w:pStyle w:val="LZ-4"/>
            </w:pPr>
            <w:r w:rsidRPr="007B3BD8">
              <w:t>/</w:t>
            </w:r>
          </w:p>
        </w:tc>
        <w:tc>
          <w:tcPr>
            <w:tcW w:w="546" w:type="dxa"/>
            <w:shd w:val="clear" w:color="auto" w:fill="auto"/>
            <w:vAlign w:val="center"/>
          </w:tcPr>
          <w:p w14:paraId="351DD03B" w14:textId="77777777" w:rsidR="00FE7EBE" w:rsidRPr="007B3BD8" w:rsidRDefault="00FE7EBE" w:rsidP="00DE124E">
            <w:pPr>
              <w:pStyle w:val="LZ-4"/>
            </w:pPr>
            <w:r w:rsidRPr="007B3BD8">
              <w:t>/</w:t>
            </w:r>
          </w:p>
        </w:tc>
        <w:tc>
          <w:tcPr>
            <w:tcW w:w="801" w:type="dxa"/>
            <w:shd w:val="clear" w:color="auto" w:fill="auto"/>
            <w:vAlign w:val="center"/>
          </w:tcPr>
          <w:p w14:paraId="53CA2E04" w14:textId="77777777" w:rsidR="00FE7EBE" w:rsidRPr="007B3BD8" w:rsidRDefault="00FE7EBE" w:rsidP="00DE124E">
            <w:pPr>
              <w:pStyle w:val="LZ-4"/>
            </w:pPr>
            <w:r w:rsidRPr="007B3BD8">
              <w:t>/</w:t>
            </w:r>
          </w:p>
        </w:tc>
        <w:tc>
          <w:tcPr>
            <w:tcW w:w="758" w:type="dxa"/>
            <w:shd w:val="clear" w:color="auto" w:fill="auto"/>
            <w:vAlign w:val="center"/>
          </w:tcPr>
          <w:p w14:paraId="0E542D57" w14:textId="77777777" w:rsidR="00FE7EBE" w:rsidRPr="007B3BD8" w:rsidRDefault="00FE7EBE" w:rsidP="00DE124E">
            <w:pPr>
              <w:pStyle w:val="LZ-4"/>
            </w:pPr>
            <w:r w:rsidRPr="007B3BD8">
              <w:t>/</w:t>
            </w:r>
          </w:p>
        </w:tc>
        <w:tc>
          <w:tcPr>
            <w:tcW w:w="590" w:type="dxa"/>
            <w:shd w:val="clear" w:color="auto" w:fill="auto"/>
            <w:vAlign w:val="center"/>
          </w:tcPr>
          <w:p w14:paraId="4E5C2CEF" w14:textId="77777777" w:rsidR="00FE7EBE" w:rsidRPr="007B3BD8" w:rsidRDefault="00FE7EBE" w:rsidP="00DE124E">
            <w:pPr>
              <w:pStyle w:val="LZ-4"/>
            </w:pPr>
            <w:r w:rsidRPr="007B3BD8">
              <w:t>/</w:t>
            </w:r>
          </w:p>
        </w:tc>
        <w:tc>
          <w:tcPr>
            <w:tcW w:w="673" w:type="dxa"/>
            <w:shd w:val="clear" w:color="auto" w:fill="auto"/>
            <w:vAlign w:val="center"/>
          </w:tcPr>
          <w:p w14:paraId="4134ADDB" w14:textId="77777777" w:rsidR="00FE7EBE" w:rsidRPr="007B3BD8" w:rsidRDefault="00FE7EBE" w:rsidP="00DE124E">
            <w:pPr>
              <w:pStyle w:val="LZ-4"/>
            </w:pPr>
            <w:r w:rsidRPr="007B3BD8">
              <w:t>/</w:t>
            </w:r>
          </w:p>
        </w:tc>
        <w:tc>
          <w:tcPr>
            <w:tcW w:w="863" w:type="dxa"/>
            <w:shd w:val="clear" w:color="auto" w:fill="auto"/>
            <w:vAlign w:val="center"/>
          </w:tcPr>
          <w:p w14:paraId="1CFE8D04" w14:textId="77777777" w:rsidR="00FE7EBE" w:rsidRPr="007B3BD8" w:rsidRDefault="00FE7EBE" w:rsidP="00DE124E">
            <w:pPr>
              <w:pStyle w:val="LZ-4"/>
            </w:pPr>
            <w:r w:rsidRPr="007B3BD8">
              <w:t>/</w:t>
            </w:r>
          </w:p>
        </w:tc>
        <w:tc>
          <w:tcPr>
            <w:tcW w:w="709" w:type="dxa"/>
            <w:shd w:val="clear" w:color="auto" w:fill="auto"/>
            <w:vAlign w:val="center"/>
          </w:tcPr>
          <w:p w14:paraId="6C749FDA" w14:textId="77777777" w:rsidR="00FE7EBE" w:rsidRPr="007B3BD8" w:rsidRDefault="00FE7EBE" w:rsidP="00DE124E">
            <w:pPr>
              <w:pStyle w:val="LZ-4"/>
            </w:pPr>
            <w:r w:rsidRPr="007B3BD8">
              <w:t>中</w:t>
            </w:r>
          </w:p>
        </w:tc>
      </w:tr>
      <w:tr w:rsidR="00DE124E" w:rsidRPr="007B3BD8" w14:paraId="03352B1C" w14:textId="77777777" w:rsidTr="00334368">
        <w:trPr>
          <w:trHeight w:hRule="exact" w:val="422"/>
          <w:jc w:val="center"/>
        </w:trPr>
        <w:tc>
          <w:tcPr>
            <w:tcW w:w="1322" w:type="dxa"/>
            <w:vMerge w:val="restart"/>
            <w:shd w:val="clear" w:color="auto" w:fill="auto"/>
            <w:vAlign w:val="center"/>
          </w:tcPr>
          <w:p w14:paraId="21EF88EA" w14:textId="77777777" w:rsidR="00DE124E" w:rsidRPr="007B3BD8" w:rsidRDefault="00DE124E" w:rsidP="00DE124E">
            <w:pPr>
              <w:pStyle w:val="LZ-4"/>
            </w:pPr>
            <w:r w:rsidRPr="007B3BD8">
              <w:t>其他排放源</w:t>
            </w:r>
          </w:p>
        </w:tc>
        <w:tc>
          <w:tcPr>
            <w:tcW w:w="1322" w:type="dxa"/>
            <w:shd w:val="clear" w:color="auto" w:fill="auto"/>
            <w:vAlign w:val="center"/>
          </w:tcPr>
          <w:p w14:paraId="7D642F67" w14:textId="77777777" w:rsidR="00DE124E" w:rsidRPr="007B3BD8" w:rsidRDefault="00DE124E" w:rsidP="00DE124E">
            <w:pPr>
              <w:pStyle w:val="LZ-4"/>
            </w:pPr>
            <w:r w:rsidRPr="007B3BD8">
              <w:t>餐饮</w:t>
            </w:r>
          </w:p>
        </w:tc>
        <w:tc>
          <w:tcPr>
            <w:tcW w:w="673" w:type="dxa"/>
            <w:shd w:val="clear" w:color="auto" w:fill="auto"/>
            <w:vAlign w:val="center"/>
          </w:tcPr>
          <w:p w14:paraId="077B7DAE" w14:textId="77777777" w:rsidR="00DE124E" w:rsidRPr="007B3BD8" w:rsidRDefault="00DE124E" w:rsidP="00DE124E">
            <w:pPr>
              <w:pStyle w:val="LZ-4"/>
            </w:pPr>
            <w:r w:rsidRPr="007B3BD8">
              <w:t>/</w:t>
            </w:r>
          </w:p>
        </w:tc>
        <w:tc>
          <w:tcPr>
            <w:tcW w:w="674" w:type="dxa"/>
            <w:shd w:val="clear" w:color="auto" w:fill="auto"/>
            <w:vAlign w:val="center"/>
          </w:tcPr>
          <w:p w14:paraId="2791280C" w14:textId="77777777" w:rsidR="00DE124E" w:rsidRPr="007B3BD8" w:rsidRDefault="00DE124E" w:rsidP="00DE124E">
            <w:pPr>
              <w:pStyle w:val="LZ-4"/>
            </w:pPr>
            <w:r w:rsidRPr="007B3BD8">
              <w:t>/</w:t>
            </w:r>
          </w:p>
        </w:tc>
        <w:tc>
          <w:tcPr>
            <w:tcW w:w="546" w:type="dxa"/>
            <w:shd w:val="clear" w:color="auto" w:fill="auto"/>
            <w:vAlign w:val="center"/>
          </w:tcPr>
          <w:p w14:paraId="06BA11CE" w14:textId="77777777" w:rsidR="00DE124E" w:rsidRPr="007B3BD8" w:rsidRDefault="00DE124E" w:rsidP="00DE124E">
            <w:pPr>
              <w:pStyle w:val="LZ-4"/>
            </w:pPr>
            <w:r w:rsidRPr="007B3BD8">
              <w:t>/</w:t>
            </w:r>
          </w:p>
        </w:tc>
        <w:tc>
          <w:tcPr>
            <w:tcW w:w="801" w:type="dxa"/>
            <w:shd w:val="clear" w:color="auto" w:fill="auto"/>
            <w:vAlign w:val="center"/>
          </w:tcPr>
          <w:p w14:paraId="2B49BD37" w14:textId="77777777" w:rsidR="00DE124E" w:rsidRPr="007B3BD8" w:rsidRDefault="00DE124E" w:rsidP="00DE124E">
            <w:pPr>
              <w:pStyle w:val="LZ-4"/>
            </w:pPr>
            <w:r w:rsidRPr="007B3BD8">
              <w:rPr>
                <w:rFonts w:hint="eastAsia"/>
              </w:rPr>
              <w:t>高</w:t>
            </w:r>
          </w:p>
        </w:tc>
        <w:tc>
          <w:tcPr>
            <w:tcW w:w="758" w:type="dxa"/>
            <w:shd w:val="clear" w:color="auto" w:fill="auto"/>
            <w:vAlign w:val="center"/>
          </w:tcPr>
          <w:p w14:paraId="46ECB55B" w14:textId="77777777" w:rsidR="00DE124E" w:rsidRPr="007B3BD8" w:rsidRDefault="00DE124E" w:rsidP="00DE124E">
            <w:pPr>
              <w:pStyle w:val="LZ-4"/>
            </w:pPr>
            <w:r w:rsidRPr="007B3BD8">
              <w:rPr>
                <w:rFonts w:hint="eastAsia"/>
              </w:rPr>
              <w:t>高</w:t>
            </w:r>
          </w:p>
        </w:tc>
        <w:tc>
          <w:tcPr>
            <w:tcW w:w="590" w:type="dxa"/>
            <w:shd w:val="clear" w:color="auto" w:fill="auto"/>
            <w:vAlign w:val="center"/>
          </w:tcPr>
          <w:p w14:paraId="01F63DC0" w14:textId="77777777" w:rsidR="00DE124E" w:rsidRPr="007B3BD8" w:rsidRDefault="00DE124E" w:rsidP="00DE124E">
            <w:pPr>
              <w:pStyle w:val="LZ-4"/>
            </w:pPr>
            <w:r w:rsidRPr="007B3BD8">
              <w:rPr>
                <w:rFonts w:hint="eastAsia"/>
              </w:rPr>
              <w:t>高</w:t>
            </w:r>
          </w:p>
        </w:tc>
        <w:tc>
          <w:tcPr>
            <w:tcW w:w="673" w:type="dxa"/>
            <w:shd w:val="clear" w:color="auto" w:fill="auto"/>
            <w:vAlign w:val="center"/>
          </w:tcPr>
          <w:p w14:paraId="5EABB27C" w14:textId="77777777" w:rsidR="00DE124E" w:rsidRPr="007B3BD8" w:rsidRDefault="00DE124E" w:rsidP="00DE124E">
            <w:pPr>
              <w:pStyle w:val="LZ-4"/>
            </w:pPr>
            <w:r w:rsidRPr="007B3BD8">
              <w:rPr>
                <w:rFonts w:hint="eastAsia"/>
              </w:rPr>
              <w:t>高</w:t>
            </w:r>
          </w:p>
        </w:tc>
        <w:tc>
          <w:tcPr>
            <w:tcW w:w="863" w:type="dxa"/>
            <w:shd w:val="clear" w:color="auto" w:fill="auto"/>
            <w:vAlign w:val="center"/>
          </w:tcPr>
          <w:p w14:paraId="7BEB20AD" w14:textId="77777777" w:rsidR="00DE124E" w:rsidRPr="007B3BD8" w:rsidRDefault="00DE124E" w:rsidP="00DE124E">
            <w:pPr>
              <w:pStyle w:val="LZ-4"/>
            </w:pPr>
            <w:r w:rsidRPr="007B3BD8">
              <w:rPr>
                <w:rFonts w:hint="eastAsia"/>
              </w:rPr>
              <w:t>高</w:t>
            </w:r>
          </w:p>
        </w:tc>
        <w:tc>
          <w:tcPr>
            <w:tcW w:w="709" w:type="dxa"/>
            <w:shd w:val="clear" w:color="auto" w:fill="auto"/>
            <w:vAlign w:val="center"/>
          </w:tcPr>
          <w:p w14:paraId="065197B2" w14:textId="77777777" w:rsidR="00DE124E" w:rsidRPr="007B3BD8" w:rsidRDefault="00DE124E" w:rsidP="00DE124E">
            <w:pPr>
              <w:pStyle w:val="LZ-4"/>
            </w:pPr>
            <w:r w:rsidRPr="007B3BD8">
              <w:t>/</w:t>
            </w:r>
          </w:p>
        </w:tc>
      </w:tr>
      <w:tr w:rsidR="00DE124E" w:rsidRPr="007B3BD8" w14:paraId="5D90C1B6" w14:textId="77777777" w:rsidTr="00446994">
        <w:trPr>
          <w:trHeight w:hRule="exact" w:val="439"/>
          <w:jc w:val="center"/>
        </w:trPr>
        <w:tc>
          <w:tcPr>
            <w:tcW w:w="1322" w:type="dxa"/>
            <w:vMerge/>
            <w:shd w:val="clear" w:color="auto" w:fill="auto"/>
            <w:vAlign w:val="center"/>
          </w:tcPr>
          <w:p w14:paraId="29C3816D" w14:textId="77777777" w:rsidR="00DE124E" w:rsidRPr="007B3BD8" w:rsidRDefault="00DE124E" w:rsidP="00DE124E">
            <w:pPr>
              <w:pStyle w:val="LZ-4"/>
            </w:pPr>
          </w:p>
        </w:tc>
        <w:tc>
          <w:tcPr>
            <w:tcW w:w="1322" w:type="dxa"/>
            <w:shd w:val="clear" w:color="auto" w:fill="auto"/>
            <w:vAlign w:val="center"/>
          </w:tcPr>
          <w:p w14:paraId="4C490B8A" w14:textId="77777777" w:rsidR="00DE124E" w:rsidRPr="007B3BD8" w:rsidRDefault="00DE124E" w:rsidP="00DE124E">
            <w:pPr>
              <w:pStyle w:val="LZ-4"/>
            </w:pPr>
            <w:r w:rsidRPr="007B3BD8">
              <w:rPr>
                <w:rFonts w:hint="eastAsia"/>
              </w:rPr>
              <w:t>民用燃烧源</w:t>
            </w:r>
          </w:p>
        </w:tc>
        <w:tc>
          <w:tcPr>
            <w:tcW w:w="673" w:type="dxa"/>
            <w:shd w:val="clear" w:color="auto" w:fill="auto"/>
            <w:vAlign w:val="center"/>
          </w:tcPr>
          <w:p w14:paraId="294C8EEA" w14:textId="77777777" w:rsidR="00DE124E" w:rsidRPr="007B3BD8" w:rsidRDefault="00DE124E" w:rsidP="00DE124E">
            <w:pPr>
              <w:pStyle w:val="LZ-4"/>
            </w:pPr>
            <w:r w:rsidRPr="007B3BD8">
              <w:t>中</w:t>
            </w:r>
          </w:p>
        </w:tc>
        <w:tc>
          <w:tcPr>
            <w:tcW w:w="674" w:type="dxa"/>
            <w:shd w:val="clear" w:color="auto" w:fill="auto"/>
            <w:vAlign w:val="center"/>
          </w:tcPr>
          <w:p w14:paraId="7913826B" w14:textId="77777777" w:rsidR="00DE124E" w:rsidRPr="007B3BD8" w:rsidRDefault="00DE124E" w:rsidP="00DE124E">
            <w:pPr>
              <w:pStyle w:val="LZ-4"/>
            </w:pPr>
            <w:r w:rsidRPr="007B3BD8">
              <w:t>中</w:t>
            </w:r>
          </w:p>
        </w:tc>
        <w:tc>
          <w:tcPr>
            <w:tcW w:w="546" w:type="dxa"/>
            <w:shd w:val="clear" w:color="auto" w:fill="auto"/>
            <w:vAlign w:val="center"/>
          </w:tcPr>
          <w:p w14:paraId="7C7F33C9" w14:textId="77777777" w:rsidR="00DE124E" w:rsidRPr="007B3BD8" w:rsidRDefault="00DE124E" w:rsidP="00DE124E">
            <w:pPr>
              <w:pStyle w:val="LZ-4"/>
            </w:pPr>
            <w:r w:rsidRPr="007B3BD8">
              <w:t>中</w:t>
            </w:r>
          </w:p>
        </w:tc>
        <w:tc>
          <w:tcPr>
            <w:tcW w:w="801" w:type="dxa"/>
            <w:shd w:val="clear" w:color="auto" w:fill="auto"/>
            <w:vAlign w:val="center"/>
          </w:tcPr>
          <w:p w14:paraId="36F29C08" w14:textId="77777777" w:rsidR="00DE124E" w:rsidRPr="007B3BD8" w:rsidRDefault="00DE124E" w:rsidP="00DE124E">
            <w:pPr>
              <w:pStyle w:val="LZ-4"/>
            </w:pPr>
            <w:r w:rsidRPr="007B3BD8">
              <w:t>中</w:t>
            </w:r>
          </w:p>
        </w:tc>
        <w:tc>
          <w:tcPr>
            <w:tcW w:w="758" w:type="dxa"/>
            <w:shd w:val="clear" w:color="auto" w:fill="auto"/>
            <w:vAlign w:val="center"/>
          </w:tcPr>
          <w:p w14:paraId="1458BC0C" w14:textId="77777777" w:rsidR="00DE124E" w:rsidRPr="007B3BD8" w:rsidRDefault="00DE124E" w:rsidP="00DE124E">
            <w:pPr>
              <w:pStyle w:val="LZ-4"/>
            </w:pPr>
            <w:r w:rsidRPr="007B3BD8">
              <w:t>中</w:t>
            </w:r>
          </w:p>
        </w:tc>
        <w:tc>
          <w:tcPr>
            <w:tcW w:w="590" w:type="dxa"/>
            <w:shd w:val="clear" w:color="auto" w:fill="auto"/>
            <w:vAlign w:val="center"/>
          </w:tcPr>
          <w:p w14:paraId="2B32C35F" w14:textId="77777777" w:rsidR="00DE124E" w:rsidRPr="007B3BD8" w:rsidRDefault="00DE124E" w:rsidP="00DE124E">
            <w:pPr>
              <w:pStyle w:val="LZ-4"/>
            </w:pPr>
            <w:r w:rsidRPr="007B3BD8">
              <w:t>中</w:t>
            </w:r>
          </w:p>
        </w:tc>
        <w:tc>
          <w:tcPr>
            <w:tcW w:w="673" w:type="dxa"/>
            <w:shd w:val="clear" w:color="auto" w:fill="auto"/>
            <w:vAlign w:val="center"/>
          </w:tcPr>
          <w:p w14:paraId="557DD107" w14:textId="77777777" w:rsidR="00DE124E" w:rsidRPr="007B3BD8" w:rsidRDefault="00DE124E" w:rsidP="00DE124E">
            <w:pPr>
              <w:pStyle w:val="LZ-4"/>
            </w:pPr>
            <w:r w:rsidRPr="007B3BD8">
              <w:t>中</w:t>
            </w:r>
          </w:p>
        </w:tc>
        <w:tc>
          <w:tcPr>
            <w:tcW w:w="863" w:type="dxa"/>
            <w:shd w:val="clear" w:color="auto" w:fill="auto"/>
            <w:vAlign w:val="center"/>
          </w:tcPr>
          <w:p w14:paraId="56C8D840" w14:textId="77777777" w:rsidR="00DE124E" w:rsidRPr="007B3BD8" w:rsidRDefault="00DE124E" w:rsidP="00DE124E">
            <w:pPr>
              <w:pStyle w:val="LZ-4"/>
            </w:pPr>
            <w:r w:rsidRPr="007B3BD8">
              <w:t>中</w:t>
            </w:r>
          </w:p>
        </w:tc>
        <w:tc>
          <w:tcPr>
            <w:tcW w:w="709" w:type="dxa"/>
            <w:shd w:val="clear" w:color="auto" w:fill="auto"/>
            <w:vAlign w:val="center"/>
          </w:tcPr>
          <w:p w14:paraId="721CFFDD" w14:textId="77777777" w:rsidR="00DE124E" w:rsidRPr="007B3BD8" w:rsidRDefault="00DE124E" w:rsidP="00DE124E">
            <w:pPr>
              <w:pStyle w:val="LZ-4"/>
            </w:pPr>
            <w:r w:rsidRPr="007B3BD8">
              <w:t>中</w:t>
            </w:r>
          </w:p>
        </w:tc>
      </w:tr>
    </w:tbl>
    <w:p w14:paraId="156449D9" w14:textId="77777777" w:rsidR="003B5573" w:rsidRPr="007B3BD8" w:rsidRDefault="00DE124E" w:rsidP="00DE124E">
      <w:pPr>
        <w:pStyle w:val="LZ-2"/>
        <w:rPr>
          <w:lang w:eastAsia="zh-CN"/>
        </w:rPr>
      </w:pPr>
      <w:bookmarkStart w:id="756" w:name="_Toc117179452"/>
      <w:r w:rsidRPr="007B3BD8">
        <w:rPr>
          <w:rFonts w:hint="eastAsia"/>
          <w:lang w:eastAsia="zh-CN"/>
        </w:rPr>
        <w:t>小结</w:t>
      </w:r>
      <w:bookmarkEnd w:id="756"/>
    </w:p>
    <w:p w14:paraId="4371BE6F" w14:textId="737F4500" w:rsidR="00DE124E" w:rsidRPr="007B3BD8" w:rsidRDefault="00DE124E" w:rsidP="00DE124E">
      <w:pPr>
        <w:pStyle w:val="LZ-"/>
        <w:ind w:firstLine="480"/>
        <w:rPr>
          <w:lang w:val="x-none"/>
        </w:rPr>
      </w:pPr>
      <w:r w:rsidRPr="007B3BD8">
        <w:rPr>
          <w:rFonts w:hint="eastAsia"/>
          <w:lang w:val="x-none"/>
        </w:rPr>
        <w:t>本章</w:t>
      </w:r>
      <w:r w:rsidRPr="007B3BD8">
        <w:rPr>
          <w:lang w:val="x-none"/>
        </w:rPr>
        <w:t>对</w:t>
      </w:r>
      <w:proofErr w:type="gramStart"/>
      <w:r w:rsidR="00A93D9A">
        <w:rPr>
          <w:lang w:val="x-none"/>
        </w:rPr>
        <w:t>萧山区</w:t>
      </w:r>
      <w:proofErr w:type="gramEnd"/>
      <w:r w:rsidRPr="007B3BD8">
        <w:rPr>
          <w:lang w:val="x-none"/>
        </w:rPr>
        <w:t>20</w:t>
      </w:r>
      <w:r w:rsidR="00AB3D03">
        <w:rPr>
          <w:lang w:val="x-none"/>
        </w:rPr>
        <w:t>20</w:t>
      </w:r>
      <w:r w:rsidRPr="007B3BD8">
        <w:rPr>
          <w:rFonts w:hint="eastAsia"/>
          <w:lang w:val="x-none"/>
        </w:rPr>
        <w:t>年</w:t>
      </w:r>
      <w:r w:rsidRPr="007B3BD8">
        <w:rPr>
          <w:lang w:val="x-none"/>
        </w:rPr>
        <w:t>排放清单进行了详细分析，</w:t>
      </w:r>
      <w:r w:rsidRPr="007B3BD8">
        <w:rPr>
          <w:rFonts w:hint="eastAsia"/>
          <w:lang w:val="x-none"/>
        </w:rPr>
        <w:t>主要</w:t>
      </w:r>
      <w:r w:rsidRPr="007B3BD8">
        <w:rPr>
          <w:lang w:val="x-none"/>
        </w:rPr>
        <w:t>有以下</w:t>
      </w:r>
      <w:r w:rsidRPr="007B3BD8">
        <w:rPr>
          <w:rFonts w:hint="eastAsia"/>
          <w:lang w:val="x-none"/>
        </w:rPr>
        <w:t>几个</w:t>
      </w:r>
      <w:r w:rsidRPr="007B3BD8">
        <w:rPr>
          <w:lang w:val="x-none"/>
        </w:rPr>
        <w:t>结论：</w:t>
      </w:r>
    </w:p>
    <w:p w14:paraId="7DA36F6D" w14:textId="577C9E58" w:rsidR="006E312B" w:rsidRPr="007B3BD8" w:rsidRDefault="00DE124E" w:rsidP="00DE124E">
      <w:pPr>
        <w:pStyle w:val="LZ-"/>
        <w:ind w:firstLine="480"/>
      </w:pPr>
      <w:r w:rsidRPr="007B3BD8">
        <w:rPr>
          <w:rFonts w:hint="eastAsia"/>
          <w:lang w:val="x-none"/>
        </w:rPr>
        <w:t>（</w:t>
      </w:r>
      <w:r w:rsidRPr="007B3BD8">
        <w:rPr>
          <w:rFonts w:hint="eastAsia"/>
          <w:lang w:val="x-none"/>
        </w:rPr>
        <w:t>1</w:t>
      </w:r>
      <w:r w:rsidRPr="007B3BD8">
        <w:rPr>
          <w:rFonts w:hint="eastAsia"/>
          <w:lang w:val="x-none"/>
        </w:rPr>
        <w:t>）</w:t>
      </w:r>
      <w:r w:rsidRPr="007B3BD8">
        <w:rPr>
          <w:rFonts w:hint="eastAsia"/>
          <w:lang w:val="x-none"/>
        </w:rPr>
        <w:t>20</w:t>
      </w:r>
      <w:r w:rsidR="00AB3D03">
        <w:rPr>
          <w:lang w:val="x-none"/>
        </w:rPr>
        <w:t>20</w:t>
      </w:r>
      <w:r w:rsidRPr="007B3BD8">
        <w:rPr>
          <w:rFonts w:hint="eastAsia"/>
          <w:lang w:val="x-none"/>
        </w:rPr>
        <w:t>年</w:t>
      </w:r>
      <w:proofErr w:type="gramStart"/>
      <w:r w:rsidR="00A93D9A">
        <w:rPr>
          <w:rFonts w:hint="eastAsia"/>
          <w:lang w:val="x-none"/>
        </w:rPr>
        <w:t>萧山区</w:t>
      </w:r>
      <w:proofErr w:type="gramEnd"/>
      <w:r w:rsidRPr="007B3BD8">
        <w:rPr>
          <w:rFonts w:hint="eastAsia"/>
        </w:rPr>
        <w:t>工业源、道路移动源、非道路移动源、扬尘源、非工业溶剂使用源、存储运输源、废弃物处理源、生物质燃烧源、农业源、其他排放源等</w:t>
      </w:r>
      <w:r w:rsidRPr="007B3BD8">
        <w:t>十类排放源</w:t>
      </w:r>
      <w:r w:rsidR="006E312B" w:rsidRPr="007B3BD8">
        <w:t>SO</w:t>
      </w:r>
      <w:r w:rsidR="006E312B" w:rsidRPr="007B3BD8">
        <w:rPr>
          <w:vertAlign w:val="subscript"/>
        </w:rPr>
        <w:t>2</w:t>
      </w:r>
      <w:r w:rsidR="006E312B" w:rsidRPr="007B3BD8">
        <w:t>、</w:t>
      </w:r>
      <w:r w:rsidR="006E312B" w:rsidRPr="007B3BD8">
        <w:t>NOx</w:t>
      </w:r>
      <w:r w:rsidR="006E312B" w:rsidRPr="007B3BD8">
        <w:rPr>
          <w:rFonts w:hint="eastAsia"/>
        </w:rPr>
        <w:t>、</w:t>
      </w:r>
      <w:r w:rsidR="006E312B" w:rsidRPr="007B3BD8">
        <w:t>CO</w:t>
      </w:r>
      <w:r w:rsidR="006E312B" w:rsidRPr="007B3BD8">
        <w:t>、</w:t>
      </w:r>
      <w:r w:rsidR="006E312B" w:rsidRPr="007B3BD8">
        <w:t>PM</w:t>
      </w:r>
      <w:r w:rsidR="006E312B" w:rsidRPr="007B3BD8">
        <w:rPr>
          <w:vertAlign w:val="subscript"/>
        </w:rPr>
        <w:t>10</w:t>
      </w:r>
      <w:r w:rsidR="006E312B" w:rsidRPr="007B3BD8">
        <w:t>、</w:t>
      </w:r>
      <w:r w:rsidR="006E312B" w:rsidRPr="007B3BD8">
        <w:t>PM</w:t>
      </w:r>
      <w:r w:rsidR="006E312B" w:rsidRPr="007B3BD8">
        <w:rPr>
          <w:vertAlign w:val="subscript"/>
        </w:rPr>
        <w:t>2.5</w:t>
      </w:r>
      <w:r w:rsidR="006E312B" w:rsidRPr="007B3BD8">
        <w:t>、</w:t>
      </w:r>
      <w:r w:rsidR="006E312B" w:rsidRPr="007B3BD8">
        <w:t>VOCs</w:t>
      </w:r>
      <w:r w:rsidR="006E312B" w:rsidRPr="007B3BD8">
        <w:t>、</w:t>
      </w:r>
      <w:r w:rsidR="006E312B" w:rsidRPr="007B3BD8">
        <w:t>NH</w:t>
      </w:r>
      <w:r w:rsidR="006E312B" w:rsidRPr="007B3BD8">
        <w:rPr>
          <w:vertAlign w:val="subscript"/>
        </w:rPr>
        <w:t>3</w:t>
      </w:r>
      <w:r w:rsidR="006E312B" w:rsidRPr="007B3BD8">
        <w:rPr>
          <w:rFonts w:hint="eastAsia"/>
        </w:rPr>
        <w:t>、</w:t>
      </w:r>
      <w:r w:rsidR="006E312B" w:rsidRPr="007B3BD8">
        <w:t>BC</w:t>
      </w:r>
      <w:r w:rsidR="006E312B" w:rsidRPr="007B3BD8">
        <w:t>、</w:t>
      </w:r>
      <w:r w:rsidR="006E312B" w:rsidRPr="007B3BD8">
        <w:t>OC</w:t>
      </w:r>
      <w:r w:rsidR="006E312B" w:rsidRPr="007B3BD8">
        <w:t>、的排放量分别</w:t>
      </w:r>
      <w:r w:rsidR="001F1010" w:rsidRPr="007B3BD8">
        <w:t>为</w:t>
      </w:r>
      <w:r w:rsidR="00115F7E" w:rsidRPr="007B3BD8">
        <w:t>0.</w:t>
      </w:r>
      <w:r w:rsidR="00115F7E">
        <w:t>13</w:t>
      </w:r>
      <w:r w:rsidR="00115F7E" w:rsidRPr="007B3BD8">
        <w:t>万吨、</w:t>
      </w:r>
      <w:r w:rsidR="00115F7E">
        <w:t>1.96</w:t>
      </w:r>
      <w:r w:rsidR="00115F7E" w:rsidRPr="007B3BD8">
        <w:t>万吨、</w:t>
      </w:r>
      <w:r w:rsidR="00115F7E">
        <w:t>2.89</w:t>
      </w:r>
      <w:r w:rsidR="00115F7E" w:rsidRPr="007B3BD8">
        <w:t>万吨、</w:t>
      </w:r>
      <w:r w:rsidR="00115F7E">
        <w:t>2.95</w:t>
      </w:r>
      <w:r w:rsidR="00115F7E" w:rsidRPr="007B3BD8">
        <w:t>万吨、</w:t>
      </w:r>
      <w:r w:rsidR="00115F7E">
        <w:t>0.89</w:t>
      </w:r>
      <w:r w:rsidR="00115F7E" w:rsidRPr="007B3BD8">
        <w:t>万吨、</w:t>
      </w:r>
      <w:r w:rsidR="00115F7E">
        <w:t>2.82</w:t>
      </w:r>
      <w:r w:rsidR="00115F7E" w:rsidRPr="007B3BD8">
        <w:t>吨、</w:t>
      </w:r>
      <w:r w:rsidR="00115F7E">
        <w:t>0.45</w:t>
      </w:r>
      <w:r w:rsidR="00115F7E" w:rsidRPr="007B3BD8">
        <w:t>万吨、</w:t>
      </w:r>
      <w:r w:rsidR="00115F7E" w:rsidRPr="007B3BD8">
        <w:t>0.</w:t>
      </w:r>
      <w:r w:rsidR="00115F7E">
        <w:t>03</w:t>
      </w:r>
      <w:r w:rsidR="00115F7E" w:rsidRPr="007B3BD8">
        <w:t>万吨、</w:t>
      </w:r>
      <w:r w:rsidR="00115F7E" w:rsidRPr="007B3BD8">
        <w:t>0.</w:t>
      </w:r>
      <w:r w:rsidR="00115F7E">
        <w:t>01</w:t>
      </w:r>
      <w:r w:rsidR="00115F7E" w:rsidRPr="007B3BD8">
        <w:t>万吨</w:t>
      </w:r>
      <w:r w:rsidR="006E312B">
        <w:rPr>
          <w:rFonts w:hint="eastAsia"/>
        </w:rPr>
        <w:t>；</w:t>
      </w:r>
    </w:p>
    <w:p w14:paraId="01F6B744" w14:textId="40645DA7" w:rsidR="00DE124E" w:rsidRDefault="00DE124E" w:rsidP="00DE124E">
      <w:pPr>
        <w:pStyle w:val="LZ-"/>
        <w:ind w:firstLine="480"/>
        <w:rPr>
          <w:szCs w:val="24"/>
        </w:rPr>
      </w:pPr>
      <w:r w:rsidRPr="007B3BD8">
        <w:rPr>
          <w:rFonts w:hint="eastAsia"/>
        </w:rPr>
        <w:t>（</w:t>
      </w:r>
      <w:r w:rsidRPr="007B3BD8">
        <w:rPr>
          <w:rFonts w:hint="eastAsia"/>
        </w:rPr>
        <w:t>2</w:t>
      </w:r>
      <w:r w:rsidRPr="007B3BD8">
        <w:rPr>
          <w:rFonts w:hint="eastAsia"/>
        </w:rPr>
        <w:t>）</w:t>
      </w:r>
      <w:r w:rsidR="000C7A11" w:rsidRPr="007B3BD8">
        <w:rPr>
          <w:rFonts w:hint="eastAsia"/>
        </w:rPr>
        <w:t>从</w:t>
      </w:r>
      <w:r w:rsidR="000C7A11" w:rsidRPr="007B3BD8">
        <w:t>排放来源</w:t>
      </w:r>
      <w:r w:rsidR="008550C0">
        <w:rPr>
          <w:rFonts w:hint="eastAsia"/>
        </w:rPr>
        <w:t>来</w:t>
      </w:r>
      <w:r w:rsidR="000C7A11" w:rsidRPr="007B3BD8">
        <w:t>看：</w:t>
      </w:r>
      <w:r w:rsidR="000C7A11" w:rsidRPr="007B3BD8">
        <w:rPr>
          <w:rFonts w:hint="eastAsia"/>
          <w:szCs w:val="24"/>
        </w:rPr>
        <w:t>工业源是各类污染物的主要排放源，道路移动源对</w:t>
      </w:r>
      <w:r w:rsidR="00115F7E" w:rsidRPr="007B3BD8">
        <w:rPr>
          <w:rFonts w:hint="eastAsia"/>
          <w:szCs w:val="24"/>
        </w:rPr>
        <w:t>对</w:t>
      </w:r>
      <w:r w:rsidR="00115F7E">
        <w:rPr>
          <w:rFonts w:hint="eastAsia"/>
          <w:szCs w:val="24"/>
        </w:rPr>
        <w:t>SO</w:t>
      </w:r>
      <w:r w:rsidR="00115F7E" w:rsidRPr="0038455B">
        <w:rPr>
          <w:rFonts w:hint="eastAsia"/>
          <w:szCs w:val="24"/>
          <w:vertAlign w:val="subscript"/>
        </w:rPr>
        <w:t>2</w:t>
      </w:r>
      <w:r w:rsidR="00115F7E">
        <w:rPr>
          <w:rFonts w:hint="eastAsia"/>
          <w:szCs w:val="24"/>
        </w:rPr>
        <w:t>、</w:t>
      </w:r>
      <w:r w:rsidR="000C7A11" w:rsidRPr="007B3BD8">
        <w:rPr>
          <w:rFonts w:hint="eastAsia"/>
          <w:szCs w:val="24"/>
        </w:rPr>
        <w:t>NOx</w:t>
      </w:r>
      <w:r w:rsidR="000C7A11" w:rsidRPr="007B3BD8">
        <w:rPr>
          <w:rFonts w:hint="eastAsia"/>
          <w:szCs w:val="24"/>
        </w:rPr>
        <w:t>和</w:t>
      </w:r>
      <w:r w:rsidR="000C7A11" w:rsidRPr="007B3BD8">
        <w:rPr>
          <w:rFonts w:hint="eastAsia"/>
          <w:szCs w:val="24"/>
        </w:rPr>
        <w:t>C</w:t>
      </w:r>
      <w:r w:rsidR="00115F7E">
        <w:rPr>
          <w:szCs w:val="24"/>
        </w:rPr>
        <w:t>O</w:t>
      </w:r>
      <w:r w:rsidR="000C7A11" w:rsidRPr="007B3BD8">
        <w:rPr>
          <w:rFonts w:hint="eastAsia"/>
          <w:szCs w:val="24"/>
        </w:rPr>
        <w:t>的排放贡献较高，</w:t>
      </w:r>
      <w:r w:rsidR="005B0F32">
        <w:rPr>
          <w:rFonts w:hint="eastAsia"/>
          <w:szCs w:val="24"/>
        </w:rPr>
        <w:t>非道路移动源对</w:t>
      </w:r>
      <w:r w:rsidR="00115F7E">
        <w:rPr>
          <w:rFonts w:hint="eastAsia"/>
          <w:szCs w:val="24"/>
        </w:rPr>
        <w:t>SO</w:t>
      </w:r>
      <w:r w:rsidR="00115F7E" w:rsidRPr="0038455B">
        <w:rPr>
          <w:rFonts w:hint="eastAsia"/>
          <w:szCs w:val="24"/>
          <w:vertAlign w:val="subscript"/>
        </w:rPr>
        <w:t>2</w:t>
      </w:r>
      <w:r w:rsidR="00115F7E">
        <w:rPr>
          <w:rFonts w:hint="eastAsia"/>
          <w:szCs w:val="24"/>
        </w:rPr>
        <w:t>、</w:t>
      </w:r>
      <w:r w:rsidR="005B0F32" w:rsidRPr="007B3BD8">
        <w:rPr>
          <w:rFonts w:hint="eastAsia"/>
          <w:szCs w:val="24"/>
        </w:rPr>
        <w:t>NOx</w:t>
      </w:r>
      <w:r w:rsidR="005B0F32" w:rsidRPr="007B3BD8">
        <w:rPr>
          <w:rFonts w:hint="eastAsia"/>
          <w:szCs w:val="24"/>
        </w:rPr>
        <w:t>、</w:t>
      </w:r>
      <w:r w:rsidR="005B0F32">
        <w:rPr>
          <w:szCs w:val="24"/>
        </w:rPr>
        <w:t>BC</w:t>
      </w:r>
      <w:r w:rsidR="00115F7E">
        <w:rPr>
          <w:rFonts w:hint="eastAsia"/>
          <w:szCs w:val="24"/>
        </w:rPr>
        <w:t>和</w:t>
      </w:r>
      <w:r w:rsidR="00115F7E">
        <w:rPr>
          <w:rFonts w:hint="eastAsia"/>
          <w:szCs w:val="24"/>
        </w:rPr>
        <w:t>O</w:t>
      </w:r>
      <w:r w:rsidR="00115F7E">
        <w:rPr>
          <w:szCs w:val="24"/>
        </w:rPr>
        <w:t>C</w:t>
      </w:r>
      <w:r w:rsidR="005B0F32">
        <w:rPr>
          <w:rFonts w:hint="eastAsia"/>
          <w:szCs w:val="24"/>
        </w:rPr>
        <w:t>的排放贡献较大，</w:t>
      </w:r>
      <w:r w:rsidR="000C7A11" w:rsidRPr="007B3BD8">
        <w:rPr>
          <w:rFonts w:hint="eastAsia"/>
          <w:szCs w:val="24"/>
        </w:rPr>
        <w:t>扬尘源对颗粒物的贡献较大，非工业溶剂使用对</w:t>
      </w:r>
      <w:r w:rsidR="000C7A11" w:rsidRPr="007B3BD8">
        <w:rPr>
          <w:rFonts w:hint="eastAsia"/>
          <w:szCs w:val="24"/>
        </w:rPr>
        <w:t>V</w:t>
      </w:r>
      <w:r w:rsidR="000C7A11" w:rsidRPr="007B3BD8">
        <w:rPr>
          <w:szCs w:val="24"/>
        </w:rPr>
        <w:t>OCs</w:t>
      </w:r>
      <w:r w:rsidR="000C7A11" w:rsidRPr="007B3BD8">
        <w:rPr>
          <w:rFonts w:hint="eastAsia"/>
          <w:szCs w:val="24"/>
        </w:rPr>
        <w:t>排放具有一定的贡献，</w:t>
      </w:r>
      <w:r w:rsidR="000C7A11" w:rsidRPr="007B3BD8">
        <w:rPr>
          <w:szCs w:val="24"/>
        </w:rPr>
        <w:t>农业源是</w:t>
      </w:r>
      <w:r w:rsidR="000C7A11" w:rsidRPr="007B3BD8">
        <w:rPr>
          <w:rFonts w:hint="eastAsia"/>
          <w:szCs w:val="24"/>
        </w:rPr>
        <w:t>NH</w:t>
      </w:r>
      <w:r w:rsidR="000C7A11" w:rsidRPr="007B3BD8">
        <w:rPr>
          <w:rFonts w:hint="eastAsia"/>
          <w:szCs w:val="24"/>
          <w:vertAlign w:val="subscript"/>
        </w:rPr>
        <w:t>3</w:t>
      </w:r>
      <w:r w:rsidR="000C7A11" w:rsidRPr="007B3BD8">
        <w:rPr>
          <w:rFonts w:hint="eastAsia"/>
          <w:szCs w:val="24"/>
        </w:rPr>
        <w:t>的</w:t>
      </w:r>
      <w:r w:rsidR="000C7A11" w:rsidRPr="007B3BD8">
        <w:rPr>
          <w:szCs w:val="24"/>
        </w:rPr>
        <w:t>主要来源</w:t>
      </w:r>
      <w:r w:rsidR="005B0F32">
        <w:rPr>
          <w:rFonts w:hint="eastAsia"/>
          <w:szCs w:val="24"/>
        </w:rPr>
        <w:t>。整体来看，移动源是</w:t>
      </w:r>
      <w:r w:rsidR="005B0F32" w:rsidRPr="007B3BD8">
        <w:rPr>
          <w:rFonts w:hint="eastAsia"/>
          <w:szCs w:val="24"/>
        </w:rPr>
        <w:t>NOx</w:t>
      </w:r>
      <w:r w:rsidR="005B0F32">
        <w:rPr>
          <w:rFonts w:hint="eastAsia"/>
          <w:szCs w:val="24"/>
        </w:rPr>
        <w:t>的主要贡献源，工业源是</w:t>
      </w:r>
      <w:r w:rsidR="005B0F32">
        <w:rPr>
          <w:rFonts w:hint="eastAsia"/>
          <w:szCs w:val="24"/>
        </w:rPr>
        <w:t>V</w:t>
      </w:r>
      <w:r w:rsidR="005B0F32">
        <w:rPr>
          <w:szCs w:val="24"/>
        </w:rPr>
        <w:t>OC</w:t>
      </w:r>
      <w:r w:rsidR="005B0F32">
        <w:rPr>
          <w:rFonts w:hint="eastAsia"/>
          <w:szCs w:val="24"/>
        </w:rPr>
        <w:t>s</w:t>
      </w:r>
      <w:r w:rsidR="005B0F32">
        <w:rPr>
          <w:rFonts w:hint="eastAsia"/>
          <w:szCs w:val="24"/>
        </w:rPr>
        <w:t>的首要贡献源。</w:t>
      </w:r>
    </w:p>
    <w:p w14:paraId="70E1592F" w14:textId="0A478BC7" w:rsidR="000C7A11" w:rsidRPr="007B3BD8" w:rsidRDefault="000C7A11" w:rsidP="00DE124E">
      <w:pPr>
        <w:pStyle w:val="LZ-"/>
        <w:ind w:firstLine="480"/>
        <w:rPr>
          <w:lang w:val="en-US"/>
        </w:rPr>
      </w:pPr>
      <w:r w:rsidRPr="007B3BD8">
        <w:rPr>
          <w:rFonts w:hint="eastAsia"/>
          <w:szCs w:val="24"/>
        </w:rPr>
        <w:t>（</w:t>
      </w:r>
      <w:r w:rsidRPr="007B3BD8">
        <w:rPr>
          <w:rFonts w:hint="eastAsia"/>
          <w:szCs w:val="24"/>
        </w:rPr>
        <w:t>3</w:t>
      </w:r>
      <w:r w:rsidRPr="007B3BD8">
        <w:rPr>
          <w:rFonts w:hint="eastAsia"/>
          <w:szCs w:val="24"/>
        </w:rPr>
        <w:t>）</w:t>
      </w:r>
      <w:r w:rsidR="008550C0">
        <w:rPr>
          <w:rFonts w:hint="eastAsia"/>
          <w:szCs w:val="24"/>
        </w:rPr>
        <w:t>从行业来看，</w:t>
      </w:r>
      <w:r w:rsidR="008550C0" w:rsidRPr="008550C0">
        <w:rPr>
          <w:rFonts w:hint="eastAsia"/>
          <w:lang w:val="en-US"/>
        </w:rPr>
        <w:t>电力、热力生产和供应业</w:t>
      </w:r>
      <w:r w:rsidR="008550C0">
        <w:rPr>
          <w:rFonts w:hint="eastAsia"/>
          <w:lang w:val="en-US"/>
        </w:rPr>
        <w:t>、纺织业、</w:t>
      </w:r>
      <w:r w:rsidR="008550C0" w:rsidRPr="008550C0">
        <w:rPr>
          <w:rFonts w:hint="eastAsia"/>
          <w:lang w:val="en-US"/>
        </w:rPr>
        <w:t>化学原料和化学制品制造业</w:t>
      </w:r>
      <w:r w:rsidR="008550C0">
        <w:rPr>
          <w:rFonts w:hint="eastAsia"/>
          <w:lang w:val="en-US"/>
        </w:rPr>
        <w:t>、橡胶和塑料制品业、化学纤维制造业、医药制造业和金属制品业等是</w:t>
      </w:r>
      <w:proofErr w:type="gramStart"/>
      <w:r w:rsidR="008550C0">
        <w:rPr>
          <w:rFonts w:hint="eastAsia"/>
          <w:lang w:val="en-US"/>
        </w:rPr>
        <w:t>萧山区</w:t>
      </w:r>
      <w:proofErr w:type="gramEnd"/>
      <w:r w:rsidR="008550C0">
        <w:rPr>
          <w:rFonts w:hint="eastAsia"/>
          <w:lang w:val="en-US"/>
        </w:rPr>
        <w:t>的主要排放贡献行业。从区域排放分布来看，</w:t>
      </w:r>
      <w:proofErr w:type="gramStart"/>
      <w:r w:rsidR="008550C0">
        <w:rPr>
          <w:rFonts w:hint="eastAsia"/>
          <w:lang w:val="en-US"/>
        </w:rPr>
        <w:t>萧山区</w:t>
      </w:r>
      <w:proofErr w:type="gramEnd"/>
      <w:r w:rsidR="00011364">
        <w:rPr>
          <w:rFonts w:hint="eastAsia"/>
          <w:lang w:val="en-US"/>
        </w:rPr>
        <w:t>工业源主要集中在东部镇街，南部镇街</w:t>
      </w:r>
      <w:r w:rsidR="00115F7E">
        <w:rPr>
          <w:rFonts w:hint="eastAsia"/>
          <w:lang w:val="en-US"/>
        </w:rPr>
        <w:t>部分</w:t>
      </w:r>
      <w:r w:rsidR="00011364">
        <w:rPr>
          <w:rFonts w:hint="eastAsia"/>
          <w:lang w:val="en-US"/>
        </w:rPr>
        <w:t>企业的</w:t>
      </w:r>
      <w:r w:rsidR="008550C0">
        <w:rPr>
          <w:lang w:val="en-US"/>
        </w:rPr>
        <w:t>VOC</w:t>
      </w:r>
      <w:r w:rsidR="008550C0">
        <w:rPr>
          <w:rFonts w:hint="eastAsia"/>
          <w:lang w:val="en-US"/>
        </w:rPr>
        <w:t>s</w:t>
      </w:r>
      <w:r w:rsidR="00115F7E">
        <w:rPr>
          <w:rFonts w:hint="eastAsia"/>
          <w:lang w:val="en-US"/>
        </w:rPr>
        <w:t>、</w:t>
      </w:r>
      <w:r w:rsidR="00115F7E">
        <w:rPr>
          <w:rFonts w:hint="eastAsia"/>
          <w:lang w:val="en-US"/>
        </w:rPr>
        <w:t>N</w:t>
      </w:r>
      <w:r w:rsidR="00115F7E">
        <w:rPr>
          <w:lang w:val="en-US"/>
        </w:rPr>
        <w:t>O</w:t>
      </w:r>
      <w:r w:rsidR="00115F7E">
        <w:rPr>
          <w:rFonts w:hint="eastAsia"/>
          <w:lang w:val="en-US"/>
        </w:rPr>
        <w:t>x</w:t>
      </w:r>
      <w:r w:rsidR="00115F7E">
        <w:rPr>
          <w:rFonts w:hint="eastAsia"/>
          <w:lang w:val="en-US"/>
        </w:rPr>
        <w:t>和颗粒物</w:t>
      </w:r>
      <w:r w:rsidR="008550C0">
        <w:rPr>
          <w:rFonts w:hint="eastAsia"/>
          <w:lang w:val="en-US"/>
        </w:rPr>
        <w:t>排放量较大，中部镇街部分企业颗粒物排放量较大。</w:t>
      </w:r>
    </w:p>
    <w:p w14:paraId="1EAF0BEE" w14:textId="23D153D4" w:rsidR="00334368" w:rsidRDefault="000C7A11" w:rsidP="00DE124E">
      <w:pPr>
        <w:pStyle w:val="LZ-"/>
        <w:ind w:firstLine="480"/>
        <w:rPr>
          <w:lang w:val="en-US"/>
        </w:rPr>
      </w:pPr>
      <w:r w:rsidRPr="007B3BD8">
        <w:rPr>
          <w:rFonts w:hint="eastAsia"/>
          <w:lang w:val="en-US"/>
        </w:rPr>
        <w:lastRenderedPageBreak/>
        <w:t>（</w:t>
      </w:r>
      <w:r w:rsidRPr="007B3BD8">
        <w:rPr>
          <w:rFonts w:hint="eastAsia"/>
          <w:lang w:val="en-US"/>
        </w:rPr>
        <w:t>4</w:t>
      </w:r>
      <w:r w:rsidRPr="007B3BD8">
        <w:rPr>
          <w:rFonts w:hint="eastAsia"/>
          <w:lang w:val="en-US"/>
        </w:rPr>
        <w:t>）</w:t>
      </w:r>
      <w:proofErr w:type="gramStart"/>
      <w:r w:rsidR="004545E6">
        <w:rPr>
          <w:rFonts w:hint="eastAsia"/>
        </w:rPr>
        <w:t>萧山区</w:t>
      </w:r>
      <w:proofErr w:type="gramEnd"/>
      <w:r w:rsidR="004545E6" w:rsidRPr="007B3BD8">
        <w:rPr>
          <w:rFonts w:hint="eastAsia"/>
        </w:rPr>
        <w:t>污染物排放主要集中在</w:t>
      </w:r>
      <w:r w:rsidR="004545E6">
        <w:rPr>
          <w:rFonts w:hint="eastAsia"/>
        </w:rPr>
        <w:t>东部镇街</w:t>
      </w:r>
      <w:r w:rsidR="004545E6" w:rsidRPr="007B3BD8">
        <w:rPr>
          <w:rFonts w:hint="eastAsia"/>
          <w:lang w:val="en-US"/>
        </w:rPr>
        <w:t>，</w:t>
      </w:r>
      <w:r w:rsidR="004545E6">
        <w:rPr>
          <w:rFonts w:hint="eastAsia"/>
        </w:rPr>
        <w:t>个别较大的点源散落在中部和南部镇街</w:t>
      </w:r>
      <w:r w:rsidR="00334368">
        <w:rPr>
          <w:rFonts w:hint="eastAsia"/>
          <w:lang w:val="en-US"/>
        </w:rPr>
        <w:t>；</w:t>
      </w:r>
      <w:r w:rsidR="00334368">
        <w:rPr>
          <w:rFonts w:hint="eastAsia"/>
        </w:rPr>
        <w:t>此外，氮氧化物沿航道也有明显的集中分布，颗粒物还主要集中在中部区域，与</w:t>
      </w:r>
      <w:r w:rsidR="00334368" w:rsidRPr="007B3BD8">
        <w:rPr>
          <w:rFonts w:hint="eastAsia"/>
          <w:lang w:val="en-US"/>
        </w:rPr>
        <w:t>企业</w:t>
      </w:r>
      <w:r w:rsidR="00334368" w:rsidRPr="007B3BD8">
        <w:rPr>
          <w:lang w:val="en-US"/>
        </w:rPr>
        <w:t>、</w:t>
      </w:r>
      <w:r w:rsidR="00334368">
        <w:rPr>
          <w:rFonts w:hint="eastAsia"/>
          <w:lang w:val="en-US"/>
        </w:rPr>
        <w:t>施工、</w:t>
      </w:r>
      <w:r w:rsidR="00334368" w:rsidRPr="007B3BD8">
        <w:rPr>
          <w:lang w:val="en-US"/>
        </w:rPr>
        <w:t>路网、</w:t>
      </w:r>
      <w:r w:rsidR="00334368">
        <w:rPr>
          <w:rFonts w:hint="eastAsia"/>
          <w:lang w:val="en-US"/>
        </w:rPr>
        <w:t>航道、</w:t>
      </w:r>
      <w:r w:rsidR="00334368" w:rsidRPr="007B3BD8">
        <w:rPr>
          <w:lang w:val="en-US"/>
        </w:rPr>
        <w:t>人口的分布</w:t>
      </w:r>
      <w:r w:rsidR="00334368" w:rsidRPr="007B3BD8">
        <w:rPr>
          <w:rFonts w:hint="eastAsia"/>
          <w:lang w:val="en-US"/>
        </w:rPr>
        <w:t>息息相关</w:t>
      </w:r>
      <w:r w:rsidR="00334368">
        <w:rPr>
          <w:rFonts w:hint="eastAsia"/>
          <w:lang w:val="en-US"/>
        </w:rPr>
        <w:t>。</w:t>
      </w:r>
    </w:p>
    <w:p w14:paraId="4D5E3DD1" w14:textId="6300544D" w:rsidR="000C7A11" w:rsidRPr="007B3BD8" w:rsidRDefault="000C7A11" w:rsidP="00DE124E">
      <w:pPr>
        <w:pStyle w:val="LZ-"/>
        <w:ind w:firstLine="480"/>
        <w:rPr>
          <w:lang w:val="x-none"/>
        </w:rPr>
      </w:pPr>
      <w:r w:rsidRPr="007B3BD8">
        <w:rPr>
          <w:rFonts w:hint="eastAsia"/>
          <w:lang w:val="en-US"/>
        </w:rPr>
        <w:t>（</w:t>
      </w:r>
      <w:r w:rsidRPr="007B3BD8">
        <w:rPr>
          <w:rFonts w:hint="eastAsia"/>
          <w:lang w:val="en-US"/>
        </w:rPr>
        <w:t>5</w:t>
      </w:r>
      <w:r w:rsidRPr="007B3BD8">
        <w:rPr>
          <w:rFonts w:hint="eastAsia"/>
          <w:lang w:val="en-US"/>
        </w:rPr>
        <w:t>）本次</w:t>
      </w:r>
      <w:r w:rsidR="00A40D3A">
        <w:rPr>
          <w:rFonts w:hint="eastAsia"/>
          <w:lang w:val="en-US"/>
        </w:rPr>
        <w:t>开展</w:t>
      </w:r>
      <w:proofErr w:type="gramStart"/>
      <w:r w:rsidR="00A93D9A">
        <w:rPr>
          <w:lang w:val="en-US"/>
        </w:rPr>
        <w:t>萧山区</w:t>
      </w:r>
      <w:proofErr w:type="gramEnd"/>
      <w:r w:rsidRPr="007B3BD8">
        <w:rPr>
          <w:lang w:val="en-US"/>
        </w:rPr>
        <w:t>排放源清单</w:t>
      </w:r>
      <w:r w:rsidR="00A40D3A">
        <w:rPr>
          <w:rFonts w:hint="eastAsia"/>
          <w:lang w:val="en-US"/>
        </w:rPr>
        <w:t>编制</w:t>
      </w:r>
      <w:r w:rsidRPr="007B3BD8">
        <w:rPr>
          <w:lang w:val="en-US"/>
        </w:rPr>
        <w:t>工作，</w:t>
      </w:r>
      <w:r w:rsidRPr="007B3BD8">
        <w:rPr>
          <w:rFonts w:hint="eastAsia"/>
          <w:lang w:val="en-US"/>
        </w:rPr>
        <w:t>为</w:t>
      </w:r>
      <w:r w:rsidRPr="007B3BD8">
        <w:rPr>
          <w:lang w:val="en-US"/>
        </w:rPr>
        <w:t>识别</w:t>
      </w:r>
      <w:proofErr w:type="gramStart"/>
      <w:r w:rsidR="00A93D9A">
        <w:rPr>
          <w:lang w:val="en-US"/>
        </w:rPr>
        <w:t>萧山区</w:t>
      </w:r>
      <w:proofErr w:type="gramEnd"/>
      <w:r w:rsidRPr="007B3BD8">
        <w:rPr>
          <w:lang w:val="en-US"/>
        </w:rPr>
        <w:t>主要的大气排放源识别</w:t>
      </w:r>
      <w:r w:rsidRPr="007B3BD8">
        <w:rPr>
          <w:rFonts w:hint="eastAsia"/>
          <w:lang w:val="en-US"/>
        </w:rPr>
        <w:t>以及</w:t>
      </w:r>
      <w:r w:rsidRPr="007B3BD8">
        <w:rPr>
          <w:lang w:val="en-US"/>
        </w:rPr>
        <w:t>下一步污染防控提供</w:t>
      </w:r>
      <w:r w:rsidRPr="007B3BD8">
        <w:rPr>
          <w:rFonts w:hint="eastAsia"/>
          <w:lang w:val="en-US"/>
        </w:rPr>
        <w:t>依据</w:t>
      </w:r>
      <w:r w:rsidRPr="007B3BD8">
        <w:rPr>
          <w:lang w:val="en-US"/>
        </w:rPr>
        <w:t>，但</w:t>
      </w:r>
      <w:r w:rsidRPr="007B3BD8">
        <w:rPr>
          <w:rFonts w:hint="eastAsia"/>
          <w:lang w:val="en-US"/>
        </w:rPr>
        <w:t>受</w:t>
      </w:r>
      <w:r w:rsidRPr="007B3BD8">
        <w:rPr>
          <w:lang w:val="en-US"/>
        </w:rPr>
        <w:t>目前排放因子</w:t>
      </w:r>
      <w:r w:rsidRPr="007B3BD8">
        <w:rPr>
          <w:rFonts w:hint="eastAsia"/>
          <w:lang w:val="en-US"/>
        </w:rPr>
        <w:t>的限制</w:t>
      </w:r>
      <w:r w:rsidRPr="007B3BD8">
        <w:rPr>
          <w:lang w:val="en-US"/>
        </w:rPr>
        <w:t>以及活动水平数据的</w:t>
      </w:r>
      <w:r w:rsidRPr="007B3BD8">
        <w:rPr>
          <w:rFonts w:hint="eastAsia"/>
          <w:lang w:val="en-US"/>
        </w:rPr>
        <w:t>可获取性</w:t>
      </w:r>
      <w:r w:rsidRPr="007B3BD8">
        <w:rPr>
          <w:lang w:val="en-US"/>
        </w:rPr>
        <w:t>，清单估算结果仍存在一定的不确定性。</w:t>
      </w:r>
    </w:p>
    <w:p w14:paraId="33764F72" w14:textId="77777777" w:rsidR="003B5573" w:rsidRPr="007B3BD8" w:rsidRDefault="003B5573" w:rsidP="00B06975">
      <w:pPr>
        <w:pStyle w:val="LZ-"/>
        <w:ind w:firstLine="480"/>
        <w:sectPr w:rsidR="003B5573" w:rsidRPr="007B3BD8" w:rsidSect="009F05C7">
          <w:pgSz w:w="11906" w:h="16838"/>
          <w:pgMar w:top="1440" w:right="1800" w:bottom="1440" w:left="1800" w:header="851" w:footer="992" w:gutter="0"/>
          <w:cols w:space="425"/>
          <w:docGrid w:type="lines" w:linePitch="312"/>
        </w:sectPr>
      </w:pPr>
    </w:p>
    <w:p w14:paraId="5CD29E0E" w14:textId="1168774A" w:rsidR="00312C0A" w:rsidRPr="007B3BD8" w:rsidRDefault="00312C0A" w:rsidP="00CB15C6">
      <w:pPr>
        <w:pStyle w:val="LZ-1"/>
      </w:pPr>
      <w:r w:rsidRPr="007B3BD8">
        <w:rPr>
          <w:rFonts w:hint="eastAsia"/>
        </w:rPr>
        <w:lastRenderedPageBreak/>
        <w:t xml:space="preserve"> </w:t>
      </w:r>
      <w:bookmarkStart w:id="757" w:name="_Toc117179453"/>
      <w:r w:rsidR="00D22B4C">
        <w:rPr>
          <w:rFonts w:hint="eastAsia"/>
          <w:lang w:eastAsia="zh-CN"/>
        </w:rPr>
        <w:t>主要结论</w:t>
      </w:r>
      <w:bookmarkEnd w:id="757"/>
    </w:p>
    <w:p w14:paraId="34F8528F" w14:textId="4CC8771B" w:rsidR="00B03C2C" w:rsidRDefault="000D02AB" w:rsidP="000D02AB">
      <w:pPr>
        <w:pStyle w:val="LZ-"/>
        <w:ind w:firstLine="480"/>
        <w:rPr>
          <w:lang w:val="x-none"/>
        </w:rPr>
      </w:pPr>
      <w:r>
        <w:rPr>
          <w:rFonts w:hint="eastAsia"/>
        </w:rPr>
        <w:t>本项目</w:t>
      </w:r>
      <w:r w:rsidR="0005242C" w:rsidRPr="007B3BD8">
        <w:t>根据</w:t>
      </w:r>
      <w:r w:rsidR="0005242C">
        <w:rPr>
          <w:rFonts w:hint="eastAsia"/>
        </w:rPr>
        <w:t>国家</w:t>
      </w:r>
      <w:r w:rsidR="0005242C" w:rsidRPr="007B3BD8">
        <w:t>发布的《城市大气污染物排放清单编制技术手册》</w:t>
      </w:r>
      <w:r w:rsidR="0005242C">
        <w:rPr>
          <w:rFonts w:hint="eastAsia"/>
        </w:rPr>
        <w:t>的编制方法和体系</w:t>
      </w:r>
      <w:r w:rsidR="0005242C" w:rsidRPr="007B3BD8">
        <w:t>，</w:t>
      </w:r>
      <w:r w:rsidR="0005242C">
        <w:rPr>
          <w:rFonts w:hint="eastAsia"/>
        </w:rPr>
        <w:t>通过</w:t>
      </w:r>
      <w:r w:rsidR="0005242C" w:rsidRPr="007B3BD8">
        <w:t>部门调研</w:t>
      </w:r>
      <w:r w:rsidR="0005242C">
        <w:rPr>
          <w:rFonts w:hint="eastAsia"/>
        </w:rPr>
        <w:t>、</w:t>
      </w:r>
      <w:r w:rsidR="0005242C" w:rsidRPr="007B3BD8">
        <w:t>资料调研</w:t>
      </w:r>
      <w:r w:rsidR="0005242C">
        <w:rPr>
          <w:rFonts w:hint="eastAsia"/>
        </w:rPr>
        <w:t>和企业发表调研等途径获取活动水平数据，</w:t>
      </w:r>
      <w:r>
        <w:rPr>
          <w:rFonts w:hint="eastAsia"/>
        </w:rPr>
        <w:t>并</w:t>
      </w:r>
      <w:r w:rsidR="0005242C">
        <w:rPr>
          <w:rFonts w:hint="eastAsia"/>
        </w:rPr>
        <w:t>基于物料衡算和排放因子</w:t>
      </w:r>
      <w:r>
        <w:rPr>
          <w:rFonts w:hint="eastAsia"/>
        </w:rPr>
        <w:t>法建立了</w:t>
      </w:r>
      <w:proofErr w:type="gramStart"/>
      <w:r>
        <w:rPr>
          <w:rFonts w:hint="eastAsia"/>
        </w:rPr>
        <w:t>萧山区</w:t>
      </w:r>
      <w:proofErr w:type="gramEnd"/>
      <w:r>
        <w:rPr>
          <w:rFonts w:hint="eastAsia"/>
        </w:rPr>
        <w:t>2</w:t>
      </w:r>
      <w:r>
        <w:t>020</w:t>
      </w:r>
      <w:r>
        <w:rPr>
          <w:rFonts w:hint="eastAsia"/>
        </w:rPr>
        <w:t>年</w:t>
      </w:r>
      <w:r w:rsidR="002B5CD1">
        <w:rPr>
          <w:rFonts w:hint="eastAsia"/>
        </w:rPr>
        <w:t>人为源</w:t>
      </w:r>
      <w:r>
        <w:rPr>
          <w:rFonts w:hint="eastAsia"/>
        </w:rPr>
        <w:t>大气污染源排放清单，其中涵盖</w:t>
      </w:r>
      <w:r w:rsidR="0005242C" w:rsidRPr="007B3BD8">
        <w:rPr>
          <w:rFonts w:hint="eastAsia"/>
        </w:rPr>
        <w:t>工业源、</w:t>
      </w:r>
      <w:r w:rsidR="0005242C" w:rsidRPr="007B3BD8">
        <w:t>道路移动源、非道路移动源、扬尘源、</w:t>
      </w:r>
      <w:r w:rsidR="0005242C" w:rsidRPr="007B3BD8">
        <w:rPr>
          <w:rFonts w:hint="eastAsia"/>
        </w:rPr>
        <w:t>非工业</w:t>
      </w:r>
      <w:r w:rsidR="0005242C" w:rsidRPr="007B3BD8">
        <w:t>溶剂使用源、</w:t>
      </w:r>
      <w:r w:rsidR="0005242C" w:rsidRPr="007B3BD8">
        <w:rPr>
          <w:rFonts w:hint="eastAsia"/>
        </w:rPr>
        <w:t>存储</w:t>
      </w:r>
      <w:r w:rsidR="0005242C" w:rsidRPr="007B3BD8">
        <w:t>运输源、废弃物处理源、生物质燃烧源、农业源、其他排放源</w:t>
      </w:r>
      <w:r w:rsidR="0005242C" w:rsidRPr="007B3BD8">
        <w:rPr>
          <w:rFonts w:hint="eastAsia"/>
        </w:rPr>
        <w:t>（民用</w:t>
      </w:r>
      <w:r w:rsidR="0005242C" w:rsidRPr="007B3BD8">
        <w:t>燃烧源和餐饮油烟</w:t>
      </w:r>
      <w:r w:rsidR="0005242C" w:rsidRPr="007B3BD8">
        <w:rPr>
          <w:rFonts w:hint="eastAsia"/>
        </w:rPr>
        <w:t>）等</w:t>
      </w:r>
      <w:r w:rsidR="0005242C" w:rsidRPr="007B3BD8">
        <w:t>10</w:t>
      </w:r>
      <w:r w:rsidR="0005242C" w:rsidRPr="007B3BD8">
        <w:rPr>
          <w:rFonts w:hint="eastAsia"/>
        </w:rPr>
        <w:t>类污染源</w:t>
      </w:r>
      <w:r>
        <w:rPr>
          <w:rFonts w:hint="eastAsia"/>
          <w:lang w:val="en-US"/>
        </w:rPr>
        <w:t>，</w:t>
      </w:r>
      <w:r w:rsidRPr="007B3BD8">
        <w:rPr>
          <w:rFonts w:hint="eastAsia"/>
          <w:lang w:val="en-US"/>
        </w:rPr>
        <w:t>SO</w:t>
      </w:r>
      <w:r w:rsidRPr="007B3BD8">
        <w:rPr>
          <w:rFonts w:hint="eastAsia"/>
          <w:vertAlign w:val="subscript"/>
          <w:lang w:val="en-US"/>
        </w:rPr>
        <w:t>2</w:t>
      </w:r>
      <w:r w:rsidRPr="007B3BD8">
        <w:rPr>
          <w:rFonts w:hint="eastAsia"/>
          <w:lang w:val="en-US"/>
        </w:rPr>
        <w:t>、</w:t>
      </w:r>
      <w:r w:rsidRPr="007B3BD8">
        <w:rPr>
          <w:rFonts w:hint="eastAsia"/>
          <w:lang w:val="en-US"/>
        </w:rPr>
        <w:t>NO</w:t>
      </w:r>
      <w:r w:rsidRPr="007B3BD8">
        <w:rPr>
          <w:lang w:val="en-US"/>
        </w:rPr>
        <w:t>x</w:t>
      </w:r>
      <w:r w:rsidRPr="007B3BD8">
        <w:rPr>
          <w:rFonts w:hint="eastAsia"/>
          <w:lang w:val="en-US"/>
        </w:rPr>
        <w:t>、</w:t>
      </w:r>
      <w:r w:rsidRPr="007B3BD8">
        <w:rPr>
          <w:rFonts w:hint="eastAsia"/>
          <w:lang w:val="en-US"/>
        </w:rPr>
        <w:t>CO</w:t>
      </w:r>
      <w:r w:rsidRPr="007B3BD8">
        <w:rPr>
          <w:rFonts w:hint="eastAsia"/>
          <w:lang w:val="en-US"/>
        </w:rPr>
        <w:t>、</w:t>
      </w:r>
      <w:r w:rsidRPr="007B3BD8">
        <w:rPr>
          <w:rFonts w:hint="eastAsia"/>
          <w:lang w:val="en-US"/>
        </w:rPr>
        <w:t>PM</w:t>
      </w:r>
      <w:r w:rsidRPr="007B3BD8">
        <w:rPr>
          <w:rFonts w:hint="eastAsia"/>
          <w:vertAlign w:val="subscript"/>
          <w:lang w:val="en-US"/>
        </w:rPr>
        <w:t>10</w:t>
      </w:r>
      <w:r w:rsidRPr="007B3BD8">
        <w:rPr>
          <w:rFonts w:hint="eastAsia"/>
          <w:lang w:val="en-US"/>
        </w:rPr>
        <w:t>、</w:t>
      </w:r>
      <w:r w:rsidRPr="007B3BD8">
        <w:rPr>
          <w:rFonts w:hint="eastAsia"/>
          <w:lang w:val="en-US"/>
        </w:rPr>
        <w:t>PM</w:t>
      </w:r>
      <w:r w:rsidRPr="007B3BD8">
        <w:rPr>
          <w:rFonts w:hint="eastAsia"/>
          <w:vertAlign w:val="subscript"/>
          <w:lang w:val="en-US"/>
        </w:rPr>
        <w:t>2.5</w:t>
      </w:r>
      <w:r w:rsidRPr="007B3BD8">
        <w:rPr>
          <w:rFonts w:hint="eastAsia"/>
          <w:lang w:val="en-US"/>
        </w:rPr>
        <w:t>、</w:t>
      </w:r>
      <w:r w:rsidRPr="007B3BD8">
        <w:rPr>
          <w:rFonts w:hint="eastAsia"/>
          <w:lang w:val="en-US"/>
        </w:rPr>
        <w:t>VOCs</w:t>
      </w:r>
      <w:r w:rsidRPr="007B3BD8">
        <w:rPr>
          <w:rFonts w:hint="eastAsia"/>
          <w:lang w:val="en-US"/>
        </w:rPr>
        <w:t>、</w:t>
      </w:r>
      <w:r w:rsidRPr="007B3BD8">
        <w:rPr>
          <w:rFonts w:hint="eastAsia"/>
          <w:lang w:val="en-US"/>
        </w:rPr>
        <w:t>BC</w:t>
      </w:r>
      <w:r w:rsidRPr="007B3BD8">
        <w:rPr>
          <w:rFonts w:hint="eastAsia"/>
          <w:lang w:val="en-US"/>
        </w:rPr>
        <w:t>、</w:t>
      </w:r>
      <w:r w:rsidRPr="007B3BD8">
        <w:rPr>
          <w:rFonts w:hint="eastAsia"/>
          <w:lang w:val="en-US"/>
        </w:rPr>
        <w:t>OC</w:t>
      </w:r>
      <w:r w:rsidRPr="007B3BD8">
        <w:rPr>
          <w:rFonts w:hint="eastAsia"/>
          <w:lang w:val="en-US"/>
        </w:rPr>
        <w:t>和</w:t>
      </w:r>
      <w:r w:rsidRPr="007B3BD8">
        <w:rPr>
          <w:rFonts w:hint="eastAsia"/>
          <w:lang w:val="en-US"/>
        </w:rPr>
        <w:t>NH</w:t>
      </w:r>
      <w:r w:rsidRPr="007B3BD8">
        <w:rPr>
          <w:rFonts w:hint="eastAsia"/>
          <w:vertAlign w:val="subscript"/>
          <w:lang w:val="en-US"/>
        </w:rPr>
        <w:t>3</w:t>
      </w:r>
      <w:r>
        <w:rPr>
          <w:rFonts w:hint="eastAsia"/>
          <w:lang w:val="en-US"/>
        </w:rPr>
        <w:t>等</w:t>
      </w:r>
      <w:r>
        <w:rPr>
          <w:rFonts w:hint="eastAsia"/>
          <w:lang w:val="en-US"/>
        </w:rPr>
        <w:t>9</w:t>
      </w:r>
      <w:r>
        <w:rPr>
          <w:rFonts w:hint="eastAsia"/>
          <w:lang w:val="en-US"/>
        </w:rPr>
        <w:t>种污染物。</w:t>
      </w:r>
      <w:r w:rsidR="00CB15C6">
        <w:rPr>
          <w:rFonts w:hint="eastAsia"/>
          <w:lang w:val="en-US"/>
        </w:rPr>
        <w:t>并</w:t>
      </w:r>
      <w:r>
        <w:rPr>
          <w:rFonts w:hint="eastAsia"/>
          <w:lang w:val="en-US"/>
        </w:rPr>
        <w:t>针对</w:t>
      </w:r>
      <w:proofErr w:type="gramStart"/>
      <w:r>
        <w:rPr>
          <w:rFonts w:hint="eastAsia"/>
          <w:lang w:val="en-US"/>
        </w:rPr>
        <w:t>萧山区</w:t>
      </w:r>
      <w:proofErr w:type="gramEnd"/>
      <w:r>
        <w:rPr>
          <w:rFonts w:hint="eastAsia"/>
          <w:lang w:val="en-US"/>
        </w:rPr>
        <w:t>2</w:t>
      </w:r>
      <w:r>
        <w:rPr>
          <w:lang w:val="en-US"/>
        </w:rPr>
        <w:t>020</w:t>
      </w:r>
      <w:r>
        <w:rPr>
          <w:rFonts w:hint="eastAsia"/>
          <w:lang w:val="en-US"/>
        </w:rPr>
        <w:t>年</w:t>
      </w:r>
      <w:r w:rsidRPr="00694C9B">
        <w:rPr>
          <w:rFonts w:hint="eastAsia"/>
          <w:lang w:val="x-none"/>
        </w:rPr>
        <w:t>各类</w:t>
      </w:r>
      <w:r w:rsidRPr="00694C9B">
        <w:rPr>
          <w:lang w:val="x-none"/>
        </w:rPr>
        <w:t>大气污染物排放</w:t>
      </w:r>
      <w:r w:rsidRPr="00694C9B">
        <w:rPr>
          <w:rFonts w:hint="eastAsia"/>
          <w:lang w:val="x-none"/>
        </w:rPr>
        <w:t>量</w:t>
      </w:r>
      <w:r w:rsidRPr="00694C9B">
        <w:rPr>
          <w:lang w:val="x-none"/>
        </w:rPr>
        <w:t>、</w:t>
      </w:r>
      <w:r>
        <w:rPr>
          <w:rFonts w:hint="eastAsia"/>
          <w:lang w:val="x-none"/>
        </w:rPr>
        <w:t>污染物</w:t>
      </w:r>
      <w:r>
        <w:rPr>
          <w:rFonts w:hint="eastAsia"/>
          <w:lang w:val="x-none"/>
        </w:rPr>
        <w:t>/</w:t>
      </w:r>
      <w:proofErr w:type="spellStart"/>
      <w:r>
        <w:rPr>
          <w:rFonts w:hint="eastAsia"/>
          <w:lang w:val="x-none"/>
        </w:rPr>
        <w:t>污染源排放特征、</w:t>
      </w:r>
      <w:r w:rsidRPr="00694C9B">
        <w:rPr>
          <w:lang w:val="x-none"/>
        </w:rPr>
        <w:t>空间分布特征</w:t>
      </w:r>
      <w:r>
        <w:rPr>
          <w:rFonts w:hint="eastAsia"/>
          <w:lang w:val="x-none"/>
        </w:rPr>
        <w:t>及清单结果的不确定性</w:t>
      </w:r>
      <w:r w:rsidRPr="00694C9B">
        <w:rPr>
          <w:rFonts w:hint="eastAsia"/>
          <w:lang w:val="x-none"/>
        </w:rPr>
        <w:t>进行</w:t>
      </w:r>
      <w:r>
        <w:rPr>
          <w:rFonts w:hint="eastAsia"/>
          <w:lang w:val="x-none"/>
        </w:rPr>
        <w:t>详细</w:t>
      </w:r>
      <w:r w:rsidRPr="00694C9B">
        <w:rPr>
          <w:rFonts w:hint="eastAsia"/>
          <w:lang w:val="x-none"/>
        </w:rPr>
        <w:t>分析</w:t>
      </w:r>
      <w:r>
        <w:rPr>
          <w:rFonts w:hint="eastAsia"/>
          <w:lang w:val="x-none"/>
        </w:rPr>
        <w:t>，主要结论如下</w:t>
      </w:r>
      <w:proofErr w:type="spellEnd"/>
      <w:r>
        <w:rPr>
          <w:rFonts w:hint="eastAsia"/>
          <w:lang w:val="x-none"/>
        </w:rPr>
        <w:t>：</w:t>
      </w:r>
    </w:p>
    <w:p w14:paraId="45864FBA" w14:textId="5B399E24" w:rsidR="000D02AB" w:rsidRPr="007B3BD8" w:rsidRDefault="000D02AB" w:rsidP="000D02AB">
      <w:pPr>
        <w:pStyle w:val="LZ-"/>
        <w:ind w:firstLine="480"/>
      </w:pPr>
      <w:r w:rsidRPr="007B3BD8">
        <w:rPr>
          <w:rFonts w:hint="eastAsia"/>
          <w:lang w:val="x-none"/>
        </w:rPr>
        <w:t>（</w:t>
      </w:r>
      <w:r w:rsidRPr="007B3BD8">
        <w:rPr>
          <w:rFonts w:hint="eastAsia"/>
          <w:lang w:val="x-none"/>
        </w:rPr>
        <w:t>1</w:t>
      </w:r>
      <w:r w:rsidRPr="007B3BD8">
        <w:rPr>
          <w:rFonts w:hint="eastAsia"/>
          <w:lang w:val="x-none"/>
        </w:rPr>
        <w:t>）</w:t>
      </w:r>
      <w:r w:rsidRPr="007B3BD8">
        <w:rPr>
          <w:rFonts w:hint="eastAsia"/>
          <w:lang w:val="x-none"/>
        </w:rPr>
        <w:t>20</w:t>
      </w:r>
      <w:r>
        <w:rPr>
          <w:lang w:val="x-none"/>
        </w:rPr>
        <w:t>20</w:t>
      </w:r>
      <w:r w:rsidRPr="007B3BD8">
        <w:rPr>
          <w:rFonts w:hint="eastAsia"/>
          <w:lang w:val="x-none"/>
        </w:rPr>
        <w:t>年</w:t>
      </w:r>
      <w:proofErr w:type="gramStart"/>
      <w:r>
        <w:rPr>
          <w:rFonts w:hint="eastAsia"/>
          <w:lang w:val="x-none"/>
        </w:rPr>
        <w:t>萧山区</w:t>
      </w:r>
      <w:proofErr w:type="gramEnd"/>
      <w:r w:rsidRPr="007B3BD8">
        <w:rPr>
          <w:rFonts w:hint="eastAsia"/>
        </w:rPr>
        <w:t>工业源、道路移动源、非道路移动源、扬尘源、非工业溶剂使用源、存储运输源、废弃物处理源、生物质燃烧源、农业源、其他排放源等</w:t>
      </w:r>
      <w:r w:rsidRPr="007B3BD8">
        <w:t>十类排放源</w:t>
      </w:r>
      <w:r w:rsidRPr="007B3BD8">
        <w:t>SO</w:t>
      </w:r>
      <w:r w:rsidRPr="007B3BD8">
        <w:rPr>
          <w:vertAlign w:val="subscript"/>
        </w:rPr>
        <w:t>2</w:t>
      </w:r>
      <w:r w:rsidRPr="007B3BD8">
        <w:t>、</w:t>
      </w:r>
      <w:r w:rsidRPr="007B3BD8">
        <w:t>NOx</w:t>
      </w:r>
      <w:r w:rsidRPr="007B3BD8">
        <w:rPr>
          <w:rFonts w:hint="eastAsia"/>
        </w:rPr>
        <w:t>、</w:t>
      </w:r>
      <w:r w:rsidRPr="007B3BD8">
        <w:t>CO</w:t>
      </w:r>
      <w:r w:rsidRPr="007B3BD8">
        <w:t>、</w:t>
      </w:r>
      <w:r w:rsidRPr="007B3BD8">
        <w:t>PM</w:t>
      </w:r>
      <w:r w:rsidRPr="007B3BD8">
        <w:rPr>
          <w:vertAlign w:val="subscript"/>
        </w:rPr>
        <w:t>10</w:t>
      </w:r>
      <w:r w:rsidRPr="007B3BD8">
        <w:t>、</w:t>
      </w:r>
      <w:r w:rsidRPr="007B3BD8">
        <w:t>PM</w:t>
      </w:r>
      <w:r w:rsidRPr="007B3BD8">
        <w:rPr>
          <w:vertAlign w:val="subscript"/>
        </w:rPr>
        <w:t>2.5</w:t>
      </w:r>
      <w:r w:rsidRPr="007B3BD8">
        <w:t>、</w:t>
      </w:r>
      <w:r w:rsidRPr="007B3BD8">
        <w:t>VOCs</w:t>
      </w:r>
      <w:r w:rsidRPr="007B3BD8">
        <w:t>、</w:t>
      </w:r>
      <w:r w:rsidRPr="007B3BD8">
        <w:t>NH</w:t>
      </w:r>
      <w:r w:rsidRPr="007B3BD8">
        <w:rPr>
          <w:vertAlign w:val="subscript"/>
        </w:rPr>
        <w:t>3</w:t>
      </w:r>
      <w:r w:rsidRPr="007B3BD8">
        <w:rPr>
          <w:rFonts w:hint="eastAsia"/>
        </w:rPr>
        <w:t>、</w:t>
      </w:r>
      <w:r w:rsidRPr="007B3BD8">
        <w:t>BC</w:t>
      </w:r>
      <w:r w:rsidRPr="007B3BD8">
        <w:t>、</w:t>
      </w:r>
      <w:r w:rsidRPr="007B3BD8">
        <w:t>OC</w:t>
      </w:r>
      <w:r w:rsidRPr="007B3BD8">
        <w:t>、的排放量分别为</w:t>
      </w:r>
      <w:r w:rsidR="00FA4BB6" w:rsidRPr="007B3BD8">
        <w:t>0.</w:t>
      </w:r>
      <w:r w:rsidR="00FA4BB6">
        <w:t>13</w:t>
      </w:r>
      <w:r w:rsidR="00FA4BB6" w:rsidRPr="007B3BD8">
        <w:t>万吨、</w:t>
      </w:r>
      <w:r w:rsidR="00FA4BB6">
        <w:t>1.96</w:t>
      </w:r>
      <w:r w:rsidR="00FA4BB6" w:rsidRPr="007B3BD8">
        <w:t>万吨、</w:t>
      </w:r>
      <w:r w:rsidR="00FA4BB6">
        <w:t>2.89</w:t>
      </w:r>
      <w:r w:rsidR="00FA4BB6" w:rsidRPr="007B3BD8">
        <w:t>万吨、</w:t>
      </w:r>
      <w:r w:rsidR="00FA4BB6">
        <w:t>2.95</w:t>
      </w:r>
      <w:r w:rsidR="00FA4BB6" w:rsidRPr="007B3BD8">
        <w:t>万吨、</w:t>
      </w:r>
      <w:r w:rsidR="00FA4BB6">
        <w:t>0.89</w:t>
      </w:r>
      <w:r w:rsidR="00FA4BB6" w:rsidRPr="007B3BD8">
        <w:t>万吨、</w:t>
      </w:r>
      <w:r w:rsidR="00FA4BB6">
        <w:t>2.82</w:t>
      </w:r>
      <w:r w:rsidR="00FA4BB6" w:rsidRPr="007B3BD8">
        <w:t>吨、</w:t>
      </w:r>
      <w:r w:rsidR="00FA4BB6">
        <w:t>0.45</w:t>
      </w:r>
      <w:r w:rsidR="00FA4BB6" w:rsidRPr="007B3BD8">
        <w:t>万吨、</w:t>
      </w:r>
      <w:r w:rsidR="00FA4BB6" w:rsidRPr="007B3BD8">
        <w:t>0.</w:t>
      </w:r>
      <w:r w:rsidR="00FA4BB6">
        <w:t>03</w:t>
      </w:r>
      <w:r w:rsidR="00FA4BB6" w:rsidRPr="007B3BD8">
        <w:t>万吨、</w:t>
      </w:r>
      <w:r w:rsidR="00FA4BB6" w:rsidRPr="007B3BD8">
        <w:t>0.</w:t>
      </w:r>
      <w:r w:rsidR="00FA4BB6">
        <w:t>01</w:t>
      </w:r>
      <w:r w:rsidR="00FA4BB6" w:rsidRPr="007B3BD8">
        <w:t>万吨</w:t>
      </w:r>
      <w:r w:rsidR="00AE42C8">
        <w:rPr>
          <w:rFonts w:hint="eastAsia"/>
        </w:rPr>
        <w:t>。</w:t>
      </w:r>
    </w:p>
    <w:p w14:paraId="4CAD6A29" w14:textId="0A3EAB35" w:rsidR="000D02AB" w:rsidRDefault="000D02AB" w:rsidP="000D02AB">
      <w:pPr>
        <w:pStyle w:val="LZ-"/>
        <w:ind w:firstLine="480"/>
        <w:rPr>
          <w:szCs w:val="24"/>
        </w:rPr>
      </w:pPr>
      <w:r w:rsidRPr="007B3BD8">
        <w:rPr>
          <w:rFonts w:hint="eastAsia"/>
        </w:rPr>
        <w:t>（</w:t>
      </w:r>
      <w:r w:rsidRPr="007B3BD8">
        <w:rPr>
          <w:rFonts w:hint="eastAsia"/>
        </w:rPr>
        <w:t>2</w:t>
      </w:r>
      <w:r w:rsidRPr="007B3BD8">
        <w:rPr>
          <w:rFonts w:hint="eastAsia"/>
        </w:rPr>
        <w:t>）</w:t>
      </w:r>
      <w:r>
        <w:rPr>
          <w:rFonts w:hint="eastAsia"/>
        </w:rPr>
        <w:t>工业源、道路移动源、非道路移动源</w:t>
      </w:r>
      <w:r w:rsidR="00D22B4C">
        <w:rPr>
          <w:rFonts w:hint="eastAsia"/>
        </w:rPr>
        <w:t>、扬尘源是</w:t>
      </w:r>
      <w:proofErr w:type="gramStart"/>
      <w:r w:rsidR="00D22B4C">
        <w:rPr>
          <w:rFonts w:hint="eastAsia"/>
        </w:rPr>
        <w:t>萧山区</w:t>
      </w:r>
      <w:proofErr w:type="gramEnd"/>
      <w:r w:rsidR="00D22B4C">
        <w:rPr>
          <w:rFonts w:hint="eastAsia"/>
        </w:rPr>
        <w:t>的主要排放源</w:t>
      </w:r>
      <w:r w:rsidR="00D22B4C">
        <w:rPr>
          <w:rFonts w:hint="eastAsia"/>
          <w:szCs w:val="24"/>
        </w:rPr>
        <w:t>，其中</w:t>
      </w:r>
      <w:r>
        <w:rPr>
          <w:rFonts w:hint="eastAsia"/>
          <w:szCs w:val="24"/>
        </w:rPr>
        <w:t>，移动源是</w:t>
      </w:r>
      <w:r w:rsidRPr="007B3BD8">
        <w:rPr>
          <w:rFonts w:hint="eastAsia"/>
          <w:szCs w:val="24"/>
        </w:rPr>
        <w:t>NOx</w:t>
      </w:r>
      <w:r>
        <w:rPr>
          <w:rFonts w:hint="eastAsia"/>
          <w:szCs w:val="24"/>
        </w:rPr>
        <w:t>的主要贡献源，工业源是</w:t>
      </w:r>
      <w:r>
        <w:rPr>
          <w:rFonts w:hint="eastAsia"/>
          <w:szCs w:val="24"/>
        </w:rPr>
        <w:t>V</w:t>
      </w:r>
      <w:r>
        <w:rPr>
          <w:szCs w:val="24"/>
        </w:rPr>
        <w:t>OC</w:t>
      </w:r>
      <w:r>
        <w:rPr>
          <w:rFonts w:hint="eastAsia"/>
          <w:szCs w:val="24"/>
        </w:rPr>
        <w:t>s</w:t>
      </w:r>
      <w:r>
        <w:rPr>
          <w:rFonts w:hint="eastAsia"/>
          <w:szCs w:val="24"/>
        </w:rPr>
        <w:t>的首要贡献源。</w:t>
      </w:r>
    </w:p>
    <w:p w14:paraId="33CE8DB2" w14:textId="5F2AB0FA" w:rsidR="000D02AB" w:rsidRPr="007B3BD8" w:rsidRDefault="000D02AB" w:rsidP="000D02AB">
      <w:pPr>
        <w:pStyle w:val="LZ-"/>
        <w:ind w:firstLine="480"/>
        <w:rPr>
          <w:lang w:val="en-US"/>
        </w:rPr>
      </w:pPr>
      <w:r w:rsidRPr="007B3BD8">
        <w:rPr>
          <w:rFonts w:hint="eastAsia"/>
          <w:szCs w:val="24"/>
        </w:rPr>
        <w:t>（</w:t>
      </w:r>
      <w:r w:rsidRPr="007B3BD8">
        <w:rPr>
          <w:rFonts w:hint="eastAsia"/>
          <w:szCs w:val="24"/>
        </w:rPr>
        <w:t>3</w:t>
      </w:r>
      <w:r w:rsidRPr="007B3BD8">
        <w:rPr>
          <w:rFonts w:hint="eastAsia"/>
          <w:szCs w:val="24"/>
        </w:rPr>
        <w:t>）</w:t>
      </w:r>
      <w:r w:rsidRPr="008550C0">
        <w:rPr>
          <w:rFonts w:hint="eastAsia"/>
          <w:lang w:val="en-US"/>
        </w:rPr>
        <w:t>电力、热力生产和供应业</w:t>
      </w:r>
      <w:r>
        <w:rPr>
          <w:rFonts w:hint="eastAsia"/>
          <w:lang w:val="en-US"/>
        </w:rPr>
        <w:t>、纺织业、</w:t>
      </w:r>
      <w:r w:rsidRPr="008550C0">
        <w:rPr>
          <w:rFonts w:hint="eastAsia"/>
          <w:lang w:val="en-US"/>
        </w:rPr>
        <w:t>化学原料和化学制品制造业</w:t>
      </w:r>
      <w:r>
        <w:rPr>
          <w:rFonts w:hint="eastAsia"/>
          <w:lang w:val="en-US"/>
        </w:rPr>
        <w:t>、橡胶和塑料制品业、化学纤维制造业、医药制造业和金属制品业等是</w:t>
      </w:r>
      <w:proofErr w:type="gramStart"/>
      <w:r>
        <w:rPr>
          <w:rFonts w:hint="eastAsia"/>
          <w:lang w:val="en-US"/>
        </w:rPr>
        <w:t>萧山区</w:t>
      </w:r>
      <w:proofErr w:type="gramEnd"/>
      <w:r w:rsidR="00D22B4C">
        <w:rPr>
          <w:rFonts w:hint="eastAsia"/>
          <w:lang w:val="en-US"/>
        </w:rPr>
        <w:t>工业源</w:t>
      </w:r>
      <w:r>
        <w:rPr>
          <w:rFonts w:hint="eastAsia"/>
          <w:lang w:val="en-US"/>
        </w:rPr>
        <w:t>的主要排放贡献行业。</w:t>
      </w:r>
      <w:proofErr w:type="gramStart"/>
      <w:r>
        <w:rPr>
          <w:rFonts w:hint="eastAsia"/>
          <w:lang w:val="en-US"/>
        </w:rPr>
        <w:t>萧山区</w:t>
      </w:r>
      <w:proofErr w:type="gramEnd"/>
      <w:r>
        <w:rPr>
          <w:rFonts w:hint="eastAsia"/>
          <w:lang w:val="en-US"/>
        </w:rPr>
        <w:t>工业源主要集中在东部镇街，南部镇街个别企业的</w:t>
      </w:r>
      <w:r>
        <w:rPr>
          <w:lang w:val="en-US"/>
        </w:rPr>
        <w:t>VOC</w:t>
      </w:r>
      <w:r>
        <w:rPr>
          <w:rFonts w:hint="eastAsia"/>
          <w:lang w:val="en-US"/>
        </w:rPr>
        <w:t>s</w:t>
      </w:r>
      <w:r w:rsidR="00FA4BB6">
        <w:rPr>
          <w:rFonts w:hint="eastAsia"/>
          <w:lang w:val="en-US"/>
        </w:rPr>
        <w:t>、</w:t>
      </w:r>
      <w:r w:rsidR="00FA4BB6">
        <w:rPr>
          <w:rFonts w:hint="eastAsia"/>
          <w:lang w:val="en-US"/>
        </w:rPr>
        <w:t>N</w:t>
      </w:r>
      <w:r w:rsidR="00FA4BB6">
        <w:rPr>
          <w:lang w:val="en-US"/>
        </w:rPr>
        <w:t>O</w:t>
      </w:r>
      <w:r w:rsidR="00FA4BB6">
        <w:rPr>
          <w:rFonts w:hint="eastAsia"/>
          <w:lang w:val="en-US"/>
        </w:rPr>
        <w:t>x</w:t>
      </w:r>
      <w:r w:rsidR="00FA4BB6">
        <w:rPr>
          <w:rFonts w:hint="eastAsia"/>
          <w:lang w:val="en-US"/>
        </w:rPr>
        <w:t>和颗粒物</w:t>
      </w:r>
      <w:r>
        <w:rPr>
          <w:rFonts w:hint="eastAsia"/>
          <w:lang w:val="en-US"/>
        </w:rPr>
        <w:t>排放量较大，中部镇街部分企业颗粒物排放量较大。</w:t>
      </w:r>
      <w:r w:rsidR="00F85149">
        <w:rPr>
          <w:rFonts w:hint="eastAsia"/>
          <w:lang w:val="en-US"/>
        </w:rPr>
        <w:t>工业源是</w:t>
      </w:r>
      <w:proofErr w:type="gramStart"/>
      <w:r w:rsidR="00F85149">
        <w:rPr>
          <w:rFonts w:hint="eastAsia"/>
          <w:lang w:val="en-US"/>
        </w:rPr>
        <w:t>萧山区</w:t>
      </w:r>
      <w:proofErr w:type="gramEnd"/>
      <w:r w:rsidR="00F85149">
        <w:rPr>
          <w:rFonts w:hint="eastAsia"/>
          <w:szCs w:val="24"/>
        </w:rPr>
        <w:t>V</w:t>
      </w:r>
      <w:r w:rsidR="00F85149">
        <w:rPr>
          <w:szCs w:val="24"/>
        </w:rPr>
        <w:t>OC</w:t>
      </w:r>
      <w:r w:rsidR="00F85149">
        <w:rPr>
          <w:rFonts w:hint="eastAsia"/>
          <w:szCs w:val="24"/>
        </w:rPr>
        <w:t>s</w:t>
      </w:r>
      <w:r w:rsidR="00F85149">
        <w:rPr>
          <w:rFonts w:hint="eastAsia"/>
          <w:szCs w:val="24"/>
        </w:rPr>
        <w:t>的首要贡献源，</w:t>
      </w:r>
      <w:r w:rsidR="00CB15C6">
        <w:rPr>
          <w:rFonts w:hint="eastAsia"/>
          <w:szCs w:val="24"/>
        </w:rPr>
        <w:t>主要来自</w:t>
      </w:r>
      <w:r w:rsidR="00FA4BB6">
        <w:rPr>
          <w:rFonts w:hint="eastAsia"/>
        </w:rPr>
        <w:t>纺织业（</w:t>
      </w:r>
      <w:r w:rsidR="00FA4BB6">
        <w:rPr>
          <w:rFonts w:hint="eastAsia"/>
        </w:rPr>
        <w:t>1</w:t>
      </w:r>
      <w:r w:rsidR="00FA4BB6">
        <w:t>7.4</w:t>
      </w:r>
      <w:r w:rsidR="00FA4BB6">
        <w:rPr>
          <w:rFonts w:hint="eastAsia"/>
        </w:rPr>
        <w:t>%</w:t>
      </w:r>
      <w:r w:rsidR="00FA4BB6">
        <w:rPr>
          <w:rFonts w:hint="eastAsia"/>
        </w:rPr>
        <w:t>）、</w:t>
      </w:r>
      <w:r w:rsidR="00FA4BB6" w:rsidRPr="007B3BD8">
        <w:t>化学原料和化学制品制造业</w:t>
      </w:r>
      <w:r w:rsidR="00FA4BB6">
        <w:rPr>
          <w:rFonts w:hint="eastAsia"/>
        </w:rPr>
        <w:t>（</w:t>
      </w:r>
      <w:r w:rsidR="00FA4BB6">
        <w:rPr>
          <w:rFonts w:hint="eastAsia"/>
        </w:rPr>
        <w:t>1</w:t>
      </w:r>
      <w:r w:rsidR="00FA4BB6">
        <w:t>0.9</w:t>
      </w:r>
      <w:r w:rsidR="00FA4BB6">
        <w:rPr>
          <w:rFonts w:hint="eastAsia"/>
        </w:rPr>
        <w:t>%</w:t>
      </w:r>
      <w:r w:rsidR="00FA4BB6">
        <w:rPr>
          <w:rFonts w:hint="eastAsia"/>
        </w:rPr>
        <w:t>）、</w:t>
      </w:r>
      <w:r w:rsidR="00FA4BB6">
        <w:rPr>
          <w:rFonts w:hint="eastAsia"/>
          <w:lang w:val="en-US"/>
        </w:rPr>
        <w:t>橡胶和塑料制品业（</w:t>
      </w:r>
      <w:r w:rsidR="00FA4BB6">
        <w:rPr>
          <w:lang w:val="en-US"/>
        </w:rPr>
        <w:t>8.3</w:t>
      </w:r>
      <w:r w:rsidR="00FA4BB6">
        <w:rPr>
          <w:rFonts w:hint="eastAsia"/>
          <w:lang w:val="en-US"/>
        </w:rPr>
        <w:t>%</w:t>
      </w:r>
      <w:r w:rsidR="00FA4BB6">
        <w:rPr>
          <w:rFonts w:hint="eastAsia"/>
          <w:lang w:val="en-US"/>
        </w:rPr>
        <w:t>）、化学纤维制造业（</w:t>
      </w:r>
      <w:r w:rsidR="00FA4BB6">
        <w:rPr>
          <w:rFonts w:hint="eastAsia"/>
          <w:lang w:val="en-US"/>
        </w:rPr>
        <w:t>5</w:t>
      </w:r>
      <w:r w:rsidR="00FA4BB6">
        <w:rPr>
          <w:lang w:val="en-US"/>
        </w:rPr>
        <w:t>.7</w:t>
      </w:r>
      <w:r w:rsidR="00FA4BB6">
        <w:rPr>
          <w:rFonts w:hint="eastAsia"/>
          <w:lang w:val="en-US"/>
        </w:rPr>
        <w:t>%</w:t>
      </w:r>
      <w:r w:rsidR="00FA4BB6">
        <w:rPr>
          <w:rFonts w:hint="eastAsia"/>
          <w:lang w:val="en-US"/>
        </w:rPr>
        <w:t>）、医药制造业（</w:t>
      </w:r>
      <w:r w:rsidR="00FA4BB6">
        <w:rPr>
          <w:lang w:val="en-US"/>
        </w:rPr>
        <w:t>4.7</w:t>
      </w:r>
      <w:r w:rsidR="00FA4BB6">
        <w:rPr>
          <w:rFonts w:hint="eastAsia"/>
          <w:lang w:val="en-US"/>
        </w:rPr>
        <w:t>%</w:t>
      </w:r>
      <w:r w:rsidR="00FA4BB6">
        <w:rPr>
          <w:rFonts w:hint="eastAsia"/>
          <w:lang w:val="en-US"/>
        </w:rPr>
        <w:t>）、印刷和记录媒介复制业（</w:t>
      </w:r>
      <w:r w:rsidR="00FA4BB6">
        <w:rPr>
          <w:lang w:val="en-US"/>
        </w:rPr>
        <w:t>3.5</w:t>
      </w:r>
      <w:r w:rsidR="00FA4BB6">
        <w:rPr>
          <w:rFonts w:hint="eastAsia"/>
          <w:lang w:val="en-US"/>
        </w:rPr>
        <w:t>%</w:t>
      </w:r>
      <w:r w:rsidR="00FA4BB6">
        <w:rPr>
          <w:rFonts w:hint="eastAsia"/>
          <w:lang w:val="en-US"/>
        </w:rPr>
        <w:t>）、造纸和纸制品业（</w:t>
      </w:r>
      <w:r w:rsidR="00FA4BB6">
        <w:rPr>
          <w:rFonts w:hint="eastAsia"/>
          <w:lang w:val="en-US"/>
        </w:rPr>
        <w:t>2</w:t>
      </w:r>
      <w:r w:rsidR="00FA4BB6">
        <w:rPr>
          <w:lang w:val="en-US"/>
        </w:rPr>
        <w:t>.9</w:t>
      </w:r>
      <w:r w:rsidR="00FA4BB6">
        <w:rPr>
          <w:rFonts w:hint="eastAsia"/>
          <w:lang w:val="en-US"/>
        </w:rPr>
        <w:t>%</w:t>
      </w:r>
      <w:r w:rsidR="00FA4BB6">
        <w:rPr>
          <w:rFonts w:hint="eastAsia"/>
          <w:lang w:val="en-US"/>
        </w:rPr>
        <w:t>）及家具制造业（</w:t>
      </w:r>
      <w:r w:rsidR="00FA4BB6">
        <w:rPr>
          <w:lang w:val="en-US"/>
        </w:rPr>
        <w:t>1.2</w:t>
      </w:r>
      <w:r w:rsidR="00FA4BB6">
        <w:rPr>
          <w:rFonts w:hint="eastAsia"/>
          <w:lang w:val="en-US"/>
        </w:rPr>
        <w:t>%</w:t>
      </w:r>
      <w:r w:rsidR="00FA4BB6">
        <w:rPr>
          <w:rFonts w:hint="eastAsia"/>
          <w:lang w:val="en-US"/>
        </w:rPr>
        <w:t>）</w:t>
      </w:r>
      <w:r w:rsidR="00CB15C6" w:rsidRPr="007B3BD8">
        <w:rPr>
          <w:rFonts w:hint="eastAsia"/>
        </w:rPr>
        <w:t>等</w:t>
      </w:r>
      <w:r w:rsidR="00D22B4C">
        <w:rPr>
          <w:rFonts w:hint="eastAsia"/>
          <w:lang w:val="en-US"/>
        </w:rPr>
        <w:t>。</w:t>
      </w:r>
    </w:p>
    <w:p w14:paraId="5AB26351" w14:textId="2F063DB7" w:rsidR="00D22B4C" w:rsidRPr="00D22B4C" w:rsidRDefault="000D02AB" w:rsidP="00D22B4C">
      <w:pPr>
        <w:pStyle w:val="LZ-"/>
        <w:ind w:firstLine="480"/>
        <w:rPr>
          <w:lang w:val="en-US"/>
        </w:rPr>
      </w:pPr>
      <w:r w:rsidRPr="007B3BD8">
        <w:rPr>
          <w:rFonts w:hint="eastAsia"/>
          <w:lang w:val="en-US"/>
        </w:rPr>
        <w:t>（</w:t>
      </w:r>
      <w:r w:rsidRPr="007B3BD8">
        <w:rPr>
          <w:rFonts w:hint="eastAsia"/>
          <w:lang w:val="en-US"/>
        </w:rPr>
        <w:t>4</w:t>
      </w:r>
      <w:r w:rsidRPr="007B3BD8">
        <w:rPr>
          <w:rFonts w:hint="eastAsia"/>
          <w:lang w:val="en-US"/>
        </w:rPr>
        <w:t>）</w:t>
      </w:r>
      <w:r w:rsidR="00D22B4C">
        <w:rPr>
          <w:rFonts w:hint="eastAsia"/>
          <w:lang w:val="en-US"/>
        </w:rPr>
        <w:t>道路移动源以小型客车、重型货车等车型的排放贡献较高，主要是由于</w:t>
      </w:r>
      <w:r w:rsidR="00D22B4C" w:rsidRPr="007B3BD8">
        <w:rPr>
          <w:rFonts w:hint="eastAsia"/>
          <w:lang w:val="en-US"/>
        </w:rPr>
        <w:t>小型</w:t>
      </w:r>
      <w:r w:rsidR="00D22B4C" w:rsidRPr="007B3BD8">
        <w:rPr>
          <w:lang w:val="en-US"/>
        </w:rPr>
        <w:t>载客汽车的</w:t>
      </w:r>
      <w:r w:rsidR="00D22B4C" w:rsidRPr="007B3BD8">
        <w:rPr>
          <w:rFonts w:hint="eastAsia"/>
          <w:lang w:val="en-US"/>
        </w:rPr>
        <w:t>保有量</w:t>
      </w:r>
      <w:r w:rsidR="00D22B4C">
        <w:rPr>
          <w:rFonts w:hint="eastAsia"/>
          <w:lang w:val="en-US"/>
        </w:rPr>
        <w:t>远大于其他车型的保有量；其次重型货车虽然保有量相比小型载客汽车较低</w:t>
      </w:r>
      <w:r w:rsidR="00D22B4C" w:rsidRPr="007B3BD8">
        <w:rPr>
          <w:lang w:val="en-US"/>
        </w:rPr>
        <w:t>，</w:t>
      </w:r>
      <w:r w:rsidR="00D22B4C">
        <w:rPr>
          <w:rFonts w:hint="eastAsia"/>
          <w:lang w:val="en-US"/>
        </w:rPr>
        <w:t>但</w:t>
      </w:r>
      <w:r w:rsidR="00D22B4C" w:rsidRPr="009F0462">
        <w:rPr>
          <w:rFonts w:hint="eastAsia"/>
          <w:lang w:val="en-US"/>
        </w:rPr>
        <w:t>单位行驶里程污染物排放水平</w:t>
      </w:r>
      <w:r w:rsidR="00D22B4C">
        <w:rPr>
          <w:rFonts w:hint="eastAsia"/>
          <w:lang w:val="en-US"/>
        </w:rPr>
        <w:t>较高，</w:t>
      </w:r>
      <w:r w:rsidR="00D22B4C" w:rsidRPr="007B3BD8">
        <w:rPr>
          <w:lang w:val="en-US"/>
        </w:rPr>
        <w:t>导致</w:t>
      </w:r>
      <w:r w:rsidR="00D22B4C">
        <w:rPr>
          <w:rFonts w:hint="eastAsia"/>
          <w:lang w:val="en-US"/>
        </w:rPr>
        <w:t>其</w:t>
      </w:r>
      <w:r w:rsidR="00D22B4C" w:rsidRPr="007B3BD8">
        <w:rPr>
          <w:lang w:val="en-US"/>
        </w:rPr>
        <w:t>对各类型污</w:t>
      </w:r>
      <w:r w:rsidR="00D22B4C" w:rsidRPr="007B3BD8">
        <w:rPr>
          <w:lang w:val="en-US"/>
        </w:rPr>
        <w:lastRenderedPageBreak/>
        <w:t>染物</w:t>
      </w:r>
      <w:r w:rsidR="00D22B4C" w:rsidRPr="007B3BD8">
        <w:rPr>
          <w:rFonts w:hint="eastAsia"/>
          <w:lang w:val="en-US"/>
        </w:rPr>
        <w:t>的</w:t>
      </w:r>
      <w:r w:rsidR="00D22B4C" w:rsidRPr="007B3BD8">
        <w:rPr>
          <w:lang w:val="en-US"/>
        </w:rPr>
        <w:t>排放</w:t>
      </w:r>
      <w:r w:rsidR="00D22B4C" w:rsidRPr="007B3BD8">
        <w:rPr>
          <w:rFonts w:hint="eastAsia"/>
          <w:lang w:val="en-US"/>
        </w:rPr>
        <w:t>贡献</w:t>
      </w:r>
      <w:r w:rsidR="00D22B4C" w:rsidRPr="007B3BD8">
        <w:rPr>
          <w:lang w:val="en-US"/>
        </w:rPr>
        <w:t>较大</w:t>
      </w:r>
      <w:r w:rsidR="00D22B4C" w:rsidRPr="007B3BD8">
        <w:rPr>
          <w:rFonts w:hint="eastAsia"/>
          <w:lang w:val="en-US"/>
        </w:rPr>
        <w:t>。</w:t>
      </w:r>
      <w:r w:rsidR="00D22B4C">
        <w:rPr>
          <w:rFonts w:hint="eastAsia"/>
          <w:lang w:val="en-US"/>
        </w:rPr>
        <w:t>道路移动源是</w:t>
      </w:r>
      <w:proofErr w:type="gramStart"/>
      <w:r w:rsidR="00D22B4C">
        <w:rPr>
          <w:rFonts w:hint="eastAsia"/>
          <w:lang w:val="en-US"/>
        </w:rPr>
        <w:t>萧山区</w:t>
      </w:r>
      <w:proofErr w:type="gramEnd"/>
      <w:r w:rsidR="00D22B4C">
        <w:rPr>
          <w:rFonts w:hint="eastAsia"/>
          <w:lang w:val="en-US"/>
        </w:rPr>
        <w:t>N</w:t>
      </w:r>
      <w:r w:rsidR="00D22B4C">
        <w:rPr>
          <w:lang w:val="en-US"/>
        </w:rPr>
        <w:t>O</w:t>
      </w:r>
      <w:r w:rsidR="00D22B4C">
        <w:rPr>
          <w:rFonts w:hint="eastAsia"/>
          <w:lang w:val="en-US"/>
        </w:rPr>
        <w:t>x</w:t>
      </w:r>
      <w:r w:rsidR="00D22B4C">
        <w:rPr>
          <w:rFonts w:hint="eastAsia"/>
          <w:lang w:val="en-US"/>
        </w:rPr>
        <w:t>的首要贡献源，道路移动源中以重型载货汽车是</w:t>
      </w:r>
      <w:r w:rsidR="00D22B4C">
        <w:rPr>
          <w:rFonts w:hint="eastAsia"/>
          <w:lang w:val="en-US"/>
        </w:rPr>
        <w:t>N</w:t>
      </w:r>
      <w:r w:rsidR="00D22B4C">
        <w:rPr>
          <w:lang w:val="en-US"/>
        </w:rPr>
        <w:t>O</w:t>
      </w:r>
      <w:r w:rsidR="00D22B4C">
        <w:rPr>
          <w:rFonts w:hint="eastAsia"/>
          <w:lang w:val="en-US"/>
        </w:rPr>
        <w:t>x</w:t>
      </w:r>
      <w:r w:rsidR="00D22B4C">
        <w:rPr>
          <w:rFonts w:hint="eastAsia"/>
          <w:lang w:val="en-US"/>
        </w:rPr>
        <w:t>的主要贡献源，约占道路移动源的</w:t>
      </w:r>
      <w:r w:rsidR="00D22B4C">
        <w:rPr>
          <w:rFonts w:hint="eastAsia"/>
          <w:lang w:val="en-US"/>
        </w:rPr>
        <w:t>6</w:t>
      </w:r>
      <w:r w:rsidR="00D22B4C">
        <w:rPr>
          <w:lang w:val="en-US"/>
        </w:rPr>
        <w:t>7.6</w:t>
      </w:r>
      <w:r w:rsidR="00D22B4C">
        <w:rPr>
          <w:rFonts w:hint="eastAsia"/>
          <w:lang w:val="en-US"/>
        </w:rPr>
        <w:t>%</w:t>
      </w:r>
      <w:r w:rsidR="00D22B4C">
        <w:rPr>
          <w:rFonts w:hint="eastAsia"/>
          <w:lang w:val="en-US"/>
        </w:rPr>
        <w:t>。</w:t>
      </w:r>
    </w:p>
    <w:p w14:paraId="161EC799" w14:textId="63455F56" w:rsidR="000D02AB" w:rsidRPr="007B3BD8" w:rsidRDefault="00D22B4C" w:rsidP="000D02AB">
      <w:pPr>
        <w:pStyle w:val="LZ-"/>
        <w:ind w:firstLine="480"/>
        <w:rPr>
          <w:lang w:val="en-US"/>
        </w:rPr>
      </w:pPr>
      <w:r>
        <w:rPr>
          <w:rFonts w:hint="eastAsia"/>
          <w:lang w:val="en-US"/>
        </w:rPr>
        <w:t>（</w:t>
      </w:r>
      <w:r>
        <w:rPr>
          <w:lang w:val="en-US"/>
        </w:rPr>
        <w:t>5</w:t>
      </w:r>
      <w:r>
        <w:rPr>
          <w:rFonts w:hint="eastAsia"/>
          <w:lang w:val="en-US"/>
        </w:rPr>
        <w:t>）</w:t>
      </w:r>
      <w:proofErr w:type="gramStart"/>
      <w:r w:rsidR="00334368">
        <w:rPr>
          <w:rFonts w:hint="eastAsia"/>
        </w:rPr>
        <w:t>萧山区</w:t>
      </w:r>
      <w:proofErr w:type="gramEnd"/>
      <w:r w:rsidR="00334368" w:rsidRPr="007B3BD8">
        <w:rPr>
          <w:rFonts w:hint="eastAsia"/>
        </w:rPr>
        <w:t>污染物排放主要集中在</w:t>
      </w:r>
      <w:r w:rsidR="00334368">
        <w:rPr>
          <w:rFonts w:hint="eastAsia"/>
        </w:rPr>
        <w:t>东部镇街</w:t>
      </w:r>
      <w:r w:rsidR="00334368" w:rsidRPr="007B3BD8">
        <w:rPr>
          <w:rFonts w:hint="eastAsia"/>
          <w:lang w:val="en-US"/>
        </w:rPr>
        <w:t>，</w:t>
      </w:r>
      <w:r w:rsidR="00334368">
        <w:rPr>
          <w:rFonts w:hint="eastAsia"/>
        </w:rPr>
        <w:t>个别较大的点源散落在中部和南部镇街</w:t>
      </w:r>
      <w:r w:rsidR="00334368">
        <w:rPr>
          <w:rFonts w:hint="eastAsia"/>
          <w:lang w:val="en-US"/>
        </w:rPr>
        <w:t>；</w:t>
      </w:r>
      <w:r w:rsidR="00334368">
        <w:rPr>
          <w:rFonts w:hint="eastAsia"/>
        </w:rPr>
        <w:t>此外，氮氧化物沿航道也有明显的集中分布，颗粒物还主要集中在中部区域，与</w:t>
      </w:r>
      <w:r w:rsidR="00334368" w:rsidRPr="007B3BD8">
        <w:rPr>
          <w:rFonts w:hint="eastAsia"/>
          <w:lang w:val="en-US"/>
        </w:rPr>
        <w:t>企业</w:t>
      </w:r>
      <w:r w:rsidR="00334368" w:rsidRPr="007B3BD8">
        <w:rPr>
          <w:lang w:val="en-US"/>
        </w:rPr>
        <w:t>、</w:t>
      </w:r>
      <w:r w:rsidR="00334368">
        <w:rPr>
          <w:rFonts w:hint="eastAsia"/>
          <w:lang w:val="en-US"/>
        </w:rPr>
        <w:t>施工、</w:t>
      </w:r>
      <w:r w:rsidR="00334368" w:rsidRPr="007B3BD8">
        <w:rPr>
          <w:lang w:val="en-US"/>
        </w:rPr>
        <w:t>路网、</w:t>
      </w:r>
      <w:r w:rsidR="00334368">
        <w:rPr>
          <w:rFonts w:hint="eastAsia"/>
          <w:lang w:val="en-US"/>
        </w:rPr>
        <w:t>航道、</w:t>
      </w:r>
      <w:r w:rsidR="00334368" w:rsidRPr="007B3BD8">
        <w:rPr>
          <w:lang w:val="en-US"/>
        </w:rPr>
        <w:t>人口的分布</w:t>
      </w:r>
      <w:r w:rsidR="00334368" w:rsidRPr="007B3BD8">
        <w:rPr>
          <w:rFonts w:hint="eastAsia"/>
          <w:lang w:val="en-US"/>
        </w:rPr>
        <w:t>息息相关</w:t>
      </w:r>
      <w:r w:rsidR="000D02AB" w:rsidRPr="007B3BD8">
        <w:rPr>
          <w:lang w:val="en-US"/>
        </w:rPr>
        <w:t>。</w:t>
      </w:r>
    </w:p>
    <w:p w14:paraId="6D4D320F" w14:textId="35FB26C4" w:rsidR="000D02AB" w:rsidRPr="000D02AB" w:rsidRDefault="000D02AB" w:rsidP="000D02AB">
      <w:pPr>
        <w:pStyle w:val="LZ-"/>
        <w:ind w:firstLine="480"/>
        <w:rPr>
          <w:lang w:val="x-none"/>
        </w:rPr>
      </w:pPr>
      <w:r w:rsidRPr="007B3BD8">
        <w:rPr>
          <w:rFonts w:hint="eastAsia"/>
          <w:lang w:val="en-US"/>
        </w:rPr>
        <w:t>（</w:t>
      </w:r>
      <w:r w:rsidR="00D22B4C">
        <w:rPr>
          <w:lang w:val="en-US"/>
        </w:rPr>
        <w:t>6</w:t>
      </w:r>
      <w:r w:rsidRPr="007B3BD8">
        <w:rPr>
          <w:rFonts w:hint="eastAsia"/>
          <w:lang w:val="en-US"/>
        </w:rPr>
        <w:t>）本次</w:t>
      </w:r>
      <w:r>
        <w:rPr>
          <w:rFonts w:hint="eastAsia"/>
          <w:lang w:val="en-US"/>
        </w:rPr>
        <w:t>开展</w:t>
      </w:r>
      <w:proofErr w:type="gramStart"/>
      <w:r>
        <w:rPr>
          <w:lang w:val="en-US"/>
        </w:rPr>
        <w:t>萧山区</w:t>
      </w:r>
      <w:proofErr w:type="gramEnd"/>
      <w:r w:rsidRPr="007B3BD8">
        <w:rPr>
          <w:lang w:val="en-US"/>
        </w:rPr>
        <w:t>排放源清单</w:t>
      </w:r>
      <w:r>
        <w:rPr>
          <w:rFonts w:hint="eastAsia"/>
          <w:lang w:val="en-US"/>
        </w:rPr>
        <w:t>编制</w:t>
      </w:r>
      <w:r w:rsidRPr="007B3BD8">
        <w:rPr>
          <w:lang w:val="en-US"/>
        </w:rPr>
        <w:t>工作，</w:t>
      </w:r>
      <w:r w:rsidRPr="007B3BD8">
        <w:rPr>
          <w:rFonts w:hint="eastAsia"/>
          <w:lang w:val="en-US"/>
        </w:rPr>
        <w:t>为</w:t>
      </w:r>
      <w:r w:rsidRPr="007B3BD8">
        <w:rPr>
          <w:lang w:val="en-US"/>
        </w:rPr>
        <w:t>识别</w:t>
      </w:r>
      <w:proofErr w:type="gramStart"/>
      <w:r>
        <w:rPr>
          <w:lang w:val="en-US"/>
        </w:rPr>
        <w:t>萧山区</w:t>
      </w:r>
      <w:proofErr w:type="gramEnd"/>
      <w:r w:rsidRPr="007B3BD8">
        <w:rPr>
          <w:lang w:val="en-US"/>
        </w:rPr>
        <w:t>主要的大气排放源识别</w:t>
      </w:r>
      <w:r w:rsidRPr="007B3BD8">
        <w:rPr>
          <w:rFonts w:hint="eastAsia"/>
          <w:lang w:val="en-US"/>
        </w:rPr>
        <w:t>以及</w:t>
      </w:r>
      <w:r w:rsidRPr="007B3BD8">
        <w:rPr>
          <w:lang w:val="en-US"/>
        </w:rPr>
        <w:t>下一步污染防控提供</w:t>
      </w:r>
      <w:r w:rsidRPr="007B3BD8">
        <w:rPr>
          <w:rFonts w:hint="eastAsia"/>
          <w:lang w:val="en-US"/>
        </w:rPr>
        <w:t>依据</w:t>
      </w:r>
      <w:r w:rsidRPr="007B3BD8">
        <w:rPr>
          <w:lang w:val="en-US"/>
        </w:rPr>
        <w:t>，但</w:t>
      </w:r>
      <w:r w:rsidRPr="007B3BD8">
        <w:rPr>
          <w:rFonts w:hint="eastAsia"/>
          <w:lang w:val="en-US"/>
        </w:rPr>
        <w:t>受</w:t>
      </w:r>
      <w:r w:rsidRPr="007B3BD8">
        <w:rPr>
          <w:lang w:val="en-US"/>
        </w:rPr>
        <w:t>目前排放因子</w:t>
      </w:r>
      <w:r w:rsidRPr="007B3BD8">
        <w:rPr>
          <w:rFonts w:hint="eastAsia"/>
          <w:lang w:val="en-US"/>
        </w:rPr>
        <w:t>的限制</w:t>
      </w:r>
      <w:r w:rsidRPr="007B3BD8">
        <w:rPr>
          <w:lang w:val="en-US"/>
        </w:rPr>
        <w:t>以及活动水平数据的</w:t>
      </w:r>
      <w:r w:rsidRPr="007B3BD8">
        <w:rPr>
          <w:rFonts w:hint="eastAsia"/>
          <w:lang w:val="en-US"/>
        </w:rPr>
        <w:t>可获取性</w:t>
      </w:r>
      <w:r w:rsidRPr="007B3BD8">
        <w:rPr>
          <w:lang w:val="en-US"/>
        </w:rPr>
        <w:t>，清单估算结果仍存在一定的不确定性。</w:t>
      </w:r>
    </w:p>
    <w:sectPr w:rsidR="000D02AB" w:rsidRPr="000D02AB" w:rsidSect="00284584">
      <w:pgSz w:w="11906" w:h="16838"/>
      <w:pgMar w:top="1440" w:right="1800" w:bottom="1440" w:left="1800" w:header="851" w:footer="992" w:gutter="0"/>
      <w:cols w:space="425"/>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48" w:author="彭 mq" w:date="2023-03-09T10:34:00Z" w:initials="彭">
    <w:p w14:paraId="5FA6D27D" w14:textId="77777777" w:rsidR="006603B0" w:rsidRDefault="006603B0" w:rsidP="00995A8E">
      <w:pPr>
        <w:pStyle w:val="aff1"/>
        <w:ind w:firstLine="0"/>
      </w:pPr>
      <w:r>
        <w:rPr>
          <w:rStyle w:val="aff0"/>
        </w:rPr>
        <w:annotationRef/>
      </w:r>
      <w:r>
        <w:rPr>
          <w:rFonts w:hint="eastAsia"/>
        </w:rPr>
        <w:t>章节</w:t>
      </w:r>
      <w:r>
        <w:t>2.4</w:t>
      </w:r>
      <w:r>
        <w:rPr>
          <w:rFonts w:hint="eastAsia"/>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A6D27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B434AD" w16cex:dateUtc="2023-03-09T02: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A6D27D" w16cid:durableId="27B434A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993BD0" w14:textId="77777777" w:rsidR="008928A9" w:rsidRDefault="008928A9" w:rsidP="00706D04">
      <w:pPr>
        <w:spacing w:line="240" w:lineRule="auto"/>
      </w:pPr>
      <w:r>
        <w:separator/>
      </w:r>
    </w:p>
  </w:endnote>
  <w:endnote w:type="continuationSeparator" w:id="0">
    <w:p w14:paraId="07FBE485" w14:textId="77777777" w:rsidR="008928A9" w:rsidRDefault="008928A9" w:rsidP="00706D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仿宋_GB2312">
    <w:panose1 w:val="02010609030101010101"/>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等线">
    <w:altName w:val="DengXian"/>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E06A6" w14:textId="77777777" w:rsidR="00817F86" w:rsidRDefault="00817F86">
    <w:pPr>
      <w:pStyle w:val="ab"/>
      <w:jc w:val="center"/>
    </w:pPr>
  </w:p>
  <w:p w14:paraId="59E1EE23" w14:textId="77777777" w:rsidR="00817F86" w:rsidRDefault="00817F86">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F0C623" w14:textId="0A0F09CD" w:rsidR="00817F86" w:rsidRPr="005D54F6" w:rsidRDefault="00817F86" w:rsidP="005D54F6">
    <w:pPr>
      <w:pStyle w:val="ab"/>
      <w:jc w:val="center"/>
      <w:rPr>
        <w:rFonts w:ascii="Times New Roman" w:hAnsi="Times New Roman"/>
      </w:rPr>
    </w:pPr>
    <w:r w:rsidRPr="005D54F6">
      <w:rPr>
        <w:rFonts w:ascii="Times New Roman" w:hAnsi="Times New Roman"/>
      </w:rPr>
      <w:fldChar w:fldCharType="begin"/>
    </w:r>
    <w:r w:rsidRPr="005D54F6">
      <w:rPr>
        <w:rFonts w:ascii="Times New Roman" w:hAnsi="Times New Roman"/>
      </w:rPr>
      <w:instrText xml:space="preserve"> PAGE  \* ROMAN  \* MERGEFORMAT </w:instrText>
    </w:r>
    <w:r w:rsidRPr="005D54F6">
      <w:rPr>
        <w:rFonts w:ascii="Times New Roman" w:hAnsi="Times New Roman"/>
      </w:rPr>
      <w:fldChar w:fldCharType="separate"/>
    </w:r>
    <w:r w:rsidR="00095E86">
      <w:rPr>
        <w:rFonts w:ascii="Times New Roman" w:hAnsi="Times New Roman"/>
        <w:noProof/>
      </w:rPr>
      <w:t>I</w:t>
    </w:r>
    <w:r w:rsidRPr="005D54F6">
      <w:rPr>
        <w:rFonts w:ascii="Times New Roman" w:hAnsi="Times New Roman"/>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C194DB" w14:textId="51AD08AF" w:rsidR="00817F86" w:rsidRPr="005D54F6" w:rsidRDefault="00817F86" w:rsidP="005D54F6">
    <w:pPr>
      <w:pStyle w:val="ab"/>
      <w:jc w:val="center"/>
    </w:pPr>
    <w:r w:rsidRPr="005D54F6">
      <w:rPr>
        <w:rFonts w:ascii="Times New Roman" w:hAnsi="Times New Roman"/>
      </w:rPr>
      <w:fldChar w:fldCharType="begin"/>
    </w:r>
    <w:r w:rsidRPr="005D54F6">
      <w:rPr>
        <w:rFonts w:ascii="Times New Roman" w:hAnsi="Times New Roman"/>
      </w:rPr>
      <w:instrText>PAGE   \* MERGEFORMAT</w:instrText>
    </w:r>
    <w:r w:rsidRPr="005D54F6">
      <w:rPr>
        <w:rFonts w:ascii="Times New Roman" w:hAnsi="Times New Roman"/>
      </w:rPr>
      <w:fldChar w:fldCharType="separate"/>
    </w:r>
    <w:r w:rsidR="00095E86" w:rsidRPr="00095E86">
      <w:rPr>
        <w:rFonts w:ascii="Times New Roman" w:hAnsi="Times New Roman"/>
        <w:noProof/>
        <w:lang w:val="zh-CN"/>
      </w:rPr>
      <w:t>15</w:t>
    </w:r>
    <w:r w:rsidRPr="005D54F6">
      <w:rPr>
        <w:rFonts w:ascii="Times New Roman" w:hAnsi="Times New Roman"/>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C6B1CD" w14:textId="436852FD" w:rsidR="00817F86" w:rsidRPr="00CB13DB" w:rsidRDefault="00817F86" w:rsidP="00CB13DB">
    <w:pPr>
      <w:pStyle w:val="ab"/>
      <w:jc w:val="center"/>
      <w:rPr>
        <w:rFonts w:ascii="Times New Roman" w:hAnsi="Times New Roman"/>
      </w:rPr>
    </w:pPr>
    <w:r w:rsidRPr="00CB623B">
      <w:rPr>
        <w:rFonts w:ascii="Times New Roman" w:hAnsi="Times New Roman"/>
      </w:rPr>
      <w:fldChar w:fldCharType="begin"/>
    </w:r>
    <w:r w:rsidRPr="00CB623B">
      <w:rPr>
        <w:rFonts w:ascii="Times New Roman" w:hAnsi="Times New Roman"/>
      </w:rPr>
      <w:instrText>PAGE   \* MERGEFORMAT</w:instrText>
    </w:r>
    <w:r w:rsidRPr="00CB623B">
      <w:rPr>
        <w:rFonts w:ascii="Times New Roman" w:hAnsi="Times New Roman"/>
      </w:rPr>
      <w:fldChar w:fldCharType="separate"/>
    </w:r>
    <w:r w:rsidR="00095E86" w:rsidRPr="00095E86">
      <w:rPr>
        <w:rFonts w:ascii="Times New Roman" w:hAnsi="Times New Roman"/>
        <w:noProof/>
        <w:lang w:val="zh-CN"/>
      </w:rPr>
      <w:t>28</w:t>
    </w:r>
    <w:r w:rsidRPr="00CB623B">
      <w:rPr>
        <w:rFonts w:ascii="Times New Roman" w:hAnsi="Times New Roman"/>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BC501" w14:textId="006E283B" w:rsidR="00817F86" w:rsidRPr="00CB13DB" w:rsidRDefault="00817F86" w:rsidP="00CB13DB">
    <w:pPr>
      <w:pStyle w:val="ab"/>
      <w:jc w:val="center"/>
      <w:rPr>
        <w:rFonts w:ascii="Times New Roman" w:hAnsi="Times New Roman"/>
      </w:rPr>
    </w:pPr>
    <w:r w:rsidRPr="00CB623B">
      <w:rPr>
        <w:rFonts w:ascii="Times New Roman" w:hAnsi="Times New Roman"/>
      </w:rPr>
      <w:fldChar w:fldCharType="begin"/>
    </w:r>
    <w:r w:rsidRPr="00CB623B">
      <w:rPr>
        <w:rFonts w:ascii="Times New Roman" w:hAnsi="Times New Roman"/>
      </w:rPr>
      <w:instrText>PAGE   \* MERGEFORMAT</w:instrText>
    </w:r>
    <w:r w:rsidRPr="00CB623B">
      <w:rPr>
        <w:rFonts w:ascii="Times New Roman" w:hAnsi="Times New Roman"/>
      </w:rPr>
      <w:fldChar w:fldCharType="separate"/>
    </w:r>
    <w:r w:rsidR="00095E86" w:rsidRPr="00095E86">
      <w:rPr>
        <w:rFonts w:ascii="Times New Roman" w:hAnsi="Times New Roman"/>
        <w:noProof/>
        <w:lang w:val="zh-CN"/>
      </w:rPr>
      <w:t>85</w:t>
    </w:r>
    <w:r w:rsidRPr="00CB623B">
      <w:rPr>
        <w:rFonts w:ascii="Times New Roman" w:hAnsi="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712F5B" w14:textId="77777777" w:rsidR="008928A9" w:rsidRDefault="008928A9" w:rsidP="00706D04">
      <w:pPr>
        <w:spacing w:line="240" w:lineRule="auto"/>
      </w:pPr>
      <w:r>
        <w:separator/>
      </w:r>
    </w:p>
  </w:footnote>
  <w:footnote w:type="continuationSeparator" w:id="0">
    <w:p w14:paraId="44634ECB" w14:textId="77777777" w:rsidR="008928A9" w:rsidRDefault="008928A9" w:rsidP="00706D0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402D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4600AE7"/>
    <w:multiLevelType w:val="hybridMultilevel"/>
    <w:tmpl w:val="C9E4DAE8"/>
    <w:lvl w:ilvl="0" w:tplc="7750DC7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BE32D2"/>
    <w:multiLevelType w:val="hybridMultilevel"/>
    <w:tmpl w:val="03842B90"/>
    <w:lvl w:ilvl="0" w:tplc="7750DC72">
      <w:start w:val="1"/>
      <w:numFmt w:val="decimal"/>
      <w:lvlText w:val="（%1）"/>
      <w:lvlJc w:val="left"/>
      <w:pPr>
        <w:ind w:left="562" w:hanging="42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3" w15:restartNumberingAfterBreak="0">
    <w:nsid w:val="09801CB2"/>
    <w:multiLevelType w:val="multilevel"/>
    <w:tmpl w:val="09801CB2"/>
    <w:lvl w:ilvl="0">
      <w:start w:val="1"/>
      <w:numFmt w:val="bullet"/>
      <w:pStyle w:val="a"/>
      <w:lvlText w:val=""/>
      <w:lvlJc w:val="left"/>
      <w:pPr>
        <w:ind w:left="126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 w15:restartNumberingAfterBreak="0">
    <w:nsid w:val="0A4D5A60"/>
    <w:multiLevelType w:val="hybridMultilevel"/>
    <w:tmpl w:val="283E4E16"/>
    <w:lvl w:ilvl="0" w:tplc="F6A850A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FFD0C1E"/>
    <w:multiLevelType w:val="multilevel"/>
    <w:tmpl w:val="0FFD0C1E"/>
    <w:lvl w:ilvl="0">
      <w:start w:val="1"/>
      <w:numFmt w:val="chineseCountingThousand"/>
      <w:lvlText w:val="第%1章 "/>
      <w:lvlJc w:val="left"/>
      <w:pPr>
        <w:ind w:left="420" w:hanging="420"/>
      </w:pPr>
      <w:rPr>
        <w:rFonts w:hint="eastAsia"/>
      </w:rPr>
    </w:lvl>
    <w:lvl w:ilvl="1">
      <w:start w:val="1"/>
      <w:numFmt w:val="decimal"/>
      <w:isLgl/>
      <w:suff w:val="space"/>
      <w:lvlText w:val="%1.%2"/>
      <w:lvlJc w:val="left"/>
      <w:pPr>
        <w:ind w:left="720" w:hanging="720"/>
      </w:pPr>
      <w:rPr>
        <w:rFonts w:hint="default"/>
      </w:rPr>
    </w:lvl>
    <w:lvl w:ilvl="2">
      <w:start w:val="1"/>
      <w:numFmt w:val="decimal"/>
      <w:isLgl/>
      <w:suff w:val="space"/>
      <w:lvlText w:val="%1.%2.%3"/>
      <w:lvlJc w:val="left"/>
      <w:pPr>
        <w:ind w:left="720" w:hanging="720"/>
      </w:pPr>
      <w:rPr>
        <w:rFonts w:hint="eastAsia"/>
        <w:b/>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isLgl/>
      <w:suff w:val="space"/>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6" w15:restartNumberingAfterBreak="0">
    <w:nsid w:val="1A626A3F"/>
    <w:multiLevelType w:val="hybridMultilevel"/>
    <w:tmpl w:val="63307F4E"/>
    <w:lvl w:ilvl="0" w:tplc="7750DC7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1D17B4A"/>
    <w:multiLevelType w:val="hybridMultilevel"/>
    <w:tmpl w:val="ACEC6B92"/>
    <w:lvl w:ilvl="0" w:tplc="1756A2AE">
      <w:start w:val="1"/>
      <w:numFmt w:val="decimal"/>
      <w:pStyle w:val="a0"/>
      <w:lvlText w:val="表1-%1"/>
      <w:lvlJc w:val="left"/>
      <w:pPr>
        <w:ind w:left="2689" w:hanging="420"/>
      </w:pPr>
      <w:rPr>
        <w:b w:val="0"/>
        <w:bCs w:val="0"/>
        <w:i w:val="0"/>
        <w:iCs w:val="0"/>
        <w:caps w:val="0"/>
        <w:smallCaps w:val="0"/>
        <w:strike w:val="0"/>
        <w:dstrike w:val="0"/>
        <w:noProof w:val="0"/>
        <w:vanish w:val="0"/>
        <w:color w:val="000000"/>
        <w:spacing w:val="0"/>
        <w:position w:val="0"/>
        <w:u w:val="none"/>
        <w:effect w:val="none"/>
        <w:vertAlign w:val="baseline"/>
        <w:em w:val="none"/>
        <w:specVanish w:val="0"/>
      </w:rPr>
    </w:lvl>
    <w:lvl w:ilvl="1" w:tplc="04090019" w:tentative="1">
      <w:start w:val="1"/>
      <w:numFmt w:val="lowerLetter"/>
      <w:lvlText w:val="%2)"/>
      <w:lvlJc w:val="left"/>
      <w:pPr>
        <w:ind w:left="1604" w:hanging="420"/>
      </w:pPr>
    </w:lvl>
    <w:lvl w:ilvl="2" w:tplc="0409001B" w:tentative="1">
      <w:start w:val="1"/>
      <w:numFmt w:val="lowerRoman"/>
      <w:lvlText w:val="%3."/>
      <w:lvlJc w:val="right"/>
      <w:pPr>
        <w:ind w:left="2024" w:hanging="420"/>
      </w:pPr>
    </w:lvl>
    <w:lvl w:ilvl="3" w:tplc="0409000F" w:tentative="1">
      <w:start w:val="1"/>
      <w:numFmt w:val="decimal"/>
      <w:lvlText w:val="%4."/>
      <w:lvlJc w:val="left"/>
      <w:pPr>
        <w:ind w:left="2444" w:hanging="420"/>
      </w:pPr>
    </w:lvl>
    <w:lvl w:ilvl="4" w:tplc="04090019" w:tentative="1">
      <w:start w:val="1"/>
      <w:numFmt w:val="lowerLetter"/>
      <w:lvlText w:val="%5)"/>
      <w:lvlJc w:val="left"/>
      <w:pPr>
        <w:ind w:left="2864" w:hanging="420"/>
      </w:pPr>
    </w:lvl>
    <w:lvl w:ilvl="5" w:tplc="0409001B" w:tentative="1">
      <w:start w:val="1"/>
      <w:numFmt w:val="lowerRoman"/>
      <w:lvlText w:val="%6."/>
      <w:lvlJc w:val="right"/>
      <w:pPr>
        <w:ind w:left="3284" w:hanging="420"/>
      </w:pPr>
    </w:lvl>
    <w:lvl w:ilvl="6" w:tplc="0409000F" w:tentative="1">
      <w:start w:val="1"/>
      <w:numFmt w:val="decimal"/>
      <w:lvlText w:val="%7."/>
      <w:lvlJc w:val="left"/>
      <w:pPr>
        <w:ind w:left="3704" w:hanging="420"/>
      </w:pPr>
    </w:lvl>
    <w:lvl w:ilvl="7" w:tplc="04090019" w:tentative="1">
      <w:start w:val="1"/>
      <w:numFmt w:val="lowerLetter"/>
      <w:lvlText w:val="%8)"/>
      <w:lvlJc w:val="left"/>
      <w:pPr>
        <w:ind w:left="4124" w:hanging="420"/>
      </w:pPr>
    </w:lvl>
    <w:lvl w:ilvl="8" w:tplc="0409001B" w:tentative="1">
      <w:start w:val="1"/>
      <w:numFmt w:val="lowerRoman"/>
      <w:lvlText w:val="%9."/>
      <w:lvlJc w:val="right"/>
      <w:pPr>
        <w:ind w:left="4544" w:hanging="420"/>
      </w:pPr>
    </w:lvl>
  </w:abstractNum>
  <w:abstractNum w:abstractNumId="8" w15:restartNumberingAfterBreak="0">
    <w:nsid w:val="248128D4"/>
    <w:multiLevelType w:val="multilevel"/>
    <w:tmpl w:val="248128D4"/>
    <w:lvl w:ilvl="0">
      <w:start w:val="2"/>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3"/>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D9B4DDC"/>
    <w:multiLevelType w:val="hybridMultilevel"/>
    <w:tmpl w:val="6288937A"/>
    <w:lvl w:ilvl="0" w:tplc="3662BF02">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1A77F48"/>
    <w:multiLevelType w:val="hybridMultilevel"/>
    <w:tmpl w:val="8E8642E2"/>
    <w:lvl w:ilvl="0" w:tplc="DD9429D0">
      <w:start w:val="1"/>
      <w:numFmt w:val="decimal"/>
      <w:pStyle w:val="3-"/>
      <w:lvlText w:val="表3-%1"/>
      <w:lvlJc w:val="left"/>
      <w:pPr>
        <w:ind w:left="2405"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64A70B9"/>
    <w:multiLevelType w:val="hybridMultilevel"/>
    <w:tmpl w:val="573AD59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373406F7"/>
    <w:multiLevelType w:val="multilevel"/>
    <w:tmpl w:val="373406F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384F7306"/>
    <w:multiLevelType w:val="hybridMultilevel"/>
    <w:tmpl w:val="F8325248"/>
    <w:lvl w:ilvl="0" w:tplc="7916DF3E">
      <w:start w:val="1"/>
      <w:numFmt w:val="decimal"/>
      <w:lvlText w:val="（%1）"/>
      <w:lvlJc w:val="left"/>
      <w:pPr>
        <w:ind w:left="1106" w:hanging="624"/>
      </w:pPr>
      <w:rPr>
        <w:rFonts w:hint="default"/>
        <w:b/>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4" w15:restartNumberingAfterBreak="0">
    <w:nsid w:val="473C1AAA"/>
    <w:multiLevelType w:val="hybridMultilevel"/>
    <w:tmpl w:val="5A8C2EE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59345D4"/>
    <w:multiLevelType w:val="singleLevel"/>
    <w:tmpl w:val="559345D4"/>
    <w:lvl w:ilvl="0">
      <w:start w:val="2"/>
      <w:numFmt w:val="decimal"/>
      <w:suff w:val="nothing"/>
      <w:lvlText w:val="（%1）"/>
      <w:lvlJc w:val="left"/>
    </w:lvl>
  </w:abstractNum>
  <w:abstractNum w:abstractNumId="16" w15:restartNumberingAfterBreak="0">
    <w:nsid w:val="565D7CB9"/>
    <w:multiLevelType w:val="multilevel"/>
    <w:tmpl w:val="565D7CB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57005BBF"/>
    <w:multiLevelType w:val="hybridMultilevel"/>
    <w:tmpl w:val="F3466346"/>
    <w:lvl w:ilvl="0" w:tplc="5DF4B99A">
      <w:start w:val="1"/>
      <w:numFmt w:val="decimal"/>
      <w:lvlText w:val="%1、"/>
      <w:lvlJc w:val="left"/>
      <w:pPr>
        <w:ind w:left="1282" w:hanging="720"/>
      </w:pPr>
      <w:rPr>
        <w:rFonts w:hint="default"/>
        <w:color w:val="000000"/>
      </w:rPr>
    </w:lvl>
    <w:lvl w:ilvl="1" w:tplc="04090019">
      <w:start w:val="1"/>
      <w:numFmt w:val="lowerLetter"/>
      <w:lvlText w:val="%2)"/>
      <w:lvlJc w:val="left"/>
      <w:pPr>
        <w:ind w:left="1402" w:hanging="420"/>
      </w:pPr>
    </w:lvl>
    <w:lvl w:ilvl="2" w:tplc="0409001B">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18" w15:restartNumberingAfterBreak="0">
    <w:nsid w:val="5CF6100E"/>
    <w:multiLevelType w:val="hybridMultilevel"/>
    <w:tmpl w:val="881AD0EE"/>
    <w:lvl w:ilvl="0" w:tplc="F6A850A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67FC0CC9"/>
    <w:multiLevelType w:val="hybridMultilevel"/>
    <w:tmpl w:val="63307F4E"/>
    <w:lvl w:ilvl="0" w:tplc="7750DC7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8E015DB"/>
    <w:multiLevelType w:val="hybridMultilevel"/>
    <w:tmpl w:val="7CD8C774"/>
    <w:lvl w:ilvl="0" w:tplc="70968478">
      <w:start w:val="1"/>
      <w:numFmt w:val="decimal"/>
      <w:pStyle w:val="a1"/>
      <w:lvlText w:val="表%1"/>
      <w:lvlJc w:val="left"/>
      <w:pPr>
        <w:ind w:left="1050"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21" w15:restartNumberingAfterBreak="0">
    <w:nsid w:val="69E65818"/>
    <w:multiLevelType w:val="multilevel"/>
    <w:tmpl w:val="69E65818"/>
    <w:lvl w:ilvl="0">
      <w:start w:val="1"/>
      <w:numFmt w:val="decimal"/>
      <w:lvlText w:val="%1、"/>
      <w:lvlJc w:val="left"/>
      <w:pPr>
        <w:ind w:left="1620" w:hanging="360"/>
      </w:pPr>
      <w:rPr>
        <w:rFonts w:hint="default"/>
      </w:rPr>
    </w:lvl>
    <w:lvl w:ilvl="1">
      <w:start w:val="1"/>
      <w:numFmt w:val="lowerLetter"/>
      <w:lvlText w:val="%2)"/>
      <w:lvlJc w:val="left"/>
      <w:pPr>
        <w:ind w:left="2100" w:hanging="420"/>
      </w:pPr>
    </w:lvl>
    <w:lvl w:ilvl="2">
      <w:start w:val="1"/>
      <w:numFmt w:val="lowerRoman"/>
      <w:lvlText w:val="%3."/>
      <w:lvlJc w:val="right"/>
      <w:pPr>
        <w:ind w:left="2520" w:hanging="420"/>
      </w:pPr>
    </w:lvl>
    <w:lvl w:ilvl="3">
      <w:start w:val="1"/>
      <w:numFmt w:val="decimal"/>
      <w:lvlText w:val="%4."/>
      <w:lvlJc w:val="left"/>
      <w:pPr>
        <w:ind w:left="2940" w:hanging="420"/>
      </w:pPr>
    </w:lvl>
    <w:lvl w:ilvl="4">
      <w:start w:val="1"/>
      <w:numFmt w:val="lowerLetter"/>
      <w:lvlText w:val="%5)"/>
      <w:lvlJc w:val="left"/>
      <w:pPr>
        <w:ind w:left="3360" w:hanging="420"/>
      </w:pPr>
    </w:lvl>
    <w:lvl w:ilvl="5">
      <w:start w:val="1"/>
      <w:numFmt w:val="lowerRoman"/>
      <w:lvlText w:val="%6."/>
      <w:lvlJc w:val="right"/>
      <w:pPr>
        <w:ind w:left="3780" w:hanging="420"/>
      </w:pPr>
    </w:lvl>
    <w:lvl w:ilvl="6">
      <w:start w:val="1"/>
      <w:numFmt w:val="decimal"/>
      <w:lvlText w:val="%7."/>
      <w:lvlJc w:val="left"/>
      <w:pPr>
        <w:ind w:left="4200" w:hanging="420"/>
      </w:pPr>
    </w:lvl>
    <w:lvl w:ilvl="7">
      <w:start w:val="1"/>
      <w:numFmt w:val="lowerLetter"/>
      <w:lvlText w:val="%8)"/>
      <w:lvlJc w:val="left"/>
      <w:pPr>
        <w:ind w:left="4620" w:hanging="420"/>
      </w:pPr>
    </w:lvl>
    <w:lvl w:ilvl="8">
      <w:start w:val="1"/>
      <w:numFmt w:val="lowerRoman"/>
      <w:lvlText w:val="%9."/>
      <w:lvlJc w:val="right"/>
      <w:pPr>
        <w:ind w:left="5040" w:hanging="420"/>
      </w:pPr>
    </w:lvl>
  </w:abstractNum>
  <w:abstractNum w:abstractNumId="22" w15:restartNumberingAfterBreak="0">
    <w:nsid w:val="73D63B61"/>
    <w:multiLevelType w:val="multilevel"/>
    <w:tmpl w:val="73D63B61"/>
    <w:lvl w:ilvl="0">
      <w:start w:val="1"/>
      <w:numFmt w:val="bullet"/>
      <w:pStyle w:val="a2"/>
      <w:lvlText w:val=""/>
      <w:lvlJc w:val="left"/>
      <w:pPr>
        <w:ind w:left="1838"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3" w15:restartNumberingAfterBreak="0">
    <w:nsid w:val="79852835"/>
    <w:multiLevelType w:val="multilevel"/>
    <w:tmpl w:val="E61E94A4"/>
    <w:lvl w:ilvl="0">
      <w:start w:val="1"/>
      <w:numFmt w:val="chineseCountingThousand"/>
      <w:pStyle w:val="1"/>
      <w:isLgl/>
      <w:lvlText w:val="第 %1 章"/>
      <w:lvlJc w:val="center"/>
      <w:pPr>
        <w:ind w:left="137" w:hanging="137"/>
      </w:pPr>
      <w:rPr>
        <w:rFonts w:hint="eastAsia"/>
        <w:i w:val="0"/>
        <w:iCs w:val="0"/>
        <w:caps w:val="0"/>
        <w:smallCaps w:val="0"/>
        <w:strike w:val="0"/>
        <w:dstrike w:val="0"/>
        <w:vanish w:val="0"/>
        <w:color w:val="000000"/>
        <w:spacing w:val="0"/>
        <w:position w:val="0"/>
        <w:u w:val="none"/>
        <w:effect w:val="none"/>
        <w:vertAlign w:val="baseline"/>
        <w:em w:val="none"/>
      </w:rPr>
    </w:lvl>
    <w:lvl w:ilvl="1">
      <w:start w:val="1"/>
      <w:numFmt w:val="decimal"/>
      <w:pStyle w:val="2"/>
      <w:isLgl/>
      <w:suff w:val="space"/>
      <w:lvlText w:val="%1.%2"/>
      <w:lvlJc w:val="left"/>
      <w:pPr>
        <w:ind w:left="1560" w:firstLine="0"/>
      </w:pPr>
      <w:rPr>
        <w:rFonts w:hint="eastAsia"/>
      </w:rPr>
    </w:lvl>
    <w:lvl w:ilvl="2">
      <w:start w:val="1"/>
      <w:numFmt w:val="decimal"/>
      <w:pStyle w:val="3"/>
      <w:isLgl/>
      <w:lvlText w:val="%1.%2.%3"/>
      <w:lvlJc w:val="left"/>
      <w:pPr>
        <w:ind w:left="0" w:firstLine="0"/>
      </w:pPr>
      <w:rPr>
        <w:rFonts w:hint="eastAsia"/>
      </w:rPr>
    </w:lvl>
    <w:lvl w:ilvl="3">
      <w:start w:val="1"/>
      <w:numFmt w:val="decimal"/>
      <w:pStyle w:val="LA-4NEW"/>
      <w:isLgl/>
      <w:lvlText w:val="%1.%2.%3.%4"/>
      <w:lvlJc w:val="left"/>
      <w:pPr>
        <w:ind w:left="1276" w:hanging="708"/>
      </w:pPr>
      <w:rPr>
        <w:rFonts w:hint="eastAsia"/>
      </w:rPr>
    </w:lvl>
    <w:lvl w:ilvl="4">
      <w:start w:val="1"/>
      <w:numFmt w:val="decimal"/>
      <w:pStyle w:val="5"/>
      <w:isLg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15:restartNumberingAfterBreak="0">
    <w:nsid w:val="79E75575"/>
    <w:multiLevelType w:val="hybridMultilevel"/>
    <w:tmpl w:val="8570B7BA"/>
    <w:lvl w:ilvl="0" w:tplc="F3103A88">
      <w:start w:val="1"/>
      <w:numFmt w:val="chineseCountingThousand"/>
      <w:lvlText w:val="%1、"/>
      <w:lvlJc w:val="left"/>
      <w:pPr>
        <w:ind w:left="846"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213273116">
    <w:abstractNumId w:val="23"/>
  </w:num>
  <w:num w:numId="2" w16cid:durableId="1166939040">
    <w:abstractNumId w:val="7"/>
  </w:num>
  <w:num w:numId="3" w16cid:durableId="2067295541">
    <w:abstractNumId w:val="10"/>
  </w:num>
  <w:num w:numId="4" w16cid:durableId="532959081">
    <w:abstractNumId w:val="23"/>
    <w:lvlOverride w:ilvl="0">
      <w:lvl w:ilvl="0">
        <w:start w:val="1"/>
        <w:numFmt w:val="chineseCountingThousand"/>
        <w:pStyle w:val="1"/>
        <w:isLgl/>
        <w:lvlText w:val="第 %1 章"/>
        <w:lvlJc w:val="center"/>
        <w:pPr>
          <w:ind w:left="425" w:hanging="137"/>
        </w:pPr>
        <w:rPr>
          <w:rFonts w:hint="eastAsia"/>
          <w:i w:val="0"/>
          <w:iCs w:val="0"/>
          <w:caps w:val="0"/>
          <w:smallCaps w:val="0"/>
          <w:strike w:val="0"/>
          <w:dstrike w:val="0"/>
          <w:outline w:val="0"/>
          <w:shadow w:val="0"/>
          <w:emboss w:val="0"/>
          <w:imprint w:val="0"/>
          <w:vanish w:val="0"/>
          <w:spacing w:val="0"/>
          <w:position w:val="0"/>
          <w:u w:val="none"/>
          <w:effect w:val="none"/>
          <w:vertAlign w:val="baseline"/>
          <w:em w:val="none"/>
        </w:rPr>
      </w:lvl>
    </w:lvlOverride>
    <w:lvlOverride w:ilvl="1">
      <w:lvl w:ilvl="1">
        <w:start w:val="1"/>
        <w:numFmt w:val="decimal"/>
        <w:pStyle w:val="2"/>
        <w:isLgl/>
        <w:suff w:val="space"/>
        <w:lvlText w:val="%1.%2"/>
        <w:lvlJc w:val="left"/>
        <w:pPr>
          <w:ind w:left="0" w:firstLine="0"/>
        </w:pPr>
        <w:rPr>
          <w:rFonts w:hint="eastAsia"/>
        </w:rPr>
      </w:lvl>
    </w:lvlOverride>
    <w:lvlOverride w:ilvl="2">
      <w:lvl w:ilvl="2">
        <w:start w:val="1"/>
        <w:numFmt w:val="decimal"/>
        <w:pStyle w:val="3"/>
        <w:isLgl/>
        <w:lvlText w:val="%1.%2.%3"/>
        <w:lvlJc w:val="left"/>
        <w:pPr>
          <w:ind w:left="0" w:firstLine="0"/>
        </w:pPr>
        <w:rPr>
          <w:rFonts w:hint="eastAsia"/>
        </w:rPr>
      </w:lvl>
    </w:lvlOverride>
    <w:lvlOverride w:ilvl="3">
      <w:lvl w:ilvl="3">
        <w:start w:val="1"/>
        <w:numFmt w:val="decimal"/>
        <w:pStyle w:val="LA-4NEW"/>
        <w:isLgl/>
        <w:lvlText w:val="%1.%2.%3.%4"/>
        <w:lvlJc w:val="left"/>
        <w:pPr>
          <w:ind w:left="0" w:firstLine="0"/>
        </w:pPr>
        <w:rPr>
          <w:rFonts w:hint="eastAsia"/>
        </w:rPr>
      </w:lvl>
    </w:lvlOverride>
    <w:lvlOverride w:ilvl="4">
      <w:lvl w:ilvl="4">
        <w:start w:val="1"/>
        <w:numFmt w:val="decimal"/>
        <w:pStyle w:val="5"/>
        <w:isLg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5" w16cid:durableId="1125153598">
    <w:abstractNumId w:val="14"/>
  </w:num>
  <w:num w:numId="6" w16cid:durableId="1457799392">
    <w:abstractNumId w:val="4"/>
  </w:num>
  <w:num w:numId="7" w16cid:durableId="1868641647">
    <w:abstractNumId w:val="23"/>
    <w:lvlOverride w:ilvl="0">
      <w:lvl w:ilvl="0">
        <w:start w:val="1"/>
        <w:numFmt w:val="chineseCountingThousand"/>
        <w:pStyle w:val="1"/>
        <w:isLgl/>
        <w:lvlText w:val="第 %1 章"/>
        <w:lvlJc w:val="center"/>
        <w:pPr>
          <w:ind w:left="425" w:hanging="137"/>
        </w:pPr>
        <w:rPr>
          <w:rFonts w:hint="eastAsia"/>
          <w:i w:val="0"/>
          <w:iCs w:val="0"/>
          <w:caps w:val="0"/>
          <w:smallCaps w:val="0"/>
          <w:strike w:val="0"/>
          <w:dstrike w:val="0"/>
          <w:outline w:val="0"/>
          <w:shadow w:val="0"/>
          <w:emboss w:val="0"/>
          <w:imprint w:val="0"/>
          <w:vanish w:val="0"/>
          <w:spacing w:val="0"/>
          <w:position w:val="0"/>
          <w:u w:val="none"/>
          <w:effect w:val="none"/>
          <w:vertAlign w:val="baseline"/>
          <w:em w:val="none"/>
        </w:rPr>
      </w:lvl>
    </w:lvlOverride>
    <w:lvlOverride w:ilvl="1">
      <w:lvl w:ilvl="1">
        <w:start w:val="1"/>
        <w:numFmt w:val="decimal"/>
        <w:pStyle w:val="2"/>
        <w:isLgl/>
        <w:suff w:val="space"/>
        <w:lvlText w:val="%1.%2"/>
        <w:lvlJc w:val="left"/>
        <w:pPr>
          <w:ind w:left="0" w:firstLine="0"/>
        </w:pPr>
        <w:rPr>
          <w:rFonts w:hint="eastAsia"/>
        </w:rPr>
      </w:lvl>
    </w:lvlOverride>
    <w:lvlOverride w:ilvl="2">
      <w:lvl w:ilvl="2">
        <w:start w:val="1"/>
        <w:numFmt w:val="decimal"/>
        <w:pStyle w:val="3"/>
        <w:isLgl/>
        <w:lvlText w:val="%1.%2.%3"/>
        <w:lvlJc w:val="left"/>
        <w:pPr>
          <w:ind w:left="0" w:firstLine="0"/>
        </w:pPr>
        <w:rPr>
          <w:rFonts w:hint="eastAsia"/>
        </w:rPr>
      </w:lvl>
    </w:lvlOverride>
    <w:lvlOverride w:ilvl="3">
      <w:lvl w:ilvl="3">
        <w:start w:val="1"/>
        <w:numFmt w:val="decimal"/>
        <w:pStyle w:val="LA-4NEW"/>
        <w:isLgl/>
        <w:lvlText w:val="%1.%2.%3.%4"/>
        <w:lvlJc w:val="left"/>
        <w:pPr>
          <w:ind w:left="0" w:firstLine="0"/>
        </w:pPr>
        <w:rPr>
          <w:rFonts w:hint="eastAsia"/>
        </w:rPr>
      </w:lvl>
    </w:lvlOverride>
    <w:lvlOverride w:ilvl="4">
      <w:lvl w:ilvl="4">
        <w:start w:val="1"/>
        <w:numFmt w:val="decimal"/>
        <w:pStyle w:val="5"/>
        <w:isLg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8" w16cid:durableId="2049985876">
    <w:abstractNumId w:val="23"/>
    <w:lvlOverride w:ilvl="0">
      <w:lvl w:ilvl="0">
        <w:start w:val="1"/>
        <w:numFmt w:val="chineseCountingThousand"/>
        <w:pStyle w:val="1"/>
        <w:isLgl/>
        <w:lvlText w:val="第 %1 章"/>
        <w:lvlJc w:val="center"/>
        <w:pPr>
          <w:ind w:left="425" w:hanging="137"/>
        </w:pPr>
        <w:rPr>
          <w:rFonts w:hint="eastAsia"/>
          <w:i w:val="0"/>
          <w:iCs w:val="0"/>
          <w:caps w:val="0"/>
          <w:smallCaps w:val="0"/>
          <w:strike w:val="0"/>
          <w:dstrike w:val="0"/>
          <w:outline w:val="0"/>
          <w:shadow w:val="0"/>
          <w:emboss w:val="0"/>
          <w:imprint w:val="0"/>
          <w:vanish w:val="0"/>
          <w:spacing w:val="0"/>
          <w:position w:val="0"/>
          <w:u w:val="none"/>
          <w:effect w:val="none"/>
          <w:vertAlign w:val="baseline"/>
          <w:em w:val="none"/>
        </w:rPr>
      </w:lvl>
    </w:lvlOverride>
    <w:lvlOverride w:ilvl="1">
      <w:lvl w:ilvl="1">
        <w:start w:val="1"/>
        <w:numFmt w:val="decimal"/>
        <w:pStyle w:val="2"/>
        <w:isLgl/>
        <w:suff w:val="space"/>
        <w:lvlText w:val="%1.%2"/>
        <w:lvlJc w:val="left"/>
        <w:pPr>
          <w:ind w:left="0" w:firstLine="0"/>
        </w:pPr>
        <w:rPr>
          <w:rFonts w:hint="eastAsia"/>
        </w:rPr>
      </w:lvl>
    </w:lvlOverride>
    <w:lvlOverride w:ilvl="2">
      <w:lvl w:ilvl="2">
        <w:start w:val="1"/>
        <w:numFmt w:val="decimal"/>
        <w:pStyle w:val="3"/>
        <w:isLgl/>
        <w:lvlText w:val="%1.%2.%3"/>
        <w:lvlJc w:val="left"/>
        <w:pPr>
          <w:ind w:left="0" w:firstLine="0"/>
        </w:pPr>
        <w:rPr>
          <w:rFonts w:hint="eastAsia"/>
        </w:rPr>
      </w:lvl>
    </w:lvlOverride>
    <w:lvlOverride w:ilvl="3">
      <w:lvl w:ilvl="3">
        <w:start w:val="1"/>
        <w:numFmt w:val="decimal"/>
        <w:pStyle w:val="LA-4NEW"/>
        <w:isLgl/>
        <w:lvlText w:val="%1.%2.%3.%4"/>
        <w:lvlJc w:val="left"/>
        <w:pPr>
          <w:ind w:left="0" w:firstLine="0"/>
        </w:pPr>
        <w:rPr>
          <w:rFonts w:hint="eastAsia"/>
        </w:rPr>
      </w:lvl>
    </w:lvlOverride>
    <w:lvlOverride w:ilvl="4">
      <w:lvl w:ilvl="4">
        <w:start w:val="1"/>
        <w:numFmt w:val="decimal"/>
        <w:pStyle w:val="5"/>
        <w:isLg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9" w16cid:durableId="2140217244">
    <w:abstractNumId w:val="18"/>
  </w:num>
  <w:num w:numId="10" w16cid:durableId="915437255">
    <w:abstractNumId w:val="20"/>
  </w:num>
  <w:num w:numId="11" w16cid:durableId="1359744448">
    <w:abstractNumId w:val="23"/>
    <w:lvlOverride w:ilvl="0">
      <w:lvl w:ilvl="0">
        <w:start w:val="1"/>
        <w:numFmt w:val="chineseCountingThousand"/>
        <w:pStyle w:val="1"/>
        <w:isLgl/>
        <w:lvlText w:val="第 %1 章"/>
        <w:lvlJc w:val="center"/>
        <w:pPr>
          <w:ind w:left="425" w:hanging="137"/>
        </w:pPr>
        <w:rPr>
          <w:rFonts w:hint="eastAsia"/>
          <w:i w:val="0"/>
          <w:iCs w:val="0"/>
          <w:caps w:val="0"/>
          <w:smallCaps w:val="0"/>
          <w:strike w:val="0"/>
          <w:dstrike w:val="0"/>
          <w:outline w:val="0"/>
          <w:shadow w:val="0"/>
          <w:emboss w:val="0"/>
          <w:imprint w:val="0"/>
          <w:vanish w:val="0"/>
          <w:spacing w:val="0"/>
          <w:position w:val="0"/>
          <w:u w:val="none"/>
          <w:effect w:val="none"/>
          <w:vertAlign w:val="baseline"/>
          <w:em w:val="none"/>
        </w:rPr>
      </w:lvl>
    </w:lvlOverride>
    <w:lvlOverride w:ilvl="1">
      <w:lvl w:ilvl="1">
        <w:start w:val="1"/>
        <w:numFmt w:val="decimal"/>
        <w:pStyle w:val="2"/>
        <w:isLgl/>
        <w:suff w:val="space"/>
        <w:lvlText w:val="%1.%2"/>
        <w:lvlJc w:val="left"/>
        <w:pPr>
          <w:ind w:left="0" w:firstLine="0"/>
        </w:pPr>
        <w:rPr>
          <w:rFonts w:hint="eastAsia"/>
        </w:rPr>
      </w:lvl>
    </w:lvlOverride>
    <w:lvlOverride w:ilvl="2">
      <w:lvl w:ilvl="2">
        <w:start w:val="1"/>
        <w:numFmt w:val="decimal"/>
        <w:pStyle w:val="3"/>
        <w:isLgl/>
        <w:lvlText w:val="%1.%2.%3"/>
        <w:lvlJc w:val="left"/>
        <w:pPr>
          <w:ind w:left="0" w:firstLine="0"/>
        </w:pPr>
        <w:rPr>
          <w:rFonts w:hint="eastAsia"/>
        </w:rPr>
      </w:lvl>
    </w:lvlOverride>
    <w:lvlOverride w:ilvl="3">
      <w:lvl w:ilvl="3">
        <w:start w:val="1"/>
        <w:numFmt w:val="decimal"/>
        <w:pStyle w:val="LA-4NEW"/>
        <w:isLgl/>
        <w:lvlText w:val="%1.%2.%3.%4"/>
        <w:lvlJc w:val="left"/>
        <w:pPr>
          <w:ind w:left="0" w:firstLine="0"/>
        </w:pPr>
        <w:rPr>
          <w:rFonts w:hint="eastAsia"/>
        </w:rPr>
      </w:lvl>
    </w:lvlOverride>
    <w:lvlOverride w:ilvl="4">
      <w:lvl w:ilvl="4">
        <w:start w:val="1"/>
        <w:numFmt w:val="decimal"/>
        <w:pStyle w:val="5"/>
        <w:isLg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12" w16cid:durableId="1816412753">
    <w:abstractNumId w:val="19"/>
  </w:num>
  <w:num w:numId="13" w16cid:durableId="1716613224">
    <w:abstractNumId w:val="2"/>
  </w:num>
  <w:num w:numId="14" w16cid:durableId="663625259">
    <w:abstractNumId w:val="6"/>
  </w:num>
  <w:num w:numId="15" w16cid:durableId="1589729427">
    <w:abstractNumId w:val="1"/>
  </w:num>
  <w:num w:numId="16" w16cid:durableId="1339893002">
    <w:abstractNumId w:val="23"/>
  </w:num>
  <w:num w:numId="17" w16cid:durableId="827282937">
    <w:abstractNumId w:val="23"/>
  </w:num>
  <w:num w:numId="18" w16cid:durableId="1217159949">
    <w:abstractNumId w:val="0"/>
  </w:num>
  <w:num w:numId="19" w16cid:durableId="1002660981">
    <w:abstractNumId w:val="24"/>
  </w:num>
  <w:num w:numId="20" w16cid:durableId="1922523029">
    <w:abstractNumId w:val="9"/>
  </w:num>
  <w:num w:numId="21" w16cid:durableId="478378384">
    <w:abstractNumId w:val="15"/>
  </w:num>
  <w:num w:numId="22" w16cid:durableId="1163861024">
    <w:abstractNumId w:val="23"/>
  </w:num>
  <w:num w:numId="23" w16cid:durableId="92866152">
    <w:abstractNumId w:val="11"/>
  </w:num>
  <w:num w:numId="24" w16cid:durableId="579296393">
    <w:abstractNumId w:val="13"/>
  </w:num>
  <w:num w:numId="25" w16cid:durableId="785275515">
    <w:abstractNumId w:val="17"/>
  </w:num>
  <w:num w:numId="26" w16cid:durableId="378407116">
    <w:abstractNumId w:val="23"/>
  </w:num>
  <w:num w:numId="27" w16cid:durableId="502401184">
    <w:abstractNumId w:val="23"/>
  </w:num>
  <w:num w:numId="28" w16cid:durableId="2000377422">
    <w:abstractNumId w:val="23"/>
  </w:num>
  <w:num w:numId="29" w16cid:durableId="1130129655">
    <w:abstractNumId w:val="5"/>
  </w:num>
  <w:num w:numId="30" w16cid:durableId="1417173435">
    <w:abstractNumId w:val="3"/>
  </w:num>
  <w:num w:numId="31" w16cid:durableId="1080445394">
    <w:abstractNumId w:val="22"/>
  </w:num>
  <w:num w:numId="32" w16cid:durableId="1386369689">
    <w:abstractNumId w:val="8"/>
  </w:num>
  <w:num w:numId="33" w16cid:durableId="248930900">
    <w:abstractNumId w:val="21"/>
  </w:num>
  <w:num w:numId="34" w16cid:durableId="2006663787">
    <w:abstractNumId w:val="12"/>
  </w:num>
  <w:num w:numId="35" w16cid:durableId="1307513928">
    <w:abstractNumId w:val="16"/>
  </w:num>
  <w:num w:numId="36" w16cid:durableId="902329113">
    <w:abstractNumId w:val="23"/>
  </w:num>
  <w:num w:numId="37" w16cid:durableId="175304599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彭 mq">
    <w15:presenceInfo w15:providerId="Windows Live" w15:userId="42c01a88e633523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trackRevisions/>
  <w:defaultTabStop w:val="5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1E0D"/>
    <w:rsid w:val="00001C56"/>
    <w:rsid w:val="00001E0D"/>
    <w:rsid w:val="00002707"/>
    <w:rsid w:val="000028AB"/>
    <w:rsid w:val="0000421F"/>
    <w:rsid w:val="000049E2"/>
    <w:rsid w:val="0000501E"/>
    <w:rsid w:val="00005BD1"/>
    <w:rsid w:val="000061D8"/>
    <w:rsid w:val="000065EB"/>
    <w:rsid w:val="00006E7D"/>
    <w:rsid w:val="000079FD"/>
    <w:rsid w:val="00007B9D"/>
    <w:rsid w:val="00011364"/>
    <w:rsid w:val="00013214"/>
    <w:rsid w:val="000141EF"/>
    <w:rsid w:val="00014F4E"/>
    <w:rsid w:val="00016238"/>
    <w:rsid w:val="000166A2"/>
    <w:rsid w:val="000169C3"/>
    <w:rsid w:val="00017E9F"/>
    <w:rsid w:val="0002170A"/>
    <w:rsid w:val="00021BCC"/>
    <w:rsid w:val="00022176"/>
    <w:rsid w:val="0002297E"/>
    <w:rsid w:val="0002326B"/>
    <w:rsid w:val="0002390B"/>
    <w:rsid w:val="00025A77"/>
    <w:rsid w:val="00025C9E"/>
    <w:rsid w:val="00026FA5"/>
    <w:rsid w:val="00031986"/>
    <w:rsid w:val="00032461"/>
    <w:rsid w:val="00032F68"/>
    <w:rsid w:val="00033DF8"/>
    <w:rsid w:val="000341EF"/>
    <w:rsid w:val="0003441C"/>
    <w:rsid w:val="0003517D"/>
    <w:rsid w:val="00035239"/>
    <w:rsid w:val="00035406"/>
    <w:rsid w:val="00036294"/>
    <w:rsid w:val="0003639B"/>
    <w:rsid w:val="00036923"/>
    <w:rsid w:val="00036D65"/>
    <w:rsid w:val="0003711C"/>
    <w:rsid w:val="000403E5"/>
    <w:rsid w:val="0004055F"/>
    <w:rsid w:val="000408DB"/>
    <w:rsid w:val="0004166A"/>
    <w:rsid w:val="00041C0F"/>
    <w:rsid w:val="000453AA"/>
    <w:rsid w:val="00051808"/>
    <w:rsid w:val="00052329"/>
    <w:rsid w:val="0005242C"/>
    <w:rsid w:val="000525B2"/>
    <w:rsid w:val="00052619"/>
    <w:rsid w:val="00052D96"/>
    <w:rsid w:val="0005453E"/>
    <w:rsid w:val="00054A27"/>
    <w:rsid w:val="000550BF"/>
    <w:rsid w:val="00056396"/>
    <w:rsid w:val="000618AF"/>
    <w:rsid w:val="00062ECE"/>
    <w:rsid w:val="00063505"/>
    <w:rsid w:val="00063B34"/>
    <w:rsid w:val="00065168"/>
    <w:rsid w:val="000655AE"/>
    <w:rsid w:val="00065E51"/>
    <w:rsid w:val="000662DB"/>
    <w:rsid w:val="0006646E"/>
    <w:rsid w:val="0007065D"/>
    <w:rsid w:val="00072E47"/>
    <w:rsid w:val="0007369D"/>
    <w:rsid w:val="000743FD"/>
    <w:rsid w:val="00075F77"/>
    <w:rsid w:val="00080200"/>
    <w:rsid w:val="00080F9D"/>
    <w:rsid w:val="00081697"/>
    <w:rsid w:val="00081847"/>
    <w:rsid w:val="000833AE"/>
    <w:rsid w:val="000837CA"/>
    <w:rsid w:val="00084DD6"/>
    <w:rsid w:val="000864E4"/>
    <w:rsid w:val="00086DA8"/>
    <w:rsid w:val="0008712C"/>
    <w:rsid w:val="00087431"/>
    <w:rsid w:val="00087F16"/>
    <w:rsid w:val="00091F66"/>
    <w:rsid w:val="00092DBE"/>
    <w:rsid w:val="0009387B"/>
    <w:rsid w:val="00094284"/>
    <w:rsid w:val="0009513C"/>
    <w:rsid w:val="00095402"/>
    <w:rsid w:val="00095E86"/>
    <w:rsid w:val="00095F31"/>
    <w:rsid w:val="0009613C"/>
    <w:rsid w:val="0009746B"/>
    <w:rsid w:val="000A1856"/>
    <w:rsid w:val="000A1B78"/>
    <w:rsid w:val="000A2A4B"/>
    <w:rsid w:val="000A4457"/>
    <w:rsid w:val="000A51C5"/>
    <w:rsid w:val="000A5EEB"/>
    <w:rsid w:val="000B0AFC"/>
    <w:rsid w:val="000B0FE5"/>
    <w:rsid w:val="000B1C19"/>
    <w:rsid w:val="000B23DD"/>
    <w:rsid w:val="000B417D"/>
    <w:rsid w:val="000B4346"/>
    <w:rsid w:val="000B626E"/>
    <w:rsid w:val="000B6D7B"/>
    <w:rsid w:val="000B799B"/>
    <w:rsid w:val="000B7C12"/>
    <w:rsid w:val="000B7CB8"/>
    <w:rsid w:val="000C12DC"/>
    <w:rsid w:val="000C136B"/>
    <w:rsid w:val="000C1937"/>
    <w:rsid w:val="000C2D01"/>
    <w:rsid w:val="000C43E5"/>
    <w:rsid w:val="000C50BA"/>
    <w:rsid w:val="000C56DB"/>
    <w:rsid w:val="000C7A11"/>
    <w:rsid w:val="000C7AB1"/>
    <w:rsid w:val="000D02AB"/>
    <w:rsid w:val="000D0E09"/>
    <w:rsid w:val="000D27D7"/>
    <w:rsid w:val="000D334C"/>
    <w:rsid w:val="000D36BE"/>
    <w:rsid w:val="000D3787"/>
    <w:rsid w:val="000D40D1"/>
    <w:rsid w:val="000D4A2F"/>
    <w:rsid w:val="000D6305"/>
    <w:rsid w:val="000E0156"/>
    <w:rsid w:val="000E07B9"/>
    <w:rsid w:val="000E08E7"/>
    <w:rsid w:val="000E1CB6"/>
    <w:rsid w:val="000E3183"/>
    <w:rsid w:val="000E3354"/>
    <w:rsid w:val="000E3576"/>
    <w:rsid w:val="000E3AA8"/>
    <w:rsid w:val="000E451D"/>
    <w:rsid w:val="000E4AC7"/>
    <w:rsid w:val="000E505D"/>
    <w:rsid w:val="000F0BED"/>
    <w:rsid w:val="000F1813"/>
    <w:rsid w:val="000F23F8"/>
    <w:rsid w:val="000F32C3"/>
    <w:rsid w:val="000F3D4F"/>
    <w:rsid w:val="000F3E02"/>
    <w:rsid w:val="000F62C4"/>
    <w:rsid w:val="000F6A6E"/>
    <w:rsid w:val="000F738F"/>
    <w:rsid w:val="00100B2E"/>
    <w:rsid w:val="00101DE6"/>
    <w:rsid w:val="001023E5"/>
    <w:rsid w:val="001037B3"/>
    <w:rsid w:val="001056A7"/>
    <w:rsid w:val="00105907"/>
    <w:rsid w:val="00106828"/>
    <w:rsid w:val="00110DD1"/>
    <w:rsid w:val="00111F8F"/>
    <w:rsid w:val="00112A81"/>
    <w:rsid w:val="00113A98"/>
    <w:rsid w:val="00113DB2"/>
    <w:rsid w:val="00115F7E"/>
    <w:rsid w:val="001178CA"/>
    <w:rsid w:val="001203E6"/>
    <w:rsid w:val="0012049C"/>
    <w:rsid w:val="001207CB"/>
    <w:rsid w:val="00120FC3"/>
    <w:rsid w:val="001230C5"/>
    <w:rsid w:val="00123E7C"/>
    <w:rsid w:val="00124E60"/>
    <w:rsid w:val="00127175"/>
    <w:rsid w:val="0012729F"/>
    <w:rsid w:val="001306B3"/>
    <w:rsid w:val="00133D87"/>
    <w:rsid w:val="00135D1E"/>
    <w:rsid w:val="00140106"/>
    <w:rsid w:val="001403FC"/>
    <w:rsid w:val="00141BA1"/>
    <w:rsid w:val="001437F9"/>
    <w:rsid w:val="00144154"/>
    <w:rsid w:val="0014459E"/>
    <w:rsid w:val="0014510B"/>
    <w:rsid w:val="001468F3"/>
    <w:rsid w:val="00146E69"/>
    <w:rsid w:val="001471C1"/>
    <w:rsid w:val="001473B8"/>
    <w:rsid w:val="00151329"/>
    <w:rsid w:val="00151585"/>
    <w:rsid w:val="00151E1B"/>
    <w:rsid w:val="00151FDC"/>
    <w:rsid w:val="001530C8"/>
    <w:rsid w:val="001535BD"/>
    <w:rsid w:val="001535F6"/>
    <w:rsid w:val="00153980"/>
    <w:rsid w:val="001548AB"/>
    <w:rsid w:val="00156698"/>
    <w:rsid w:val="0015707B"/>
    <w:rsid w:val="001574E9"/>
    <w:rsid w:val="00162E4B"/>
    <w:rsid w:val="00163CCE"/>
    <w:rsid w:val="00164157"/>
    <w:rsid w:val="00164511"/>
    <w:rsid w:val="00167C6E"/>
    <w:rsid w:val="0017185F"/>
    <w:rsid w:val="00171D03"/>
    <w:rsid w:val="001725E2"/>
    <w:rsid w:val="00174719"/>
    <w:rsid w:val="0017519C"/>
    <w:rsid w:val="00176A51"/>
    <w:rsid w:val="00176F5F"/>
    <w:rsid w:val="001773F6"/>
    <w:rsid w:val="001808DE"/>
    <w:rsid w:val="001816D7"/>
    <w:rsid w:val="00181F92"/>
    <w:rsid w:val="001822FD"/>
    <w:rsid w:val="001823EC"/>
    <w:rsid w:val="001825A7"/>
    <w:rsid w:val="001837C6"/>
    <w:rsid w:val="00183ED9"/>
    <w:rsid w:val="001840F3"/>
    <w:rsid w:val="001867A6"/>
    <w:rsid w:val="00186AEA"/>
    <w:rsid w:val="00187CA5"/>
    <w:rsid w:val="0019152A"/>
    <w:rsid w:val="001919B9"/>
    <w:rsid w:val="001939BF"/>
    <w:rsid w:val="0019472A"/>
    <w:rsid w:val="00194A99"/>
    <w:rsid w:val="00194B6C"/>
    <w:rsid w:val="00194FC7"/>
    <w:rsid w:val="00195CEE"/>
    <w:rsid w:val="00196162"/>
    <w:rsid w:val="00196C37"/>
    <w:rsid w:val="001A11CB"/>
    <w:rsid w:val="001A15B8"/>
    <w:rsid w:val="001A21B5"/>
    <w:rsid w:val="001A232E"/>
    <w:rsid w:val="001A2691"/>
    <w:rsid w:val="001A2A81"/>
    <w:rsid w:val="001A4F26"/>
    <w:rsid w:val="001A6DD1"/>
    <w:rsid w:val="001A7195"/>
    <w:rsid w:val="001B07F4"/>
    <w:rsid w:val="001B197C"/>
    <w:rsid w:val="001B2590"/>
    <w:rsid w:val="001B333D"/>
    <w:rsid w:val="001B3474"/>
    <w:rsid w:val="001B3C3C"/>
    <w:rsid w:val="001B583C"/>
    <w:rsid w:val="001B5E0A"/>
    <w:rsid w:val="001B6BB8"/>
    <w:rsid w:val="001B6EE8"/>
    <w:rsid w:val="001B7C50"/>
    <w:rsid w:val="001C0074"/>
    <w:rsid w:val="001C007E"/>
    <w:rsid w:val="001C0A75"/>
    <w:rsid w:val="001C0CEA"/>
    <w:rsid w:val="001C1711"/>
    <w:rsid w:val="001C1F29"/>
    <w:rsid w:val="001C2B28"/>
    <w:rsid w:val="001C3DD7"/>
    <w:rsid w:val="001C4EAA"/>
    <w:rsid w:val="001C5784"/>
    <w:rsid w:val="001C6146"/>
    <w:rsid w:val="001C6E50"/>
    <w:rsid w:val="001D2619"/>
    <w:rsid w:val="001D2E65"/>
    <w:rsid w:val="001D36D7"/>
    <w:rsid w:val="001D54E2"/>
    <w:rsid w:val="001D5C10"/>
    <w:rsid w:val="001D667A"/>
    <w:rsid w:val="001D7270"/>
    <w:rsid w:val="001D7F6C"/>
    <w:rsid w:val="001E335D"/>
    <w:rsid w:val="001E3641"/>
    <w:rsid w:val="001E3A64"/>
    <w:rsid w:val="001E4371"/>
    <w:rsid w:val="001E58BA"/>
    <w:rsid w:val="001E7DDB"/>
    <w:rsid w:val="001F1010"/>
    <w:rsid w:val="001F1212"/>
    <w:rsid w:val="001F1DA6"/>
    <w:rsid w:val="001F28E6"/>
    <w:rsid w:val="001F3AD2"/>
    <w:rsid w:val="001F59B3"/>
    <w:rsid w:val="001F59CC"/>
    <w:rsid w:val="001F5FF1"/>
    <w:rsid w:val="001F617C"/>
    <w:rsid w:val="001F7412"/>
    <w:rsid w:val="001F7F66"/>
    <w:rsid w:val="001F7FA0"/>
    <w:rsid w:val="00201F97"/>
    <w:rsid w:val="00202AAF"/>
    <w:rsid w:val="002032CA"/>
    <w:rsid w:val="00203B1B"/>
    <w:rsid w:val="0020485B"/>
    <w:rsid w:val="0020566E"/>
    <w:rsid w:val="00205F4E"/>
    <w:rsid w:val="002075F1"/>
    <w:rsid w:val="00210E75"/>
    <w:rsid w:val="002116C3"/>
    <w:rsid w:val="00212DA0"/>
    <w:rsid w:val="00213409"/>
    <w:rsid w:val="00214C2E"/>
    <w:rsid w:val="00214CD3"/>
    <w:rsid w:val="002155EF"/>
    <w:rsid w:val="00215A9F"/>
    <w:rsid w:val="00215CA2"/>
    <w:rsid w:val="00215D55"/>
    <w:rsid w:val="00216C49"/>
    <w:rsid w:val="0021711E"/>
    <w:rsid w:val="00217810"/>
    <w:rsid w:val="002178ED"/>
    <w:rsid w:val="002179C6"/>
    <w:rsid w:val="00220D30"/>
    <w:rsid w:val="00220EDB"/>
    <w:rsid w:val="002243AB"/>
    <w:rsid w:val="0022462D"/>
    <w:rsid w:val="00225079"/>
    <w:rsid w:val="00225AFC"/>
    <w:rsid w:val="00226355"/>
    <w:rsid w:val="00226B53"/>
    <w:rsid w:val="00226F82"/>
    <w:rsid w:val="00230328"/>
    <w:rsid w:val="00230D1D"/>
    <w:rsid w:val="002310B7"/>
    <w:rsid w:val="0023163C"/>
    <w:rsid w:val="00232520"/>
    <w:rsid w:val="00232BBD"/>
    <w:rsid w:val="00233812"/>
    <w:rsid w:val="00233DD4"/>
    <w:rsid w:val="00234A26"/>
    <w:rsid w:val="00236FBE"/>
    <w:rsid w:val="00237AD2"/>
    <w:rsid w:val="002419CF"/>
    <w:rsid w:val="00243413"/>
    <w:rsid w:val="00243B41"/>
    <w:rsid w:val="00244D4D"/>
    <w:rsid w:val="00245959"/>
    <w:rsid w:val="00245E69"/>
    <w:rsid w:val="00246078"/>
    <w:rsid w:val="00246A0F"/>
    <w:rsid w:val="00251306"/>
    <w:rsid w:val="00251724"/>
    <w:rsid w:val="00252433"/>
    <w:rsid w:val="002534AD"/>
    <w:rsid w:val="00253EA0"/>
    <w:rsid w:val="00254E44"/>
    <w:rsid w:val="00255F39"/>
    <w:rsid w:val="00257275"/>
    <w:rsid w:val="00257AA9"/>
    <w:rsid w:val="00257DD1"/>
    <w:rsid w:val="0026143A"/>
    <w:rsid w:val="00261A9A"/>
    <w:rsid w:val="00261BD4"/>
    <w:rsid w:val="00262804"/>
    <w:rsid w:val="00262B9A"/>
    <w:rsid w:val="002632E6"/>
    <w:rsid w:val="0026388A"/>
    <w:rsid w:val="002647DB"/>
    <w:rsid w:val="00265D9A"/>
    <w:rsid w:val="00266A2E"/>
    <w:rsid w:val="00267C78"/>
    <w:rsid w:val="00270788"/>
    <w:rsid w:val="00271668"/>
    <w:rsid w:val="00274583"/>
    <w:rsid w:val="00275E10"/>
    <w:rsid w:val="002760E8"/>
    <w:rsid w:val="00282296"/>
    <w:rsid w:val="00282758"/>
    <w:rsid w:val="00282D64"/>
    <w:rsid w:val="0028326C"/>
    <w:rsid w:val="002838FD"/>
    <w:rsid w:val="00284490"/>
    <w:rsid w:val="00284584"/>
    <w:rsid w:val="0028544A"/>
    <w:rsid w:val="002860AF"/>
    <w:rsid w:val="00287B1C"/>
    <w:rsid w:val="00290156"/>
    <w:rsid w:val="00290285"/>
    <w:rsid w:val="0029160B"/>
    <w:rsid w:val="00291921"/>
    <w:rsid w:val="00293A94"/>
    <w:rsid w:val="002940B8"/>
    <w:rsid w:val="00294631"/>
    <w:rsid w:val="00295030"/>
    <w:rsid w:val="002950BD"/>
    <w:rsid w:val="002959C3"/>
    <w:rsid w:val="002965D9"/>
    <w:rsid w:val="002A0114"/>
    <w:rsid w:val="002A0483"/>
    <w:rsid w:val="002A178C"/>
    <w:rsid w:val="002A1C15"/>
    <w:rsid w:val="002A1D1F"/>
    <w:rsid w:val="002A1F72"/>
    <w:rsid w:val="002A232D"/>
    <w:rsid w:val="002A23A8"/>
    <w:rsid w:val="002A34D3"/>
    <w:rsid w:val="002A3B0F"/>
    <w:rsid w:val="002A4464"/>
    <w:rsid w:val="002A4AE4"/>
    <w:rsid w:val="002A59AB"/>
    <w:rsid w:val="002A6102"/>
    <w:rsid w:val="002A7F51"/>
    <w:rsid w:val="002B01CD"/>
    <w:rsid w:val="002B0992"/>
    <w:rsid w:val="002B132F"/>
    <w:rsid w:val="002B1A8A"/>
    <w:rsid w:val="002B5470"/>
    <w:rsid w:val="002B59F5"/>
    <w:rsid w:val="002B5CD1"/>
    <w:rsid w:val="002B65E8"/>
    <w:rsid w:val="002B7597"/>
    <w:rsid w:val="002B7D66"/>
    <w:rsid w:val="002B7D84"/>
    <w:rsid w:val="002C2D28"/>
    <w:rsid w:val="002C3077"/>
    <w:rsid w:val="002C3B18"/>
    <w:rsid w:val="002C440C"/>
    <w:rsid w:val="002C57DB"/>
    <w:rsid w:val="002C5C37"/>
    <w:rsid w:val="002C673E"/>
    <w:rsid w:val="002C6FEA"/>
    <w:rsid w:val="002C72DE"/>
    <w:rsid w:val="002D01FB"/>
    <w:rsid w:val="002D0438"/>
    <w:rsid w:val="002D29B6"/>
    <w:rsid w:val="002D4F41"/>
    <w:rsid w:val="002D4FAA"/>
    <w:rsid w:val="002D525C"/>
    <w:rsid w:val="002D6BEE"/>
    <w:rsid w:val="002D6C93"/>
    <w:rsid w:val="002D7612"/>
    <w:rsid w:val="002E0473"/>
    <w:rsid w:val="002E3AEB"/>
    <w:rsid w:val="002E453A"/>
    <w:rsid w:val="002E515F"/>
    <w:rsid w:val="002E5AAD"/>
    <w:rsid w:val="002E7F22"/>
    <w:rsid w:val="002F2311"/>
    <w:rsid w:val="002F30B0"/>
    <w:rsid w:val="002F495B"/>
    <w:rsid w:val="002F4A44"/>
    <w:rsid w:val="002F5BA5"/>
    <w:rsid w:val="002F606E"/>
    <w:rsid w:val="002F64DE"/>
    <w:rsid w:val="002F6B56"/>
    <w:rsid w:val="002F6E7E"/>
    <w:rsid w:val="002F793D"/>
    <w:rsid w:val="002F79D9"/>
    <w:rsid w:val="0030006F"/>
    <w:rsid w:val="00300698"/>
    <w:rsid w:val="00301056"/>
    <w:rsid w:val="00302528"/>
    <w:rsid w:val="003033A1"/>
    <w:rsid w:val="00303595"/>
    <w:rsid w:val="00303C6D"/>
    <w:rsid w:val="00306FF9"/>
    <w:rsid w:val="00307D88"/>
    <w:rsid w:val="003101E8"/>
    <w:rsid w:val="00310951"/>
    <w:rsid w:val="003124D3"/>
    <w:rsid w:val="003129E2"/>
    <w:rsid w:val="00312C0A"/>
    <w:rsid w:val="00312ED8"/>
    <w:rsid w:val="00315C1F"/>
    <w:rsid w:val="0031629C"/>
    <w:rsid w:val="00320337"/>
    <w:rsid w:val="0032049C"/>
    <w:rsid w:val="00320826"/>
    <w:rsid w:val="003209EA"/>
    <w:rsid w:val="00322784"/>
    <w:rsid w:val="00322EEF"/>
    <w:rsid w:val="0032344C"/>
    <w:rsid w:val="00323772"/>
    <w:rsid w:val="0032418B"/>
    <w:rsid w:val="00324B17"/>
    <w:rsid w:val="00325C3F"/>
    <w:rsid w:val="0032653A"/>
    <w:rsid w:val="003271AE"/>
    <w:rsid w:val="003271F8"/>
    <w:rsid w:val="0033079D"/>
    <w:rsid w:val="003326DC"/>
    <w:rsid w:val="003328A7"/>
    <w:rsid w:val="00333430"/>
    <w:rsid w:val="003334C8"/>
    <w:rsid w:val="003334E5"/>
    <w:rsid w:val="003340D2"/>
    <w:rsid w:val="00334368"/>
    <w:rsid w:val="00334952"/>
    <w:rsid w:val="003353ED"/>
    <w:rsid w:val="003355F5"/>
    <w:rsid w:val="0033597E"/>
    <w:rsid w:val="00336DF4"/>
    <w:rsid w:val="00340D8D"/>
    <w:rsid w:val="003417B5"/>
    <w:rsid w:val="003419AE"/>
    <w:rsid w:val="003423B8"/>
    <w:rsid w:val="00342D52"/>
    <w:rsid w:val="00344C68"/>
    <w:rsid w:val="003454CF"/>
    <w:rsid w:val="0034637F"/>
    <w:rsid w:val="003465D1"/>
    <w:rsid w:val="003471D5"/>
    <w:rsid w:val="00347709"/>
    <w:rsid w:val="003477CD"/>
    <w:rsid w:val="003478B1"/>
    <w:rsid w:val="0035188C"/>
    <w:rsid w:val="00352484"/>
    <w:rsid w:val="00352D68"/>
    <w:rsid w:val="00355650"/>
    <w:rsid w:val="00355C89"/>
    <w:rsid w:val="00355CFC"/>
    <w:rsid w:val="00356157"/>
    <w:rsid w:val="003564A6"/>
    <w:rsid w:val="0035655C"/>
    <w:rsid w:val="0035712E"/>
    <w:rsid w:val="00357EDF"/>
    <w:rsid w:val="0036030C"/>
    <w:rsid w:val="00360B5B"/>
    <w:rsid w:val="00360E38"/>
    <w:rsid w:val="00361A13"/>
    <w:rsid w:val="0036277C"/>
    <w:rsid w:val="00362EE5"/>
    <w:rsid w:val="00363605"/>
    <w:rsid w:val="003670C3"/>
    <w:rsid w:val="00370524"/>
    <w:rsid w:val="00371099"/>
    <w:rsid w:val="00371835"/>
    <w:rsid w:val="00371C1B"/>
    <w:rsid w:val="0037233C"/>
    <w:rsid w:val="00372D78"/>
    <w:rsid w:val="003747C0"/>
    <w:rsid w:val="003747FE"/>
    <w:rsid w:val="00375D1D"/>
    <w:rsid w:val="00375F97"/>
    <w:rsid w:val="00376075"/>
    <w:rsid w:val="00377884"/>
    <w:rsid w:val="00377FFD"/>
    <w:rsid w:val="00381C15"/>
    <w:rsid w:val="00381F47"/>
    <w:rsid w:val="00382723"/>
    <w:rsid w:val="00383121"/>
    <w:rsid w:val="00383DBF"/>
    <w:rsid w:val="0038455B"/>
    <w:rsid w:val="003850BC"/>
    <w:rsid w:val="00385FEA"/>
    <w:rsid w:val="00386246"/>
    <w:rsid w:val="00386391"/>
    <w:rsid w:val="00386B29"/>
    <w:rsid w:val="003909C6"/>
    <w:rsid w:val="00390F8E"/>
    <w:rsid w:val="0039152F"/>
    <w:rsid w:val="003917FC"/>
    <w:rsid w:val="00391EAC"/>
    <w:rsid w:val="00393DC7"/>
    <w:rsid w:val="00394423"/>
    <w:rsid w:val="003950A5"/>
    <w:rsid w:val="00397CF7"/>
    <w:rsid w:val="003A087A"/>
    <w:rsid w:val="003A0D6E"/>
    <w:rsid w:val="003A20E2"/>
    <w:rsid w:val="003A2136"/>
    <w:rsid w:val="003A2579"/>
    <w:rsid w:val="003A26DD"/>
    <w:rsid w:val="003A2761"/>
    <w:rsid w:val="003A4058"/>
    <w:rsid w:val="003A4C39"/>
    <w:rsid w:val="003A4F38"/>
    <w:rsid w:val="003A519A"/>
    <w:rsid w:val="003A53CD"/>
    <w:rsid w:val="003A63EE"/>
    <w:rsid w:val="003A6830"/>
    <w:rsid w:val="003A7235"/>
    <w:rsid w:val="003A75CF"/>
    <w:rsid w:val="003B01F8"/>
    <w:rsid w:val="003B0D1D"/>
    <w:rsid w:val="003B177F"/>
    <w:rsid w:val="003B1D32"/>
    <w:rsid w:val="003B39C7"/>
    <w:rsid w:val="003B3E6E"/>
    <w:rsid w:val="003B4B5C"/>
    <w:rsid w:val="003B5573"/>
    <w:rsid w:val="003B58C9"/>
    <w:rsid w:val="003B5DF8"/>
    <w:rsid w:val="003B64C6"/>
    <w:rsid w:val="003B6E55"/>
    <w:rsid w:val="003C0301"/>
    <w:rsid w:val="003C0B94"/>
    <w:rsid w:val="003C38AD"/>
    <w:rsid w:val="003C5FE8"/>
    <w:rsid w:val="003C65D9"/>
    <w:rsid w:val="003D0232"/>
    <w:rsid w:val="003D0B78"/>
    <w:rsid w:val="003D1143"/>
    <w:rsid w:val="003D27CC"/>
    <w:rsid w:val="003D2BEF"/>
    <w:rsid w:val="003D2CBE"/>
    <w:rsid w:val="003D4F1F"/>
    <w:rsid w:val="003D60AB"/>
    <w:rsid w:val="003D6EF2"/>
    <w:rsid w:val="003D71F2"/>
    <w:rsid w:val="003D7224"/>
    <w:rsid w:val="003D7479"/>
    <w:rsid w:val="003D7E47"/>
    <w:rsid w:val="003D7E5E"/>
    <w:rsid w:val="003E1511"/>
    <w:rsid w:val="003E1A03"/>
    <w:rsid w:val="003E2718"/>
    <w:rsid w:val="003E4144"/>
    <w:rsid w:val="003E5A5D"/>
    <w:rsid w:val="003E6A7F"/>
    <w:rsid w:val="003E6D6C"/>
    <w:rsid w:val="003E72A9"/>
    <w:rsid w:val="003E7C75"/>
    <w:rsid w:val="003F0635"/>
    <w:rsid w:val="003F0A9D"/>
    <w:rsid w:val="003F1763"/>
    <w:rsid w:val="003F3951"/>
    <w:rsid w:val="003F4371"/>
    <w:rsid w:val="003F4B48"/>
    <w:rsid w:val="003F5E0B"/>
    <w:rsid w:val="003F5EC4"/>
    <w:rsid w:val="003F60EE"/>
    <w:rsid w:val="003F66E7"/>
    <w:rsid w:val="003F72DA"/>
    <w:rsid w:val="004011B6"/>
    <w:rsid w:val="0040128F"/>
    <w:rsid w:val="004013E4"/>
    <w:rsid w:val="00402A4A"/>
    <w:rsid w:val="00402D76"/>
    <w:rsid w:val="00403304"/>
    <w:rsid w:val="0040384C"/>
    <w:rsid w:val="00403F1D"/>
    <w:rsid w:val="004052A4"/>
    <w:rsid w:val="00405B80"/>
    <w:rsid w:val="004067C6"/>
    <w:rsid w:val="0040721C"/>
    <w:rsid w:val="00407475"/>
    <w:rsid w:val="0040754C"/>
    <w:rsid w:val="0041094B"/>
    <w:rsid w:val="00412901"/>
    <w:rsid w:val="004131D4"/>
    <w:rsid w:val="00414793"/>
    <w:rsid w:val="00414E07"/>
    <w:rsid w:val="004155FB"/>
    <w:rsid w:val="00416320"/>
    <w:rsid w:val="00417735"/>
    <w:rsid w:val="00420537"/>
    <w:rsid w:val="00420F4B"/>
    <w:rsid w:val="0042119C"/>
    <w:rsid w:val="004214EB"/>
    <w:rsid w:val="004230F1"/>
    <w:rsid w:val="0042366A"/>
    <w:rsid w:val="00423FAB"/>
    <w:rsid w:val="004240B7"/>
    <w:rsid w:val="00425F27"/>
    <w:rsid w:val="004264B8"/>
    <w:rsid w:val="00426579"/>
    <w:rsid w:val="004269D9"/>
    <w:rsid w:val="004272EB"/>
    <w:rsid w:val="0042753A"/>
    <w:rsid w:val="004275B7"/>
    <w:rsid w:val="0042768F"/>
    <w:rsid w:val="00432A87"/>
    <w:rsid w:val="00434465"/>
    <w:rsid w:val="00436436"/>
    <w:rsid w:val="004366D9"/>
    <w:rsid w:val="004373D4"/>
    <w:rsid w:val="004400A3"/>
    <w:rsid w:val="00442C5F"/>
    <w:rsid w:val="004465EE"/>
    <w:rsid w:val="00446994"/>
    <w:rsid w:val="00447536"/>
    <w:rsid w:val="00450FC7"/>
    <w:rsid w:val="004512F5"/>
    <w:rsid w:val="004517BD"/>
    <w:rsid w:val="00452011"/>
    <w:rsid w:val="00452D98"/>
    <w:rsid w:val="004539B0"/>
    <w:rsid w:val="0045413D"/>
    <w:rsid w:val="004543A3"/>
    <w:rsid w:val="004545E6"/>
    <w:rsid w:val="00454ED3"/>
    <w:rsid w:val="0045540E"/>
    <w:rsid w:val="004558F1"/>
    <w:rsid w:val="0045662C"/>
    <w:rsid w:val="00456E0F"/>
    <w:rsid w:val="00456F05"/>
    <w:rsid w:val="004615C6"/>
    <w:rsid w:val="00462518"/>
    <w:rsid w:val="00463ACE"/>
    <w:rsid w:val="00464EDB"/>
    <w:rsid w:val="00465184"/>
    <w:rsid w:val="004658B8"/>
    <w:rsid w:val="00465CD1"/>
    <w:rsid w:val="00466486"/>
    <w:rsid w:val="00466DBC"/>
    <w:rsid w:val="004671F0"/>
    <w:rsid w:val="004678C9"/>
    <w:rsid w:val="00467B46"/>
    <w:rsid w:val="00467F53"/>
    <w:rsid w:val="0047657E"/>
    <w:rsid w:val="00476897"/>
    <w:rsid w:val="00477C2F"/>
    <w:rsid w:val="004810FB"/>
    <w:rsid w:val="004837E0"/>
    <w:rsid w:val="004857C8"/>
    <w:rsid w:val="00486278"/>
    <w:rsid w:val="00486292"/>
    <w:rsid w:val="00490B33"/>
    <w:rsid w:val="0049271B"/>
    <w:rsid w:val="00493266"/>
    <w:rsid w:val="00493447"/>
    <w:rsid w:val="00495741"/>
    <w:rsid w:val="004957F8"/>
    <w:rsid w:val="004959C5"/>
    <w:rsid w:val="004968B5"/>
    <w:rsid w:val="004979E3"/>
    <w:rsid w:val="004A078B"/>
    <w:rsid w:val="004A2279"/>
    <w:rsid w:val="004A29BB"/>
    <w:rsid w:val="004A3186"/>
    <w:rsid w:val="004A3618"/>
    <w:rsid w:val="004A3B81"/>
    <w:rsid w:val="004A3F3F"/>
    <w:rsid w:val="004A5272"/>
    <w:rsid w:val="004A6571"/>
    <w:rsid w:val="004A6ACE"/>
    <w:rsid w:val="004A6D38"/>
    <w:rsid w:val="004A7221"/>
    <w:rsid w:val="004A7222"/>
    <w:rsid w:val="004A7CC7"/>
    <w:rsid w:val="004B2C76"/>
    <w:rsid w:val="004B2F47"/>
    <w:rsid w:val="004B35A9"/>
    <w:rsid w:val="004B3F3C"/>
    <w:rsid w:val="004B4FC7"/>
    <w:rsid w:val="004B630D"/>
    <w:rsid w:val="004B6843"/>
    <w:rsid w:val="004B7059"/>
    <w:rsid w:val="004B7BB8"/>
    <w:rsid w:val="004C12BF"/>
    <w:rsid w:val="004C4E28"/>
    <w:rsid w:val="004C5218"/>
    <w:rsid w:val="004C5529"/>
    <w:rsid w:val="004C5963"/>
    <w:rsid w:val="004C5A7C"/>
    <w:rsid w:val="004C6570"/>
    <w:rsid w:val="004C6AD6"/>
    <w:rsid w:val="004C7F82"/>
    <w:rsid w:val="004D082C"/>
    <w:rsid w:val="004D0F72"/>
    <w:rsid w:val="004D2504"/>
    <w:rsid w:val="004D4A96"/>
    <w:rsid w:val="004D6143"/>
    <w:rsid w:val="004D64BD"/>
    <w:rsid w:val="004D65C5"/>
    <w:rsid w:val="004D706A"/>
    <w:rsid w:val="004D77AC"/>
    <w:rsid w:val="004D77DE"/>
    <w:rsid w:val="004E03A6"/>
    <w:rsid w:val="004E06F9"/>
    <w:rsid w:val="004E2244"/>
    <w:rsid w:val="004E2B25"/>
    <w:rsid w:val="004E3691"/>
    <w:rsid w:val="004E4E49"/>
    <w:rsid w:val="004E50B8"/>
    <w:rsid w:val="004E6FC0"/>
    <w:rsid w:val="004E73E2"/>
    <w:rsid w:val="004F0078"/>
    <w:rsid w:val="004F0F1F"/>
    <w:rsid w:val="004F13B6"/>
    <w:rsid w:val="004F1AE2"/>
    <w:rsid w:val="004F3797"/>
    <w:rsid w:val="004F3AD9"/>
    <w:rsid w:val="004F3FFF"/>
    <w:rsid w:val="004F4AEC"/>
    <w:rsid w:val="004F534D"/>
    <w:rsid w:val="004F5DA1"/>
    <w:rsid w:val="004F6198"/>
    <w:rsid w:val="004F6AD0"/>
    <w:rsid w:val="004F7C4B"/>
    <w:rsid w:val="004F7F3E"/>
    <w:rsid w:val="00500EF0"/>
    <w:rsid w:val="00502C9A"/>
    <w:rsid w:val="00502CF0"/>
    <w:rsid w:val="00502E0F"/>
    <w:rsid w:val="00502F40"/>
    <w:rsid w:val="00503361"/>
    <w:rsid w:val="00504009"/>
    <w:rsid w:val="00504D55"/>
    <w:rsid w:val="005054E4"/>
    <w:rsid w:val="00507716"/>
    <w:rsid w:val="005079BB"/>
    <w:rsid w:val="005114D5"/>
    <w:rsid w:val="00512962"/>
    <w:rsid w:val="00512ACB"/>
    <w:rsid w:val="00512D0A"/>
    <w:rsid w:val="00513164"/>
    <w:rsid w:val="00514B6C"/>
    <w:rsid w:val="00514C92"/>
    <w:rsid w:val="00515293"/>
    <w:rsid w:val="005155BA"/>
    <w:rsid w:val="00517282"/>
    <w:rsid w:val="00520C69"/>
    <w:rsid w:val="00524DDA"/>
    <w:rsid w:val="00526702"/>
    <w:rsid w:val="005267B9"/>
    <w:rsid w:val="00527822"/>
    <w:rsid w:val="00527D1E"/>
    <w:rsid w:val="00530731"/>
    <w:rsid w:val="00530B82"/>
    <w:rsid w:val="00530CCD"/>
    <w:rsid w:val="005312EA"/>
    <w:rsid w:val="00531B0A"/>
    <w:rsid w:val="00533F74"/>
    <w:rsid w:val="00534E9C"/>
    <w:rsid w:val="005354DA"/>
    <w:rsid w:val="005364BC"/>
    <w:rsid w:val="00537266"/>
    <w:rsid w:val="005376AD"/>
    <w:rsid w:val="0054078E"/>
    <w:rsid w:val="00540D6A"/>
    <w:rsid w:val="005411DD"/>
    <w:rsid w:val="00541A34"/>
    <w:rsid w:val="0054240D"/>
    <w:rsid w:val="00542AD5"/>
    <w:rsid w:val="00542F2E"/>
    <w:rsid w:val="005438A6"/>
    <w:rsid w:val="00544883"/>
    <w:rsid w:val="00544ADD"/>
    <w:rsid w:val="005451CB"/>
    <w:rsid w:val="005457A9"/>
    <w:rsid w:val="005457BB"/>
    <w:rsid w:val="00545F7C"/>
    <w:rsid w:val="005462DB"/>
    <w:rsid w:val="00546B39"/>
    <w:rsid w:val="00546E8D"/>
    <w:rsid w:val="00547014"/>
    <w:rsid w:val="00550F6B"/>
    <w:rsid w:val="00551167"/>
    <w:rsid w:val="00551DC2"/>
    <w:rsid w:val="00552878"/>
    <w:rsid w:val="00552D36"/>
    <w:rsid w:val="00552E3D"/>
    <w:rsid w:val="00553F7E"/>
    <w:rsid w:val="0055468E"/>
    <w:rsid w:val="005549BE"/>
    <w:rsid w:val="00556074"/>
    <w:rsid w:val="00556D2A"/>
    <w:rsid w:val="00561236"/>
    <w:rsid w:val="00563072"/>
    <w:rsid w:val="00563BB1"/>
    <w:rsid w:val="00564547"/>
    <w:rsid w:val="00564916"/>
    <w:rsid w:val="00565008"/>
    <w:rsid w:val="0056632D"/>
    <w:rsid w:val="005665C2"/>
    <w:rsid w:val="0056686F"/>
    <w:rsid w:val="00566DA1"/>
    <w:rsid w:val="0057018E"/>
    <w:rsid w:val="005707B8"/>
    <w:rsid w:val="00570B12"/>
    <w:rsid w:val="00571EB9"/>
    <w:rsid w:val="00574BD9"/>
    <w:rsid w:val="00574FFA"/>
    <w:rsid w:val="005759A9"/>
    <w:rsid w:val="005800BA"/>
    <w:rsid w:val="0058151F"/>
    <w:rsid w:val="00581A10"/>
    <w:rsid w:val="00583A5D"/>
    <w:rsid w:val="00584094"/>
    <w:rsid w:val="005841CA"/>
    <w:rsid w:val="00584256"/>
    <w:rsid w:val="00584C06"/>
    <w:rsid w:val="00584C0F"/>
    <w:rsid w:val="00586722"/>
    <w:rsid w:val="00587053"/>
    <w:rsid w:val="00587650"/>
    <w:rsid w:val="005903D5"/>
    <w:rsid w:val="00591064"/>
    <w:rsid w:val="00591928"/>
    <w:rsid w:val="00592165"/>
    <w:rsid w:val="00592B2D"/>
    <w:rsid w:val="00592FE5"/>
    <w:rsid w:val="00593BB3"/>
    <w:rsid w:val="00594331"/>
    <w:rsid w:val="00594AC7"/>
    <w:rsid w:val="00594B5A"/>
    <w:rsid w:val="00596709"/>
    <w:rsid w:val="0059693C"/>
    <w:rsid w:val="00596B46"/>
    <w:rsid w:val="005979EF"/>
    <w:rsid w:val="005A105E"/>
    <w:rsid w:val="005A11FF"/>
    <w:rsid w:val="005A1671"/>
    <w:rsid w:val="005A2BDB"/>
    <w:rsid w:val="005A6BAA"/>
    <w:rsid w:val="005A78E9"/>
    <w:rsid w:val="005B0F32"/>
    <w:rsid w:val="005B1501"/>
    <w:rsid w:val="005B2774"/>
    <w:rsid w:val="005B431B"/>
    <w:rsid w:val="005B597B"/>
    <w:rsid w:val="005B641E"/>
    <w:rsid w:val="005B66E9"/>
    <w:rsid w:val="005B7C73"/>
    <w:rsid w:val="005C1AA3"/>
    <w:rsid w:val="005C1D3B"/>
    <w:rsid w:val="005C37BC"/>
    <w:rsid w:val="005C49B2"/>
    <w:rsid w:val="005C5A67"/>
    <w:rsid w:val="005C6C58"/>
    <w:rsid w:val="005C71BE"/>
    <w:rsid w:val="005C7915"/>
    <w:rsid w:val="005D0140"/>
    <w:rsid w:val="005D11B7"/>
    <w:rsid w:val="005D18AD"/>
    <w:rsid w:val="005D22A1"/>
    <w:rsid w:val="005D320A"/>
    <w:rsid w:val="005D3B85"/>
    <w:rsid w:val="005D3E12"/>
    <w:rsid w:val="005D4813"/>
    <w:rsid w:val="005D54F6"/>
    <w:rsid w:val="005D75B7"/>
    <w:rsid w:val="005E0963"/>
    <w:rsid w:val="005E0C20"/>
    <w:rsid w:val="005E0D42"/>
    <w:rsid w:val="005E18A6"/>
    <w:rsid w:val="005E23E3"/>
    <w:rsid w:val="005E252A"/>
    <w:rsid w:val="005E33FE"/>
    <w:rsid w:val="005E37AB"/>
    <w:rsid w:val="005E38FA"/>
    <w:rsid w:val="005E549F"/>
    <w:rsid w:val="005E5A60"/>
    <w:rsid w:val="005E6333"/>
    <w:rsid w:val="005E72DF"/>
    <w:rsid w:val="005F0DD7"/>
    <w:rsid w:val="005F25B3"/>
    <w:rsid w:val="005F317D"/>
    <w:rsid w:val="005F3275"/>
    <w:rsid w:val="005F365C"/>
    <w:rsid w:val="005F38C0"/>
    <w:rsid w:val="005F41F4"/>
    <w:rsid w:val="005F4B65"/>
    <w:rsid w:val="006007BE"/>
    <w:rsid w:val="0060099B"/>
    <w:rsid w:val="00600BB9"/>
    <w:rsid w:val="00601260"/>
    <w:rsid w:val="006015F3"/>
    <w:rsid w:val="006016E2"/>
    <w:rsid w:val="00602907"/>
    <w:rsid w:val="00603B42"/>
    <w:rsid w:val="006052BE"/>
    <w:rsid w:val="00605905"/>
    <w:rsid w:val="00605B37"/>
    <w:rsid w:val="00605D71"/>
    <w:rsid w:val="00606DFE"/>
    <w:rsid w:val="0060705B"/>
    <w:rsid w:val="0061014F"/>
    <w:rsid w:val="006101C2"/>
    <w:rsid w:val="006103A5"/>
    <w:rsid w:val="00610673"/>
    <w:rsid w:val="00611518"/>
    <w:rsid w:val="00611A00"/>
    <w:rsid w:val="00612BE6"/>
    <w:rsid w:val="00612F65"/>
    <w:rsid w:val="00613191"/>
    <w:rsid w:val="006137A6"/>
    <w:rsid w:val="006144AE"/>
    <w:rsid w:val="00616969"/>
    <w:rsid w:val="00617DB2"/>
    <w:rsid w:val="006200BD"/>
    <w:rsid w:val="00620608"/>
    <w:rsid w:val="00620715"/>
    <w:rsid w:val="006227F9"/>
    <w:rsid w:val="00623C2F"/>
    <w:rsid w:val="006257CD"/>
    <w:rsid w:val="00626240"/>
    <w:rsid w:val="006268C8"/>
    <w:rsid w:val="00626B39"/>
    <w:rsid w:val="00626BE9"/>
    <w:rsid w:val="00627D95"/>
    <w:rsid w:val="00630D4D"/>
    <w:rsid w:val="0063197F"/>
    <w:rsid w:val="00631FE9"/>
    <w:rsid w:val="0063271C"/>
    <w:rsid w:val="00632B2D"/>
    <w:rsid w:val="00632DB8"/>
    <w:rsid w:val="0063381B"/>
    <w:rsid w:val="00633B41"/>
    <w:rsid w:val="00635A11"/>
    <w:rsid w:val="00635F34"/>
    <w:rsid w:val="0063607A"/>
    <w:rsid w:val="006360B1"/>
    <w:rsid w:val="00640209"/>
    <w:rsid w:val="00640266"/>
    <w:rsid w:val="00640699"/>
    <w:rsid w:val="00640EE9"/>
    <w:rsid w:val="006418C2"/>
    <w:rsid w:val="00641D3C"/>
    <w:rsid w:val="00642EE1"/>
    <w:rsid w:val="00643333"/>
    <w:rsid w:val="00643CFE"/>
    <w:rsid w:val="00644DF5"/>
    <w:rsid w:val="00645218"/>
    <w:rsid w:val="00645609"/>
    <w:rsid w:val="0064690B"/>
    <w:rsid w:val="00646DA8"/>
    <w:rsid w:val="00646E15"/>
    <w:rsid w:val="00650A92"/>
    <w:rsid w:val="006511BA"/>
    <w:rsid w:val="00651F3E"/>
    <w:rsid w:val="00652291"/>
    <w:rsid w:val="00652EDC"/>
    <w:rsid w:val="00653811"/>
    <w:rsid w:val="006566B5"/>
    <w:rsid w:val="00660016"/>
    <w:rsid w:val="006603B0"/>
    <w:rsid w:val="0066040C"/>
    <w:rsid w:val="00660B63"/>
    <w:rsid w:val="00660ED0"/>
    <w:rsid w:val="0066152C"/>
    <w:rsid w:val="006621D3"/>
    <w:rsid w:val="00663083"/>
    <w:rsid w:val="006641FC"/>
    <w:rsid w:val="0066490C"/>
    <w:rsid w:val="00664C34"/>
    <w:rsid w:val="0066533E"/>
    <w:rsid w:val="00665498"/>
    <w:rsid w:val="00665E85"/>
    <w:rsid w:val="0066630D"/>
    <w:rsid w:val="00666405"/>
    <w:rsid w:val="006677DA"/>
    <w:rsid w:val="006702D3"/>
    <w:rsid w:val="00672DE2"/>
    <w:rsid w:val="0067468C"/>
    <w:rsid w:val="00676AFB"/>
    <w:rsid w:val="00677CCB"/>
    <w:rsid w:val="00677DA6"/>
    <w:rsid w:val="006805A9"/>
    <w:rsid w:val="0068270B"/>
    <w:rsid w:val="00682D26"/>
    <w:rsid w:val="00684A68"/>
    <w:rsid w:val="006854C4"/>
    <w:rsid w:val="0068568B"/>
    <w:rsid w:val="00685EE6"/>
    <w:rsid w:val="00686939"/>
    <w:rsid w:val="0068696C"/>
    <w:rsid w:val="006875D4"/>
    <w:rsid w:val="006878AB"/>
    <w:rsid w:val="006902BF"/>
    <w:rsid w:val="0069110A"/>
    <w:rsid w:val="00691BF8"/>
    <w:rsid w:val="0069285C"/>
    <w:rsid w:val="00692AB0"/>
    <w:rsid w:val="00694C9B"/>
    <w:rsid w:val="00695C4C"/>
    <w:rsid w:val="00696B61"/>
    <w:rsid w:val="00696C1B"/>
    <w:rsid w:val="006978A4"/>
    <w:rsid w:val="00697CB9"/>
    <w:rsid w:val="006A004A"/>
    <w:rsid w:val="006A1C8D"/>
    <w:rsid w:val="006A1D4F"/>
    <w:rsid w:val="006A1F3C"/>
    <w:rsid w:val="006A1F7A"/>
    <w:rsid w:val="006A3E66"/>
    <w:rsid w:val="006A5125"/>
    <w:rsid w:val="006A5FD8"/>
    <w:rsid w:val="006A6094"/>
    <w:rsid w:val="006A66E3"/>
    <w:rsid w:val="006A67BE"/>
    <w:rsid w:val="006A7C03"/>
    <w:rsid w:val="006B00DB"/>
    <w:rsid w:val="006B11E0"/>
    <w:rsid w:val="006B1577"/>
    <w:rsid w:val="006B1B76"/>
    <w:rsid w:val="006B221C"/>
    <w:rsid w:val="006B2824"/>
    <w:rsid w:val="006B2C95"/>
    <w:rsid w:val="006B50F2"/>
    <w:rsid w:val="006B6103"/>
    <w:rsid w:val="006B686B"/>
    <w:rsid w:val="006B7125"/>
    <w:rsid w:val="006B73DD"/>
    <w:rsid w:val="006B7739"/>
    <w:rsid w:val="006C0C02"/>
    <w:rsid w:val="006C18C4"/>
    <w:rsid w:val="006C2888"/>
    <w:rsid w:val="006C30A9"/>
    <w:rsid w:val="006C36F1"/>
    <w:rsid w:val="006C401C"/>
    <w:rsid w:val="006C40D5"/>
    <w:rsid w:val="006C4739"/>
    <w:rsid w:val="006C5401"/>
    <w:rsid w:val="006C5932"/>
    <w:rsid w:val="006C5B7A"/>
    <w:rsid w:val="006C65BB"/>
    <w:rsid w:val="006C6A61"/>
    <w:rsid w:val="006C6E48"/>
    <w:rsid w:val="006D034D"/>
    <w:rsid w:val="006D05F0"/>
    <w:rsid w:val="006D0BB5"/>
    <w:rsid w:val="006D1583"/>
    <w:rsid w:val="006D2A67"/>
    <w:rsid w:val="006D2E4D"/>
    <w:rsid w:val="006D2F5F"/>
    <w:rsid w:val="006D31FE"/>
    <w:rsid w:val="006D5128"/>
    <w:rsid w:val="006D5510"/>
    <w:rsid w:val="006D5DB4"/>
    <w:rsid w:val="006D662F"/>
    <w:rsid w:val="006D6BEF"/>
    <w:rsid w:val="006D71CE"/>
    <w:rsid w:val="006E1790"/>
    <w:rsid w:val="006E1B79"/>
    <w:rsid w:val="006E1DF7"/>
    <w:rsid w:val="006E1F60"/>
    <w:rsid w:val="006E26DD"/>
    <w:rsid w:val="006E30DF"/>
    <w:rsid w:val="006E312B"/>
    <w:rsid w:val="006E3727"/>
    <w:rsid w:val="006E4443"/>
    <w:rsid w:val="006E4771"/>
    <w:rsid w:val="006E59C6"/>
    <w:rsid w:val="006F060E"/>
    <w:rsid w:val="006F094F"/>
    <w:rsid w:val="006F1B80"/>
    <w:rsid w:val="006F1BA3"/>
    <w:rsid w:val="006F1FAA"/>
    <w:rsid w:val="006F2238"/>
    <w:rsid w:val="006F28CB"/>
    <w:rsid w:val="006F2C60"/>
    <w:rsid w:val="006F38BE"/>
    <w:rsid w:val="006F692A"/>
    <w:rsid w:val="00700452"/>
    <w:rsid w:val="007017D6"/>
    <w:rsid w:val="0070341A"/>
    <w:rsid w:val="00704636"/>
    <w:rsid w:val="00704DBB"/>
    <w:rsid w:val="007053B2"/>
    <w:rsid w:val="007053F0"/>
    <w:rsid w:val="00705942"/>
    <w:rsid w:val="0070693A"/>
    <w:rsid w:val="007069AE"/>
    <w:rsid w:val="00706D04"/>
    <w:rsid w:val="00710473"/>
    <w:rsid w:val="00712FDE"/>
    <w:rsid w:val="00714BB3"/>
    <w:rsid w:val="00714DEE"/>
    <w:rsid w:val="00715344"/>
    <w:rsid w:val="00715669"/>
    <w:rsid w:val="00716567"/>
    <w:rsid w:val="00717733"/>
    <w:rsid w:val="00721AC7"/>
    <w:rsid w:val="0072369E"/>
    <w:rsid w:val="00724DFE"/>
    <w:rsid w:val="00725639"/>
    <w:rsid w:val="00727272"/>
    <w:rsid w:val="0072733E"/>
    <w:rsid w:val="0073042F"/>
    <w:rsid w:val="00730CD7"/>
    <w:rsid w:val="00731A75"/>
    <w:rsid w:val="00731A99"/>
    <w:rsid w:val="00732A2E"/>
    <w:rsid w:val="00734386"/>
    <w:rsid w:val="007345D7"/>
    <w:rsid w:val="00734A02"/>
    <w:rsid w:val="00735574"/>
    <w:rsid w:val="00735F13"/>
    <w:rsid w:val="00736ED8"/>
    <w:rsid w:val="00736F14"/>
    <w:rsid w:val="00740EA8"/>
    <w:rsid w:val="0074197B"/>
    <w:rsid w:val="007421FF"/>
    <w:rsid w:val="0074223C"/>
    <w:rsid w:val="007429A9"/>
    <w:rsid w:val="0074307C"/>
    <w:rsid w:val="00743092"/>
    <w:rsid w:val="00743ED3"/>
    <w:rsid w:val="00744367"/>
    <w:rsid w:val="007458D6"/>
    <w:rsid w:val="00751D5D"/>
    <w:rsid w:val="0075214D"/>
    <w:rsid w:val="00752320"/>
    <w:rsid w:val="00752BCF"/>
    <w:rsid w:val="00753D26"/>
    <w:rsid w:val="00753DF4"/>
    <w:rsid w:val="007562C1"/>
    <w:rsid w:val="007569EC"/>
    <w:rsid w:val="00760716"/>
    <w:rsid w:val="00760728"/>
    <w:rsid w:val="00760BE8"/>
    <w:rsid w:val="00760CCA"/>
    <w:rsid w:val="00760DA5"/>
    <w:rsid w:val="0076148E"/>
    <w:rsid w:val="00761538"/>
    <w:rsid w:val="0076185F"/>
    <w:rsid w:val="00762003"/>
    <w:rsid w:val="007629EE"/>
    <w:rsid w:val="007634A6"/>
    <w:rsid w:val="00763E2C"/>
    <w:rsid w:val="00764866"/>
    <w:rsid w:val="00765B09"/>
    <w:rsid w:val="007664D9"/>
    <w:rsid w:val="00766C1C"/>
    <w:rsid w:val="007678A8"/>
    <w:rsid w:val="00767DD0"/>
    <w:rsid w:val="007744BF"/>
    <w:rsid w:val="00774837"/>
    <w:rsid w:val="00774E61"/>
    <w:rsid w:val="00775111"/>
    <w:rsid w:val="00775605"/>
    <w:rsid w:val="00776352"/>
    <w:rsid w:val="00777F9B"/>
    <w:rsid w:val="00780B41"/>
    <w:rsid w:val="00780B8C"/>
    <w:rsid w:val="007818C4"/>
    <w:rsid w:val="007832A6"/>
    <w:rsid w:val="0078339A"/>
    <w:rsid w:val="007833A5"/>
    <w:rsid w:val="00783E12"/>
    <w:rsid w:val="00786FD6"/>
    <w:rsid w:val="00790BA8"/>
    <w:rsid w:val="00790EA0"/>
    <w:rsid w:val="007928EB"/>
    <w:rsid w:val="00792942"/>
    <w:rsid w:val="00793611"/>
    <w:rsid w:val="0079374F"/>
    <w:rsid w:val="007944A5"/>
    <w:rsid w:val="007944E4"/>
    <w:rsid w:val="007A086D"/>
    <w:rsid w:val="007A19D2"/>
    <w:rsid w:val="007A1E1E"/>
    <w:rsid w:val="007A35FA"/>
    <w:rsid w:val="007A3A85"/>
    <w:rsid w:val="007A4823"/>
    <w:rsid w:val="007A5FF1"/>
    <w:rsid w:val="007B0148"/>
    <w:rsid w:val="007B057A"/>
    <w:rsid w:val="007B0C0A"/>
    <w:rsid w:val="007B165E"/>
    <w:rsid w:val="007B3BD8"/>
    <w:rsid w:val="007B4429"/>
    <w:rsid w:val="007B44EB"/>
    <w:rsid w:val="007B503A"/>
    <w:rsid w:val="007B5F4D"/>
    <w:rsid w:val="007B660E"/>
    <w:rsid w:val="007B692D"/>
    <w:rsid w:val="007C0049"/>
    <w:rsid w:val="007C2097"/>
    <w:rsid w:val="007C3468"/>
    <w:rsid w:val="007C4493"/>
    <w:rsid w:val="007C4F2B"/>
    <w:rsid w:val="007C5C6A"/>
    <w:rsid w:val="007C6784"/>
    <w:rsid w:val="007D1F23"/>
    <w:rsid w:val="007D3669"/>
    <w:rsid w:val="007D428A"/>
    <w:rsid w:val="007D4C26"/>
    <w:rsid w:val="007D5E02"/>
    <w:rsid w:val="007D6510"/>
    <w:rsid w:val="007D743D"/>
    <w:rsid w:val="007D791A"/>
    <w:rsid w:val="007D7C2E"/>
    <w:rsid w:val="007D7C49"/>
    <w:rsid w:val="007E175C"/>
    <w:rsid w:val="007E36CD"/>
    <w:rsid w:val="007E3BEC"/>
    <w:rsid w:val="007E423C"/>
    <w:rsid w:val="007E54E3"/>
    <w:rsid w:val="007E72CC"/>
    <w:rsid w:val="007F35BB"/>
    <w:rsid w:val="007F3C8B"/>
    <w:rsid w:val="007F4141"/>
    <w:rsid w:val="007F481F"/>
    <w:rsid w:val="007F571D"/>
    <w:rsid w:val="007F7863"/>
    <w:rsid w:val="008003DA"/>
    <w:rsid w:val="00802A5F"/>
    <w:rsid w:val="008042C7"/>
    <w:rsid w:val="00804A02"/>
    <w:rsid w:val="00804A95"/>
    <w:rsid w:val="0080599D"/>
    <w:rsid w:val="00807706"/>
    <w:rsid w:val="00811F96"/>
    <w:rsid w:val="008142E5"/>
    <w:rsid w:val="0081438E"/>
    <w:rsid w:val="00814581"/>
    <w:rsid w:val="00814616"/>
    <w:rsid w:val="00814BC7"/>
    <w:rsid w:val="0081714B"/>
    <w:rsid w:val="00817F86"/>
    <w:rsid w:val="00821030"/>
    <w:rsid w:val="00823D4A"/>
    <w:rsid w:val="00827D9F"/>
    <w:rsid w:val="0083068C"/>
    <w:rsid w:val="008308FA"/>
    <w:rsid w:val="00830EC7"/>
    <w:rsid w:val="008315FA"/>
    <w:rsid w:val="00831CCE"/>
    <w:rsid w:val="0083235F"/>
    <w:rsid w:val="00832B66"/>
    <w:rsid w:val="00832DCE"/>
    <w:rsid w:val="0083308E"/>
    <w:rsid w:val="008330E9"/>
    <w:rsid w:val="008332C1"/>
    <w:rsid w:val="0083365C"/>
    <w:rsid w:val="00834377"/>
    <w:rsid w:val="00836C2E"/>
    <w:rsid w:val="008403B3"/>
    <w:rsid w:val="0084046D"/>
    <w:rsid w:val="0084180F"/>
    <w:rsid w:val="008420EB"/>
    <w:rsid w:val="00842B83"/>
    <w:rsid w:val="00843276"/>
    <w:rsid w:val="00843346"/>
    <w:rsid w:val="00843F31"/>
    <w:rsid w:val="00844076"/>
    <w:rsid w:val="00844BA2"/>
    <w:rsid w:val="0084576A"/>
    <w:rsid w:val="008458B2"/>
    <w:rsid w:val="00846D10"/>
    <w:rsid w:val="00850A07"/>
    <w:rsid w:val="0085179B"/>
    <w:rsid w:val="008518E1"/>
    <w:rsid w:val="00851C86"/>
    <w:rsid w:val="00851E59"/>
    <w:rsid w:val="00851FD4"/>
    <w:rsid w:val="00852CA2"/>
    <w:rsid w:val="008547DA"/>
    <w:rsid w:val="00854B02"/>
    <w:rsid w:val="008550C0"/>
    <w:rsid w:val="0085510A"/>
    <w:rsid w:val="00855CF9"/>
    <w:rsid w:val="00856A10"/>
    <w:rsid w:val="00856B36"/>
    <w:rsid w:val="00856F59"/>
    <w:rsid w:val="008578A2"/>
    <w:rsid w:val="0085790E"/>
    <w:rsid w:val="0086114E"/>
    <w:rsid w:val="0086121B"/>
    <w:rsid w:val="008612E9"/>
    <w:rsid w:val="008616C1"/>
    <w:rsid w:val="00861C58"/>
    <w:rsid w:val="00861E42"/>
    <w:rsid w:val="00863841"/>
    <w:rsid w:val="0086430C"/>
    <w:rsid w:val="008646E1"/>
    <w:rsid w:val="008667BD"/>
    <w:rsid w:val="008674B2"/>
    <w:rsid w:val="00870535"/>
    <w:rsid w:val="00870615"/>
    <w:rsid w:val="008718F0"/>
    <w:rsid w:val="00873415"/>
    <w:rsid w:val="00874977"/>
    <w:rsid w:val="00874CA8"/>
    <w:rsid w:val="008759E1"/>
    <w:rsid w:val="00875F23"/>
    <w:rsid w:val="0087745A"/>
    <w:rsid w:val="00882C9C"/>
    <w:rsid w:val="0088771A"/>
    <w:rsid w:val="00887CBE"/>
    <w:rsid w:val="00890314"/>
    <w:rsid w:val="008908E2"/>
    <w:rsid w:val="0089119A"/>
    <w:rsid w:val="00891318"/>
    <w:rsid w:val="008928A9"/>
    <w:rsid w:val="00893888"/>
    <w:rsid w:val="008944A9"/>
    <w:rsid w:val="0089550B"/>
    <w:rsid w:val="00896AE4"/>
    <w:rsid w:val="00896DA0"/>
    <w:rsid w:val="00896FC8"/>
    <w:rsid w:val="008A0072"/>
    <w:rsid w:val="008A113F"/>
    <w:rsid w:val="008A235F"/>
    <w:rsid w:val="008A241A"/>
    <w:rsid w:val="008A3046"/>
    <w:rsid w:val="008A42C8"/>
    <w:rsid w:val="008A42EA"/>
    <w:rsid w:val="008A4D97"/>
    <w:rsid w:val="008A6168"/>
    <w:rsid w:val="008A7B3B"/>
    <w:rsid w:val="008B0787"/>
    <w:rsid w:val="008B13F7"/>
    <w:rsid w:val="008B2F03"/>
    <w:rsid w:val="008B305A"/>
    <w:rsid w:val="008B4E98"/>
    <w:rsid w:val="008B55C9"/>
    <w:rsid w:val="008B5A0B"/>
    <w:rsid w:val="008B6314"/>
    <w:rsid w:val="008B69D9"/>
    <w:rsid w:val="008B72E0"/>
    <w:rsid w:val="008C0ECC"/>
    <w:rsid w:val="008C2399"/>
    <w:rsid w:val="008C478E"/>
    <w:rsid w:val="008C4CB8"/>
    <w:rsid w:val="008C55E3"/>
    <w:rsid w:val="008C5EF1"/>
    <w:rsid w:val="008C62A0"/>
    <w:rsid w:val="008C71C6"/>
    <w:rsid w:val="008C726B"/>
    <w:rsid w:val="008C77EC"/>
    <w:rsid w:val="008D00F6"/>
    <w:rsid w:val="008D1080"/>
    <w:rsid w:val="008D3D0A"/>
    <w:rsid w:val="008D49C8"/>
    <w:rsid w:val="008D52A5"/>
    <w:rsid w:val="008D5348"/>
    <w:rsid w:val="008D552B"/>
    <w:rsid w:val="008D591A"/>
    <w:rsid w:val="008E0710"/>
    <w:rsid w:val="008E0A97"/>
    <w:rsid w:val="008E0F38"/>
    <w:rsid w:val="008E2400"/>
    <w:rsid w:val="008E266D"/>
    <w:rsid w:val="008E2AE5"/>
    <w:rsid w:val="008E2F05"/>
    <w:rsid w:val="008E3188"/>
    <w:rsid w:val="008E3842"/>
    <w:rsid w:val="008E4048"/>
    <w:rsid w:val="008E4996"/>
    <w:rsid w:val="008E49AF"/>
    <w:rsid w:val="008E6D4A"/>
    <w:rsid w:val="008E767F"/>
    <w:rsid w:val="008E7A3E"/>
    <w:rsid w:val="008F03CC"/>
    <w:rsid w:val="008F0688"/>
    <w:rsid w:val="008F0CF1"/>
    <w:rsid w:val="008F17A6"/>
    <w:rsid w:val="008F2B84"/>
    <w:rsid w:val="008F3432"/>
    <w:rsid w:val="008F3F07"/>
    <w:rsid w:val="008F412A"/>
    <w:rsid w:val="008F456C"/>
    <w:rsid w:val="008F46B2"/>
    <w:rsid w:val="00901AE0"/>
    <w:rsid w:val="00901D31"/>
    <w:rsid w:val="009032F9"/>
    <w:rsid w:val="00905775"/>
    <w:rsid w:val="00905A27"/>
    <w:rsid w:val="00905C32"/>
    <w:rsid w:val="009067CE"/>
    <w:rsid w:val="0091024D"/>
    <w:rsid w:val="00912989"/>
    <w:rsid w:val="00912B79"/>
    <w:rsid w:val="0091364D"/>
    <w:rsid w:val="00915100"/>
    <w:rsid w:val="0091563E"/>
    <w:rsid w:val="0091575C"/>
    <w:rsid w:val="0091604E"/>
    <w:rsid w:val="0091621F"/>
    <w:rsid w:val="00916870"/>
    <w:rsid w:val="00916EB9"/>
    <w:rsid w:val="00917290"/>
    <w:rsid w:val="00917789"/>
    <w:rsid w:val="00920610"/>
    <w:rsid w:val="00920C68"/>
    <w:rsid w:val="00920EF6"/>
    <w:rsid w:val="00921DD1"/>
    <w:rsid w:val="009239AE"/>
    <w:rsid w:val="0092587B"/>
    <w:rsid w:val="009359ED"/>
    <w:rsid w:val="00935CF2"/>
    <w:rsid w:val="00936383"/>
    <w:rsid w:val="00936AA6"/>
    <w:rsid w:val="00936EED"/>
    <w:rsid w:val="00937513"/>
    <w:rsid w:val="009378C6"/>
    <w:rsid w:val="009409B1"/>
    <w:rsid w:val="00943CAB"/>
    <w:rsid w:val="009442D2"/>
    <w:rsid w:val="009444C9"/>
    <w:rsid w:val="009461FD"/>
    <w:rsid w:val="0094626E"/>
    <w:rsid w:val="0094682E"/>
    <w:rsid w:val="00946C0D"/>
    <w:rsid w:val="00946C7B"/>
    <w:rsid w:val="00947595"/>
    <w:rsid w:val="00947608"/>
    <w:rsid w:val="00947AB2"/>
    <w:rsid w:val="00952532"/>
    <w:rsid w:val="00953A54"/>
    <w:rsid w:val="00953DBE"/>
    <w:rsid w:val="00953F2D"/>
    <w:rsid w:val="00954AEC"/>
    <w:rsid w:val="00954BB9"/>
    <w:rsid w:val="00955309"/>
    <w:rsid w:val="00955C4C"/>
    <w:rsid w:val="00956673"/>
    <w:rsid w:val="0095779A"/>
    <w:rsid w:val="00961635"/>
    <w:rsid w:val="009625DC"/>
    <w:rsid w:val="009633D6"/>
    <w:rsid w:val="009636E1"/>
    <w:rsid w:val="00963AFE"/>
    <w:rsid w:val="00963DAE"/>
    <w:rsid w:val="009640C9"/>
    <w:rsid w:val="00964B3E"/>
    <w:rsid w:val="00965FBE"/>
    <w:rsid w:val="009670C2"/>
    <w:rsid w:val="00967278"/>
    <w:rsid w:val="0096737B"/>
    <w:rsid w:val="00967DB6"/>
    <w:rsid w:val="00970DDD"/>
    <w:rsid w:val="00970ED6"/>
    <w:rsid w:val="00971649"/>
    <w:rsid w:val="00971F1D"/>
    <w:rsid w:val="00972E0E"/>
    <w:rsid w:val="00973052"/>
    <w:rsid w:val="0097504B"/>
    <w:rsid w:val="00975178"/>
    <w:rsid w:val="0097521F"/>
    <w:rsid w:val="0097554C"/>
    <w:rsid w:val="00977CF9"/>
    <w:rsid w:val="0098160F"/>
    <w:rsid w:val="00983933"/>
    <w:rsid w:val="0098666E"/>
    <w:rsid w:val="0098692D"/>
    <w:rsid w:val="00987087"/>
    <w:rsid w:val="00987103"/>
    <w:rsid w:val="00990E17"/>
    <w:rsid w:val="00991330"/>
    <w:rsid w:val="0099217B"/>
    <w:rsid w:val="00992F45"/>
    <w:rsid w:val="00993EBA"/>
    <w:rsid w:val="009941E1"/>
    <w:rsid w:val="00994A01"/>
    <w:rsid w:val="00994F20"/>
    <w:rsid w:val="009957CB"/>
    <w:rsid w:val="009959B6"/>
    <w:rsid w:val="00996599"/>
    <w:rsid w:val="00996D86"/>
    <w:rsid w:val="00997A1B"/>
    <w:rsid w:val="009A0B0A"/>
    <w:rsid w:val="009A13FE"/>
    <w:rsid w:val="009A19F2"/>
    <w:rsid w:val="009A1DDB"/>
    <w:rsid w:val="009A20ED"/>
    <w:rsid w:val="009A2264"/>
    <w:rsid w:val="009A4C5D"/>
    <w:rsid w:val="009B1185"/>
    <w:rsid w:val="009B18D0"/>
    <w:rsid w:val="009B223C"/>
    <w:rsid w:val="009B3B9A"/>
    <w:rsid w:val="009B43A6"/>
    <w:rsid w:val="009B4793"/>
    <w:rsid w:val="009B50E6"/>
    <w:rsid w:val="009B515A"/>
    <w:rsid w:val="009B73BE"/>
    <w:rsid w:val="009C236E"/>
    <w:rsid w:val="009C276B"/>
    <w:rsid w:val="009C5531"/>
    <w:rsid w:val="009C555C"/>
    <w:rsid w:val="009D0A66"/>
    <w:rsid w:val="009D0C23"/>
    <w:rsid w:val="009D17EC"/>
    <w:rsid w:val="009D1F04"/>
    <w:rsid w:val="009D2515"/>
    <w:rsid w:val="009D26FD"/>
    <w:rsid w:val="009D30B8"/>
    <w:rsid w:val="009D402F"/>
    <w:rsid w:val="009D45CA"/>
    <w:rsid w:val="009D4A7C"/>
    <w:rsid w:val="009D5B8A"/>
    <w:rsid w:val="009D5D33"/>
    <w:rsid w:val="009D5F09"/>
    <w:rsid w:val="009D7546"/>
    <w:rsid w:val="009E0DE3"/>
    <w:rsid w:val="009E2BB2"/>
    <w:rsid w:val="009E3795"/>
    <w:rsid w:val="009E39CA"/>
    <w:rsid w:val="009E48F6"/>
    <w:rsid w:val="009E4D93"/>
    <w:rsid w:val="009E4F13"/>
    <w:rsid w:val="009E5DE6"/>
    <w:rsid w:val="009E621E"/>
    <w:rsid w:val="009E65D4"/>
    <w:rsid w:val="009E7926"/>
    <w:rsid w:val="009F0462"/>
    <w:rsid w:val="009F05C7"/>
    <w:rsid w:val="009F242D"/>
    <w:rsid w:val="009F258E"/>
    <w:rsid w:val="009F32CB"/>
    <w:rsid w:val="009F3A29"/>
    <w:rsid w:val="009F6FAD"/>
    <w:rsid w:val="009F714C"/>
    <w:rsid w:val="009F72B7"/>
    <w:rsid w:val="009F7CA7"/>
    <w:rsid w:val="00A00426"/>
    <w:rsid w:val="00A006AC"/>
    <w:rsid w:val="00A01AA8"/>
    <w:rsid w:val="00A02D9A"/>
    <w:rsid w:val="00A036F7"/>
    <w:rsid w:val="00A03B7E"/>
    <w:rsid w:val="00A041BD"/>
    <w:rsid w:val="00A0491E"/>
    <w:rsid w:val="00A07382"/>
    <w:rsid w:val="00A073C8"/>
    <w:rsid w:val="00A0781B"/>
    <w:rsid w:val="00A07A66"/>
    <w:rsid w:val="00A107B8"/>
    <w:rsid w:val="00A1297E"/>
    <w:rsid w:val="00A14C7A"/>
    <w:rsid w:val="00A15726"/>
    <w:rsid w:val="00A1690A"/>
    <w:rsid w:val="00A174F6"/>
    <w:rsid w:val="00A175B1"/>
    <w:rsid w:val="00A20346"/>
    <w:rsid w:val="00A210E6"/>
    <w:rsid w:val="00A23FD8"/>
    <w:rsid w:val="00A25FC5"/>
    <w:rsid w:val="00A26066"/>
    <w:rsid w:val="00A265E2"/>
    <w:rsid w:val="00A26623"/>
    <w:rsid w:val="00A279C1"/>
    <w:rsid w:val="00A30F9F"/>
    <w:rsid w:val="00A31109"/>
    <w:rsid w:val="00A334A0"/>
    <w:rsid w:val="00A3527A"/>
    <w:rsid w:val="00A35929"/>
    <w:rsid w:val="00A3612A"/>
    <w:rsid w:val="00A36F78"/>
    <w:rsid w:val="00A40D3A"/>
    <w:rsid w:val="00A40EC8"/>
    <w:rsid w:val="00A41358"/>
    <w:rsid w:val="00A416CD"/>
    <w:rsid w:val="00A4179E"/>
    <w:rsid w:val="00A41D7F"/>
    <w:rsid w:val="00A42294"/>
    <w:rsid w:val="00A4285D"/>
    <w:rsid w:val="00A4320F"/>
    <w:rsid w:val="00A44D41"/>
    <w:rsid w:val="00A44D97"/>
    <w:rsid w:val="00A45BC8"/>
    <w:rsid w:val="00A45D05"/>
    <w:rsid w:val="00A45DAA"/>
    <w:rsid w:val="00A479E1"/>
    <w:rsid w:val="00A5009A"/>
    <w:rsid w:val="00A50441"/>
    <w:rsid w:val="00A506D0"/>
    <w:rsid w:val="00A52DB7"/>
    <w:rsid w:val="00A5406C"/>
    <w:rsid w:val="00A550C0"/>
    <w:rsid w:val="00A56EDF"/>
    <w:rsid w:val="00A6005C"/>
    <w:rsid w:val="00A6097D"/>
    <w:rsid w:val="00A616AC"/>
    <w:rsid w:val="00A61CF0"/>
    <w:rsid w:val="00A61F11"/>
    <w:rsid w:val="00A62942"/>
    <w:rsid w:val="00A661CF"/>
    <w:rsid w:val="00A66514"/>
    <w:rsid w:val="00A674C3"/>
    <w:rsid w:val="00A675CF"/>
    <w:rsid w:val="00A71154"/>
    <w:rsid w:val="00A712F0"/>
    <w:rsid w:val="00A727E4"/>
    <w:rsid w:val="00A72A8B"/>
    <w:rsid w:val="00A731E5"/>
    <w:rsid w:val="00A745A2"/>
    <w:rsid w:val="00A74753"/>
    <w:rsid w:val="00A7529A"/>
    <w:rsid w:val="00A752E0"/>
    <w:rsid w:val="00A76D58"/>
    <w:rsid w:val="00A7733D"/>
    <w:rsid w:val="00A77B37"/>
    <w:rsid w:val="00A807F9"/>
    <w:rsid w:val="00A80905"/>
    <w:rsid w:val="00A81172"/>
    <w:rsid w:val="00A81F45"/>
    <w:rsid w:val="00A825C7"/>
    <w:rsid w:val="00A827BF"/>
    <w:rsid w:val="00A84278"/>
    <w:rsid w:val="00A84A29"/>
    <w:rsid w:val="00A85341"/>
    <w:rsid w:val="00A853CE"/>
    <w:rsid w:val="00A86572"/>
    <w:rsid w:val="00A86A1E"/>
    <w:rsid w:val="00A87787"/>
    <w:rsid w:val="00A91D5A"/>
    <w:rsid w:val="00A9304C"/>
    <w:rsid w:val="00A93D9A"/>
    <w:rsid w:val="00A9404A"/>
    <w:rsid w:val="00A94EB3"/>
    <w:rsid w:val="00A96BB6"/>
    <w:rsid w:val="00A971BE"/>
    <w:rsid w:val="00A979A7"/>
    <w:rsid w:val="00A97C51"/>
    <w:rsid w:val="00AA08E9"/>
    <w:rsid w:val="00AA1824"/>
    <w:rsid w:val="00AA1834"/>
    <w:rsid w:val="00AA1F44"/>
    <w:rsid w:val="00AA273C"/>
    <w:rsid w:val="00AA27B4"/>
    <w:rsid w:val="00AA2CF4"/>
    <w:rsid w:val="00AA5D80"/>
    <w:rsid w:val="00AA67BD"/>
    <w:rsid w:val="00AA68D5"/>
    <w:rsid w:val="00AA6E49"/>
    <w:rsid w:val="00AA77CD"/>
    <w:rsid w:val="00AA7959"/>
    <w:rsid w:val="00AB04F2"/>
    <w:rsid w:val="00AB081A"/>
    <w:rsid w:val="00AB0B3B"/>
    <w:rsid w:val="00AB1238"/>
    <w:rsid w:val="00AB2312"/>
    <w:rsid w:val="00AB2B22"/>
    <w:rsid w:val="00AB33D2"/>
    <w:rsid w:val="00AB3BEA"/>
    <w:rsid w:val="00AB3D03"/>
    <w:rsid w:val="00AB416D"/>
    <w:rsid w:val="00AB46A7"/>
    <w:rsid w:val="00AB569F"/>
    <w:rsid w:val="00AB576F"/>
    <w:rsid w:val="00AB5E91"/>
    <w:rsid w:val="00AB6B37"/>
    <w:rsid w:val="00AC0849"/>
    <w:rsid w:val="00AC134E"/>
    <w:rsid w:val="00AC1AA9"/>
    <w:rsid w:val="00AC3F14"/>
    <w:rsid w:val="00AC444E"/>
    <w:rsid w:val="00AC4636"/>
    <w:rsid w:val="00AC528C"/>
    <w:rsid w:val="00AC6A40"/>
    <w:rsid w:val="00AC6A62"/>
    <w:rsid w:val="00AD0BF1"/>
    <w:rsid w:val="00AD21F5"/>
    <w:rsid w:val="00AD2D47"/>
    <w:rsid w:val="00AD3C34"/>
    <w:rsid w:val="00AD536A"/>
    <w:rsid w:val="00AD5D08"/>
    <w:rsid w:val="00AD60D8"/>
    <w:rsid w:val="00AD7E93"/>
    <w:rsid w:val="00AE093F"/>
    <w:rsid w:val="00AE2D5A"/>
    <w:rsid w:val="00AE3151"/>
    <w:rsid w:val="00AE42C8"/>
    <w:rsid w:val="00AE4720"/>
    <w:rsid w:val="00AE5485"/>
    <w:rsid w:val="00AE59D4"/>
    <w:rsid w:val="00AE7B4B"/>
    <w:rsid w:val="00AE7EBE"/>
    <w:rsid w:val="00AF27B2"/>
    <w:rsid w:val="00AF37FC"/>
    <w:rsid w:val="00AF3B40"/>
    <w:rsid w:val="00AF418A"/>
    <w:rsid w:val="00AF4228"/>
    <w:rsid w:val="00AF4509"/>
    <w:rsid w:val="00AF4883"/>
    <w:rsid w:val="00AF50BF"/>
    <w:rsid w:val="00AF5629"/>
    <w:rsid w:val="00AF66E7"/>
    <w:rsid w:val="00AF6EAF"/>
    <w:rsid w:val="00AF72F1"/>
    <w:rsid w:val="00AF79E4"/>
    <w:rsid w:val="00B006DD"/>
    <w:rsid w:val="00B012A4"/>
    <w:rsid w:val="00B01F9D"/>
    <w:rsid w:val="00B034F3"/>
    <w:rsid w:val="00B0399B"/>
    <w:rsid w:val="00B03C2C"/>
    <w:rsid w:val="00B05B5E"/>
    <w:rsid w:val="00B06089"/>
    <w:rsid w:val="00B06975"/>
    <w:rsid w:val="00B10D29"/>
    <w:rsid w:val="00B10DD7"/>
    <w:rsid w:val="00B11393"/>
    <w:rsid w:val="00B11AA1"/>
    <w:rsid w:val="00B12FA5"/>
    <w:rsid w:val="00B141D6"/>
    <w:rsid w:val="00B14D30"/>
    <w:rsid w:val="00B153F5"/>
    <w:rsid w:val="00B15A0F"/>
    <w:rsid w:val="00B17A83"/>
    <w:rsid w:val="00B21A7D"/>
    <w:rsid w:val="00B229EC"/>
    <w:rsid w:val="00B22FEA"/>
    <w:rsid w:val="00B2373C"/>
    <w:rsid w:val="00B25B42"/>
    <w:rsid w:val="00B25D99"/>
    <w:rsid w:val="00B26446"/>
    <w:rsid w:val="00B300D5"/>
    <w:rsid w:val="00B30632"/>
    <w:rsid w:val="00B30956"/>
    <w:rsid w:val="00B31326"/>
    <w:rsid w:val="00B32C78"/>
    <w:rsid w:val="00B33AD5"/>
    <w:rsid w:val="00B33C98"/>
    <w:rsid w:val="00B34959"/>
    <w:rsid w:val="00B351DC"/>
    <w:rsid w:val="00B35309"/>
    <w:rsid w:val="00B37339"/>
    <w:rsid w:val="00B375E1"/>
    <w:rsid w:val="00B37C79"/>
    <w:rsid w:val="00B40675"/>
    <w:rsid w:val="00B40830"/>
    <w:rsid w:val="00B40E3F"/>
    <w:rsid w:val="00B40F68"/>
    <w:rsid w:val="00B410A7"/>
    <w:rsid w:val="00B418B9"/>
    <w:rsid w:val="00B418DC"/>
    <w:rsid w:val="00B42D82"/>
    <w:rsid w:val="00B42FE6"/>
    <w:rsid w:val="00B4653A"/>
    <w:rsid w:val="00B4666A"/>
    <w:rsid w:val="00B46A37"/>
    <w:rsid w:val="00B471D1"/>
    <w:rsid w:val="00B50E15"/>
    <w:rsid w:val="00B50EC8"/>
    <w:rsid w:val="00B520D2"/>
    <w:rsid w:val="00B530FD"/>
    <w:rsid w:val="00B54DDA"/>
    <w:rsid w:val="00B555DF"/>
    <w:rsid w:val="00B56E50"/>
    <w:rsid w:val="00B56FB8"/>
    <w:rsid w:val="00B57601"/>
    <w:rsid w:val="00B576DA"/>
    <w:rsid w:val="00B6015C"/>
    <w:rsid w:val="00B60C4C"/>
    <w:rsid w:val="00B61F52"/>
    <w:rsid w:val="00B63659"/>
    <w:rsid w:val="00B637AB"/>
    <w:rsid w:val="00B64640"/>
    <w:rsid w:val="00B64A82"/>
    <w:rsid w:val="00B659F1"/>
    <w:rsid w:val="00B66195"/>
    <w:rsid w:val="00B662E4"/>
    <w:rsid w:val="00B66369"/>
    <w:rsid w:val="00B67342"/>
    <w:rsid w:val="00B67BB3"/>
    <w:rsid w:val="00B70EB6"/>
    <w:rsid w:val="00B7258B"/>
    <w:rsid w:val="00B72A9B"/>
    <w:rsid w:val="00B73412"/>
    <w:rsid w:val="00B73AA0"/>
    <w:rsid w:val="00B74CA2"/>
    <w:rsid w:val="00B755AC"/>
    <w:rsid w:val="00B76933"/>
    <w:rsid w:val="00B776BB"/>
    <w:rsid w:val="00B81261"/>
    <w:rsid w:val="00B8364F"/>
    <w:rsid w:val="00B83879"/>
    <w:rsid w:val="00B84131"/>
    <w:rsid w:val="00B84338"/>
    <w:rsid w:val="00B84C95"/>
    <w:rsid w:val="00B857DD"/>
    <w:rsid w:val="00B85A5D"/>
    <w:rsid w:val="00B87571"/>
    <w:rsid w:val="00B875CE"/>
    <w:rsid w:val="00B87CB6"/>
    <w:rsid w:val="00B87CC6"/>
    <w:rsid w:val="00B87F89"/>
    <w:rsid w:val="00B913F8"/>
    <w:rsid w:val="00B928BA"/>
    <w:rsid w:val="00B93105"/>
    <w:rsid w:val="00B94181"/>
    <w:rsid w:val="00B96383"/>
    <w:rsid w:val="00B96C57"/>
    <w:rsid w:val="00B97122"/>
    <w:rsid w:val="00B97572"/>
    <w:rsid w:val="00B9761E"/>
    <w:rsid w:val="00B97A1B"/>
    <w:rsid w:val="00BA3A8F"/>
    <w:rsid w:val="00BA47F9"/>
    <w:rsid w:val="00BA51DB"/>
    <w:rsid w:val="00BA55A5"/>
    <w:rsid w:val="00BA631E"/>
    <w:rsid w:val="00BA6D44"/>
    <w:rsid w:val="00BA76B0"/>
    <w:rsid w:val="00BA7BB5"/>
    <w:rsid w:val="00BB0FA3"/>
    <w:rsid w:val="00BB1144"/>
    <w:rsid w:val="00BB20F1"/>
    <w:rsid w:val="00BB28A7"/>
    <w:rsid w:val="00BB2FAF"/>
    <w:rsid w:val="00BB34C5"/>
    <w:rsid w:val="00BB393B"/>
    <w:rsid w:val="00BB395C"/>
    <w:rsid w:val="00BB584A"/>
    <w:rsid w:val="00BB5956"/>
    <w:rsid w:val="00BC0ED9"/>
    <w:rsid w:val="00BC1168"/>
    <w:rsid w:val="00BC2610"/>
    <w:rsid w:val="00BC29D3"/>
    <w:rsid w:val="00BC3698"/>
    <w:rsid w:val="00BC3F2F"/>
    <w:rsid w:val="00BC3FEF"/>
    <w:rsid w:val="00BC4D22"/>
    <w:rsid w:val="00BC5527"/>
    <w:rsid w:val="00BC74BE"/>
    <w:rsid w:val="00BC78CE"/>
    <w:rsid w:val="00BD08F2"/>
    <w:rsid w:val="00BD177E"/>
    <w:rsid w:val="00BD1A09"/>
    <w:rsid w:val="00BD2226"/>
    <w:rsid w:val="00BD3EE3"/>
    <w:rsid w:val="00BD41AB"/>
    <w:rsid w:val="00BD4C52"/>
    <w:rsid w:val="00BD5136"/>
    <w:rsid w:val="00BD5775"/>
    <w:rsid w:val="00BD6BA0"/>
    <w:rsid w:val="00BD72EF"/>
    <w:rsid w:val="00BD7CF0"/>
    <w:rsid w:val="00BE1220"/>
    <w:rsid w:val="00BE2BAD"/>
    <w:rsid w:val="00BF1611"/>
    <w:rsid w:val="00BF1FD6"/>
    <w:rsid w:val="00BF3303"/>
    <w:rsid w:val="00BF3E0C"/>
    <w:rsid w:val="00BF433D"/>
    <w:rsid w:val="00BF44C2"/>
    <w:rsid w:val="00BF539B"/>
    <w:rsid w:val="00BF5715"/>
    <w:rsid w:val="00BF604D"/>
    <w:rsid w:val="00BF6300"/>
    <w:rsid w:val="00BF6775"/>
    <w:rsid w:val="00BF6B01"/>
    <w:rsid w:val="00BF6BDA"/>
    <w:rsid w:val="00BF7607"/>
    <w:rsid w:val="00C01640"/>
    <w:rsid w:val="00C02529"/>
    <w:rsid w:val="00C035DC"/>
    <w:rsid w:val="00C0381F"/>
    <w:rsid w:val="00C03F25"/>
    <w:rsid w:val="00C0430B"/>
    <w:rsid w:val="00C047CE"/>
    <w:rsid w:val="00C068DD"/>
    <w:rsid w:val="00C069E6"/>
    <w:rsid w:val="00C1258C"/>
    <w:rsid w:val="00C131C8"/>
    <w:rsid w:val="00C136D1"/>
    <w:rsid w:val="00C137DA"/>
    <w:rsid w:val="00C14F6A"/>
    <w:rsid w:val="00C15086"/>
    <w:rsid w:val="00C15C4F"/>
    <w:rsid w:val="00C15FE7"/>
    <w:rsid w:val="00C164A8"/>
    <w:rsid w:val="00C168EB"/>
    <w:rsid w:val="00C16D08"/>
    <w:rsid w:val="00C177CD"/>
    <w:rsid w:val="00C208F8"/>
    <w:rsid w:val="00C2257B"/>
    <w:rsid w:val="00C2278E"/>
    <w:rsid w:val="00C22B32"/>
    <w:rsid w:val="00C23454"/>
    <w:rsid w:val="00C23EEC"/>
    <w:rsid w:val="00C25A93"/>
    <w:rsid w:val="00C25F00"/>
    <w:rsid w:val="00C2634F"/>
    <w:rsid w:val="00C2642E"/>
    <w:rsid w:val="00C311B9"/>
    <w:rsid w:val="00C3200F"/>
    <w:rsid w:val="00C32C07"/>
    <w:rsid w:val="00C3458F"/>
    <w:rsid w:val="00C34B74"/>
    <w:rsid w:val="00C34BA2"/>
    <w:rsid w:val="00C34D64"/>
    <w:rsid w:val="00C34E01"/>
    <w:rsid w:val="00C35938"/>
    <w:rsid w:val="00C35E4B"/>
    <w:rsid w:val="00C36CE6"/>
    <w:rsid w:val="00C37586"/>
    <w:rsid w:val="00C37C33"/>
    <w:rsid w:val="00C37DDF"/>
    <w:rsid w:val="00C4028A"/>
    <w:rsid w:val="00C4071C"/>
    <w:rsid w:val="00C40EBE"/>
    <w:rsid w:val="00C40EEA"/>
    <w:rsid w:val="00C4138B"/>
    <w:rsid w:val="00C42CDA"/>
    <w:rsid w:val="00C43F5B"/>
    <w:rsid w:val="00C45A1E"/>
    <w:rsid w:val="00C462F4"/>
    <w:rsid w:val="00C46C66"/>
    <w:rsid w:val="00C50C85"/>
    <w:rsid w:val="00C51CF9"/>
    <w:rsid w:val="00C520FB"/>
    <w:rsid w:val="00C526BB"/>
    <w:rsid w:val="00C52C45"/>
    <w:rsid w:val="00C53F81"/>
    <w:rsid w:val="00C540CB"/>
    <w:rsid w:val="00C548EA"/>
    <w:rsid w:val="00C54BDA"/>
    <w:rsid w:val="00C54F60"/>
    <w:rsid w:val="00C6011B"/>
    <w:rsid w:val="00C62FBA"/>
    <w:rsid w:val="00C6319A"/>
    <w:rsid w:val="00C63C54"/>
    <w:rsid w:val="00C65F78"/>
    <w:rsid w:val="00C66DD5"/>
    <w:rsid w:val="00C6713D"/>
    <w:rsid w:val="00C67975"/>
    <w:rsid w:val="00C67D01"/>
    <w:rsid w:val="00C7013E"/>
    <w:rsid w:val="00C7309F"/>
    <w:rsid w:val="00C743C1"/>
    <w:rsid w:val="00C763AF"/>
    <w:rsid w:val="00C76CE7"/>
    <w:rsid w:val="00C76D98"/>
    <w:rsid w:val="00C76F9E"/>
    <w:rsid w:val="00C8031C"/>
    <w:rsid w:val="00C80399"/>
    <w:rsid w:val="00C81018"/>
    <w:rsid w:val="00C81590"/>
    <w:rsid w:val="00C81794"/>
    <w:rsid w:val="00C831BE"/>
    <w:rsid w:val="00C8722C"/>
    <w:rsid w:val="00C87A8E"/>
    <w:rsid w:val="00C87EBF"/>
    <w:rsid w:val="00C900AA"/>
    <w:rsid w:val="00C9036C"/>
    <w:rsid w:val="00C90C2E"/>
    <w:rsid w:val="00C91BE8"/>
    <w:rsid w:val="00C92303"/>
    <w:rsid w:val="00C928F7"/>
    <w:rsid w:val="00C935DA"/>
    <w:rsid w:val="00C93A1C"/>
    <w:rsid w:val="00C94512"/>
    <w:rsid w:val="00C9459A"/>
    <w:rsid w:val="00C95B33"/>
    <w:rsid w:val="00C975E5"/>
    <w:rsid w:val="00C97D3E"/>
    <w:rsid w:val="00CA16BE"/>
    <w:rsid w:val="00CA2A60"/>
    <w:rsid w:val="00CA2E7A"/>
    <w:rsid w:val="00CA36E7"/>
    <w:rsid w:val="00CA667E"/>
    <w:rsid w:val="00CA66CE"/>
    <w:rsid w:val="00CA6826"/>
    <w:rsid w:val="00CA6870"/>
    <w:rsid w:val="00CA6B42"/>
    <w:rsid w:val="00CA711A"/>
    <w:rsid w:val="00CA7D33"/>
    <w:rsid w:val="00CB004A"/>
    <w:rsid w:val="00CB0786"/>
    <w:rsid w:val="00CB0A71"/>
    <w:rsid w:val="00CB13DB"/>
    <w:rsid w:val="00CB1427"/>
    <w:rsid w:val="00CB15C6"/>
    <w:rsid w:val="00CB2DC2"/>
    <w:rsid w:val="00CB5002"/>
    <w:rsid w:val="00CB61D4"/>
    <w:rsid w:val="00CB623B"/>
    <w:rsid w:val="00CB699D"/>
    <w:rsid w:val="00CB6BF1"/>
    <w:rsid w:val="00CB6E21"/>
    <w:rsid w:val="00CB7674"/>
    <w:rsid w:val="00CB7D7F"/>
    <w:rsid w:val="00CC0B73"/>
    <w:rsid w:val="00CC11D3"/>
    <w:rsid w:val="00CC242A"/>
    <w:rsid w:val="00CC313B"/>
    <w:rsid w:val="00CC3264"/>
    <w:rsid w:val="00CC3541"/>
    <w:rsid w:val="00CC389D"/>
    <w:rsid w:val="00CC3E4A"/>
    <w:rsid w:val="00CC4268"/>
    <w:rsid w:val="00CC512E"/>
    <w:rsid w:val="00CC6306"/>
    <w:rsid w:val="00CD01FC"/>
    <w:rsid w:val="00CD1656"/>
    <w:rsid w:val="00CD23D3"/>
    <w:rsid w:val="00CD23EC"/>
    <w:rsid w:val="00CD2C7B"/>
    <w:rsid w:val="00CD3117"/>
    <w:rsid w:val="00CD3A0F"/>
    <w:rsid w:val="00CD422F"/>
    <w:rsid w:val="00CD452C"/>
    <w:rsid w:val="00CD4C20"/>
    <w:rsid w:val="00CD4C31"/>
    <w:rsid w:val="00CD7383"/>
    <w:rsid w:val="00CD76BE"/>
    <w:rsid w:val="00CD7C18"/>
    <w:rsid w:val="00CE0E55"/>
    <w:rsid w:val="00CE13FD"/>
    <w:rsid w:val="00CE1B19"/>
    <w:rsid w:val="00CE25A4"/>
    <w:rsid w:val="00CE2A8C"/>
    <w:rsid w:val="00CE364E"/>
    <w:rsid w:val="00CE3664"/>
    <w:rsid w:val="00CE4EC0"/>
    <w:rsid w:val="00CE5DF6"/>
    <w:rsid w:val="00CE5E6C"/>
    <w:rsid w:val="00CE6088"/>
    <w:rsid w:val="00CF041E"/>
    <w:rsid w:val="00CF047E"/>
    <w:rsid w:val="00CF0F8C"/>
    <w:rsid w:val="00CF1176"/>
    <w:rsid w:val="00CF125A"/>
    <w:rsid w:val="00CF3509"/>
    <w:rsid w:val="00CF3836"/>
    <w:rsid w:val="00CF3B61"/>
    <w:rsid w:val="00CF3DC9"/>
    <w:rsid w:val="00CF45CE"/>
    <w:rsid w:val="00CF5EFD"/>
    <w:rsid w:val="00D006AE"/>
    <w:rsid w:val="00D00B43"/>
    <w:rsid w:val="00D010D6"/>
    <w:rsid w:val="00D0110A"/>
    <w:rsid w:val="00D01204"/>
    <w:rsid w:val="00D0324D"/>
    <w:rsid w:val="00D039CD"/>
    <w:rsid w:val="00D03ECA"/>
    <w:rsid w:val="00D04267"/>
    <w:rsid w:val="00D06E61"/>
    <w:rsid w:val="00D070C8"/>
    <w:rsid w:val="00D079AC"/>
    <w:rsid w:val="00D07A25"/>
    <w:rsid w:val="00D101D5"/>
    <w:rsid w:val="00D103C9"/>
    <w:rsid w:val="00D10B97"/>
    <w:rsid w:val="00D1119E"/>
    <w:rsid w:val="00D12C22"/>
    <w:rsid w:val="00D133A5"/>
    <w:rsid w:val="00D13462"/>
    <w:rsid w:val="00D13A84"/>
    <w:rsid w:val="00D14423"/>
    <w:rsid w:val="00D144E9"/>
    <w:rsid w:val="00D169AC"/>
    <w:rsid w:val="00D16AB7"/>
    <w:rsid w:val="00D16D59"/>
    <w:rsid w:val="00D21C0D"/>
    <w:rsid w:val="00D22B4C"/>
    <w:rsid w:val="00D22F1C"/>
    <w:rsid w:val="00D23596"/>
    <w:rsid w:val="00D278D4"/>
    <w:rsid w:val="00D27F42"/>
    <w:rsid w:val="00D30672"/>
    <w:rsid w:val="00D32384"/>
    <w:rsid w:val="00D373FB"/>
    <w:rsid w:val="00D37DFB"/>
    <w:rsid w:val="00D40573"/>
    <w:rsid w:val="00D42272"/>
    <w:rsid w:val="00D430BB"/>
    <w:rsid w:val="00D440C3"/>
    <w:rsid w:val="00D44B7A"/>
    <w:rsid w:val="00D44C2A"/>
    <w:rsid w:val="00D46C4B"/>
    <w:rsid w:val="00D46CF5"/>
    <w:rsid w:val="00D50CE0"/>
    <w:rsid w:val="00D50E6E"/>
    <w:rsid w:val="00D5270A"/>
    <w:rsid w:val="00D52C79"/>
    <w:rsid w:val="00D53E6C"/>
    <w:rsid w:val="00D53FBA"/>
    <w:rsid w:val="00D541FF"/>
    <w:rsid w:val="00D5437A"/>
    <w:rsid w:val="00D54CDF"/>
    <w:rsid w:val="00D553C9"/>
    <w:rsid w:val="00D56A73"/>
    <w:rsid w:val="00D57181"/>
    <w:rsid w:val="00D574AA"/>
    <w:rsid w:val="00D6002F"/>
    <w:rsid w:val="00D60038"/>
    <w:rsid w:val="00D601EC"/>
    <w:rsid w:val="00D63FDE"/>
    <w:rsid w:val="00D645EE"/>
    <w:rsid w:val="00D652C6"/>
    <w:rsid w:val="00D661D6"/>
    <w:rsid w:val="00D66C6B"/>
    <w:rsid w:val="00D701E0"/>
    <w:rsid w:val="00D7170B"/>
    <w:rsid w:val="00D71959"/>
    <w:rsid w:val="00D7217D"/>
    <w:rsid w:val="00D74ADD"/>
    <w:rsid w:val="00D75105"/>
    <w:rsid w:val="00D7559D"/>
    <w:rsid w:val="00D75EA3"/>
    <w:rsid w:val="00D80234"/>
    <w:rsid w:val="00D80706"/>
    <w:rsid w:val="00D81956"/>
    <w:rsid w:val="00D83846"/>
    <w:rsid w:val="00D84474"/>
    <w:rsid w:val="00D86C80"/>
    <w:rsid w:val="00D9084F"/>
    <w:rsid w:val="00D925EC"/>
    <w:rsid w:val="00D926D2"/>
    <w:rsid w:val="00D93682"/>
    <w:rsid w:val="00D961EE"/>
    <w:rsid w:val="00D966C1"/>
    <w:rsid w:val="00D970EF"/>
    <w:rsid w:val="00DA02C9"/>
    <w:rsid w:val="00DA1A5E"/>
    <w:rsid w:val="00DA1B64"/>
    <w:rsid w:val="00DA2C71"/>
    <w:rsid w:val="00DA32F4"/>
    <w:rsid w:val="00DA33CF"/>
    <w:rsid w:val="00DA511E"/>
    <w:rsid w:val="00DA5908"/>
    <w:rsid w:val="00DA5BF0"/>
    <w:rsid w:val="00DA750A"/>
    <w:rsid w:val="00DB237C"/>
    <w:rsid w:val="00DB3C67"/>
    <w:rsid w:val="00DB3FAF"/>
    <w:rsid w:val="00DB454A"/>
    <w:rsid w:val="00DB528B"/>
    <w:rsid w:val="00DB542A"/>
    <w:rsid w:val="00DB60A5"/>
    <w:rsid w:val="00DB6644"/>
    <w:rsid w:val="00DB6C0F"/>
    <w:rsid w:val="00DB70E4"/>
    <w:rsid w:val="00DB7905"/>
    <w:rsid w:val="00DC0AD2"/>
    <w:rsid w:val="00DC15AD"/>
    <w:rsid w:val="00DC1B32"/>
    <w:rsid w:val="00DC1B47"/>
    <w:rsid w:val="00DC1F10"/>
    <w:rsid w:val="00DC39C3"/>
    <w:rsid w:val="00DC3B8E"/>
    <w:rsid w:val="00DC582F"/>
    <w:rsid w:val="00DC77D1"/>
    <w:rsid w:val="00DC7931"/>
    <w:rsid w:val="00DD124F"/>
    <w:rsid w:val="00DD2062"/>
    <w:rsid w:val="00DD2187"/>
    <w:rsid w:val="00DD4356"/>
    <w:rsid w:val="00DD708D"/>
    <w:rsid w:val="00DD78FE"/>
    <w:rsid w:val="00DD7976"/>
    <w:rsid w:val="00DD7E74"/>
    <w:rsid w:val="00DE124E"/>
    <w:rsid w:val="00DE2880"/>
    <w:rsid w:val="00DE355D"/>
    <w:rsid w:val="00DE3F51"/>
    <w:rsid w:val="00DE3F69"/>
    <w:rsid w:val="00DE4D12"/>
    <w:rsid w:val="00DE50B6"/>
    <w:rsid w:val="00DE5A02"/>
    <w:rsid w:val="00DE6888"/>
    <w:rsid w:val="00DF3D84"/>
    <w:rsid w:val="00DF3DD0"/>
    <w:rsid w:val="00DF422B"/>
    <w:rsid w:val="00DF52E2"/>
    <w:rsid w:val="00DF54C2"/>
    <w:rsid w:val="00DF6D27"/>
    <w:rsid w:val="00DF6EEA"/>
    <w:rsid w:val="00DF7802"/>
    <w:rsid w:val="00E00404"/>
    <w:rsid w:val="00E01808"/>
    <w:rsid w:val="00E01A40"/>
    <w:rsid w:val="00E02180"/>
    <w:rsid w:val="00E0359F"/>
    <w:rsid w:val="00E0389D"/>
    <w:rsid w:val="00E04FE1"/>
    <w:rsid w:val="00E05451"/>
    <w:rsid w:val="00E0698F"/>
    <w:rsid w:val="00E069B6"/>
    <w:rsid w:val="00E075AE"/>
    <w:rsid w:val="00E10B2C"/>
    <w:rsid w:val="00E10C0A"/>
    <w:rsid w:val="00E11216"/>
    <w:rsid w:val="00E11364"/>
    <w:rsid w:val="00E1290D"/>
    <w:rsid w:val="00E13E88"/>
    <w:rsid w:val="00E13F1A"/>
    <w:rsid w:val="00E145A0"/>
    <w:rsid w:val="00E154B3"/>
    <w:rsid w:val="00E169CD"/>
    <w:rsid w:val="00E16E8B"/>
    <w:rsid w:val="00E172F5"/>
    <w:rsid w:val="00E2043C"/>
    <w:rsid w:val="00E205A1"/>
    <w:rsid w:val="00E20E2A"/>
    <w:rsid w:val="00E21F85"/>
    <w:rsid w:val="00E22700"/>
    <w:rsid w:val="00E23321"/>
    <w:rsid w:val="00E23439"/>
    <w:rsid w:val="00E254FC"/>
    <w:rsid w:val="00E26C67"/>
    <w:rsid w:val="00E27A15"/>
    <w:rsid w:val="00E30DA6"/>
    <w:rsid w:val="00E312A3"/>
    <w:rsid w:val="00E32C25"/>
    <w:rsid w:val="00E32F50"/>
    <w:rsid w:val="00E3429F"/>
    <w:rsid w:val="00E34B09"/>
    <w:rsid w:val="00E35405"/>
    <w:rsid w:val="00E35867"/>
    <w:rsid w:val="00E35AB6"/>
    <w:rsid w:val="00E368BF"/>
    <w:rsid w:val="00E43DD9"/>
    <w:rsid w:val="00E44938"/>
    <w:rsid w:val="00E450BC"/>
    <w:rsid w:val="00E458D0"/>
    <w:rsid w:val="00E45B76"/>
    <w:rsid w:val="00E46A9F"/>
    <w:rsid w:val="00E46EA3"/>
    <w:rsid w:val="00E47B04"/>
    <w:rsid w:val="00E5003A"/>
    <w:rsid w:val="00E5092D"/>
    <w:rsid w:val="00E50E8B"/>
    <w:rsid w:val="00E51AE0"/>
    <w:rsid w:val="00E53FC1"/>
    <w:rsid w:val="00E54346"/>
    <w:rsid w:val="00E54D0D"/>
    <w:rsid w:val="00E57F2E"/>
    <w:rsid w:val="00E6065D"/>
    <w:rsid w:val="00E611DD"/>
    <w:rsid w:val="00E61798"/>
    <w:rsid w:val="00E61A16"/>
    <w:rsid w:val="00E62A1D"/>
    <w:rsid w:val="00E63A99"/>
    <w:rsid w:val="00E63EE1"/>
    <w:rsid w:val="00E6407F"/>
    <w:rsid w:val="00E64639"/>
    <w:rsid w:val="00E64FA7"/>
    <w:rsid w:val="00E65999"/>
    <w:rsid w:val="00E6614F"/>
    <w:rsid w:val="00E66799"/>
    <w:rsid w:val="00E66E90"/>
    <w:rsid w:val="00E7018A"/>
    <w:rsid w:val="00E722FA"/>
    <w:rsid w:val="00E726D6"/>
    <w:rsid w:val="00E72FA2"/>
    <w:rsid w:val="00E73139"/>
    <w:rsid w:val="00E73ED2"/>
    <w:rsid w:val="00E7486E"/>
    <w:rsid w:val="00E75873"/>
    <w:rsid w:val="00E766B1"/>
    <w:rsid w:val="00E76E52"/>
    <w:rsid w:val="00E7781E"/>
    <w:rsid w:val="00E80014"/>
    <w:rsid w:val="00E8052B"/>
    <w:rsid w:val="00E80A03"/>
    <w:rsid w:val="00E82611"/>
    <w:rsid w:val="00E82DD6"/>
    <w:rsid w:val="00E8333C"/>
    <w:rsid w:val="00E8408C"/>
    <w:rsid w:val="00E84AF5"/>
    <w:rsid w:val="00E8582F"/>
    <w:rsid w:val="00E85D52"/>
    <w:rsid w:val="00E85FBC"/>
    <w:rsid w:val="00E8634F"/>
    <w:rsid w:val="00E8703E"/>
    <w:rsid w:val="00E91A1A"/>
    <w:rsid w:val="00E92061"/>
    <w:rsid w:val="00E92D47"/>
    <w:rsid w:val="00E92FB7"/>
    <w:rsid w:val="00E9310F"/>
    <w:rsid w:val="00E9400E"/>
    <w:rsid w:val="00E942FB"/>
    <w:rsid w:val="00E97414"/>
    <w:rsid w:val="00E9774A"/>
    <w:rsid w:val="00EA0191"/>
    <w:rsid w:val="00EA0F84"/>
    <w:rsid w:val="00EA1C28"/>
    <w:rsid w:val="00EA23E7"/>
    <w:rsid w:val="00EA28CC"/>
    <w:rsid w:val="00EA2907"/>
    <w:rsid w:val="00EA4042"/>
    <w:rsid w:val="00EA5664"/>
    <w:rsid w:val="00EA5EBC"/>
    <w:rsid w:val="00EA6A5E"/>
    <w:rsid w:val="00EB00ED"/>
    <w:rsid w:val="00EB0596"/>
    <w:rsid w:val="00EB090B"/>
    <w:rsid w:val="00EB2A4F"/>
    <w:rsid w:val="00EB329C"/>
    <w:rsid w:val="00EB34CD"/>
    <w:rsid w:val="00EB4F90"/>
    <w:rsid w:val="00EB643B"/>
    <w:rsid w:val="00EB6938"/>
    <w:rsid w:val="00EC0A53"/>
    <w:rsid w:val="00EC3A85"/>
    <w:rsid w:val="00EC4BB8"/>
    <w:rsid w:val="00EC52EA"/>
    <w:rsid w:val="00EC56B3"/>
    <w:rsid w:val="00EC5703"/>
    <w:rsid w:val="00EC65EF"/>
    <w:rsid w:val="00ED041E"/>
    <w:rsid w:val="00ED0472"/>
    <w:rsid w:val="00ED1535"/>
    <w:rsid w:val="00ED2689"/>
    <w:rsid w:val="00ED2776"/>
    <w:rsid w:val="00ED2999"/>
    <w:rsid w:val="00ED2B83"/>
    <w:rsid w:val="00ED2C5C"/>
    <w:rsid w:val="00ED476A"/>
    <w:rsid w:val="00ED4F28"/>
    <w:rsid w:val="00EE0D04"/>
    <w:rsid w:val="00EE0EFF"/>
    <w:rsid w:val="00EE14C9"/>
    <w:rsid w:val="00EE16C0"/>
    <w:rsid w:val="00EE337D"/>
    <w:rsid w:val="00EE3697"/>
    <w:rsid w:val="00EE3F02"/>
    <w:rsid w:val="00EE7745"/>
    <w:rsid w:val="00EE7FF6"/>
    <w:rsid w:val="00EF01C3"/>
    <w:rsid w:val="00EF2170"/>
    <w:rsid w:val="00EF2349"/>
    <w:rsid w:val="00EF30A3"/>
    <w:rsid w:val="00EF37B8"/>
    <w:rsid w:val="00EF65EA"/>
    <w:rsid w:val="00EF756F"/>
    <w:rsid w:val="00EF77DD"/>
    <w:rsid w:val="00EF7C18"/>
    <w:rsid w:val="00F01130"/>
    <w:rsid w:val="00F0179B"/>
    <w:rsid w:val="00F0237B"/>
    <w:rsid w:val="00F02C1A"/>
    <w:rsid w:val="00F04007"/>
    <w:rsid w:val="00F04EA0"/>
    <w:rsid w:val="00F04F8A"/>
    <w:rsid w:val="00F05675"/>
    <w:rsid w:val="00F063CC"/>
    <w:rsid w:val="00F06AF7"/>
    <w:rsid w:val="00F06E6E"/>
    <w:rsid w:val="00F07409"/>
    <w:rsid w:val="00F07CFE"/>
    <w:rsid w:val="00F1168D"/>
    <w:rsid w:val="00F11DE0"/>
    <w:rsid w:val="00F136ED"/>
    <w:rsid w:val="00F1378B"/>
    <w:rsid w:val="00F143EE"/>
    <w:rsid w:val="00F14A79"/>
    <w:rsid w:val="00F1730B"/>
    <w:rsid w:val="00F173B3"/>
    <w:rsid w:val="00F17CCF"/>
    <w:rsid w:val="00F20CB8"/>
    <w:rsid w:val="00F24028"/>
    <w:rsid w:val="00F265ED"/>
    <w:rsid w:val="00F26955"/>
    <w:rsid w:val="00F2743E"/>
    <w:rsid w:val="00F30ABF"/>
    <w:rsid w:val="00F30CFF"/>
    <w:rsid w:val="00F312A1"/>
    <w:rsid w:val="00F31396"/>
    <w:rsid w:val="00F328EE"/>
    <w:rsid w:val="00F33DF2"/>
    <w:rsid w:val="00F34735"/>
    <w:rsid w:val="00F34D6D"/>
    <w:rsid w:val="00F34EAC"/>
    <w:rsid w:val="00F35726"/>
    <w:rsid w:val="00F35BBF"/>
    <w:rsid w:val="00F36B5C"/>
    <w:rsid w:val="00F370A3"/>
    <w:rsid w:val="00F3711A"/>
    <w:rsid w:val="00F40128"/>
    <w:rsid w:val="00F41C2D"/>
    <w:rsid w:val="00F44026"/>
    <w:rsid w:val="00F445AB"/>
    <w:rsid w:val="00F44B9C"/>
    <w:rsid w:val="00F44DED"/>
    <w:rsid w:val="00F450E6"/>
    <w:rsid w:val="00F4681A"/>
    <w:rsid w:val="00F47800"/>
    <w:rsid w:val="00F5035E"/>
    <w:rsid w:val="00F50604"/>
    <w:rsid w:val="00F51876"/>
    <w:rsid w:val="00F51F00"/>
    <w:rsid w:val="00F51FA4"/>
    <w:rsid w:val="00F5384C"/>
    <w:rsid w:val="00F56017"/>
    <w:rsid w:val="00F5649C"/>
    <w:rsid w:val="00F56C66"/>
    <w:rsid w:val="00F576C5"/>
    <w:rsid w:val="00F5786C"/>
    <w:rsid w:val="00F60043"/>
    <w:rsid w:val="00F60993"/>
    <w:rsid w:val="00F62454"/>
    <w:rsid w:val="00F627B5"/>
    <w:rsid w:val="00F6557A"/>
    <w:rsid w:val="00F66026"/>
    <w:rsid w:val="00F66179"/>
    <w:rsid w:val="00F662E3"/>
    <w:rsid w:val="00F67120"/>
    <w:rsid w:val="00F671D7"/>
    <w:rsid w:val="00F70E9A"/>
    <w:rsid w:val="00F714EE"/>
    <w:rsid w:val="00F7189D"/>
    <w:rsid w:val="00F71B1B"/>
    <w:rsid w:val="00F71D71"/>
    <w:rsid w:val="00F72021"/>
    <w:rsid w:val="00F7332D"/>
    <w:rsid w:val="00F74473"/>
    <w:rsid w:val="00F750EB"/>
    <w:rsid w:val="00F75D22"/>
    <w:rsid w:val="00F76835"/>
    <w:rsid w:val="00F76F7B"/>
    <w:rsid w:val="00F76FB7"/>
    <w:rsid w:val="00F77620"/>
    <w:rsid w:val="00F80264"/>
    <w:rsid w:val="00F8109C"/>
    <w:rsid w:val="00F81258"/>
    <w:rsid w:val="00F81270"/>
    <w:rsid w:val="00F81883"/>
    <w:rsid w:val="00F832F0"/>
    <w:rsid w:val="00F83B7D"/>
    <w:rsid w:val="00F83E96"/>
    <w:rsid w:val="00F84623"/>
    <w:rsid w:val="00F850F1"/>
    <w:rsid w:val="00F85149"/>
    <w:rsid w:val="00F856EB"/>
    <w:rsid w:val="00F863B5"/>
    <w:rsid w:val="00F86738"/>
    <w:rsid w:val="00F86744"/>
    <w:rsid w:val="00F86C53"/>
    <w:rsid w:val="00F87460"/>
    <w:rsid w:val="00F904BD"/>
    <w:rsid w:val="00F92478"/>
    <w:rsid w:val="00F932E8"/>
    <w:rsid w:val="00F944FA"/>
    <w:rsid w:val="00F953A6"/>
    <w:rsid w:val="00F953E8"/>
    <w:rsid w:val="00F97AE5"/>
    <w:rsid w:val="00FA05D4"/>
    <w:rsid w:val="00FA05F8"/>
    <w:rsid w:val="00FA071F"/>
    <w:rsid w:val="00FA0D67"/>
    <w:rsid w:val="00FA150E"/>
    <w:rsid w:val="00FA184E"/>
    <w:rsid w:val="00FA36DA"/>
    <w:rsid w:val="00FA3B8A"/>
    <w:rsid w:val="00FA4BB6"/>
    <w:rsid w:val="00FA4D5F"/>
    <w:rsid w:val="00FA5689"/>
    <w:rsid w:val="00FA5C0D"/>
    <w:rsid w:val="00FA6D36"/>
    <w:rsid w:val="00FA6DC3"/>
    <w:rsid w:val="00FA7654"/>
    <w:rsid w:val="00FB0BD5"/>
    <w:rsid w:val="00FB2399"/>
    <w:rsid w:val="00FB25AE"/>
    <w:rsid w:val="00FB30B8"/>
    <w:rsid w:val="00FB33C6"/>
    <w:rsid w:val="00FB3590"/>
    <w:rsid w:val="00FB45C1"/>
    <w:rsid w:val="00FB47ED"/>
    <w:rsid w:val="00FB491D"/>
    <w:rsid w:val="00FB4FE7"/>
    <w:rsid w:val="00FB5D64"/>
    <w:rsid w:val="00FB6569"/>
    <w:rsid w:val="00FB78B5"/>
    <w:rsid w:val="00FC05DC"/>
    <w:rsid w:val="00FC1A47"/>
    <w:rsid w:val="00FC3BBC"/>
    <w:rsid w:val="00FC4BD8"/>
    <w:rsid w:val="00FC6893"/>
    <w:rsid w:val="00FC6FFF"/>
    <w:rsid w:val="00FC7587"/>
    <w:rsid w:val="00FC7701"/>
    <w:rsid w:val="00FC7A8D"/>
    <w:rsid w:val="00FD0583"/>
    <w:rsid w:val="00FD0E04"/>
    <w:rsid w:val="00FD0EC5"/>
    <w:rsid w:val="00FD37F7"/>
    <w:rsid w:val="00FD3B45"/>
    <w:rsid w:val="00FD4A2C"/>
    <w:rsid w:val="00FD593B"/>
    <w:rsid w:val="00FD5D48"/>
    <w:rsid w:val="00FE28DC"/>
    <w:rsid w:val="00FE31F3"/>
    <w:rsid w:val="00FE4B58"/>
    <w:rsid w:val="00FE5FB8"/>
    <w:rsid w:val="00FE76AF"/>
    <w:rsid w:val="00FE7B27"/>
    <w:rsid w:val="00FE7BE6"/>
    <w:rsid w:val="00FE7EBE"/>
    <w:rsid w:val="00FF02E2"/>
    <w:rsid w:val="00FF0AA5"/>
    <w:rsid w:val="00FF0AF2"/>
    <w:rsid w:val="00FF1D4C"/>
    <w:rsid w:val="00FF25E2"/>
    <w:rsid w:val="00FF2712"/>
    <w:rsid w:val="00FF2809"/>
    <w:rsid w:val="00FF36F6"/>
    <w:rsid w:val="00FF4D32"/>
    <w:rsid w:val="00FF4E86"/>
    <w:rsid w:val="00FF50C1"/>
    <w:rsid w:val="00FF511C"/>
    <w:rsid w:val="00FF538C"/>
    <w:rsid w:val="00FF57D7"/>
    <w:rsid w:val="00FF61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62F36F"/>
  <w15:chartTrackingRefBased/>
  <w15:docId w15:val="{EA108E7F-DACE-4221-AD77-041007107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iPriority="0" w:unhideWhenUsed="1" w:qFormat="1"/>
    <w:lsdException w:name="header" w:semiHidden="1"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qFormat/>
    <w:rsid w:val="00F450E6"/>
    <w:pPr>
      <w:spacing w:line="480" w:lineRule="exact"/>
      <w:ind w:firstLine="200"/>
      <w:jc w:val="both"/>
    </w:pPr>
    <w:rPr>
      <w:kern w:val="2"/>
      <w:sz w:val="24"/>
      <w:szCs w:val="24"/>
    </w:rPr>
  </w:style>
  <w:style w:type="paragraph" w:styleId="1">
    <w:name w:val="heading 1"/>
    <w:aliases w:val="mas-标题 1"/>
    <w:basedOn w:val="a3"/>
    <w:next w:val="a3"/>
    <w:link w:val="10"/>
    <w:qFormat/>
    <w:rsid w:val="009F3A29"/>
    <w:pPr>
      <w:keepNext/>
      <w:keepLines/>
      <w:numPr>
        <w:numId w:val="1"/>
      </w:numPr>
      <w:spacing w:before="100" w:beforeAutospacing="1" w:after="100" w:afterAutospacing="1" w:line="578" w:lineRule="auto"/>
      <w:ind w:left="3965"/>
      <w:jc w:val="center"/>
      <w:outlineLvl w:val="0"/>
    </w:pPr>
    <w:rPr>
      <w:b/>
      <w:bCs/>
      <w:kern w:val="44"/>
      <w:sz w:val="36"/>
      <w:szCs w:val="44"/>
      <w:lang w:val="x-none" w:eastAsia="x-none"/>
    </w:rPr>
  </w:style>
  <w:style w:type="paragraph" w:styleId="2">
    <w:name w:val="heading 2"/>
    <w:aliases w:val="mas-标题 2"/>
    <w:basedOn w:val="a3"/>
    <w:next w:val="a3"/>
    <w:link w:val="20"/>
    <w:unhideWhenUsed/>
    <w:qFormat/>
    <w:rsid w:val="007B5F4D"/>
    <w:pPr>
      <w:keepNext/>
      <w:keepLines/>
      <w:numPr>
        <w:ilvl w:val="1"/>
        <w:numId w:val="1"/>
      </w:numPr>
      <w:spacing w:before="260" w:after="260" w:line="415" w:lineRule="auto"/>
      <w:outlineLvl w:val="1"/>
    </w:pPr>
    <w:rPr>
      <w:rFonts w:ascii="Calibri Light" w:hAnsi="Calibri Light"/>
      <w:b/>
      <w:bCs/>
      <w:kern w:val="0"/>
      <w:sz w:val="32"/>
      <w:szCs w:val="32"/>
      <w:lang w:val="x-none" w:eastAsia="x-none"/>
    </w:rPr>
  </w:style>
  <w:style w:type="paragraph" w:styleId="3">
    <w:name w:val="heading 3"/>
    <w:aliases w:val="mas-标题 3"/>
    <w:basedOn w:val="a3"/>
    <w:next w:val="a3"/>
    <w:link w:val="30"/>
    <w:unhideWhenUsed/>
    <w:qFormat/>
    <w:rsid w:val="007B5F4D"/>
    <w:pPr>
      <w:keepNext/>
      <w:keepLines/>
      <w:numPr>
        <w:ilvl w:val="2"/>
        <w:numId w:val="1"/>
      </w:numPr>
      <w:spacing w:before="260" w:after="260" w:line="415" w:lineRule="auto"/>
      <w:outlineLvl w:val="2"/>
    </w:pPr>
    <w:rPr>
      <w:b/>
      <w:bCs/>
      <w:kern w:val="0"/>
      <w:sz w:val="30"/>
      <w:szCs w:val="32"/>
      <w:lang w:val="x-none" w:eastAsia="x-none"/>
    </w:rPr>
  </w:style>
  <w:style w:type="paragraph" w:styleId="4">
    <w:name w:val="heading 4"/>
    <w:basedOn w:val="a3"/>
    <w:next w:val="a3"/>
    <w:link w:val="40"/>
    <w:uiPriority w:val="99"/>
    <w:unhideWhenUsed/>
    <w:qFormat/>
    <w:rsid w:val="006641FC"/>
    <w:pPr>
      <w:keepNext/>
      <w:keepLines/>
      <w:spacing w:line="377" w:lineRule="auto"/>
      <w:ind w:left="1984" w:hanging="708"/>
      <w:outlineLvl w:val="3"/>
    </w:pPr>
    <w:rPr>
      <w:rFonts w:ascii="Calibri Light" w:hAnsi="Calibri Light"/>
      <w:b/>
      <w:bCs/>
      <w:kern w:val="0"/>
      <w:sz w:val="28"/>
      <w:szCs w:val="28"/>
      <w:lang w:val="x-none" w:eastAsia="x-none"/>
    </w:rPr>
  </w:style>
  <w:style w:type="paragraph" w:styleId="5">
    <w:name w:val="heading 5"/>
    <w:aliases w:val="mas-标题 5"/>
    <w:basedOn w:val="a3"/>
    <w:next w:val="a3"/>
    <w:link w:val="50"/>
    <w:uiPriority w:val="9"/>
    <w:unhideWhenUsed/>
    <w:qFormat/>
    <w:rsid w:val="00F450E6"/>
    <w:pPr>
      <w:keepNext/>
      <w:keepLines/>
      <w:numPr>
        <w:ilvl w:val="4"/>
        <w:numId w:val="1"/>
      </w:numPr>
      <w:spacing w:before="280" w:after="290" w:line="376" w:lineRule="auto"/>
      <w:outlineLvl w:val="4"/>
    </w:pPr>
    <w:rPr>
      <w:b/>
      <w:bCs/>
      <w:kern w:val="0"/>
      <w:sz w:val="28"/>
      <w:szCs w:val="28"/>
      <w:lang w:val="x-none" w:eastAsia="x-none"/>
    </w:rPr>
  </w:style>
  <w:style w:type="paragraph" w:styleId="6">
    <w:name w:val="heading 6"/>
    <w:basedOn w:val="a3"/>
    <w:next w:val="a3"/>
    <w:link w:val="60"/>
    <w:uiPriority w:val="9"/>
    <w:unhideWhenUsed/>
    <w:qFormat/>
    <w:rsid w:val="00F450E6"/>
    <w:pPr>
      <w:keepNext/>
      <w:keepLines/>
      <w:spacing w:before="240" w:after="64" w:line="320" w:lineRule="auto"/>
      <w:ind w:firstLine="0"/>
      <w:outlineLvl w:val="5"/>
    </w:pPr>
    <w:rPr>
      <w:rFonts w:ascii="Calibri Light" w:hAnsi="Calibri Light"/>
      <w:b/>
      <w:bCs/>
      <w:kern w:val="0"/>
      <w:lang w:val="x-none" w:eastAsia="x-none"/>
    </w:rPr>
  </w:style>
  <w:style w:type="paragraph" w:styleId="7">
    <w:name w:val="heading 7"/>
    <w:basedOn w:val="a3"/>
    <w:next w:val="a3"/>
    <w:link w:val="70"/>
    <w:uiPriority w:val="9"/>
    <w:unhideWhenUsed/>
    <w:qFormat/>
    <w:rsid w:val="00F450E6"/>
    <w:pPr>
      <w:keepNext/>
      <w:keepLines/>
      <w:spacing w:before="240" w:after="64" w:line="320" w:lineRule="auto"/>
      <w:ind w:firstLine="0"/>
      <w:outlineLvl w:val="6"/>
    </w:pPr>
    <w:rPr>
      <w:b/>
      <w:bCs/>
      <w:kern w:val="0"/>
      <w:lang w:val="x-none" w:eastAsia="x-none"/>
    </w:rPr>
  </w:style>
  <w:style w:type="paragraph" w:styleId="8">
    <w:name w:val="heading 8"/>
    <w:basedOn w:val="a3"/>
    <w:next w:val="a3"/>
    <w:link w:val="80"/>
    <w:unhideWhenUsed/>
    <w:qFormat/>
    <w:rsid w:val="00706D04"/>
    <w:pPr>
      <w:keepNext/>
      <w:keepLines/>
      <w:spacing w:before="240" w:after="64" w:line="320" w:lineRule="atLeast"/>
      <w:ind w:firstLine="0"/>
      <w:outlineLvl w:val="7"/>
    </w:pPr>
    <w:rPr>
      <w:rFonts w:ascii="Calibri Light" w:hAnsi="Calibri Light"/>
      <w:kern w:val="0"/>
      <w:sz w:val="20"/>
      <w:szCs w:val="20"/>
      <w:lang w:val="x-none" w:eastAsia="x-none"/>
    </w:rPr>
  </w:style>
  <w:style w:type="paragraph" w:styleId="9">
    <w:name w:val="heading 9"/>
    <w:basedOn w:val="a3"/>
    <w:next w:val="a3"/>
    <w:link w:val="90"/>
    <w:uiPriority w:val="9"/>
    <w:unhideWhenUsed/>
    <w:qFormat/>
    <w:rsid w:val="00706D04"/>
    <w:pPr>
      <w:keepNext/>
      <w:keepLines/>
      <w:spacing w:before="240" w:after="64" w:line="320" w:lineRule="atLeast"/>
      <w:ind w:firstLine="0"/>
      <w:outlineLvl w:val="8"/>
    </w:pPr>
    <w:rPr>
      <w:rFonts w:ascii="Calibri Light" w:hAnsi="Calibri Light"/>
      <w:kern w:val="0"/>
      <w:sz w:val="21"/>
      <w:szCs w:val="21"/>
      <w:lang w:val="x-none" w:eastAsia="x-none"/>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0">
    <w:name w:val="标题 1 字符"/>
    <w:aliases w:val="mas-标题 1 字符"/>
    <w:link w:val="1"/>
    <w:uiPriority w:val="9"/>
    <w:qFormat/>
    <w:rsid w:val="009F3A29"/>
    <w:rPr>
      <w:b/>
      <w:bCs/>
      <w:kern w:val="44"/>
      <w:sz w:val="36"/>
      <w:szCs w:val="44"/>
    </w:rPr>
  </w:style>
  <w:style w:type="character" w:customStyle="1" w:styleId="20">
    <w:name w:val="标题 2 字符"/>
    <w:aliases w:val="mas-标题 2 字符"/>
    <w:link w:val="2"/>
    <w:uiPriority w:val="99"/>
    <w:qFormat/>
    <w:rsid w:val="007B5F4D"/>
    <w:rPr>
      <w:rFonts w:ascii="Calibri Light" w:eastAsia="宋体" w:hAnsi="Calibri Light" w:cs="Times New Roman"/>
      <w:b/>
      <w:bCs/>
      <w:sz w:val="32"/>
      <w:szCs w:val="32"/>
    </w:rPr>
  </w:style>
  <w:style w:type="character" w:customStyle="1" w:styleId="30">
    <w:name w:val="标题 3 字符"/>
    <w:aliases w:val="mas-标题 3 字符"/>
    <w:link w:val="3"/>
    <w:qFormat/>
    <w:rsid w:val="007B5F4D"/>
    <w:rPr>
      <w:b/>
      <w:bCs/>
      <w:sz w:val="30"/>
      <w:szCs w:val="32"/>
    </w:rPr>
  </w:style>
  <w:style w:type="character" w:customStyle="1" w:styleId="40">
    <w:name w:val="标题 4 字符"/>
    <w:link w:val="4"/>
    <w:uiPriority w:val="99"/>
    <w:qFormat/>
    <w:rsid w:val="006641FC"/>
    <w:rPr>
      <w:rFonts w:ascii="Calibri Light" w:eastAsia="宋体" w:hAnsi="Calibri Light" w:cs="Times New Roman"/>
      <w:b/>
      <w:bCs/>
      <w:sz w:val="28"/>
      <w:szCs w:val="28"/>
    </w:rPr>
  </w:style>
  <w:style w:type="character" w:customStyle="1" w:styleId="50">
    <w:name w:val="标题 5 字符"/>
    <w:aliases w:val="mas-标题 5 字符"/>
    <w:link w:val="5"/>
    <w:uiPriority w:val="9"/>
    <w:qFormat/>
    <w:rsid w:val="00F450E6"/>
    <w:rPr>
      <w:b/>
      <w:bCs/>
      <w:sz w:val="28"/>
      <w:szCs w:val="28"/>
    </w:rPr>
  </w:style>
  <w:style w:type="character" w:customStyle="1" w:styleId="60">
    <w:name w:val="标题 6 字符"/>
    <w:link w:val="6"/>
    <w:uiPriority w:val="9"/>
    <w:rsid w:val="00F450E6"/>
    <w:rPr>
      <w:rFonts w:ascii="Calibri Light" w:eastAsia="宋体" w:hAnsi="Calibri Light" w:cs="Times New Roman"/>
      <w:b/>
      <w:bCs/>
      <w:sz w:val="24"/>
      <w:szCs w:val="24"/>
    </w:rPr>
  </w:style>
  <w:style w:type="character" w:customStyle="1" w:styleId="70">
    <w:name w:val="标题 7 字符"/>
    <w:link w:val="7"/>
    <w:uiPriority w:val="9"/>
    <w:rsid w:val="00F450E6"/>
    <w:rPr>
      <w:b/>
      <w:bCs/>
      <w:sz w:val="24"/>
      <w:szCs w:val="24"/>
    </w:rPr>
  </w:style>
  <w:style w:type="paragraph" w:styleId="a7">
    <w:name w:val="Title"/>
    <w:basedOn w:val="a3"/>
    <w:next w:val="a3"/>
    <w:link w:val="a8"/>
    <w:qFormat/>
    <w:rsid w:val="00DA5908"/>
    <w:pPr>
      <w:spacing w:before="240" w:after="60"/>
      <w:jc w:val="center"/>
      <w:outlineLvl w:val="0"/>
    </w:pPr>
    <w:rPr>
      <w:rFonts w:ascii="Calibri Light" w:hAnsi="Calibri Light"/>
      <w:b/>
      <w:bCs/>
      <w:kern w:val="0"/>
      <w:sz w:val="44"/>
      <w:szCs w:val="32"/>
      <w:lang w:val="x-none" w:eastAsia="x-none"/>
    </w:rPr>
  </w:style>
  <w:style w:type="character" w:customStyle="1" w:styleId="a8">
    <w:name w:val="标题 字符"/>
    <w:link w:val="a7"/>
    <w:qFormat/>
    <w:rsid w:val="00DA5908"/>
    <w:rPr>
      <w:rFonts w:ascii="Calibri Light" w:eastAsia="宋体" w:hAnsi="Calibri Light" w:cs="Times New Roman"/>
      <w:b/>
      <w:bCs/>
      <w:sz w:val="44"/>
      <w:szCs w:val="32"/>
    </w:rPr>
  </w:style>
  <w:style w:type="paragraph" w:styleId="a9">
    <w:name w:val="header"/>
    <w:basedOn w:val="a3"/>
    <w:link w:val="aa"/>
    <w:uiPriority w:val="99"/>
    <w:unhideWhenUsed/>
    <w:qFormat/>
    <w:rsid w:val="00706D04"/>
    <w:pPr>
      <w:pBdr>
        <w:bottom w:val="single" w:sz="6" w:space="1" w:color="auto"/>
      </w:pBdr>
      <w:tabs>
        <w:tab w:val="center" w:pos="4153"/>
        <w:tab w:val="right" w:pos="8306"/>
      </w:tabs>
      <w:snapToGrid w:val="0"/>
      <w:spacing w:line="240" w:lineRule="atLeast"/>
      <w:jc w:val="center"/>
    </w:pPr>
    <w:rPr>
      <w:kern w:val="0"/>
      <w:sz w:val="18"/>
      <w:szCs w:val="18"/>
      <w:lang w:val="x-none" w:eastAsia="x-none"/>
    </w:rPr>
  </w:style>
  <w:style w:type="character" w:customStyle="1" w:styleId="aa">
    <w:name w:val="页眉 字符"/>
    <w:link w:val="a9"/>
    <w:uiPriority w:val="99"/>
    <w:qFormat/>
    <w:rsid w:val="00706D04"/>
    <w:rPr>
      <w:sz w:val="18"/>
      <w:szCs w:val="18"/>
    </w:rPr>
  </w:style>
  <w:style w:type="paragraph" w:styleId="ab">
    <w:name w:val="footer"/>
    <w:basedOn w:val="a3"/>
    <w:link w:val="ac"/>
    <w:uiPriority w:val="99"/>
    <w:unhideWhenUsed/>
    <w:qFormat/>
    <w:rsid w:val="00706D04"/>
    <w:pPr>
      <w:tabs>
        <w:tab w:val="center" w:pos="4153"/>
        <w:tab w:val="right" w:pos="8306"/>
      </w:tabs>
      <w:snapToGrid w:val="0"/>
      <w:spacing w:line="240" w:lineRule="atLeast"/>
      <w:jc w:val="left"/>
    </w:pPr>
    <w:rPr>
      <w:kern w:val="0"/>
      <w:sz w:val="18"/>
      <w:szCs w:val="18"/>
      <w:lang w:val="x-none" w:eastAsia="x-none"/>
    </w:rPr>
  </w:style>
  <w:style w:type="character" w:customStyle="1" w:styleId="ac">
    <w:name w:val="页脚 字符"/>
    <w:link w:val="ab"/>
    <w:uiPriority w:val="99"/>
    <w:qFormat/>
    <w:rsid w:val="00706D04"/>
    <w:rPr>
      <w:sz w:val="18"/>
      <w:szCs w:val="18"/>
    </w:rPr>
  </w:style>
  <w:style w:type="character" w:customStyle="1" w:styleId="80">
    <w:name w:val="标题 8 字符"/>
    <w:link w:val="8"/>
    <w:qFormat/>
    <w:rsid w:val="00706D04"/>
    <w:rPr>
      <w:rFonts w:ascii="Calibri Light" w:eastAsia="宋体" w:hAnsi="Calibri Light" w:cs="Times New Roman"/>
    </w:rPr>
  </w:style>
  <w:style w:type="character" w:customStyle="1" w:styleId="90">
    <w:name w:val="标题 9 字符"/>
    <w:link w:val="9"/>
    <w:uiPriority w:val="9"/>
    <w:rsid w:val="00706D04"/>
    <w:rPr>
      <w:rFonts w:ascii="Calibri Light" w:eastAsia="宋体" w:hAnsi="Calibri Light" w:cs="Times New Roman"/>
      <w:sz w:val="21"/>
      <w:szCs w:val="21"/>
    </w:rPr>
  </w:style>
  <w:style w:type="character" w:styleId="ad">
    <w:name w:val="Hyperlink"/>
    <w:uiPriority w:val="99"/>
    <w:qFormat/>
    <w:rsid w:val="00F60043"/>
    <w:rPr>
      <w:color w:val="000000"/>
      <w:u w:val="none"/>
    </w:rPr>
  </w:style>
  <w:style w:type="paragraph" w:styleId="ae">
    <w:name w:val="Subtitle"/>
    <w:basedOn w:val="a3"/>
    <w:next w:val="a3"/>
    <w:link w:val="af"/>
    <w:uiPriority w:val="11"/>
    <w:qFormat/>
    <w:rsid w:val="006C4739"/>
    <w:pPr>
      <w:spacing w:before="240" w:after="60" w:line="312" w:lineRule="atLeast"/>
      <w:jc w:val="center"/>
      <w:outlineLvl w:val="1"/>
    </w:pPr>
    <w:rPr>
      <w:rFonts w:ascii="Calibri Light" w:hAnsi="Calibri Light"/>
      <w:b/>
      <w:bCs/>
      <w:kern w:val="28"/>
      <w:sz w:val="32"/>
      <w:szCs w:val="32"/>
      <w:lang w:val="x-none" w:eastAsia="x-none"/>
    </w:rPr>
  </w:style>
  <w:style w:type="character" w:customStyle="1" w:styleId="af">
    <w:name w:val="副标题 字符"/>
    <w:link w:val="ae"/>
    <w:uiPriority w:val="11"/>
    <w:rsid w:val="006C4739"/>
    <w:rPr>
      <w:rFonts w:ascii="Calibri Light" w:eastAsia="宋体" w:hAnsi="Calibri Light" w:cs="Times New Roman"/>
      <w:b/>
      <w:bCs/>
      <w:kern w:val="28"/>
      <w:sz w:val="32"/>
      <w:szCs w:val="32"/>
    </w:rPr>
  </w:style>
  <w:style w:type="paragraph" w:styleId="TOC">
    <w:name w:val="TOC Heading"/>
    <w:basedOn w:val="1"/>
    <w:next w:val="a3"/>
    <w:uiPriority w:val="39"/>
    <w:unhideWhenUsed/>
    <w:qFormat/>
    <w:rsid w:val="00D440C3"/>
    <w:pPr>
      <w:numPr>
        <w:numId w:val="0"/>
      </w:numPr>
      <w:spacing w:before="240" w:beforeAutospacing="0" w:after="0" w:afterAutospacing="0" w:line="259" w:lineRule="auto"/>
      <w:jc w:val="left"/>
      <w:outlineLvl w:val="9"/>
    </w:pPr>
    <w:rPr>
      <w:rFonts w:ascii="Calibri Light" w:hAnsi="Calibri Light"/>
      <w:b w:val="0"/>
      <w:bCs w:val="0"/>
      <w:color w:val="2E74B5"/>
      <w:kern w:val="0"/>
      <w:sz w:val="32"/>
      <w:szCs w:val="32"/>
    </w:rPr>
  </w:style>
  <w:style w:type="paragraph" w:styleId="TOC1">
    <w:name w:val="toc 1"/>
    <w:basedOn w:val="a3"/>
    <w:next w:val="a3"/>
    <w:autoRedefine/>
    <w:uiPriority w:val="39"/>
    <w:unhideWhenUsed/>
    <w:qFormat/>
    <w:rsid w:val="00CB15C6"/>
    <w:pPr>
      <w:tabs>
        <w:tab w:val="left" w:pos="1260"/>
        <w:tab w:val="right" w:leader="dot" w:pos="8296"/>
      </w:tabs>
      <w:spacing w:line="360" w:lineRule="auto"/>
    </w:pPr>
    <w:rPr>
      <w:rFonts w:ascii="Times New Roman" w:hAnsi="Times New Roman"/>
      <w:b/>
      <w:noProof/>
    </w:rPr>
  </w:style>
  <w:style w:type="paragraph" w:styleId="TOC2">
    <w:name w:val="toc 2"/>
    <w:basedOn w:val="a3"/>
    <w:next w:val="a3"/>
    <w:autoRedefine/>
    <w:uiPriority w:val="39"/>
    <w:unhideWhenUsed/>
    <w:qFormat/>
    <w:rsid w:val="00D440C3"/>
    <w:pPr>
      <w:ind w:leftChars="200" w:left="420"/>
    </w:pPr>
  </w:style>
  <w:style w:type="paragraph" w:styleId="TOC3">
    <w:name w:val="toc 3"/>
    <w:basedOn w:val="a3"/>
    <w:next w:val="a3"/>
    <w:autoRedefine/>
    <w:uiPriority w:val="39"/>
    <w:unhideWhenUsed/>
    <w:qFormat/>
    <w:rsid w:val="00D440C3"/>
    <w:pPr>
      <w:ind w:leftChars="400" w:left="840"/>
    </w:pPr>
  </w:style>
  <w:style w:type="paragraph" w:customStyle="1" w:styleId="af0">
    <w:name w:val="段落"/>
    <w:link w:val="Char"/>
    <w:qFormat/>
    <w:rsid w:val="006E59C6"/>
    <w:pPr>
      <w:widowControl w:val="0"/>
      <w:spacing w:after="120" w:line="460" w:lineRule="exact"/>
      <w:ind w:firstLineChars="200" w:firstLine="200"/>
      <w:jc w:val="both"/>
    </w:pPr>
    <w:rPr>
      <w:rFonts w:ascii="Times New Roman" w:hAnsi="Times New Roman"/>
      <w:szCs w:val="22"/>
    </w:rPr>
  </w:style>
  <w:style w:type="paragraph" w:customStyle="1" w:styleId="af1">
    <w:name w:val="表头"/>
    <w:basedOn w:val="af0"/>
    <w:link w:val="Char0"/>
    <w:rsid w:val="006E59C6"/>
    <w:rPr>
      <w:sz w:val="21"/>
      <w:lang w:val="x-none" w:eastAsia="x-none"/>
    </w:rPr>
  </w:style>
  <w:style w:type="character" w:customStyle="1" w:styleId="Char">
    <w:name w:val="段落 Char"/>
    <w:link w:val="af0"/>
    <w:qFormat/>
    <w:rsid w:val="006E59C6"/>
    <w:rPr>
      <w:rFonts w:ascii="Times New Roman" w:hAnsi="Times New Roman"/>
      <w:szCs w:val="22"/>
      <w:lang w:bidi="ar-SA"/>
    </w:rPr>
  </w:style>
  <w:style w:type="character" w:customStyle="1" w:styleId="Char0">
    <w:name w:val="表头 Char"/>
    <w:link w:val="af1"/>
    <w:rsid w:val="006E59C6"/>
    <w:rPr>
      <w:rFonts w:ascii="Times New Roman" w:eastAsia="宋体" w:hAnsi="Times New Roman" w:cs="Times New Roman"/>
      <w:sz w:val="21"/>
      <w:szCs w:val="22"/>
      <w:lang w:bidi="ar-SA"/>
    </w:rPr>
  </w:style>
  <w:style w:type="paragraph" w:customStyle="1" w:styleId="af2">
    <w:name w:val="表标题"/>
    <w:basedOn w:val="af3"/>
    <w:link w:val="Char1"/>
    <w:qFormat/>
    <w:rsid w:val="006E59C6"/>
    <w:pPr>
      <w:widowControl w:val="0"/>
      <w:spacing w:before="120" w:after="120" w:line="460" w:lineRule="exact"/>
      <w:ind w:firstLine="0"/>
      <w:jc w:val="center"/>
    </w:pPr>
    <w:rPr>
      <w:rFonts w:eastAsia="宋体"/>
      <w:b/>
      <w:sz w:val="21"/>
    </w:rPr>
  </w:style>
  <w:style w:type="character" w:customStyle="1" w:styleId="Char1">
    <w:name w:val="表标题 Char"/>
    <w:link w:val="af2"/>
    <w:rsid w:val="006E59C6"/>
    <w:rPr>
      <w:rFonts w:ascii="Calibri Light" w:eastAsia="宋体" w:hAnsi="Calibri Light" w:cs="Times New Roman"/>
      <w:b/>
      <w:sz w:val="21"/>
      <w:szCs w:val="20"/>
    </w:rPr>
  </w:style>
  <w:style w:type="table" w:customStyle="1" w:styleId="-1">
    <w:name w:val="彩色列表 - 强调文字颜色 1"/>
    <w:basedOn w:val="a5"/>
    <w:uiPriority w:val="72"/>
    <w:semiHidden/>
    <w:unhideWhenUsed/>
    <w:rsid w:val="006E59C6"/>
    <w:rPr>
      <w:color w:val="000000"/>
    </w:rPr>
    <w:tblPr>
      <w:tblStyleRowBandSize w:val="1"/>
      <w:tblStyleColBandSize w:val="1"/>
    </w:tblPr>
    <w:tcPr>
      <w:shd w:val="clear" w:color="auto" w:fill="EEF5FB"/>
    </w:tcPr>
    <w:tblStylePr w:type="firstRow">
      <w:rPr>
        <w:b/>
        <w:bCs/>
        <w:color w:val="FFFFFF"/>
      </w:rPr>
      <w:tblPr/>
      <w:tcPr>
        <w:tcBorders>
          <w:bottom w:val="single" w:sz="12" w:space="0" w:color="FFFFFF"/>
        </w:tcBorders>
        <w:shd w:val="clear" w:color="auto" w:fill="D25F12"/>
      </w:tcPr>
    </w:tblStylePr>
    <w:tblStylePr w:type="lastRow">
      <w:rPr>
        <w:b/>
        <w:bCs/>
        <w:color w:val="D25F1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cPr>
    </w:tblStylePr>
    <w:tblStylePr w:type="band1Horz">
      <w:tblPr/>
      <w:tcPr>
        <w:shd w:val="clear" w:color="auto" w:fill="DEEAF6"/>
      </w:tcPr>
    </w:tblStylePr>
  </w:style>
  <w:style w:type="paragraph" w:styleId="af3">
    <w:name w:val="caption"/>
    <w:basedOn w:val="a3"/>
    <w:next w:val="a3"/>
    <w:link w:val="af4"/>
    <w:unhideWhenUsed/>
    <w:qFormat/>
    <w:rsid w:val="006E59C6"/>
    <w:rPr>
      <w:rFonts w:ascii="Calibri Light" w:eastAsia="黑体" w:hAnsi="Calibri Light"/>
      <w:kern w:val="0"/>
      <w:sz w:val="20"/>
      <w:szCs w:val="20"/>
      <w:lang w:val="x-none" w:eastAsia="x-none"/>
    </w:rPr>
  </w:style>
  <w:style w:type="paragraph" w:customStyle="1" w:styleId="af5">
    <w:name w:val="表头样式"/>
    <w:basedOn w:val="a3"/>
    <w:link w:val="Char2"/>
    <w:qFormat/>
    <w:rsid w:val="00E84AF5"/>
    <w:pPr>
      <w:widowControl w:val="0"/>
      <w:spacing w:line="240" w:lineRule="auto"/>
      <w:ind w:firstLine="0"/>
      <w:jc w:val="center"/>
    </w:pPr>
    <w:rPr>
      <w:rFonts w:ascii="宋体" w:hAnsi="宋体"/>
      <w:b/>
      <w:kern w:val="0"/>
      <w:sz w:val="21"/>
      <w:szCs w:val="21"/>
      <w:lang w:val="x-none" w:eastAsia="x-none"/>
    </w:rPr>
  </w:style>
  <w:style w:type="character" w:customStyle="1" w:styleId="Char2">
    <w:name w:val="表头样式 Char"/>
    <w:link w:val="af5"/>
    <w:rsid w:val="00E84AF5"/>
    <w:rPr>
      <w:rFonts w:ascii="宋体" w:eastAsia="宋体" w:hAnsi="宋体" w:cs="Times New Roman"/>
      <w:b/>
      <w:sz w:val="21"/>
      <w:szCs w:val="21"/>
    </w:rPr>
  </w:style>
  <w:style w:type="paragraph" w:customStyle="1" w:styleId="a0">
    <w:name w:val="表"/>
    <w:basedOn w:val="af0"/>
    <w:link w:val="Char3"/>
    <w:rsid w:val="00780B8C"/>
    <w:pPr>
      <w:numPr>
        <w:numId w:val="2"/>
      </w:numPr>
      <w:ind w:leftChars="100" w:left="480" w:rightChars="100" w:right="100" w:firstLineChars="0" w:firstLine="0"/>
      <w:jc w:val="center"/>
    </w:pPr>
    <w:rPr>
      <w:sz w:val="21"/>
      <w:lang w:val="x-none" w:eastAsia="x-none"/>
    </w:rPr>
  </w:style>
  <w:style w:type="character" w:customStyle="1" w:styleId="Char3">
    <w:name w:val="表 Char"/>
    <w:link w:val="a0"/>
    <w:rsid w:val="00780B8C"/>
    <w:rPr>
      <w:rFonts w:ascii="Times New Roman" w:eastAsia="宋体" w:hAnsi="Times New Roman" w:cs="Times New Roman"/>
      <w:sz w:val="21"/>
      <w:szCs w:val="22"/>
    </w:rPr>
  </w:style>
  <w:style w:type="paragraph" w:customStyle="1" w:styleId="af6">
    <w:name w:val="公式"/>
    <w:basedOn w:val="af0"/>
    <w:link w:val="Char4"/>
    <w:qFormat/>
    <w:rsid w:val="00780B8C"/>
    <w:pPr>
      <w:ind w:firstLineChars="0" w:firstLine="0"/>
      <w:jc w:val="center"/>
    </w:pPr>
    <w:rPr>
      <w:color w:val="000000"/>
      <w:szCs w:val="32"/>
      <w:lang w:val="zh-CN" w:eastAsia="x-none"/>
    </w:rPr>
  </w:style>
  <w:style w:type="paragraph" w:customStyle="1" w:styleId="af7">
    <w:name w:val="小标题"/>
    <w:basedOn w:val="af0"/>
    <w:link w:val="Char5"/>
    <w:qFormat/>
    <w:rsid w:val="00017E9F"/>
    <w:pPr>
      <w:spacing w:before="240" w:after="240"/>
      <w:ind w:firstLineChars="0" w:firstLine="0"/>
      <w:jc w:val="left"/>
    </w:pPr>
    <w:rPr>
      <w:b/>
      <w:szCs w:val="28"/>
      <w:lang w:val="x-none" w:eastAsia="x-none"/>
    </w:rPr>
  </w:style>
  <w:style w:type="character" w:customStyle="1" w:styleId="Char4">
    <w:name w:val="公式 Char"/>
    <w:link w:val="af6"/>
    <w:rsid w:val="00780B8C"/>
    <w:rPr>
      <w:rFonts w:ascii="Times New Roman" w:eastAsia="宋体" w:hAnsi="Times New Roman" w:cs="Times New Roman"/>
      <w:color w:val="000000"/>
      <w:kern w:val="0"/>
      <w:szCs w:val="32"/>
      <w:lang w:val="zh-CN"/>
    </w:rPr>
  </w:style>
  <w:style w:type="paragraph" w:customStyle="1" w:styleId="3-">
    <w:name w:val="表3-"/>
    <w:basedOn w:val="a0"/>
    <w:link w:val="3-Char"/>
    <w:rsid w:val="00780B8C"/>
    <w:pPr>
      <w:numPr>
        <w:numId w:val="3"/>
      </w:numPr>
      <w:ind w:right="210"/>
    </w:pPr>
  </w:style>
  <w:style w:type="character" w:customStyle="1" w:styleId="Char5">
    <w:name w:val="小标题 Char"/>
    <w:link w:val="af7"/>
    <w:rsid w:val="00017E9F"/>
    <w:rPr>
      <w:rFonts w:ascii="Times New Roman" w:eastAsia="宋体" w:hAnsi="Times New Roman" w:cs="Times New Roman"/>
      <w:b/>
      <w:szCs w:val="28"/>
    </w:rPr>
  </w:style>
  <w:style w:type="character" w:customStyle="1" w:styleId="3-Char">
    <w:name w:val="表3- Char"/>
    <w:link w:val="3-"/>
    <w:rsid w:val="00780B8C"/>
    <w:rPr>
      <w:rFonts w:ascii="Times New Roman" w:eastAsia="宋体" w:hAnsi="Times New Roman" w:cs="Times New Roman"/>
      <w:sz w:val="21"/>
      <w:szCs w:val="22"/>
    </w:rPr>
  </w:style>
  <w:style w:type="character" w:customStyle="1" w:styleId="af4">
    <w:name w:val="题注 字符"/>
    <w:link w:val="af3"/>
    <w:qFormat/>
    <w:rsid w:val="00780B8C"/>
    <w:rPr>
      <w:rFonts w:ascii="Calibri Light" w:eastAsia="黑体" w:hAnsi="Calibri Light" w:cs="Times New Roman"/>
      <w:sz w:val="20"/>
      <w:szCs w:val="20"/>
    </w:rPr>
  </w:style>
  <w:style w:type="paragraph" w:customStyle="1" w:styleId="-11">
    <w:name w:val="彩色列表 - 着色 11"/>
    <w:basedOn w:val="a3"/>
    <w:link w:val="-1Char"/>
    <w:uiPriority w:val="34"/>
    <w:qFormat/>
    <w:rsid w:val="006C6A61"/>
    <w:pPr>
      <w:widowControl w:val="0"/>
      <w:spacing w:line="240" w:lineRule="auto"/>
      <w:ind w:firstLineChars="200" w:firstLine="420"/>
    </w:pPr>
    <w:rPr>
      <w:rFonts w:ascii="Times New Roman" w:hAnsi="Times New Roman"/>
      <w:kern w:val="0"/>
      <w:sz w:val="21"/>
      <w:szCs w:val="22"/>
      <w:lang w:val="x-none" w:eastAsia="x-none"/>
    </w:rPr>
  </w:style>
  <w:style w:type="character" w:customStyle="1" w:styleId="-1Char">
    <w:name w:val="彩色列表 - 着色 1 Char"/>
    <w:link w:val="-11"/>
    <w:uiPriority w:val="34"/>
    <w:rsid w:val="006C6A61"/>
    <w:rPr>
      <w:rFonts w:ascii="Times New Roman" w:eastAsia="宋体" w:hAnsi="Times New Roman" w:cs="Times New Roman"/>
      <w:sz w:val="21"/>
      <w:szCs w:val="22"/>
    </w:rPr>
  </w:style>
  <w:style w:type="table" w:styleId="af8">
    <w:name w:val="Table Grid"/>
    <w:basedOn w:val="a5"/>
    <w:uiPriority w:val="39"/>
    <w:qFormat/>
    <w:rsid w:val="008F06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1">
    <w:name w:val="彩色列表 - 着色 1 Char1"/>
    <w:uiPriority w:val="34"/>
    <w:rsid w:val="000E3354"/>
    <w:rPr>
      <w:rFonts w:ascii="Times New Roman" w:eastAsia="宋体" w:hAnsi="Times New Roman" w:cs="Times New Roman"/>
    </w:rPr>
  </w:style>
  <w:style w:type="paragraph" w:styleId="af9">
    <w:name w:val="Balloon Text"/>
    <w:basedOn w:val="a3"/>
    <w:link w:val="afa"/>
    <w:unhideWhenUsed/>
    <w:qFormat/>
    <w:rsid w:val="000E3354"/>
    <w:pPr>
      <w:widowControl w:val="0"/>
      <w:spacing w:line="240" w:lineRule="auto"/>
      <w:ind w:firstLine="0"/>
    </w:pPr>
    <w:rPr>
      <w:rFonts w:ascii="Times New Roman" w:hAnsi="Times New Roman"/>
      <w:kern w:val="0"/>
      <w:sz w:val="18"/>
      <w:szCs w:val="18"/>
      <w:lang w:val="x-none" w:eastAsia="x-none"/>
    </w:rPr>
  </w:style>
  <w:style w:type="character" w:customStyle="1" w:styleId="afa">
    <w:name w:val="批注框文本 字符"/>
    <w:link w:val="af9"/>
    <w:qFormat/>
    <w:rsid w:val="000E3354"/>
    <w:rPr>
      <w:rFonts w:ascii="Times New Roman" w:eastAsia="宋体" w:hAnsi="Times New Roman" w:cs="Times New Roman"/>
      <w:sz w:val="18"/>
      <w:szCs w:val="18"/>
    </w:rPr>
  </w:style>
  <w:style w:type="paragraph" w:customStyle="1" w:styleId="a1">
    <w:name w:val="表序号"/>
    <w:basedOn w:val="a0"/>
    <w:link w:val="Char6"/>
    <w:rsid w:val="000E3354"/>
    <w:pPr>
      <w:numPr>
        <w:numId w:val="10"/>
      </w:numPr>
      <w:ind w:right="210"/>
      <w:jc w:val="both"/>
    </w:pPr>
  </w:style>
  <w:style w:type="character" w:customStyle="1" w:styleId="Char6">
    <w:name w:val="表序号 Char"/>
    <w:link w:val="a1"/>
    <w:rsid w:val="000E3354"/>
    <w:rPr>
      <w:rFonts w:ascii="Times New Roman" w:eastAsia="宋体" w:hAnsi="Times New Roman" w:cs="Times New Roman"/>
      <w:sz w:val="21"/>
      <w:szCs w:val="22"/>
    </w:rPr>
  </w:style>
  <w:style w:type="paragraph" w:customStyle="1" w:styleId="font8">
    <w:name w:val="font8"/>
    <w:basedOn w:val="a3"/>
    <w:rsid w:val="004F534D"/>
    <w:pPr>
      <w:spacing w:before="100" w:beforeAutospacing="1" w:after="100" w:afterAutospacing="1" w:line="240" w:lineRule="auto"/>
      <w:ind w:firstLine="0"/>
      <w:jc w:val="left"/>
    </w:pPr>
    <w:rPr>
      <w:rFonts w:ascii="宋体" w:hAnsi="宋体" w:cs="宋体"/>
      <w:kern w:val="0"/>
    </w:rPr>
  </w:style>
  <w:style w:type="character" w:customStyle="1" w:styleId="afb">
    <w:name w:val="文档结构图 字符"/>
    <w:link w:val="afc"/>
    <w:uiPriority w:val="99"/>
    <w:qFormat/>
    <w:rsid w:val="000E3354"/>
    <w:rPr>
      <w:rFonts w:ascii="宋体"/>
      <w:sz w:val="18"/>
      <w:szCs w:val="18"/>
    </w:rPr>
  </w:style>
  <w:style w:type="paragraph" w:styleId="afc">
    <w:name w:val="Document Map"/>
    <w:basedOn w:val="a3"/>
    <w:link w:val="afb"/>
    <w:uiPriority w:val="99"/>
    <w:unhideWhenUsed/>
    <w:qFormat/>
    <w:rsid w:val="000E3354"/>
    <w:pPr>
      <w:widowControl w:val="0"/>
      <w:spacing w:line="360" w:lineRule="auto"/>
      <w:ind w:firstLineChars="200"/>
    </w:pPr>
    <w:rPr>
      <w:rFonts w:ascii="宋体"/>
      <w:kern w:val="0"/>
      <w:sz w:val="18"/>
      <w:szCs w:val="18"/>
      <w:lang w:val="x-none" w:eastAsia="x-none"/>
    </w:rPr>
  </w:style>
  <w:style w:type="character" w:customStyle="1" w:styleId="Char10">
    <w:name w:val="文档结构图 Char1"/>
    <w:uiPriority w:val="99"/>
    <w:semiHidden/>
    <w:rsid w:val="000E3354"/>
    <w:rPr>
      <w:rFonts w:ascii="Microsoft YaHei UI" w:eastAsia="Microsoft YaHei UI"/>
      <w:sz w:val="18"/>
      <w:szCs w:val="18"/>
    </w:rPr>
  </w:style>
  <w:style w:type="character" w:customStyle="1" w:styleId="font161">
    <w:name w:val="font161"/>
    <w:rsid w:val="000E3354"/>
    <w:rPr>
      <w:rFonts w:ascii="Times New Roman" w:hAnsi="Times New Roman" w:cs="Times New Roman" w:hint="default"/>
      <w:b/>
      <w:i w:val="0"/>
      <w:color w:val="000000"/>
      <w:sz w:val="24"/>
      <w:szCs w:val="24"/>
      <w:u w:val="none"/>
    </w:rPr>
  </w:style>
  <w:style w:type="character" w:customStyle="1" w:styleId="Char11">
    <w:name w:val="批注框文本 Char1"/>
    <w:uiPriority w:val="99"/>
    <w:semiHidden/>
    <w:rsid w:val="000E3354"/>
    <w:rPr>
      <w:rFonts w:ascii="Times New Roman" w:hAnsi="Times New Roman"/>
      <w:kern w:val="2"/>
      <w:sz w:val="18"/>
      <w:szCs w:val="18"/>
    </w:rPr>
  </w:style>
  <w:style w:type="character" w:customStyle="1" w:styleId="font171">
    <w:name w:val="font171"/>
    <w:rsid w:val="000E3354"/>
    <w:rPr>
      <w:rFonts w:ascii="Times New Roman" w:hAnsi="Times New Roman" w:cs="Times New Roman" w:hint="default"/>
      <w:b/>
      <w:i w:val="0"/>
      <w:color w:val="000000"/>
      <w:sz w:val="24"/>
      <w:szCs w:val="24"/>
      <w:u w:val="none"/>
      <w:vertAlign w:val="subscript"/>
    </w:rPr>
  </w:style>
  <w:style w:type="character" w:customStyle="1" w:styleId="font41">
    <w:name w:val="font41"/>
    <w:qFormat/>
    <w:rsid w:val="000E3354"/>
    <w:rPr>
      <w:rFonts w:ascii="宋体" w:eastAsia="宋体" w:hAnsi="宋体" w:cs="宋体" w:hint="eastAsia"/>
      <w:i w:val="0"/>
      <w:color w:val="000000"/>
      <w:sz w:val="24"/>
      <w:szCs w:val="24"/>
      <w:u w:val="none"/>
    </w:rPr>
  </w:style>
  <w:style w:type="character" w:customStyle="1" w:styleId="font81">
    <w:name w:val="font81"/>
    <w:qFormat/>
    <w:rsid w:val="000E3354"/>
    <w:rPr>
      <w:rFonts w:ascii="宋体" w:eastAsia="宋体" w:hAnsi="宋体" w:cs="宋体" w:hint="eastAsia"/>
      <w:b/>
      <w:i w:val="0"/>
      <w:color w:val="FF0000"/>
      <w:sz w:val="21"/>
      <w:szCs w:val="21"/>
      <w:u w:val="none"/>
    </w:rPr>
  </w:style>
  <w:style w:type="character" w:customStyle="1" w:styleId="font181">
    <w:name w:val="font181"/>
    <w:rsid w:val="000E3354"/>
    <w:rPr>
      <w:rFonts w:ascii="Times New Roman" w:hAnsi="Times New Roman" w:cs="Times New Roman" w:hint="default"/>
      <w:b/>
      <w:i w:val="0"/>
      <w:color w:val="FF0000"/>
      <w:sz w:val="21"/>
      <w:szCs w:val="21"/>
      <w:u w:val="none"/>
    </w:rPr>
  </w:style>
  <w:style w:type="paragraph" w:styleId="afd">
    <w:name w:val="Normal (Web)"/>
    <w:basedOn w:val="a3"/>
    <w:uiPriority w:val="99"/>
    <w:unhideWhenUsed/>
    <w:qFormat/>
    <w:rsid w:val="000E3354"/>
    <w:pPr>
      <w:spacing w:before="100" w:beforeAutospacing="1" w:after="100" w:afterAutospacing="1" w:line="240" w:lineRule="auto"/>
      <w:ind w:firstLine="0"/>
      <w:jc w:val="left"/>
    </w:pPr>
    <w:rPr>
      <w:rFonts w:ascii="宋体" w:hAnsi="宋体" w:cs="宋体"/>
      <w:kern w:val="0"/>
    </w:rPr>
  </w:style>
  <w:style w:type="paragraph" w:customStyle="1" w:styleId="21">
    <w:name w:val="中等深浅网格 21"/>
    <w:uiPriority w:val="1"/>
    <w:qFormat/>
    <w:rsid w:val="000E3354"/>
    <w:pPr>
      <w:widowControl w:val="0"/>
      <w:jc w:val="both"/>
    </w:pPr>
    <w:rPr>
      <w:rFonts w:ascii="Times New Roman" w:hAnsi="Times New Roman"/>
      <w:kern w:val="2"/>
      <w:sz w:val="24"/>
      <w:szCs w:val="22"/>
    </w:rPr>
  </w:style>
  <w:style w:type="paragraph" w:customStyle="1" w:styleId="R">
    <w:name w:val="R正文"/>
    <w:basedOn w:val="a3"/>
    <w:qFormat/>
    <w:rsid w:val="000E3354"/>
    <w:pPr>
      <w:widowControl w:val="0"/>
      <w:spacing w:line="288" w:lineRule="auto"/>
      <w:ind w:firstLineChars="200"/>
    </w:pPr>
    <w:rPr>
      <w:rFonts w:ascii="Times New Roman" w:hAnsi="Times New Roman"/>
      <w:sz w:val="21"/>
    </w:rPr>
  </w:style>
  <w:style w:type="table" w:customStyle="1" w:styleId="1-21">
    <w:name w:val="网格表 1 浅色 - 着色 21"/>
    <w:basedOn w:val="a5"/>
    <w:uiPriority w:val="43"/>
    <w:rsid w:val="000E3354"/>
    <w:rPr>
      <w:rFonts w:ascii="Times New Roman" w:hAnsi="Times New Roman"/>
    </w:rPr>
    <w:tblPr>
      <w:tblStyleRowBandSize w:val="1"/>
      <w:tblStyleColBandSize w:val="1"/>
    </w:tblPr>
    <w:tblStylePr w:type="firstRow">
      <w:rPr>
        <w:b/>
        <w:bCs/>
        <w:caps/>
      </w:rPr>
      <w:tblPr/>
      <w:tcPr>
        <w:tcBorders>
          <w:top w:val="none" w:sz="0" w:space="0" w:color="auto"/>
          <w:left w:val="none" w:sz="0" w:space="0" w:color="auto"/>
          <w:bottom w:val="single" w:sz="4" w:space="0" w:color="7F7F7F"/>
          <w:right w:val="none" w:sz="0" w:space="0" w:color="auto"/>
          <w:insideH w:val="none" w:sz="0" w:space="0" w:color="auto"/>
          <w:insideV w:val="none" w:sz="0" w:space="0" w:color="auto"/>
          <w:tl2br w:val="none" w:sz="0" w:space="0" w:color="auto"/>
          <w:tr2bl w:val="none" w:sz="0" w:space="0" w:color="auto"/>
        </w:tcBorders>
      </w:tcPr>
    </w:tblStylePr>
    <w:tblStylePr w:type="lastRow">
      <w:rPr>
        <w:b/>
        <w:bCs/>
        <w:caps/>
      </w:rPr>
      <w:tblPr/>
      <w:tcPr>
        <w:tcBorders>
          <w:top w:val="nil"/>
          <w:left w:val="none" w:sz="0" w:space="0" w:color="auto"/>
          <w:bottom w:val="none" w:sz="0" w:space="0" w:color="auto"/>
          <w:right w:val="none" w:sz="0" w:space="0" w:color="auto"/>
          <w:insideH w:val="none" w:sz="0" w:space="0" w:color="auto"/>
          <w:insideV w:val="none" w:sz="0" w:space="0" w:color="auto"/>
          <w:tl2br w:val="none" w:sz="0" w:space="0" w:color="auto"/>
          <w:tr2bl w:val="none" w:sz="0" w:space="0" w:color="auto"/>
        </w:tcBorders>
      </w:tcPr>
    </w:tblStylePr>
    <w:tblStylePr w:type="firstCol">
      <w:rPr>
        <w:b/>
        <w:bCs/>
        <w:caps/>
      </w:rPr>
      <w:tblPr/>
      <w:tcPr>
        <w:tcBorders>
          <w:top w:val="none" w:sz="0" w:space="0" w:color="auto"/>
          <w:left w:val="none" w:sz="0" w:space="0" w:color="auto"/>
          <w:bottom w:val="none" w:sz="0" w:space="0" w:color="auto"/>
          <w:right w:val="single" w:sz="4" w:space="0" w:color="7F7F7F"/>
          <w:insideH w:val="none" w:sz="0" w:space="0" w:color="auto"/>
          <w:insideV w:val="none" w:sz="0" w:space="0" w:color="auto"/>
          <w:tl2br w:val="none" w:sz="0" w:space="0" w:color="auto"/>
          <w:tr2bl w:val="none" w:sz="0" w:space="0" w:color="auto"/>
        </w:tcBorders>
      </w:tcPr>
    </w:tblStylePr>
    <w:tblStylePr w:type="lastCol">
      <w:rPr>
        <w:b/>
        <w:bCs/>
        <w:caps/>
      </w:rPr>
      <w:tblPr/>
      <w:tcPr>
        <w:tcBorders>
          <w:top w:val="none" w:sz="0" w:space="0" w:color="auto"/>
          <w:left w:val="nil"/>
          <w:bottom w:val="none" w:sz="0" w:space="0" w:color="auto"/>
          <w:right w:val="none" w:sz="0" w:space="0" w:color="auto"/>
          <w:insideH w:val="none" w:sz="0" w:space="0" w:color="auto"/>
          <w:insideV w:val="none" w:sz="0" w:space="0" w:color="auto"/>
          <w:tl2br w:val="none" w:sz="0" w:space="0" w:color="auto"/>
          <w:tr2bl w:val="none" w:sz="0" w:space="0" w:color="auto"/>
        </w:tcBorders>
      </w:tcPr>
    </w:tblStylePr>
    <w:tblStylePr w:type="band1Vert">
      <w:tblPr/>
      <w:tcPr>
        <w:shd w:val="clear" w:color="auto" w:fill="F2F2F2"/>
      </w:tcPr>
    </w:tblStylePr>
    <w:tblStylePr w:type="band1Horz">
      <w:tblPr/>
      <w:tcPr>
        <w:shd w:val="clear" w:color="auto" w:fill="F2F2F2"/>
      </w:tcPr>
    </w:tblStylePr>
    <w:tblStylePr w:type="neCell">
      <w:tblPr/>
      <w:tcPr>
        <w:tcBorders>
          <w:top w:val="none" w:sz="0" w:space="0" w:color="auto"/>
          <w:left w:val="nil"/>
          <w:bottom w:val="none" w:sz="0" w:space="0" w:color="auto"/>
          <w:right w:val="none" w:sz="0" w:space="0" w:color="auto"/>
          <w:insideH w:val="none" w:sz="0" w:space="0" w:color="auto"/>
          <w:insideV w:val="none" w:sz="0" w:space="0" w:color="auto"/>
          <w:tl2br w:val="none" w:sz="0" w:space="0" w:color="auto"/>
          <w:tr2bl w:val="none" w:sz="0" w:space="0" w:color="auto"/>
        </w:tcBorders>
      </w:tcPr>
    </w:tblStylePr>
    <w:tblStylePr w:type="nwCell">
      <w:tblPr/>
      <w:tcPr>
        <w:tcBorders>
          <w:top w:val="none" w:sz="0" w:space="0" w:color="auto"/>
          <w:left w:val="none" w:sz="0" w:space="0" w:color="auto"/>
          <w:bottom w:val="none" w:sz="0" w:space="0" w:color="auto"/>
          <w:right w:val="nil"/>
          <w:insideH w:val="none" w:sz="0" w:space="0" w:color="auto"/>
          <w:insideV w:val="none" w:sz="0" w:space="0" w:color="auto"/>
          <w:tl2br w:val="none" w:sz="0" w:space="0" w:color="auto"/>
          <w:tr2bl w:val="none" w:sz="0" w:space="0" w:color="auto"/>
        </w:tcBorders>
      </w:tcPr>
    </w:tblStylePr>
  </w:style>
  <w:style w:type="table" w:customStyle="1" w:styleId="5-31">
    <w:name w:val="网格表 5 深色 - 着色 31"/>
    <w:basedOn w:val="a5"/>
    <w:uiPriority w:val="46"/>
    <w:rsid w:val="000E3354"/>
    <w:rPr>
      <w:rFonts w:ascii="Times New Roman" w:hAnsi="Times New Roman"/>
    </w:rPr>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top w:val="none" w:sz="0" w:space="0" w:color="auto"/>
          <w:left w:val="none" w:sz="0" w:space="0" w:color="auto"/>
          <w:bottom w:val="single" w:sz="12" w:space="0" w:color="9CC2E5"/>
          <w:right w:val="none" w:sz="0" w:space="0" w:color="auto"/>
          <w:insideH w:val="none" w:sz="0" w:space="0" w:color="auto"/>
          <w:insideV w:val="none" w:sz="0" w:space="0" w:color="auto"/>
          <w:tl2br w:val="none" w:sz="0" w:space="0" w:color="auto"/>
          <w:tr2bl w:val="none" w:sz="0" w:space="0" w:color="auto"/>
        </w:tcBorders>
      </w:tcPr>
    </w:tblStylePr>
    <w:tblStylePr w:type="lastRow">
      <w:rPr>
        <w:b/>
        <w:bCs/>
      </w:rPr>
      <w:tblPr/>
      <w:tcPr>
        <w:tcBorders>
          <w:top w:val="double" w:sz="2" w:space="0" w:color="9CC2E5"/>
          <w:left w:val="none" w:sz="0" w:space="0" w:color="auto"/>
          <w:bottom w:val="none" w:sz="0" w:space="0" w:color="auto"/>
          <w:right w:val="none" w:sz="0" w:space="0" w:color="auto"/>
          <w:insideH w:val="none" w:sz="0" w:space="0" w:color="auto"/>
          <w:insideV w:val="none" w:sz="0" w:space="0" w:color="auto"/>
          <w:tl2br w:val="none" w:sz="0" w:space="0" w:color="auto"/>
          <w:tr2bl w:val="none" w:sz="0" w:space="0" w:color="auto"/>
        </w:tcBorders>
      </w:tcPr>
    </w:tblStylePr>
    <w:tblStylePr w:type="firstCol">
      <w:rPr>
        <w:b/>
        <w:bCs/>
      </w:rPr>
    </w:tblStylePr>
    <w:tblStylePr w:type="lastCol">
      <w:rPr>
        <w:b/>
        <w:bCs/>
      </w:rPr>
    </w:tblStylePr>
  </w:style>
  <w:style w:type="table" w:customStyle="1" w:styleId="4-21">
    <w:name w:val="网格表 4 - 着色 21"/>
    <w:basedOn w:val="a5"/>
    <w:uiPriority w:val="40"/>
    <w:rsid w:val="000E3354"/>
    <w:rPr>
      <w:rFonts w:ascii="Times New Roman" w:hAnsi="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11">
    <w:name w:val="网格型1"/>
    <w:basedOn w:val="a5"/>
    <w:qFormat/>
    <w:rsid w:val="000E3354"/>
    <w:rPr>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5-21">
    <w:name w:val="网格表 5 深色 - 着色 21"/>
    <w:basedOn w:val="a5"/>
    <w:uiPriority w:val="46"/>
    <w:rsid w:val="000E3354"/>
    <w:rPr>
      <w:rFonts w:ascii="Times New Roman" w:hAnsi="Times New Roman"/>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customStyle="1" w:styleId="31">
    <w:name w:val="网格表 31"/>
    <w:basedOn w:val="1"/>
    <w:next w:val="a3"/>
    <w:uiPriority w:val="39"/>
    <w:unhideWhenUsed/>
    <w:qFormat/>
    <w:rsid w:val="000E3354"/>
    <w:pPr>
      <w:spacing w:before="240" w:beforeAutospacing="0" w:after="0" w:afterAutospacing="0" w:line="259" w:lineRule="auto"/>
      <w:ind w:left="420" w:hanging="420"/>
      <w:jc w:val="left"/>
      <w:outlineLvl w:val="9"/>
    </w:pPr>
    <w:rPr>
      <w:rFonts w:ascii="Calibri Light" w:hAnsi="Calibri Light"/>
      <w:b w:val="0"/>
      <w:bCs w:val="0"/>
      <w:color w:val="2E74B5"/>
      <w:kern w:val="0"/>
      <w:sz w:val="32"/>
      <w:szCs w:val="32"/>
    </w:rPr>
  </w:style>
  <w:style w:type="table" w:customStyle="1" w:styleId="3-11">
    <w:name w:val="清单表 3 - 着色 11"/>
    <w:basedOn w:val="a5"/>
    <w:uiPriority w:val="46"/>
    <w:rsid w:val="000E3354"/>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2-11">
    <w:name w:val="网格表 2 - 着色 11"/>
    <w:basedOn w:val="a5"/>
    <w:uiPriority w:val="40"/>
    <w:rsid w:val="000E3354"/>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61">
    <w:name w:val="网格表 6 彩色1"/>
    <w:basedOn w:val="a5"/>
    <w:uiPriority w:val="43"/>
    <w:rsid w:val="000E3354"/>
    <w:rPr>
      <w:rFonts w:ascii="Times New Roman" w:hAnsi="Times New Roman"/>
    </w:rPr>
    <w:tblPr>
      <w:tblStyleRowBandSize w:val="1"/>
      <w:tblStyleColBandSize w:val="1"/>
    </w:tblPr>
    <w:tblStylePr w:type="firstRow">
      <w:rPr>
        <w:b/>
        <w:bCs/>
        <w:caps/>
      </w:rPr>
      <w:tblPr/>
      <w:tcPr>
        <w:tcBorders>
          <w:top w:val="none" w:sz="0" w:space="0" w:color="auto"/>
          <w:left w:val="none" w:sz="0" w:space="0" w:color="auto"/>
          <w:bottom w:val="single" w:sz="4" w:space="0" w:color="7F7F7F"/>
          <w:right w:val="none" w:sz="0" w:space="0" w:color="auto"/>
          <w:insideH w:val="none" w:sz="0" w:space="0" w:color="auto"/>
          <w:insideV w:val="none" w:sz="0" w:space="0" w:color="auto"/>
          <w:tl2br w:val="none" w:sz="0" w:space="0" w:color="auto"/>
          <w:tr2bl w:val="none" w:sz="0" w:space="0" w:color="auto"/>
        </w:tcBorders>
      </w:tcPr>
    </w:tblStylePr>
    <w:tblStylePr w:type="lastRow">
      <w:rPr>
        <w:b/>
        <w:bCs/>
        <w:caps/>
      </w:rPr>
      <w:tblPr/>
      <w:tcPr>
        <w:tcBorders>
          <w:top w:val="nil"/>
          <w:left w:val="none" w:sz="0" w:space="0" w:color="auto"/>
          <w:bottom w:val="none" w:sz="0" w:space="0" w:color="auto"/>
          <w:right w:val="none" w:sz="0" w:space="0" w:color="auto"/>
          <w:insideH w:val="none" w:sz="0" w:space="0" w:color="auto"/>
          <w:insideV w:val="none" w:sz="0" w:space="0" w:color="auto"/>
          <w:tl2br w:val="none" w:sz="0" w:space="0" w:color="auto"/>
          <w:tr2bl w:val="none" w:sz="0" w:space="0" w:color="auto"/>
        </w:tcBorders>
      </w:tcPr>
    </w:tblStylePr>
    <w:tblStylePr w:type="firstCol">
      <w:rPr>
        <w:b/>
        <w:bCs/>
        <w:caps/>
      </w:rPr>
      <w:tblPr/>
      <w:tcPr>
        <w:tcBorders>
          <w:top w:val="none" w:sz="0" w:space="0" w:color="auto"/>
          <w:left w:val="none" w:sz="0" w:space="0" w:color="auto"/>
          <w:bottom w:val="none" w:sz="0" w:space="0" w:color="auto"/>
          <w:right w:val="single" w:sz="4" w:space="0" w:color="7F7F7F"/>
          <w:insideH w:val="none" w:sz="0" w:space="0" w:color="auto"/>
          <w:insideV w:val="none" w:sz="0" w:space="0" w:color="auto"/>
          <w:tl2br w:val="none" w:sz="0" w:space="0" w:color="auto"/>
          <w:tr2bl w:val="none" w:sz="0" w:space="0" w:color="auto"/>
        </w:tcBorders>
      </w:tcPr>
    </w:tblStylePr>
    <w:tblStylePr w:type="lastCol">
      <w:rPr>
        <w:b/>
        <w:bCs/>
        <w:caps/>
      </w:rPr>
      <w:tblPr/>
      <w:tcPr>
        <w:tcBorders>
          <w:top w:val="none" w:sz="0" w:space="0" w:color="auto"/>
          <w:left w:val="nil"/>
          <w:bottom w:val="none" w:sz="0" w:space="0" w:color="auto"/>
          <w:right w:val="none" w:sz="0" w:space="0" w:color="auto"/>
          <w:insideH w:val="none" w:sz="0" w:space="0" w:color="auto"/>
          <w:insideV w:val="none" w:sz="0" w:space="0" w:color="auto"/>
          <w:tl2br w:val="none" w:sz="0" w:space="0" w:color="auto"/>
          <w:tr2bl w:val="none" w:sz="0" w:space="0" w:color="auto"/>
        </w:tcBorders>
      </w:tcPr>
    </w:tblStylePr>
    <w:tblStylePr w:type="band1Vert">
      <w:tblPr/>
      <w:tcPr>
        <w:shd w:val="clear" w:color="auto" w:fill="F2F2F2"/>
      </w:tcPr>
    </w:tblStylePr>
    <w:tblStylePr w:type="band1Horz">
      <w:tblPr/>
      <w:tcPr>
        <w:shd w:val="clear" w:color="auto" w:fill="F2F2F2"/>
      </w:tcPr>
    </w:tblStylePr>
    <w:tblStylePr w:type="neCell">
      <w:tblPr/>
      <w:tcPr>
        <w:tcBorders>
          <w:top w:val="none" w:sz="0" w:space="0" w:color="auto"/>
          <w:left w:val="nil"/>
          <w:bottom w:val="none" w:sz="0" w:space="0" w:color="auto"/>
          <w:right w:val="none" w:sz="0" w:space="0" w:color="auto"/>
          <w:insideH w:val="none" w:sz="0" w:space="0" w:color="auto"/>
          <w:insideV w:val="none" w:sz="0" w:space="0" w:color="auto"/>
          <w:tl2br w:val="none" w:sz="0" w:space="0" w:color="auto"/>
          <w:tr2bl w:val="none" w:sz="0" w:space="0" w:color="auto"/>
        </w:tcBorders>
      </w:tcPr>
    </w:tblStylePr>
    <w:tblStylePr w:type="nwCell">
      <w:tblPr/>
      <w:tcPr>
        <w:tcBorders>
          <w:top w:val="none" w:sz="0" w:space="0" w:color="auto"/>
          <w:left w:val="none" w:sz="0" w:space="0" w:color="auto"/>
          <w:bottom w:val="none" w:sz="0" w:space="0" w:color="auto"/>
          <w:right w:val="nil"/>
          <w:insideH w:val="none" w:sz="0" w:space="0" w:color="auto"/>
          <w:insideV w:val="none" w:sz="0" w:space="0" w:color="auto"/>
          <w:tl2br w:val="none" w:sz="0" w:space="0" w:color="auto"/>
          <w:tr2bl w:val="none" w:sz="0" w:space="0" w:color="auto"/>
        </w:tcBorders>
      </w:tcPr>
    </w:tblStylePr>
  </w:style>
  <w:style w:type="table" w:customStyle="1" w:styleId="3-21">
    <w:name w:val="网格表 3 - 着色 21"/>
    <w:basedOn w:val="a5"/>
    <w:uiPriority w:val="46"/>
    <w:rsid w:val="000E3354"/>
    <w:rPr>
      <w:rFonts w:ascii="Times New Roman" w:hAnsi="Times New Roman"/>
    </w:rPr>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top w:val="none" w:sz="0" w:space="0" w:color="auto"/>
          <w:left w:val="none" w:sz="0" w:space="0" w:color="auto"/>
          <w:bottom w:val="single" w:sz="12" w:space="0" w:color="9CC2E5"/>
          <w:right w:val="none" w:sz="0" w:space="0" w:color="auto"/>
          <w:insideH w:val="none" w:sz="0" w:space="0" w:color="auto"/>
          <w:insideV w:val="none" w:sz="0" w:space="0" w:color="auto"/>
          <w:tl2br w:val="none" w:sz="0" w:space="0" w:color="auto"/>
          <w:tr2bl w:val="none" w:sz="0" w:space="0" w:color="auto"/>
        </w:tcBorders>
      </w:tcPr>
    </w:tblStylePr>
    <w:tblStylePr w:type="lastRow">
      <w:rPr>
        <w:b/>
        <w:bCs/>
      </w:rPr>
      <w:tblPr/>
      <w:tcPr>
        <w:tcBorders>
          <w:top w:val="double" w:sz="2" w:space="0" w:color="9CC2E5"/>
          <w:left w:val="none" w:sz="0" w:space="0" w:color="auto"/>
          <w:bottom w:val="none" w:sz="0" w:space="0" w:color="auto"/>
          <w:right w:val="none" w:sz="0" w:space="0" w:color="auto"/>
          <w:insideH w:val="none" w:sz="0" w:space="0" w:color="auto"/>
          <w:insideV w:val="none" w:sz="0" w:space="0" w:color="auto"/>
          <w:tl2br w:val="none" w:sz="0" w:space="0" w:color="auto"/>
          <w:tr2bl w:val="none" w:sz="0" w:space="0" w:color="auto"/>
        </w:tcBorders>
      </w:tcPr>
    </w:tblStylePr>
    <w:tblStylePr w:type="firstCol">
      <w:rPr>
        <w:b/>
        <w:bCs/>
      </w:rPr>
    </w:tblStylePr>
    <w:tblStylePr w:type="lastCol">
      <w:rPr>
        <w:b/>
        <w:bCs/>
      </w:rPr>
    </w:tblStylePr>
  </w:style>
  <w:style w:type="table" w:customStyle="1" w:styleId="3-110">
    <w:name w:val="网格表 3 - 着色 11"/>
    <w:basedOn w:val="a5"/>
    <w:uiPriority w:val="46"/>
    <w:rsid w:val="000E3354"/>
    <w:rPr>
      <w:rFonts w:ascii="Times New Roman" w:hAnsi="Times New Roman"/>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customStyle="1" w:styleId="12">
    <w:name w:val="列出段落1"/>
    <w:basedOn w:val="a3"/>
    <w:link w:val="Char7"/>
    <w:qFormat/>
    <w:rsid w:val="000E3354"/>
    <w:pPr>
      <w:widowControl w:val="0"/>
      <w:spacing w:line="240" w:lineRule="auto"/>
      <w:ind w:firstLineChars="200" w:firstLine="420"/>
    </w:pPr>
    <w:rPr>
      <w:kern w:val="0"/>
      <w:sz w:val="21"/>
      <w:szCs w:val="22"/>
      <w:lang w:val="x-none" w:eastAsia="x-none"/>
    </w:rPr>
  </w:style>
  <w:style w:type="table" w:customStyle="1" w:styleId="310">
    <w:name w:val="无格式表格 31"/>
    <w:basedOn w:val="a5"/>
    <w:uiPriority w:val="19"/>
    <w:qFormat/>
    <w:rsid w:val="000E3354"/>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paragraph" w:customStyle="1" w:styleId="22">
    <w:name w:val="列出段落2"/>
    <w:basedOn w:val="a3"/>
    <w:qFormat/>
    <w:rsid w:val="000E3354"/>
    <w:pPr>
      <w:widowControl w:val="0"/>
      <w:spacing w:line="240" w:lineRule="auto"/>
      <w:ind w:firstLineChars="200" w:firstLine="420"/>
    </w:pPr>
    <w:rPr>
      <w:sz w:val="21"/>
      <w:szCs w:val="22"/>
    </w:rPr>
  </w:style>
  <w:style w:type="paragraph" w:customStyle="1" w:styleId="ListParagraph">
    <w:name w:val="List Paragraph*"/>
    <w:basedOn w:val="a3"/>
    <w:uiPriority w:val="7"/>
    <w:rsid w:val="000E3354"/>
    <w:pPr>
      <w:widowControl w:val="0"/>
      <w:spacing w:line="240" w:lineRule="auto"/>
      <w:ind w:firstLine="420"/>
    </w:pPr>
    <w:rPr>
      <w:rFonts w:cs="Calibri"/>
      <w:color w:val="000000"/>
      <w:kern w:val="1"/>
      <w:sz w:val="21"/>
      <w:szCs w:val="22"/>
    </w:rPr>
  </w:style>
  <w:style w:type="character" w:customStyle="1" w:styleId="Char7">
    <w:name w:val="列出段落 Char"/>
    <w:aliases w:val="图 Char"/>
    <w:link w:val="12"/>
    <w:uiPriority w:val="34"/>
    <w:qFormat/>
    <w:rsid w:val="000E3354"/>
    <w:rPr>
      <w:rFonts w:ascii="Calibri" w:eastAsia="宋体" w:hAnsi="Calibri" w:cs="Times New Roman"/>
      <w:sz w:val="21"/>
      <w:szCs w:val="22"/>
    </w:rPr>
  </w:style>
  <w:style w:type="paragraph" w:styleId="afe">
    <w:name w:val="List Paragraph"/>
    <w:basedOn w:val="a3"/>
    <w:uiPriority w:val="34"/>
    <w:qFormat/>
    <w:rsid w:val="005D18AD"/>
    <w:pPr>
      <w:ind w:firstLineChars="200" w:firstLine="420"/>
    </w:pPr>
  </w:style>
  <w:style w:type="character" w:customStyle="1" w:styleId="aff">
    <w:name w:val="已访问的超链接"/>
    <w:uiPriority w:val="99"/>
    <w:semiHidden/>
    <w:unhideWhenUsed/>
    <w:rsid w:val="00072E47"/>
    <w:rPr>
      <w:color w:val="954F72"/>
      <w:u w:val="single"/>
    </w:rPr>
  </w:style>
  <w:style w:type="character" w:styleId="aff0">
    <w:name w:val="annotation reference"/>
    <w:unhideWhenUsed/>
    <w:qFormat/>
    <w:rsid w:val="00385FEA"/>
    <w:rPr>
      <w:sz w:val="21"/>
      <w:szCs w:val="21"/>
    </w:rPr>
  </w:style>
  <w:style w:type="paragraph" w:styleId="aff1">
    <w:name w:val="annotation text"/>
    <w:basedOn w:val="a3"/>
    <w:link w:val="aff2"/>
    <w:unhideWhenUsed/>
    <w:qFormat/>
    <w:rsid w:val="00385FEA"/>
    <w:pPr>
      <w:jc w:val="left"/>
    </w:pPr>
  </w:style>
  <w:style w:type="character" w:customStyle="1" w:styleId="aff2">
    <w:name w:val="批注文字 字符"/>
    <w:basedOn w:val="a4"/>
    <w:link w:val="aff1"/>
    <w:qFormat/>
    <w:rsid w:val="00385FEA"/>
  </w:style>
  <w:style w:type="paragraph" w:styleId="aff3">
    <w:name w:val="annotation subject"/>
    <w:basedOn w:val="aff1"/>
    <w:next w:val="aff1"/>
    <w:link w:val="aff4"/>
    <w:uiPriority w:val="99"/>
    <w:unhideWhenUsed/>
    <w:qFormat/>
    <w:rsid w:val="00385FEA"/>
    <w:rPr>
      <w:b/>
      <w:bCs/>
      <w:kern w:val="0"/>
      <w:sz w:val="20"/>
      <w:szCs w:val="20"/>
      <w:lang w:val="x-none" w:eastAsia="x-none"/>
    </w:rPr>
  </w:style>
  <w:style w:type="character" w:customStyle="1" w:styleId="aff4">
    <w:name w:val="批注主题 字符"/>
    <w:link w:val="aff3"/>
    <w:uiPriority w:val="99"/>
    <w:qFormat/>
    <w:rsid w:val="00385FEA"/>
    <w:rPr>
      <w:b/>
      <w:bCs/>
    </w:rPr>
  </w:style>
  <w:style w:type="paragraph" w:styleId="aff5">
    <w:name w:val="Revision"/>
    <w:hidden/>
    <w:uiPriority w:val="99"/>
    <w:semiHidden/>
    <w:rsid w:val="00AF5629"/>
    <w:rPr>
      <w:kern w:val="2"/>
      <w:sz w:val="24"/>
      <w:szCs w:val="24"/>
    </w:rPr>
  </w:style>
  <w:style w:type="table" w:customStyle="1" w:styleId="210">
    <w:name w:val="无格式表格 21"/>
    <w:basedOn w:val="a5"/>
    <w:uiPriority w:val="42"/>
    <w:rsid w:val="00123E7C"/>
    <w:rPr>
      <w:sz w:val="21"/>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aff6">
    <w:name w:val="报告正文"/>
    <w:basedOn w:val="a3"/>
    <w:link w:val="Char8"/>
    <w:qFormat/>
    <w:rsid w:val="000D27D7"/>
    <w:pPr>
      <w:widowControl w:val="0"/>
      <w:spacing w:line="360" w:lineRule="auto"/>
      <w:ind w:firstLineChars="200" w:firstLine="480"/>
    </w:pPr>
    <w:rPr>
      <w:rFonts w:ascii="Times New Roman" w:eastAsia="仿宋_GB2312" w:hAnsi="Times New Roman"/>
      <w:kern w:val="0"/>
      <w:sz w:val="20"/>
      <w:szCs w:val="20"/>
      <w:lang w:val="x-none" w:eastAsia="x-none"/>
    </w:rPr>
  </w:style>
  <w:style w:type="character" w:customStyle="1" w:styleId="Char8">
    <w:name w:val="报告正文 Char"/>
    <w:link w:val="aff6"/>
    <w:qFormat/>
    <w:rsid w:val="000D27D7"/>
    <w:rPr>
      <w:rFonts w:ascii="Times New Roman" w:eastAsia="仿宋_GB2312" w:hAnsi="Times New Roman" w:cs="Times New Roman"/>
    </w:rPr>
  </w:style>
  <w:style w:type="paragraph" w:customStyle="1" w:styleId="Default">
    <w:name w:val="Default"/>
    <w:qFormat/>
    <w:rsid w:val="001548AB"/>
    <w:pPr>
      <w:widowControl w:val="0"/>
      <w:autoSpaceDE w:val="0"/>
      <w:autoSpaceDN w:val="0"/>
      <w:adjustRightInd w:val="0"/>
    </w:pPr>
    <w:rPr>
      <w:rFonts w:ascii="Times New Roman" w:hAnsi="Times New Roman"/>
      <w:color w:val="000000"/>
      <w:sz w:val="24"/>
      <w:szCs w:val="24"/>
    </w:rPr>
  </w:style>
  <w:style w:type="paragraph" w:customStyle="1" w:styleId="LZ-1">
    <w:name w:val="LZ-1级标题"/>
    <w:basedOn w:val="1"/>
    <w:next w:val="LZ-"/>
    <w:qFormat/>
    <w:rsid w:val="004A6ACE"/>
    <w:pPr>
      <w:spacing w:line="360" w:lineRule="auto"/>
      <w:ind w:left="0" w:firstLine="0"/>
    </w:pPr>
    <w:rPr>
      <w:rFonts w:ascii="Times New Roman" w:hAnsi="Times New Roman"/>
    </w:rPr>
  </w:style>
  <w:style w:type="paragraph" w:customStyle="1" w:styleId="LZ-2">
    <w:name w:val="LZ-2级标题"/>
    <w:basedOn w:val="2"/>
    <w:next w:val="LZ-"/>
    <w:qFormat/>
    <w:rsid w:val="006B1B76"/>
    <w:pPr>
      <w:ind w:left="0"/>
    </w:pPr>
    <w:rPr>
      <w:rFonts w:ascii="Times New Roman" w:hAnsi="Times New Roman"/>
    </w:rPr>
  </w:style>
  <w:style w:type="paragraph" w:customStyle="1" w:styleId="LZ-3">
    <w:name w:val="LZ-3级标题"/>
    <w:basedOn w:val="3"/>
    <w:next w:val="LZ-"/>
    <w:link w:val="LZ-3Char"/>
    <w:qFormat/>
    <w:rsid w:val="00C7013E"/>
    <w:pPr>
      <w:spacing w:line="360" w:lineRule="auto"/>
    </w:pPr>
    <w:rPr>
      <w:rFonts w:ascii="Times New Roman" w:hAnsi="Times New Roman"/>
      <w:b w:val="0"/>
      <w:bCs w:val="0"/>
    </w:rPr>
  </w:style>
  <w:style w:type="paragraph" w:customStyle="1" w:styleId="LZ-">
    <w:name w:val="LZ-正文"/>
    <w:basedOn w:val="a3"/>
    <w:link w:val="LZ-Char"/>
    <w:qFormat/>
    <w:rsid w:val="00F86738"/>
    <w:pPr>
      <w:widowControl w:val="0"/>
      <w:spacing w:line="360" w:lineRule="auto"/>
      <w:ind w:firstLineChars="200"/>
    </w:pPr>
    <w:rPr>
      <w:rFonts w:ascii="Times New Roman" w:hAnsi="Times New Roman" w:cs="仿宋"/>
      <w:color w:val="000000"/>
      <w:kern w:val="0"/>
      <w:szCs w:val="28"/>
      <w:lang w:val="zh-CN"/>
    </w:rPr>
  </w:style>
  <w:style w:type="paragraph" w:customStyle="1" w:styleId="LZ-0">
    <w:name w:val="LZ-题注"/>
    <w:basedOn w:val="a3"/>
    <w:next w:val="LZ-"/>
    <w:qFormat/>
    <w:rsid w:val="00A5009A"/>
    <w:pPr>
      <w:spacing w:line="360" w:lineRule="auto"/>
      <w:ind w:firstLine="0"/>
      <w:jc w:val="center"/>
    </w:pPr>
    <w:rPr>
      <w:rFonts w:ascii="Times New Roman" w:eastAsia="黑体" w:hAnsi="Times New Roman"/>
      <w:sz w:val="21"/>
    </w:rPr>
  </w:style>
  <w:style w:type="paragraph" w:customStyle="1" w:styleId="LZ-4">
    <w:name w:val="LZ-图表"/>
    <w:basedOn w:val="a3"/>
    <w:qFormat/>
    <w:rsid w:val="00A5009A"/>
    <w:pPr>
      <w:spacing w:line="240" w:lineRule="auto"/>
      <w:ind w:firstLine="0"/>
      <w:jc w:val="center"/>
    </w:pPr>
    <w:rPr>
      <w:rFonts w:ascii="Times New Roman" w:hAnsi="Times New Roman"/>
      <w:sz w:val="21"/>
    </w:rPr>
  </w:style>
  <w:style w:type="paragraph" w:customStyle="1" w:styleId="LZ-40">
    <w:name w:val="LZ-4级"/>
    <w:basedOn w:val="6"/>
    <w:next w:val="LZ-"/>
    <w:rsid w:val="005D54F6"/>
    <w:pPr>
      <w:spacing w:line="360" w:lineRule="auto"/>
      <w:outlineLvl w:val="3"/>
    </w:pPr>
    <w:rPr>
      <w:rFonts w:ascii="Times New Roman" w:hAnsi="Times New Roman"/>
      <w:sz w:val="28"/>
      <w:szCs w:val="28"/>
    </w:rPr>
  </w:style>
  <w:style w:type="paragraph" w:customStyle="1" w:styleId="LZ-41">
    <w:name w:val="LZ-4级1"/>
    <w:basedOn w:val="4"/>
    <w:next w:val="LZ-"/>
    <w:rsid w:val="00875F23"/>
    <w:pPr>
      <w:spacing w:line="360" w:lineRule="auto"/>
      <w:ind w:left="425" w:hanging="137"/>
    </w:pPr>
    <w:rPr>
      <w:rFonts w:ascii="Times New Roman" w:hAnsi="Times New Roman"/>
    </w:rPr>
  </w:style>
  <w:style w:type="paragraph" w:customStyle="1" w:styleId="LZ-5">
    <w:name w:val="LZ-小标题"/>
    <w:basedOn w:val="af7"/>
    <w:qFormat/>
    <w:rsid w:val="00751D5D"/>
    <w:pPr>
      <w:spacing w:after="156" w:line="360" w:lineRule="auto"/>
    </w:pPr>
    <w:rPr>
      <w:sz w:val="24"/>
    </w:rPr>
  </w:style>
  <w:style w:type="paragraph" w:customStyle="1" w:styleId="LA-4NEW">
    <w:name w:val="LA-4级NEW"/>
    <w:basedOn w:val="LZ-3"/>
    <w:next w:val="LZ-"/>
    <w:link w:val="LA-4NEWChar"/>
    <w:qFormat/>
    <w:rsid w:val="00DF422B"/>
    <w:pPr>
      <w:numPr>
        <w:ilvl w:val="3"/>
      </w:numPr>
      <w:spacing w:before="0" w:after="0"/>
      <w:ind w:left="0" w:firstLine="0"/>
      <w:outlineLvl w:val="3"/>
    </w:pPr>
    <w:rPr>
      <w:b/>
      <w:bCs/>
      <w:sz w:val="28"/>
    </w:rPr>
  </w:style>
  <w:style w:type="character" w:customStyle="1" w:styleId="LZ-3Char">
    <w:name w:val="LZ-3级标题 Char"/>
    <w:link w:val="LZ-3"/>
    <w:qFormat/>
    <w:rsid w:val="00C7013E"/>
    <w:rPr>
      <w:rFonts w:ascii="Times New Roman" w:eastAsia="宋体" w:hAnsi="Times New Roman"/>
      <w:b w:val="0"/>
      <w:bCs w:val="0"/>
      <w:sz w:val="30"/>
      <w:szCs w:val="32"/>
    </w:rPr>
  </w:style>
  <w:style w:type="character" w:customStyle="1" w:styleId="LA-4NEWChar">
    <w:name w:val="LA-4级NEW Char"/>
    <w:link w:val="LA-4NEW"/>
    <w:rsid w:val="00DF422B"/>
    <w:rPr>
      <w:rFonts w:ascii="Times New Roman" w:hAnsi="Times New Roman"/>
      <w:b/>
      <w:bCs/>
      <w:sz w:val="28"/>
      <w:szCs w:val="32"/>
      <w:lang w:val="x-none" w:eastAsia="x-none"/>
    </w:rPr>
  </w:style>
  <w:style w:type="paragraph" w:customStyle="1" w:styleId="LZ-6">
    <w:name w:val="LZ-备注"/>
    <w:basedOn w:val="a3"/>
    <w:qFormat/>
    <w:rsid w:val="00A5009A"/>
    <w:pPr>
      <w:spacing w:line="240" w:lineRule="auto"/>
      <w:ind w:firstLineChars="200" w:firstLine="420"/>
    </w:pPr>
    <w:rPr>
      <w:rFonts w:ascii="Times New Roman" w:hAnsi="Times New Roman"/>
      <w:sz w:val="21"/>
      <w:szCs w:val="21"/>
    </w:rPr>
  </w:style>
  <w:style w:type="paragraph" w:customStyle="1" w:styleId="LZ-7">
    <w:name w:val="LZ-公式"/>
    <w:basedOn w:val="LZ-"/>
    <w:qFormat/>
    <w:rsid w:val="000C43E5"/>
    <w:pPr>
      <w:ind w:firstLineChars="0" w:firstLine="0"/>
      <w:jc w:val="center"/>
    </w:pPr>
  </w:style>
  <w:style w:type="paragraph" w:styleId="aff7">
    <w:name w:val="Date"/>
    <w:basedOn w:val="a3"/>
    <w:next w:val="a3"/>
    <w:link w:val="aff8"/>
    <w:unhideWhenUsed/>
    <w:qFormat/>
    <w:rsid w:val="00EC52EA"/>
    <w:pPr>
      <w:widowControl w:val="0"/>
      <w:spacing w:line="240" w:lineRule="auto"/>
      <w:ind w:leftChars="2500" w:left="100" w:firstLine="0"/>
    </w:pPr>
    <w:rPr>
      <w:rFonts w:ascii="Times New Roman" w:hAnsi="Times New Roman"/>
      <w:kern w:val="0"/>
      <w:sz w:val="21"/>
      <w:szCs w:val="20"/>
      <w:lang w:val="x-none" w:eastAsia="x-none"/>
    </w:rPr>
  </w:style>
  <w:style w:type="character" w:customStyle="1" w:styleId="aff8">
    <w:name w:val="日期 字符"/>
    <w:link w:val="aff7"/>
    <w:qFormat/>
    <w:rsid w:val="00EC52EA"/>
    <w:rPr>
      <w:rFonts w:ascii="Times New Roman" w:eastAsia="宋体" w:hAnsi="Times New Roman" w:cs="Times New Roman"/>
      <w:sz w:val="21"/>
    </w:rPr>
  </w:style>
  <w:style w:type="paragraph" w:customStyle="1" w:styleId="mas-">
    <w:name w:val="mas-表格内容"/>
    <w:basedOn w:val="a3"/>
    <w:qFormat/>
    <w:rsid w:val="008F412A"/>
    <w:pPr>
      <w:widowControl w:val="0"/>
      <w:overflowPunct w:val="0"/>
      <w:autoSpaceDE w:val="0"/>
      <w:autoSpaceDN w:val="0"/>
      <w:adjustRightInd w:val="0"/>
      <w:snapToGrid w:val="0"/>
      <w:spacing w:line="240" w:lineRule="auto"/>
      <w:ind w:firstLine="0"/>
      <w:jc w:val="center"/>
      <w:textAlignment w:val="baseline"/>
    </w:pPr>
    <w:rPr>
      <w:rFonts w:ascii="Times New Roman" w:hAnsi="Times New Roman"/>
      <w:kern w:val="0"/>
      <w:szCs w:val="20"/>
      <w:lang w:val="zh-CN" w:bidi="zh-CN"/>
      <w14:numSpacing w14:val="tabular"/>
    </w:rPr>
  </w:style>
  <w:style w:type="paragraph" w:customStyle="1" w:styleId="mas-0">
    <w:name w:val="mas-表格标题"/>
    <w:basedOn w:val="a3"/>
    <w:qFormat/>
    <w:rsid w:val="008F412A"/>
    <w:pPr>
      <w:widowControl w:val="0"/>
      <w:autoSpaceDE w:val="0"/>
      <w:autoSpaceDN w:val="0"/>
      <w:spacing w:beforeLines="50" w:before="50" w:line="240" w:lineRule="auto"/>
      <w:ind w:firstLine="0"/>
      <w:jc w:val="center"/>
    </w:pPr>
    <w:rPr>
      <w:rFonts w:ascii="Times New Roman" w:hAnsi="Times New Roman" w:cs="仿宋"/>
      <w:kern w:val="0"/>
      <w:szCs w:val="22"/>
      <w:lang w:val="zh-CN" w:bidi="zh-CN"/>
    </w:rPr>
  </w:style>
  <w:style w:type="paragraph" w:styleId="TOC7">
    <w:name w:val="toc 7"/>
    <w:basedOn w:val="a3"/>
    <w:next w:val="a3"/>
    <w:uiPriority w:val="39"/>
    <w:unhideWhenUsed/>
    <w:qFormat/>
    <w:rsid w:val="00E04FE1"/>
    <w:pPr>
      <w:widowControl w:val="0"/>
      <w:spacing w:beforeLines="50" w:before="50" w:afterLines="50" w:after="50" w:line="360" w:lineRule="auto"/>
      <w:ind w:left="1260" w:firstLineChars="200"/>
      <w:jc w:val="left"/>
    </w:pPr>
    <w:rPr>
      <w:rFonts w:ascii="Times New Roman" w:eastAsiaTheme="minorEastAsia" w:hAnsi="Times New Roman" w:cstheme="minorHAnsi"/>
      <w:sz w:val="18"/>
      <w:szCs w:val="18"/>
    </w:rPr>
  </w:style>
  <w:style w:type="paragraph" w:styleId="aff9">
    <w:name w:val="Body Text"/>
    <w:basedOn w:val="a3"/>
    <w:link w:val="affa"/>
    <w:uiPriority w:val="99"/>
    <w:qFormat/>
    <w:rsid w:val="00E04FE1"/>
    <w:pPr>
      <w:widowControl w:val="0"/>
      <w:autoSpaceDE w:val="0"/>
      <w:autoSpaceDN w:val="0"/>
      <w:spacing w:beforeLines="50" w:before="50" w:afterLines="50" w:after="50" w:line="360" w:lineRule="auto"/>
      <w:ind w:firstLineChars="200"/>
    </w:pPr>
    <w:rPr>
      <w:rFonts w:ascii="Times New Roman" w:hAnsi="Times New Roman" w:cs="仿宋"/>
      <w:kern w:val="0"/>
      <w:sz w:val="28"/>
      <w:szCs w:val="28"/>
      <w:lang w:val="zh-CN" w:bidi="zh-CN"/>
    </w:rPr>
  </w:style>
  <w:style w:type="character" w:customStyle="1" w:styleId="affa">
    <w:name w:val="正文文本 字符"/>
    <w:basedOn w:val="a4"/>
    <w:link w:val="aff9"/>
    <w:uiPriority w:val="99"/>
    <w:qFormat/>
    <w:rsid w:val="00E04FE1"/>
    <w:rPr>
      <w:rFonts w:ascii="Times New Roman" w:hAnsi="Times New Roman" w:cs="仿宋"/>
      <w:sz w:val="28"/>
      <w:szCs w:val="28"/>
      <w:lang w:val="zh-CN" w:bidi="zh-CN"/>
    </w:rPr>
  </w:style>
  <w:style w:type="paragraph" w:styleId="TOC5">
    <w:name w:val="toc 5"/>
    <w:basedOn w:val="a3"/>
    <w:next w:val="a3"/>
    <w:uiPriority w:val="39"/>
    <w:unhideWhenUsed/>
    <w:qFormat/>
    <w:rsid w:val="00E04FE1"/>
    <w:pPr>
      <w:widowControl w:val="0"/>
      <w:spacing w:beforeLines="50" w:before="50" w:afterLines="50" w:after="50" w:line="360" w:lineRule="auto"/>
      <w:ind w:left="840" w:firstLineChars="200"/>
      <w:jc w:val="left"/>
    </w:pPr>
    <w:rPr>
      <w:rFonts w:ascii="Times New Roman" w:eastAsiaTheme="minorEastAsia" w:hAnsi="Times New Roman" w:cstheme="minorHAnsi"/>
      <w:sz w:val="18"/>
      <w:szCs w:val="18"/>
    </w:rPr>
  </w:style>
  <w:style w:type="paragraph" w:styleId="TOC8">
    <w:name w:val="toc 8"/>
    <w:basedOn w:val="a3"/>
    <w:next w:val="a3"/>
    <w:uiPriority w:val="39"/>
    <w:unhideWhenUsed/>
    <w:qFormat/>
    <w:rsid w:val="00E04FE1"/>
    <w:pPr>
      <w:widowControl w:val="0"/>
      <w:spacing w:beforeLines="50" w:before="50" w:afterLines="50" w:after="50" w:line="360" w:lineRule="auto"/>
      <w:ind w:left="1470" w:firstLineChars="200"/>
      <w:jc w:val="left"/>
    </w:pPr>
    <w:rPr>
      <w:rFonts w:ascii="Times New Roman" w:eastAsiaTheme="minorEastAsia" w:hAnsi="Times New Roman" w:cstheme="minorHAnsi"/>
      <w:sz w:val="18"/>
      <w:szCs w:val="18"/>
    </w:rPr>
  </w:style>
  <w:style w:type="paragraph" w:styleId="TOC4">
    <w:name w:val="toc 4"/>
    <w:basedOn w:val="a3"/>
    <w:next w:val="a3"/>
    <w:uiPriority w:val="39"/>
    <w:unhideWhenUsed/>
    <w:qFormat/>
    <w:rsid w:val="00E04FE1"/>
    <w:pPr>
      <w:widowControl w:val="0"/>
      <w:spacing w:beforeLines="50" w:before="50" w:afterLines="50" w:after="50" w:line="360" w:lineRule="auto"/>
      <w:ind w:left="630" w:firstLineChars="200"/>
      <w:jc w:val="left"/>
    </w:pPr>
    <w:rPr>
      <w:rFonts w:ascii="Times New Roman" w:eastAsiaTheme="minorEastAsia" w:hAnsi="Times New Roman" w:cstheme="minorHAnsi"/>
      <w:sz w:val="18"/>
      <w:szCs w:val="18"/>
    </w:rPr>
  </w:style>
  <w:style w:type="paragraph" w:styleId="TOC6">
    <w:name w:val="toc 6"/>
    <w:basedOn w:val="a3"/>
    <w:next w:val="a3"/>
    <w:uiPriority w:val="39"/>
    <w:unhideWhenUsed/>
    <w:qFormat/>
    <w:rsid w:val="00E04FE1"/>
    <w:pPr>
      <w:widowControl w:val="0"/>
      <w:spacing w:beforeLines="50" w:before="50" w:afterLines="50" w:after="50" w:line="360" w:lineRule="auto"/>
      <w:ind w:left="1050" w:firstLineChars="200"/>
      <w:jc w:val="left"/>
    </w:pPr>
    <w:rPr>
      <w:rFonts w:ascii="Times New Roman" w:eastAsiaTheme="minorEastAsia" w:hAnsi="Times New Roman" w:cstheme="minorHAnsi"/>
      <w:sz w:val="18"/>
      <w:szCs w:val="18"/>
    </w:rPr>
  </w:style>
  <w:style w:type="paragraph" w:styleId="TOC9">
    <w:name w:val="toc 9"/>
    <w:basedOn w:val="a3"/>
    <w:next w:val="a3"/>
    <w:uiPriority w:val="39"/>
    <w:unhideWhenUsed/>
    <w:qFormat/>
    <w:rsid w:val="00E04FE1"/>
    <w:pPr>
      <w:widowControl w:val="0"/>
      <w:spacing w:beforeLines="50" w:before="50" w:afterLines="50" w:after="50" w:line="360" w:lineRule="auto"/>
      <w:ind w:left="1680" w:firstLineChars="200"/>
      <w:jc w:val="left"/>
    </w:pPr>
    <w:rPr>
      <w:rFonts w:ascii="Times New Roman" w:eastAsiaTheme="minorEastAsia" w:hAnsi="Times New Roman" w:cstheme="minorHAnsi"/>
      <w:sz w:val="18"/>
      <w:szCs w:val="18"/>
    </w:rPr>
  </w:style>
  <w:style w:type="paragraph" w:customStyle="1" w:styleId="TOC10">
    <w:name w:val="TOC 标题1"/>
    <w:basedOn w:val="1"/>
    <w:next w:val="a3"/>
    <w:uiPriority w:val="39"/>
    <w:unhideWhenUsed/>
    <w:qFormat/>
    <w:rsid w:val="00E04FE1"/>
    <w:pPr>
      <w:keepNext w:val="0"/>
      <w:keepLines w:val="0"/>
      <w:numPr>
        <w:numId w:val="0"/>
      </w:numPr>
      <w:spacing w:beforeLines="50" w:before="312" w:beforeAutospacing="0" w:after="312" w:afterAutospacing="0" w:line="276" w:lineRule="auto"/>
      <w:outlineLvl w:val="9"/>
    </w:pPr>
    <w:rPr>
      <w:rFonts w:asciiTheme="majorHAnsi" w:eastAsiaTheme="majorEastAsia" w:hAnsiTheme="majorHAnsi" w:cstheme="majorBidi"/>
      <w:spacing w:val="40"/>
      <w:kern w:val="0"/>
      <w:szCs w:val="28"/>
      <w:lang w:val="en-US" w:eastAsia="zh-CN"/>
    </w:rPr>
  </w:style>
  <w:style w:type="character" w:styleId="affb">
    <w:name w:val="page number"/>
    <w:basedOn w:val="a4"/>
    <w:uiPriority w:val="99"/>
    <w:semiHidden/>
    <w:unhideWhenUsed/>
    <w:qFormat/>
    <w:rsid w:val="00E04FE1"/>
  </w:style>
  <w:style w:type="character" w:styleId="affc">
    <w:name w:val="FollowedHyperlink"/>
    <w:basedOn w:val="a4"/>
    <w:uiPriority w:val="99"/>
    <w:unhideWhenUsed/>
    <w:qFormat/>
    <w:rsid w:val="00E04FE1"/>
    <w:rPr>
      <w:color w:val="800080"/>
      <w:u w:val="single"/>
    </w:rPr>
  </w:style>
  <w:style w:type="character" w:styleId="HTML">
    <w:name w:val="HTML Typewriter"/>
    <w:rsid w:val="00E04FE1"/>
    <w:rPr>
      <w:rFonts w:ascii="宋体" w:eastAsia="宋体" w:hAnsi="宋体" w:cs="宋体"/>
      <w:sz w:val="24"/>
      <w:szCs w:val="24"/>
    </w:rPr>
  </w:style>
  <w:style w:type="paragraph" w:styleId="affd">
    <w:name w:val="No Spacing"/>
    <w:uiPriority w:val="1"/>
    <w:qFormat/>
    <w:rsid w:val="00E04FE1"/>
    <w:pPr>
      <w:widowControl w:val="0"/>
      <w:jc w:val="both"/>
    </w:pPr>
    <w:rPr>
      <w:rFonts w:asciiTheme="minorHAnsi" w:eastAsiaTheme="minorEastAsia" w:hAnsiTheme="minorHAnsi" w:cstheme="minorBidi"/>
      <w:kern w:val="2"/>
      <w:sz w:val="24"/>
      <w:szCs w:val="22"/>
    </w:rPr>
  </w:style>
  <w:style w:type="character" w:styleId="affe">
    <w:name w:val="Placeholder Text"/>
    <w:basedOn w:val="a4"/>
    <w:uiPriority w:val="99"/>
    <w:semiHidden/>
    <w:qFormat/>
    <w:rsid w:val="00E04FE1"/>
    <w:rPr>
      <w:color w:val="808080"/>
    </w:rPr>
  </w:style>
  <w:style w:type="paragraph" w:customStyle="1" w:styleId="13">
    <w:name w:val="修订1"/>
    <w:hidden/>
    <w:uiPriority w:val="99"/>
    <w:semiHidden/>
    <w:qFormat/>
    <w:rsid w:val="00E04FE1"/>
    <w:rPr>
      <w:rFonts w:asciiTheme="minorHAnsi" w:eastAsiaTheme="minorEastAsia" w:hAnsiTheme="minorHAnsi" w:cstheme="minorBidi"/>
      <w:kern w:val="2"/>
      <w:sz w:val="24"/>
      <w:szCs w:val="22"/>
    </w:rPr>
  </w:style>
  <w:style w:type="paragraph" w:customStyle="1" w:styleId="a">
    <w:name w:val="符号正文"/>
    <w:basedOn w:val="afe"/>
    <w:qFormat/>
    <w:rsid w:val="00E04FE1"/>
    <w:pPr>
      <w:widowControl w:val="0"/>
      <w:numPr>
        <w:numId w:val="30"/>
      </w:numPr>
      <w:spacing w:afterLines="50" w:after="50" w:line="276" w:lineRule="auto"/>
      <w:ind w:left="840" w:firstLineChars="0" w:firstLine="0"/>
      <w:jc w:val="left"/>
    </w:pPr>
    <w:rPr>
      <w:rFonts w:ascii="Times New Roman" w:eastAsiaTheme="minorEastAsia" w:hAnsi="Times New Roman" w:cstheme="minorBidi"/>
      <w:sz w:val="21"/>
      <w:szCs w:val="21"/>
    </w:rPr>
  </w:style>
  <w:style w:type="paragraph" w:customStyle="1" w:styleId="a2">
    <w:name w:val="符号副正文"/>
    <w:basedOn w:val="a"/>
    <w:qFormat/>
    <w:rsid w:val="00E04FE1"/>
    <w:pPr>
      <w:numPr>
        <w:numId w:val="31"/>
      </w:numPr>
      <w:ind w:left="840"/>
    </w:pPr>
  </w:style>
  <w:style w:type="character" w:customStyle="1" w:styleId="Char12">
    <w:name w:val="批注文字 Char1"/>
    <w:uiPriority w:val="99"/>
    <w:qFormat/>
    <w:rsid w:val="00E04FE1"/>
    <w:rPr>
      <w:rFonts w:ascii="Times New Roman" w:eastAsia="宋体" w:hAnsi="Times New Roman" w:cs="Times New Roman"/>
      <w:kern w:val="0"/>
      <w:szCs w:val="20"/>
    </w:rPr>
  </w:style>
  <w:style w:type="table" w:customStyle="1" w:styleId="14">
    <w:name w:val="样式1"/>
    <w:basedOn w:val="a5"/>
    <w:uiPriority w:val="99"/>
    <w:qFormat/>
    <w:rsid w:val="00E04FE1"/>
    <w:pPr>
      <w:suppressAutoHyphens/>
    </w:pPr>
    <w:rPr>
      <w:rFonts w:asciiTheme="minorHAnsi" w:eastAsiaTheme="minorEastAsia" w:hAnsiTheme="minorHAnsi" w:cstheme="minorBidi"/>
    </w:rPr>
    <w:tblPr>
      <w:jc w:val="center"/>
      <w:tblBorders>
        <w:top w:val="single" w:sz="12" w:space="0" w:color="auto"/>
        <w:bottom w:val="single" w:sz="12" w:space="0" w:color="auto"/>
      </w:tblBorders>
    </w:tblPr>
    <w:trPr>
      <w:cantSplit/>
      <w:jc w:val="center"/>
    </w:trPr>
  </w:style>
  <w:style w:type="paragraph" w:customStyle="1" w:styleId="afff">
    <w:name w:val="图表"/>
    <w:basedOn w:val="a3"/>
    <w:link w:val="Char9"/>
    <w:qFormat/>
    <w:rsid w:val="00E04FE1"/>
    <w:pPr>
      <w:widowControl w:val="0"/>
      <w:spacing w:beforeLines="50" w:before="50" w:afterLines="50" w:after="50" w:line="360" w:lineRule="auto"/>
      <w:ind w:firstLineChars="200"/>
      <w:jc w:val="center"/>
    </w:pPr>
    <w:rPr>
      <w:rFonts w:ascii="Times New Roman" w:eastAsia="黑体" w:hAnsi="Times New Roman"/>
      <w:sz w:val="21"/>
      <w:szCs w:val="22"/>
    </w:rPr>
  </w:style>
  <w:style w:type="character" w:customStyle="1" w:styleId="Char9">
    <w:name w:val="图表 Char"/>
    <w:basedOn w:val="a4"/>
    <w:link w:val="afff"/>
    <w:qFormat/>
    <w:rsid w:val="00E04FE1"/>
    <w:rPr>
      <w:rFonts w:ascii="Times New Roman" w:eastAsia="黑体" w:hAnsi="Times New Roman"/>
      <w:kern w:val="2"/>
      <w:sz w:val="21"/>
      <w:szCs w:val="22"/>
    </w:rPr>
  </w:style>
  <w:style w:type="paragraph" w:customStyle="1" w:styleId="110">
    <w:name w:val="标题 11"/>
    <w:basedOn w:val="a3"/>
    <w:next w:val="a3"/>
    <w:uiPriority w:val="9"/>
    <w:qFormat/>
    <w:rsid w:val="00E04FE1"/>
    <w:pPr>
      <w:widowControl w:val="0"/>
      <w:tabs>
        <w:tab w:val="left" w:pos="360"/>
      </w:tabs>
      <w:spacing w:beforeLines="100" w:before="100" w:afterLines="100" w:after="100" w:line="360" w:lineRule="auto"/>
      <w:ind w:firstLine="482"/>
      <w:jc w:val="center"/>
      <w:outlineLvl w:val="0"/>
    </w:pPr>
    <w:rPr>
      <w:rFonts w:ascii="Times New Roman" w:hAnsi="Times New Roman" w:cstheme="minorBidi"/>
      <w:b/>
      <w:bCs/>
      <w:kern w:val="44"/>
      <w:sz w:val="36"/>
      <w:szCs w:val="44"/>
    </w:rPr>
  </w:style>
  <w:style w:type="paragraph" w:customStyle="1" w:styleId="211">
    <w:name w:val="标题 21"/>
    <w:basedOn w:val="a3"/>
    <w:next w:val="a3"/>
    <w:uiPriority w:val="9"/>
    <w:unhideWhenUsed/>
    <w:qFormat/>
    <w:rsid w:val="00E04FE1"/>
    <w:pPr>
      <w:widowControl w:val="0"/>
      <w:tabs>
        <w:tab w:val="left" w:pos="360"/>
      </w:tabs>
      <w:spacing w:beforeLines="100" w:before="100" w:afterLines="50" w:after="50" w:line="360" w:lineRule="auto"/>
      <w:ind w:firstLine="482"/>
      <w:jc w:val="left"/>
      <w:outlineLvl w:val="1"/>
    </w:pPr>
    <w:rPr>
      <w:rFonts w:ascii="Cambria" w:hAnsi="Cambria"/>
      <w:b/>
      <w:bCs/>
      <w:sz w:val="32"/>
      <w:szCs w:val="32"/>
    </w:rPr>
  </w:style>
  <w:style w:type="paragraph" w:customStyle="1" w:styleId="41">
    <w:name w:val="标题 41"/>
    <w:basedOn w:val="a3"/>
    <w:next w:val="a3"/>
    <w:uiPriority w:val="9"/>
    <w:unhideWhenUsed/>
    <w:qFormat/>
    <w:rsid w:val="00E04FE1"/>
    <w:pPr>
      <w:widowControl w:val="0"/>
      <w:tabs>
        <w:tab w:val="left" w:pos="360"/>
      </w:tabs>
      <w:spacing w:beforeLines="50" w:before="50" w:afterLines="50" w:after="50" w:line="360" w:lineRule="auto"/>
      <w:ind w:firstLine="482"/>
      <w:outlineLvl w:val="3"/>
    </w:pPr>
    <w:rPr>
      <w:rFonts w:ascii="Cambria" w:hAnsi="Cambria"/>
      <w:bCs/>
      <w:szCs w:val="28"/>
    </w:rPr>
  </w:style>
  <w:style w:type="paragraph" w:customStyle="1" w:styleId="81">
    <w:name w:val="标题 81"/>
    <w:basedOn w:val="a3"/>
    <w:next w:val="a3"/>
    <w:uiPriority w:val="9"/>
    <w:semiHidden/>
    <w:unhideWhenUsed/>
    <w:qFormat/>
    <w:rsid w:val="00E04FE1"/>
    <w:pPr>
      <w:keepNext/>
      <w:keepLines/>
      <w:widowControl w:val="0"/>
      <w:spacing w:before="240" w:after="64" w:line="320" w:lineRule="auto"/>
      <w:ind w:firstLineChars="200"/>
      <w:outlineLvl w:val="7"/>
    </w:pPr>
    <w:rPr>
      <w:rFonts w:ascii="Cambria" w:hAnsi="Cambria"/>
    </w:rPr>
  </w:style>
  <w:style w:type="paragraph" w:customStyle="1" w:styleId="111">
    <w:name w:val="目录 11"/>
    <w:basedOn w:val="a3"/>
    <w:next w:val="a3"/>
    <w:uiPriority w:val="39"/>
    <w:unhideWhenUsed/>
    <w:qFormat/>
    <w:rsid w:val="00E04FE1"/>
    <w:pPr>
      <w:widowControl w:val="0"/>
      <w:tabs>
        <w:tab w:val="left" w:pos="284"/>
        <w:tab w:val="left" w:pos="567"/>
        <w:tab w:val="right" w:leader="dot" w:pos="8296"/>
      </w:tabs>
      <w:spacing w:beforeLines="50" w:before="50" w:afterLines="50" w:after="50" w:line="360" w:lineRule="auto"/>
      <w:ind w:firstLine="482"/>
      <w:jc w:val="left"/>
    </w:pPr>
    <w:rPr>
      <w:rFonts w:ascii="Times New Roman" w:eastAsiaTheme="minorEastAsia" w:hAnsi="Times New Roman" w:cs="Calibri"/>
      <w:b/>
      <w:bCs/>
      <w:caps/>
      <w:sz w:val="22"/>
      <w:szCs w:val="20"/>
    </w:rPr>
  </w:style>
  <w:style w:type="paragraph" w:customStyle="1" w:styleId="212">
    <w:name w:val="目录 21"/>
    <w:basedOn w:val="a3"/>
    <w:next w:val="a3"/>
    <w:uiPriority w:val="39"/>
    <w:unhideWhenUsed/>
    <w:qFormat/>
    <w:rsid w:val="00E04FE1"/>
    <w:pPr>
      <w:widowControl w:val="0"/>
      <w:spacing w:beforeLines="50" w:before="50" w:afterLines="50" w:after="50" w:line="400" w:lineRule="exact"/>
      <w:ind w:left="210" w:firstLineChars="200"/>
      <w:jc w:val="left"/>
    </w:pPr>
    <w:rPr>
      <w:rFonts w:ascii="Times New Roman" w:eastAsiaTheme="minorEastAsia" w:hAnsi="Times New Roman" w:cs="Calibri"/>
      <w:smallCaps/>
      <w:sz w:val="22"/>
      <w:szCs w:val="20"/>
    </w:rPr>
  </w:style>
  <w:style w:type="paragraph" w:customStyle="1" w:styleId="311">
    <w:name w:val="目录 31"/>
    <w:basedOn w:val="a3"/>
    <w:next w:val="a3"/>
    <w:uiPriority w:val="39"/>
    <w:unhideWhenUsed/>
    <w:qFormat/>
    <w:rsid w:val="00E04FE1"/>
    <w:pPr>
      <w:widowControl w:val="0"/>
      <w:tabs>
        <w:tab w:val="right" w:leader="dot" w:pos="8296"/>
      </w:tabs>
      <w:spacing w:beforeLines="50" w:before="50" w:afterLines="50" w:after="50" w:line="440" w:lineRule="exact"/>
      <w:ind w:left="420" w:firstLineChars="200" w:firstLine="440"/>
      <w:jc w:val="left"/>
    </w:pPr>
    <w:rPr>
      <w:rFonts w:ascii="Times New Roman" w:eastAsiaTheme="minorEastAsia" w:hAnsi="Times New Roman" w:cs="Calibri"/>
      <w:iCs/>
      <w:sz w:val="22"/>
      <w:szCs w:val="20"/>
    </w:rPr>
  </w:style>
  <w:style w:type="paragraph" w:customStyle="1" w:styleId="410">
    <w:name w:val="目录 41"/>
    <w:basedOn w:val="a3"/>
    <w:next w:val="a3"/>
    <w:uiPriority w:val="39"/>
    <w:unhideWhenUsed/>
    <w:qFormat/>
    <w:rsid w:val="00E04FE1"/>
    <w:pPr>
      <w:widowControl w:val="0"/>
      <w:spacing w:beforeLines="50" w:before="50" w:afterLines="50" w:after="50" w:line="360" w:lineRule="auto"/>
      <w:ind w:left="630" w:firstLineChars="200"/>
      <w:jc w:val="left"/>
    </w:pPr>
    <w:rPr>
      <w:rFonts w:ascii="Times New Roman" w:eastAsiaTheme="minorEastAsia" w:hAnsi="Times New Roman" w:cs="Calibri"/>
      <w:sz w:val="18"/>
      <w:szCs w:val="18"/>
    </w:rPr>
  </w:style>
  <w:style w:type="paragraph" w:customStyle="1" w:styleId="51">
    <w:name w:val="目录 51"/>
    <w:basedOn w:val="a3"/>
    <w:next w:val="a3"/>
    <w:uiPriority w:val="39"/>
    <w:unhideWhenUsed/>
    <w:qFormat/>
    <w:rsid w:val="00E04FE1"/>
    <w:pPr>
      <w:widowControl w:val="0"/>
      <w:spacing w:beforeLines="50" w:before="50" w:afterLines="50" w:after="50" w:line="360" w:lineRule="auto"/>
      <w:ind w:left="840" w:firstLineChars="200"/>
      <w:jc w:val="left"/>
    </w:pPr>
    <w:rPr>
      <w:rFonts w:ascii="Times New Roman" w:eastAsiaTheme="minorEastAsia" w:hAnsi="Times New Roman" w:cs="Calibri"/>
      <w:sz w:val="18"/>
      <w:szCs w:val="18"/>
    </w:rPr>
  </w:style>
  <w:style w:type="paragraph" w:customStyle="1" w:styleId="610">
    <w:name w:val="目录 61"/>
    <w:basedOn w:val="a3"/>
    <w:next w:val="a3"/>
    <w:uiPriority w:val="39"/>
    <w:unhideWhenUsed/>
    <w:qFormat/>
    <w:rsid w:val="00E04FE1"/>
    <w:pPr>
      <w:widowControl w:val="0"/>
      <w:spacing w:beforeLines="50" w:before="50" w:afterLines="50" w:after="50" w:line="360" w:lineRule="auto"/>
      <w:ind w:left="1050" w:firstLineChars="200"/>
      <w:jc w:val="left"/>
    </w:pPr>
    <w:rPr>
      <w:rFonts w:ascii="Times New Roman" w:eastAsiaTheme="minorEastAsia" w:hAnsi="Times New Roman" w:cs="Calibri"/>
      <w:sz w:val="18"/>
      <w:szCs w:val="18"/>
    </w:rPr>
  </w:style>
  <w:style w:type="paragraph" w:customStyle="1" w:styleId="71">
    <w:name w:val="目录 71"/>
    <w:basedOn w:val="a3"/>
    <w:next w:val="a3"/>
    <w:uiPriority w:val="39"/>
    <w:unhideWhenUsed/>
    <w:qFormat/>
    <w:rsid w:val="00E04FE1"/>
    <w:pPr>
      <w:widowControl w:val="0"/>
      <w:spacing w:beforeLines="50" w:before="50" w:afterLines="50" w:after="50" w:line="360" w:lineRule="auto"/>
      <w:ind w:left="1260" w:firstLineChars="200"/>
      <w:jc w:val="left"/>
    </w:pPr>
    <w:rPr>
      <w:rFonts w:ascii="Times New Roman" w:eastAsiaTheme="minorEastAsia" w:hAnsi="Times New Roman" w:cs="Calibri"/>
      <w:sz w:val="18"/>
      <w:szCs w:val="18"/>
    </w:rPr>
  </w:style>
  <w:style w:type="paragraph" w:customStyle="1" w:styleId="810">
    <w:name w:val="目录 81"/>
    <w:basedOn w:val="a3"/>
    <w:next w:val="a3"/>
    <w:uiPriority w:val="39"/>
    <w:unhideWhenUsed/>
    <w:qFormat/>
    <w:rsid w:val="00E04FE1"/>
    <w:pPr>
      <w:widowControl w:val="0"/>
      <w:spacing w:beforeLines="50" w:before="50" w:afterLines="50" w:after="50" w:line="360" w:lineRule="auto"/>
      <w:ind w:left="1470" w:firstLineChars="200"/>
      <w:jc w:val="left"/>
    </w:pPr>
    <w:rPr>
      <w:rFonts w:ascii="Times New Roman" w:eastAsiaTheme="minorEastAsia" w:hAnsi="Times New Roman" w:cs="Calibri"/>
      <w:sz w:val="18"/>
      <w:szCs w:val="18"/>
    </w:rPr>
  </w:style>
  <w:style w:type="paragraph" w:customStyle="1" w:styleId="91">
    <w:name w:val="目录 91"/>
    <w:basedOn w:val="a3"/>
    <w:next w:val="a3"/>
    <w:uiPriority w:val="39"/>
    <w:unhideWhenUsed/>
    <w:qFormat/>
    <w:rsid w:val="00E04FE1"/>
    <w:pPr>
      <w:widowControl w:val="0"/>
      <w:spacing w:beforeLines="50" w:before="50" w:afterLines="50" w:after="50" w:line="360" w:lineRule="auto"/>
      <w:ind w:left="1680" w:firstLineChars="200"/>
      <w:jc w:val="left"/>
    </w:pPr>
    <w:rPr>
      <w:rFonts w:ascii="Times New Roman" w:eastAsiaTheme="minorEastAsia" w:hAnsi="Times New Roman" w:cs="Calibri"/>
      <w:sz w:val="18"/>
      <w:szCs w:val="18"/>
    </w:rPr>
  </w:style>
  <w:style w:type="character" w:customStyle="1" w:styleId="15">
    <w:name w:val="超链接1"/>
    <w:basedOn w:val="a4"/>
    <w:uiPriority w:val="99"/>
    <w:unhideWhenUsed/>
    <w:qFormat/>
    <w:rsid w:val="00E04FE1"/>
    <w:rPr>
      <w:color w:val="0000FF"/>
      <w:u w:val="single"/>
    </w:rPr>
  </w:style>
  <w:style w:type="table" w:customStyle="1" w:styleId="112">
    <w:name w:val="网格型11"/>
    <w:basedOn w:val="a5"/>
    <w:uiPriority w:val="39"/>
    <w:qFormat/>
    <w:rsid w:val="00E04FE1"/>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1">
    <w:name w:val="标题 1 Char1"/>
    <w:basedOn w:val="a4"/>
    <w:uiPriority w:val="9"/>
    <w:qFormat/>
    <w:rsid w:val="00E04FE1"/>
    <w:rPr>
      <w:b/>
      <w:bCs/>
      <w:kern w:val="44"/>
      <w:sz w:val="44"/>
      <w:szCs w:val="44"/>
    </w:rPr>
  </w:style>
  <w:style w:type="character" w:customStyle="1" w:styleId="2Char1">
    <w:name w:val="标题 2 Char1"/>
    <w:basedOn w:val="a4"/>
    <w:uiPriority w:val="9"/>
    <w:semiHidden/>
    <w:qFormat/>
    <w:rsid w:val="00E04FE1"/>
    <w:rPr>
      <w:rFonts w:asciiTheme="majorHAnsi" w:eastAsiaTheme="majorEastAsia" w:hAnsiTheme="majorHAnsi" w:cstheme="majorBidi"/>
      <w:b/>
      <w:bCs/>
      <w:sz w:val="32"/>
      <w:szCs w:val="32"/>
    </w:rPr>
  </w:style>
  <w:style w:type="character" w:customStyle="1" w:styleId="4Char1">
    <w:name w:val="标题 4 Char1"/>
    <w:basedOn w:val="a4"/>
    <w:uiPriority w:val="9"/>
    <w:semiHidden/>
    <w:qFormat/>
    <w:rsid w:val="00E04FE1"/>
    <w:rPr>
      <w:rFonts w:asciiTheme="majorHAnsi" w:eastAsiaTheme="majorEastAsia" w:hAnsiTheme="majorHAnsi" w:cstheme="majorBidi"/>
      <w:b/>
      <w:bCs/>
      <w:sz w:val="28"/>
      <w:szCs w:val="28"/>
    </w:rPr>
  </w:style>
  <w:style w:type="character" w:customStyle="1" w:styleId="8Char1">
    <w:name w:val="标题 8 Char1"/>
    <w:basedOn w:val="a4"/>
    <w:uiPriority w:val="9"/>
    <w:semiHidden/>
    <w:qFormat/>
    <w:rsid w:val="00E04FE1"/>
    <w:rPr>
      <w:rFonts w:asciiTheme="majorHAnsi" w:eastAsiaTheme="majorEastAsia" w:hAnsiTheme="majorHAnsi" w:cstheme="majorBidi"/>
      <w:sz w:val="24"/>
      <w:szCs w:val="24"/>
    </w:rPr>
  </w:style>
  <w:style w:type="paragraph" w:customStyle="1" w:styleId="font5">
    <w:name w:val="font5"/>
    <w:basedOn w:val="a3"/>
    <w:qFormat/>
    <w:rsid w:val="00E04FE1"/>
    <w:pPr>
      <w:spacing w:beforeLines="50" w:before="100" w:beforeAutospacing="1" w:afterLines="50" w:after="100" w:afterAutospacing="1" w:line="360" w:lineRule="auto"/>
      <w:ind w:firstLine="482"/>
      <w:jc w:val="left"/>
    </w:pPr>
    <w:rPr>
      <w:rFonts w:ascii="Times New Roman" w:hAnsi="Times New Roman" w:cs="宋体"/>
      <w:kern w:val="0"/>
      <w:sz w:val="18"/>
      <w:szCs w:val="18"/>
    </w:rPr>
  </w:style>
  <w:style w:type="paragraph" w:customStyle="1" w:styleId="xl64">
    <w:name w:val="xl64"/>
    <w:basedOn w:val="a3"/>
    <w:qFormat/>
    <w:rsid w:val="00E04FE1"/>
    <w:pPr>
      <w:spacing w:beforeLines="50" w:before="100" w:beforeAutospacing="1" w:afterLines="50" w:after="100" w:afterAutospacing="1" w:line="360" w:lineRule="auto"/>
      <w:ind w:firstLine="482"/>
      <w:jc w:val="left"/>
    </w:pPr>
    <w:rPr>
      <w:rFonts w:ascii="Times New Roman" w:hAnsi="Times New Roman" w:cs="宋体"/>
      <w:b/>
      <w:bCs/>
      <w:kern w:val="0"/>
    </w:rPr>
  </w:style>
  <w:style w:type="paragraph" w:customStyle="1" w:styleId="xl65">
    <w:name w:val="xl65"/>
    <w:basedOn w:val="a3"/>
    <w:qFormat/>
    <w:rsid w:val="00E04FE1"/>
    <w:pPr>
      <w:spacing w:beforeLines="50" w:before="100" w:beforeAutospacing="1" w:afterLines="50" w:after="100" w:afterAutospacing="1" w:line="360" w:lineRule="auto"/>
      <w:ind w:firstLine="482"/>
      <w:jc w:val="left"/>
    </w:pPr>
    <w:rPr>
      <w:rFonts w:ascii="Times New Roman" w:hAnsi="Times New Roman" w:cs="宋体"/>
      <w:b/>
      <w:bCs/>
      <w:kern w:val="0"/>
    </w:rPr>
  </w:style>
  <w:style w:type="paragraph" w:customStyle="1" w:styleId="xl66">
    <w:name w:val="xl66"/>
    <w:basedOn w:val="a3"/>
    <w:qFormat/>
    <w:rsid w:val="00E04FE1"/>
    <w:pPr>
      <w:spacing w:beforeLines="50" w:before="100" w:beforeAutospacing="1" w:afterLines="50" w:after="100" w:afterAutospacing="1" w:line="360" w:lineRule="auto"/>
      <w:ind w:firstLine="482"/>
      <w:jc w:val="right"/>
    </w:pPr>
    <w:rPr>
      <w:rFonts w:ascii="Times New Roman" w:hAnsi="Times New Roman" w:cs="宋体"/>
      <w:kern w:val="0"/>
    </w:rPr>
  </w:style>
  <w:style w:type="paragraph" w:customStyle="1" w:styleId="font6">
    <w:name w:val="font6"/>
    <w:basedOn w:val="a3"/>
    <w:rsid w:val="00E04FE1"/>
    <w:pPr>
      <w:spacing w:beforeLines="50" w:before="100" w:beforeAutospacing="1" w:afterLines="50" w:after="100" w:afterAutospacing="1" w:line="360" w:lineRule="auto"/>
      <w:ind w:firstLine="482"/>
      <w:jc w:val="left"/>
    </w:pPr>
    <w:rPr>
      <w:rFonts w:ascii="Times New Roman" w:hAnsi="Times New Roman" w:cs="宋体"/>
      <w:b/>
      <w:bCs/>
      <w:color w:val="000000"/>
      <w:kern w:val="0"/>
      <w:sz w:val="22"/>
      <w:szCs w:val="22"/>
    </w:rPr>
  </w:style>
  <w:style w:type="paragraph" w:customStyle="1" w:styleId="font7">
    <w:name w:val="font7"/>
    <w:basedOn w:val="a3"/>
    <w:qFormat/>
    <w:rsid w:val="00E04FE1"/>
    <w:pPr>
      <w:spacing w:beforeLines="50" w:before="100" w:beforeAutospacing="1" w:afterLines="50" w:after="100" w:afterAutospacing="1" w:line="360" w:lineRule="auto"/>
      <w:ind w:firstLine="482"/>
      <w:jc w:val="left"/>
    </w:pPr>
    <w:rPr>
      <w:rFonts w:ascii="Times New Roman" w:hAnsi="Times New Roman" w:cs="宋体"/>
      <w:b/>
      <w:bCs/>
      <w:color w:val="000000"/>
      <w:kern w:val="0"/>
      <w:sz w:val="22"/>
      <w:szCs w:val="22"/>
    </w:rPr>
  </w:style>
  <w:style w:type="paragraph" w:customStyle="1" w:styleId="xl67">
    <w:name w:val="xl67"/>
    <w:basedOn w:val="a3"/>
    <w:qFormat/>
    <w:rsid w:val="00E04FE1"/>
    <w:pPr>
      <w:spacing w:beforeLines="50" w:before="100" w:beforeAutospacing="1" w:afterLines="50" w:after="100" w:afterAutospacing="1" w:line="360" w:lineRule="auto"/>
      <w:ind w:firstLine="482"/>
      <w:jc w:val="left"/>
      <w:textAlignment w:val="center"/>
    </w:pPr>
    <w:rPr>
      <w:rFonts w:ascii="Times New Roman" w:hAnsi="Times New Roman" w:cs="宋体"/>
      <w:kern w:val="0"/>
    </w:rPr>
  </w:style>
  <w:style w:type="paragraph" w:customStyle="1" w:styleId="xl68">
    <w:name w:val="xl68"/>
    <w:basedOn w:val="a3"/>
    <w:qFormat/>
    <w:rsid w:val="00E04FE1"/>
    <w:pPr>
      <w:pBdr>
        <w:top w:val="single" w:sz="4" w:space="0" w:color="auto"/>
        <w:left w:val="single" w:sz="4" w:space="0" w:color="auto"/>
        <w:bottom w:val="single" w:sz="4" w:space="0" w:color="auto"/>
        <w:right w:val="single" w:sz="4" w:space="0" w:color="auto"/>
      </w:pBdr>
      <w:spacing w:beforeLines="50" w:before="100" w:beforeAutospacing="1" w:afterLines="50" w:after="100" w:afterAutospacing="1" w:line="360" w:lineRule="auto"/>
      <w:ind w:firstLine="482"/>
      <w:jc w:val="left"/>
      <w:textAlignment w:val="center"/>
    </w:pPr>
    <w:rPr>
      <w:rFonts w:ascii="Times New Roman" w:hAnsi="Times New Roman" w:cs="宋体"/>
      <w:b/>
      <w:bCs/>
      <w:kern w:val="0"/>
    </w:rPr>
  </w:style>
  <w:style w:type="paragraph" w:customStyle="1" w:styleId="xl69">
    <w:name w:val="xl69"/>
    <w:basedOn w:val="a3"/>
    <w:qFormat/>
    <w:rsid w:val="00E04FE1"/>
    <w:pPr>
      <w:pBdr>
        <w:left w:val="single" w:sz="8" w:space="0" w:color="auto"/>
      </w:pBdr>
      <w:spacing w:beforeLines="50" w:before="100" w:beforeAutospacing="1" w:afterLines="50" w:after="100" w:afterAutospacing="1" w:line="360" w:lineRule="auto"/>
      <w:ind w:firstLine="482"/>
      <w:jc w:val="right"/>
      <w:textAlignment w:val="center"/>
    </w:pPr>
    <w:rPr>
      <w:rFonts w:ascii="Times New Roman" w:hAnsi="Times New Roman" w:cs="宋体"/>
      <w:kern w:val="0"/>
    </w:rPr>
  </w:style>
  <w:style w:type="paragraph" w:customStyle="1" w:styleId="xl70">
    <w:name w:val="xl70"/>
    <w:basedOn w:val="a3"/>
    <w:qFormat/>
    <w:rsid w:val="00E04FE1"/>
    <w:pPr>
      <w:pBdr>
        <w:top w:val="single" w:sz="8" w:space="0" w:color="auto"/>
      </w:pBdr>
      <w:spacing w:beforeLines="50" w:before="100" w:beforeAutospacing="1" w:afterLines="50" w:after="100" w:afterAutospacing="1" w:line="360" w:lineRule="auto"/>
      <w:ind w:firstLine="482"/>
      <w:jc w:val="center"/>
      <w:textAlignment w:val="center"/>
    </w:pPr>
    <w:rPr>
      <w:rFonts w:ascii="Times New Roman" w:hAnsi="Times New Roman" w:cs="宋体"/>
      <w:b/>
      <w:bCs/>
      <w:kern w:val="0"/>
    </w:rPr>
  </w:style>
  <w:style w:type="paragraph" w:customStyle="1" w:styleId="xl71">
    <w:name w:val="xl71"/>
    <w:basedOn w:val="a3"/>
    <w:qFormat/>
    <w:rsid w:val="00E04FE1"/>
    <w:pPr>
      <w:pBdr>
        <w:left w:val="single" w:sz="8" w:space="0" w:color="auto"/>
      </w:pBdr>
      <w:spacing w:beforeLines="50" w:before="100" w:beforeAutospacing="1" w:afterLines="50" w:after="100" w:afterAutospacing="1" w:line="360" w:lineRule="auto"/>
      <w:ind w:firstLine="482"/>
      <w:jc w:val="left"/>
      <w:textAlignment w:val="center"/>
    </w:pPr>
    <w:rPr>
      <w:rFonts w:ascii="Times New Roman" w:hAnsi="Times New Roman" w:cs="宋体"/>
      <w:b/>
      <w:bCs/>
      <w:kern w:val="0"/>
    </w:rPr>
  </w:style>
  <w:style w:type="paragraph" w:customStyle="1" w:styleId="xl72">
    <w:name w:val="xl72"/>
    <w:basedOn w:val="a3"/>
    <w:qFormat/>
    <w:rsid w:val="00E04FE1"/>
    <w:pPr>
      <w:spacing w:beforeLines="50" w:before="100" w:beforeAutospacing="1" w:afterLines="50" w:after="100" w:afterAutospacing="1" w:line="360" w:lineRule="auto"/>
      <w:ind w:firstLine="482"/>
      <w:jc w:val="center"/>
      <w:textAlignment w:val="center"/>
    </w:pPr>
    <w:rPr>
      <w:rFonts w:ascii="Times New Roman" w:hAnsi="Times New Roman" w:cs="宋体"/>
      <w:b/>
      <w:bCs/>
      <w:kern w:val="0"/>
    </w:rPr>
  </w:style>
  <w:style w:type="paragraph" w:customStyle="1" w:styleId="xl73">
    <w:name w:val="xl73"/>
    <w:basedOn w:val="a3"/>
    <w:qFormat/>
    <w:rsid w:val="00E04FE1"/>
    <w:pPr>
      <w:pBdr>
        <w:left w:val="single" w:sz="8" w:space="0" w:color="auto"/>
      </w:pBdr>
      <w:spacing w:beforeLines="50" w:before="100" w:beforeAutospacing="1" w:afterLines="50" w:after="100" w:afterAutospacing="1" w:line="360" w:lineRule="auto"/>
      <w:ind w:firstLine="482"/>
      <w:jc w:val="right"/>
      <w:textAlignment w:val="center"/>
    </w:pPr>
    <w:rPr>
      <w:rFonts w:ascii="Times New Roman" w:hAnsi="Times New Roman" w:cs="宋体"/>
      <w:kern w:val="0"/>
    </w:rPr>
  </w:style>
  <w:style w:type="paragraph" w:customStyle="1" w:styleId="xl74">
    <w:name w:val="xl74"/>
    <w:basedOn w:val="a3"/>
    <w:qFormat/>
    <w:rsid w:val="00E04FE1"/>
    <w:pPr>
      <w:spacing w:beforeLines="50" w:before="100" w:beforeAutospacing="1" w:afterLines="50" w:after="100" w:afterAutospacing="1" w:line="360" w:lineRule="auto"/>
      <w:ind w:firstLine="482"/>
      <w:jc w:val="center"/>
      <w:textAlignment w:val="center"/>
    </w:pPr>
    <w:rPr>
      <w:rFonts w:ascii="Times New Roman" w:hAnsi="Times New Roman" w:cs="宋体"/>
      <w:kern w:val="0"/>
    </w:rPr>
  </w:style>
  <w:style w:type="paragraph" w:customStyle="1" w:styleId="xl75">
    <w:name w:val="xl75"/>
    <w:basedOn w:val="a3"/>
    <w:qFormat/>
    <w:rsid w:val="00E04FE1"/>
    <w:pPr>
      <w:spacing w:beforeLines="50" w:before="100" w:beforeAutospacing="1" w:afterLines="50" w:after="100" w:afterAutospacing="1" w:line="360" w:lineRule="auto"/>
      <w:ind w:firstLine="482"/>
      <w:jc w:val="right"/>
      <w:textAlignment w:val="center"/>
    </w:pPr>
    <w:rPr>
      <w:rFonts w:ascii="Times New Roman" w:hAnsi="Times New Roman" w:cs="宋体"/>
      <w:kern w:val="0"/>
    </w:rPr>
  </w:style>
  <w:style w:type="paragraph" w:customStyle="1" w:styleId="xl76">
    <w:name w:val="xl76"/>
    <w:basedOn w:val="a3"/>
    <w:qFormat/>
    <w:rsid w:val="00E04FE1"/>
    <w:pPr>
      <w:spacing w:beforeLines="50" w:before="100" w:beforeAutospacing="1" w:afterLines="50" w:after="100" w:afterAutospacing="1" w:line="360" w:lineRule="auto"/>
      <w:ind w:firstLine="482"/>
      <w:jc w:val="right"/>
      <w:textAlignment w:val="center"/>
    </w:pPr>
    <w:rPr>
      <w:rFonts w:ascii="Times New Roman" w:hAnsi="Times New Roman" w:cs="宋体"/>
      <w:b/>
      <w:bCs/>
      <w:kern w:val="0"/>
    </w:rPr>
  </w:style>
  <w:style w:type="paragraph" w:customStyle="1" w:styleId="xl77">
    <w:name w:val="xl77"/>
    <w:basedOn w:val="a3"/>
    <w:qFormat/>
    <w:rsid w:val="00E04FE1"/>
    <w:pPr>
      <w:pBdr>
        <w:left w:val="single" w:sz="8" w:space="0" w:color="auto"/>
      </w:pBdr>
      <w:spacing w:beforeLines="50" w:before="100" w:beforeAutospacing="1" w:afterLines="50" w:after="100" w:afterAutospacing="1" w:line="360" w:lineRule="auto"/>
      <w:ind w:firstLine="482"/>
      <w:jc w:val="right"/>
      <w:textAlignment w:val="center"/>
    </w:pPr>
    <w:rPr>
      <w:rFonts w:ascii="Times New Roman" w:hAnsi="Times New Roman" w:cs="宋体"/>
      <w:kern w:val="0"/>
    </w:rPr>
  </w:style>
  <w:style w:type="paragraph" w:customStyle="1" w:styleId="xl78">
    <w:name w:val="xl78"/>
    <w:basedOn w:val="a3"/>
    <w:qFormat/>
    <w:rsid w:val="00E04FE1"/>
    <w:pPr>
      <w:spacing w:beforeLines="50" w:before="100" w:beforeAutospacing="1" w:afterLines="50" w:after="100" w:afterAutospacing="1" w:line="360" w:lineRule="auto"/>
      <w:ind w:firstLine="482"/>
      <w:jc w:val="right"/>
      <w:textAlignment w:val="center"/>
    </w:pPr>
    <w:rPr>
      <w:rFonts w:ascii="Times New Roman" w:hAnsi="Times New Roman" w:cs="宋体"/>
      <w:kern w:val="0"/>
    </w:rPr>
  </w:style>
  <w:style w:type="paragraph" w:customStyle="1" w:styleId="xl79">
    <w:name w:val="xl79"/>
    <w:basedOn w:val="a3"/>
    <w:qFormat/>
    <w:rsid w:val="00E04FE1"/>
    <w:pPr>
      <w:spacing w:beforeLines="50" w:before="100" w:beforeAutospacing="1" w:afterLines="50" w:after="100" w:afterAutospacing="1" w:line="360" w:lineRule="auto"/>
      <w:ind w:firstLine="482"/>
      <w:jc w:val="left"/>
      <w:textAlignment w:val="center"/>
    </w:pPr>
    <w:rPr>
      <w:rFonts w:ascii="Times New Roman" w:hAnsi="Times New Roman" w:cs="宋体"/>
      <w:kern w:val="0"/>
    </w:rPr>
  </w:style>
  <w:style w:type="paragraph" w:customStyle="1" w:styleId="xl80">
    <w:name w:val="xl80"/>
    <w:basedOn w:val="a3"/>
    <w:qFormat/>
    <w:rsid w:val="00E04FE1"/>
    <w:pPr>
      <w:pBdr>
        <w:left w:val="single" w:sz="8" w:space="0" w:color="auto"/>
        <w:bottom w:val="single" w:sz="8" w:space="0" w:color="auto"/>
      </w:pBdr>
      <w:spacing w:beforeLines="50" w:before="100" w:beforeAutospacing="1" w:afterLines="50" w:after="100" w:afterAutospacing="1" w:line="360" w:lineRule="auto"/>
      <w:ind w:firstLine="482"/>
      <w:jc w:val="left"/>
      <w:textAlignment w:val="center"/>
    </w:pPr>
    <w:rPr>
      <w:rFonts w:ascii="Times New Roman" w:hAnsi="Times New Roman" w:cs="宋体"/>
      <w:b/>
      <w:bCs/>
      <w:kern w:val="0"/>
    </w:rPr>
  </w:style>
  <w:style w:type="paragraph" w:customStyle="1" w:styleId="xl81">
    <w:name w:val="xl81"/>
    <w:basedOn w:val="a3"/>
    <w:qFormat/>
    <w:rsid w:val="00E04FE1"/>
    <w:pPr>
      <w:pBdr>
        <w:bottom w:val="single" w:sz="8" w:space="0" w:color="auto"/>
      </w:pBdr>
      <w:spacing w:beforeLines="50" w:before="100" w:beforeAutospacing="1" w:afterLines="50" w:after="100" w:afterAutospacing="1" w:line="360" w:lineRule="auto"/>
      <w:ind w:firstLine="482"/>
      <w:jc w:val="center"/>
      <w:textAlignment w:val="center"/>
    </w:pPr>
    <w:rPr>
      <w:rFonts w:ascii="Times New Roman" w:hAnsi="Times New Roman" w:cs="宋体"/>
      <w:b/>
      <w:bCs/>
      <w:kern w:val="0"/>
    </w:rPr>
  </w:style>
  <w:style w:type="paragraph" w:customStyle="1" w:styleId="mas-1">
    <w:name w:val="mas-注释"/>
    <w:basedOn w:val="a3"/>
    <w:rsid w:val="00E04FE1"/>
    <w:pPr>
      <w:widowControl w:val="0"/>
      <w:autoSpaceDE w:val="0"/>
      <w:autoSpaceDN w:val="0"/>
      <w:spacing w:beforeLines="50" w:before="50" w:afterLines="50" w:after="50" w:line="360" w:lineRule="auto"/>
      <w:ind w:firstLine="482"/>
    </w:pPr>
    <w:rPr>
      <w:rFonts w:ascii="Times New Roman" w:hAnsi="Times New Roman"/>
      <w:kern w:val="0"/>
      <w:sz w:val="21"/>
      <w:szCs w:val="22"/>
      <w:lang w:val="zh-CN" w:bidi="zh-CN"/>
    </w:rPr>
  </w:style>
  <w:style w:type="paragraph" w:customStyle="1" w:styleId="mas-2">
    <w:name w:val="mas-公式"/>
    <w:basedOn w:val="a3"/>
    <w:rsid w:val="00E04FE1"/>
    <w:pPr>
      <w:widowControl w:val="0"/>
      <w:autoSpaceDE w:val="0"/>
      <w:autoSpaceDN w:val="0"/>
      <w:spacing w:beforeLines="50" w:before="50" w:afterLines="50" w:after="50" w:line="360" w:lineRule="auto"/>
      <w:ind w:firstLine="482"/>
      <w:jc w:val="center"/>
    </w:pPr>
    <w:rPr>
      <w:rFonts w:ascii="Times New Roman" w:hAnsi="Times New Roman" w:cs="仿宋"/>
      <w:kern w:val="0"/>
      <w:sz w:val="28"/>
      <w:szCs w:val="22"/>
      <w:lang w:val="zh-CN" w:bidi="zh-CN"/>
    </w:rPr>
  </w:style>
  <w:style w:type="paragraph" w:customStyle="1" w:styleId="23">
    <w:name w:val="正文2"/>
    <w:basedOn w:val="a3"/>
    <w:qFormat/>
    <w:rsid w:val="00E04FE1"/>
    <w:pPr>
      <w:widowControl w:val="0"/>
      <w:autoSpaceDE w:val="0"/>
      <w:autoSpaceDN w:val="0"/>
      <w:spacing w:beforeLines="50" w:before="50" w:afterLines="50" w:after="50" w:line="360" w:lineRule="auto"/>
      <w:ind w:firstLineChars="200" w:firstLine="480"/>
      <w:jc w:val="left"/>
    </w:pPr>
    <w:rPr>
      <w:rFonts w:ascii="Times New Roman" w:hAnsi="Times New Roman" w:cs="仿宋"/>
      <w:kern w:val="0"/>
      <w:szCs w:val="22"/>
      <w:lang w:val="zh-CN" w:bidi="zh-CN"/>
    </w:rPr>
  </w:style>
  <w:style w:type="paragraph" w:customStyle="1" w:styleId="mas-3">
    <w:name w:val="mas-图片标题"/>
    <w:basedOn w:val="afe"/>
    <w:next w:val="afff0"/>
    <w:rsid w:val="00E04FE1"/>
    <w:pPr>
      <w:widowControl w:val="0"/>
      <w:spacing w:beforeLines="50" w:before="50" w:afterLines="50" w:after="50" w:line="360" w:lineRule="auto"/>
      <w:ind w:firstLineChars="0" w:firstLine="482"/>
      <w:jc w:val="center"/>
    </w:pPr>
    <w:rPr>
      <w:rFonts w:ascii="Times New Roman" w:hAnsi="Times New Roman"/>
    </w:rPr>
  </w:style>
  <w:style w:type="paragraph" w:customStyle="1" w:styleId="afff0">
    <w:name w:val="表格标题"/>
    <w:basedOn w:val="a3"/>
    <w:qFormat/>
    <w:rsid w:val="00E04FE1"/>
    <w:pPr>
      <w:widowControl w:val="0"/>
      <w:autoSpaceDE w:val="0"/>
      <w:autoSpaceDN w:val="0"/>
      <w:spacing w:beforeLines="50" w:before="50" w:afterLines="50" w:after="50" w:line="360" w:lineRule="auto"/>
      <w:ind w:firstLine="482"/>
      <w:jc w:val="center"/>
    </w:pPr>
    <w:rPr>
      <w:rFonts w:ascii="Times New Roman" w:hAnsi="Times New Roman" w:cs="仿宋"/>
      <w:b/>
      <w:kern w:val="0"/>
      <w:szCs w:val="22"/>
      <w:lang w:val="zh-CN" w:bidi="zh-CN"/>
    </w:rPr>
  </w:style>
  <w:style w:type="character" w:customStyle="1" w:styleId="font11">
    <w:name w:val="font11"/>
    <w:basedOn w:val="a4"/>
    <w:qFormat/>
    <w:rsid w:val="00E04FE1"/>
    <w:rPr>
      <w:rFonts w:ascii="Times New Roman" w:hAnsi="Times New Roman" w:cs="Times New Roman" w:hint="default"/>
      <w:color w:val="000000"/>
      <w:sz w:val="24"/>
      <w:szCs w:val="24"/>
      <w:u w:val="none"/>
      <w:vertAlign w:val="subscript"/>
    </w:rPr>
  </w:style>
  <w:style w:type="character" w:customStyle="1" w:styleId="font31">
    <w:name w:val="font31"/>
    <w:basedOn w:val="a4"/>
    <w:qFormat/>
    <w:rsid w:val="00E04FE1"/>
    <w:rPr>
      <w:rFonts w:ascii="仿宋" w:eastAsia="仿宋" w:hAnsi="仿宋" w:cs="仿宋" w:hint="eastAsia"/>
      <w:color w:val="000000"/>
      <w:sz w:val="24"/>
      <w:szCs w:val="24"/>
      <w:u w:val="none"/>
    </w:rPr>
  </w:style>
  <w:style w:type="character" w:customStyle="1" w:styleId="font21">
    <w:name w:val="font21"/>
    <w:basedOn w:val="a4"/>
    <w:qFormat/>
    <w:rsid w:val="00E04FE1"/>
    <w:rPr>
      <w:rFonts w:ascii="Times New Roman" w:hAnsi="Times New Roman" w:cs="Times New Roman" w:hint="default"/>
      <w:color w:val="000000"/>
      <w:sz w:val="24"/>
      <w:szCs w:val="24"/>
      <w:u w:val="none"/>
    </w:rPr>
  </w:style>
  <w:style w:type="character" w:customStyle="1" w:styleId="font91">
    <w:name w:val="font91"/>
    <w:basedOn w:val="a4"/>
    <w:qFormat/>
    <w:rsid w:val="00E04FE1"/>
    <w:rPr>
      <w:rFonts w:ascii="宋体" w:eastAsia="宋体" w:hAnsi="宋体" w:cs="宋体" w:hint="eastAsia"/>
      <w:b/>
      <w:color w:val="000000"/>
      <w:sz w:val="21"/>
      <w:szCs w:val="21"/>
      <w:u w:val="none"/>
      <w:vertAlign w:val="superscript"/>
    </w:rPr>
  </w:style>
  <w:style w:type="character" w:customStyle="1" w:styleId="font51">
    <w:name w:val="font51"/>
    <w:basedOn w:val="a4"/>
    <w:qFormat/>
    <w:rsid w:val="00E04FE1"/>
    <w:rPr>
      <w:rFonts w:ascii="宋体" w:eastAsia="宋体" w:hAnsi="宋体" w:cs="宋体" w:hint="eastAsia"/>
      <w:color w:val="000000"/>
      <w:sz w:val="21"/>
      <w:szCs w:val="21"/>
      <w:u w:val="none"/>
      <w:vertAlign w:val="superscript"/>
    </w:rPr>
  </w:style>
  <w:style w:type="character" w:customStyle="1" w:styleId="font61">
    <w:name w:val="font61"/>
    <w:basedOn w:val="a4"/>
    <w:qFormat/>
    <w:rsid w:val="00E04FE1"/>
    <w:rPr>
      <w:rFonts w:ascii="Times New Roman" w:hAnsi="Times New Roman" w:cs="Times New Roman" w:hint="default"/>
      <w:b/>
      <w:color w:val="000000"/>
      <w:sz w:val="21"/>
      <w:szCs w:val="21"/>
      <w:u w:val="none"/>
    </w:rPr>
  </w:style>
  <w:style w:type="paragraph" w:customStyle="1" w:styleId="msonormal0">
    <w:name w:val="msonormal"/>
    <w:basedOn w:val="a3"/>
    <w:rsid w:val="00E04FE1"/>
    <w:pPr>
      <w:spacing w:beforeLines="50" w:before="100" w:beforeAutospacing="1" w:afterLines="50" w:after="100" w:afterAutospacing="1" w:line="360" w:lineRule="auto"/>
      <w:ind w:firstLine="482"/>
      <w:jc w:val="left"/>
    </w:pPr>
    <w:rPr>
      <w:rFonts w:ascii="Times New Roman" w:hAnsi="Times New Roman" w:cs="宋体"/>
      <w:kern w:val="0"/>
    </w:rPr>
  </w:style>
  <w:style w:type="character" w:customStyle="1" w:styleId="100">
    <w:name w:val="10"/>
    <w:basedOn w:val="a4"/>
    <w:qFormat/>
    <w:rsid w:val="00E04FE1"/>
    <w:rPr>
      <w:rFonts w:ascii="Times New Roman" w:hAnsi="Times New Roman" w:cs="Times New Roman" w:hint="default"/>
    </w:rPr>
  </w:style>
  <w:style w:type="character" w:customStyle="1" w:styleId="150">
    <w:name w:val="15"/>
    <w:basedOn w:val="a4"/>
    <w:qFormat/>
    <w:rsid w:val="00E04FE1"/>
    <w:rPr>
      <w:rFonts w:ascii="宋体" w:eastAsia="宋体" w:hAnsi="宋体" w:hint="eastAsia"/>
      <w:b/>
      <w:bCs/>
      <w:color w:val="000000"/>
      <w:sz w:val="21"/>
      <w:szCs w:val="21"/>
      <w:vertAlign w:val="subscript"/>
    </w:rPr>
  </w:style>
  <w:style w:type="character" w:customStyle="1" w:styleId="16">
    <w:name w:val="16"/>
    <w:basedOn w:val="a4"/>
    <w:qFormat/>
    <w:rsid w:val="00E04FE1"/>
    <w:rPr>
      <w:rFonts w:ascii="宋体" w:eastAsia="宋体" w:hAnsi="宋体" w:hint="eastAsia"/>
      <w:b/>
      <w:bCs/>
      <w:color w:val="000000"/>
      <w:sz w:val="21"/>
      <w:szCs w:val="21"/>
      <w:vertAlign w:val="superscript"/>
    </w:rPr>
  </w:style>
  <w:style w:type="character" w:customStyle="1" w:styleId="17">
    <w:name w:val="17"/>
    <w:basedOn w:val="a4"/>
    <w:qFormat/>
    <w:rsid w:val="00E04FE1"/>
    <w:rPr>
      <w:rFonts w:ascii="宋体" w:eastAsia="宋体" w:hAnsi="宋体" w:hint="eastAsia"/>
      <w:color w:val="000000"/>
      <w:sz w:val="21"/>
      <w:szCs w:val="21"/>
      <w:vertAlign w:val="superscript"/>
    </w:rPr>
  </w:style>
  <w:style w:type="character" w:customStyle="1" w:styleId="18">
    <w:name w:val="18"/>
    <w:basedOn w:val="a4"/>
    <w:qFormat/>
    <w:rsid w:val="00E04FE1"/>
    <w:rPr>
      <w:rFonts w:ascii="宋体" w:eastAsia="宋体" w:hAnsi="宋体" w:hint="eastAsia"/>
      <w:b/>
      <w:bCs/>
      <w:color w:val="000000"/>
      <w:sz w:val="14"/>
      <w:szCs w:val="14"/>
    </w:rPr>
  </w:style>
  <w:style w:type="character" w:customStyle="1" w:styleId="19">
    <w:name w:val="19"/>
    <w:basedOn w:val="a4"/>
    <w:qFormat/>
    <w:rsid w:val="00E04FE1"/>
    <w:rPr>
      <w:rFonts w:ascii="Times New Roman" w:hAnsi="Times New Roman" w:cs="Times New Roman" w:hint="default"/>
      <w:b/>
      <w:bCs/>
      <w:color w:val="000000"/>
      <w:sz w:val="21"/>
      <w:szCs w:val="21"/>
    </w:rPr>
  </w:style>
  <w:style w:type="character" w:customStyle="1" w:styleId="1a">
    <w:name w:val="不明显强调1"/>
    <w:basedOn w:val="a4"/>
    <w:uiPriority w:val="19"/>
    <w:qFormat/>
    <w:rsid w:val="00E04FE1"/>
    <w:rPr>
      <w:i/>
      <w:iCs/>
      <w:color w:val="404040" w:themeColor="text1" w:themeTint="BF"/>
    </w:rPr>
  </w:style>
  <w:style w:type="character" w:customStyle="1" w:styleId="font71">
    <w:name w:val="font71"/>
    <w:basedOn w:val="a4"/>
    <w:qFormat/>
    <w:rsid w:val="00E04FE1"/>
    <w:rPr>
      <w:rFonts w:ascii="仿宋" w:eastAsia="仿宋" w:hAnsi="仿宋" w:hint="eastAsia"/>
      <w:b/>
      <w:bCs/>
      <w:color w:val="000000"/>
      <w:sz w:val="24"/>
      <w:szCs w:val="24"/>
      <w:u w:val="none"/>
    </w:rPr>
  </w:style>
  <w:style w:type="paragraph" w:customStyle="1" w:styleId="1b">
    <w:name w:val="正文1"/>
    <w:qFormat/>
    <w:rsid w:val="00E04FE1"/>
    <w:pPr>
      <w:jc w:val="both"/>
    </w:pPr>
    <w:rPr>
      <w:rFonts w:cs="Calibri"/>
      <w:kern w:val="2"/>
      <w:sz w:val="21"/>
      <w:szCs w:val="21"/>
    </w:rPr>
  </w:style>
  <w:style w:type="paragraph" w:customStyle="1" w:styleId="xl63">
    <w:name w:val="xl63"/>
    <w:basedOn w:val="a3"/>
    <w:rsid w:val="00E04FE1"/>
    <w:pPr>
      <w:pBdr>
        <w:top w:val="single" w:sz="4" w:space="0" w:color="auto"/>
        <w:left w:val="single" w:sz="4" w:space="0" w:color="auto"/>
        <w:bottom w:val="single" w:sz="4" w:space="0" w:color="auto"/>
        <w:right w:val="single" w:sz="4" w:space="0" w:color="auto"/>
      </w:pBdr>
      <w:spacing w:beforeLines="50" w:before="100" w:beforeAutospacing="1" w:afterLines="50" w:after="100" w:afterAutospacing="1" w:line="360" w:lineRule="auto"/>
      <w:ind w:firstLine="482"/>
      <w:jc w:val="left"/>
      <w:textAlignment w:val="center"/>
    </w:pPr>
    <w:rPr>
      <w:rFonts w:ascii="Times New Roman" w:hAnsi="Times New Roman"/>
      <w:kern w:val="0"/>
    </w:rPr>
  </w:style>
  <w:style w:type="character" w:customStyle="1" w:styleId="LZ-Char">
    <w:name w:val="LZ-正文 Char"/>
    <w:link w:val="LZ-"/>
    <w:qFormat/>
    <w:rsid w:val="00E04FE1"/>
    <w:rPr>
      <w:rFonts w:ascii="Times New Roman" w:hAnsi="Times New Roman" w:cs="仿宋"/>
      <w:color w:val="000000"/>
      <w:sz w:val="24"/>
      <w:szCs w:val="28"/>
      <w:lang w:val="zh-CN"/>
    </w:rPr>
  </w:style>
  <w:style w:type="character" w:customStyle="1" w:styleId="Char13">
    <w:name w:val="页眉 Char1"/>
    <w:basedOn w:val="a4"/>
    <w:qFormat/>
    <w:rsid w:val="00E04FE1"/>
    <w:rPr>
      <w:rFonts w:cs="仿宋"/>
      <w:sz w:val="18"/>
      <w:szCs w:val="18"/>
      <w:lang w:val="zh-CN" w:bidi="zh-CN"/>
    </w:rPr>
  </w:style>
  <w:style w:type="paragraph" w:customStyle="1" w:styleId="fstxt">
    <w:name w:val="fs_txt"/>
    <w:basedOn w:val="a3"/>
    <w:link w:val="fstxtChar"/>
    <w:qFormat/>
    <w:rsid w:val="00E04FE1"/>
    <w:pPr>
      <w:spacing w:before="163" w:after="163" w:line="288" w:lineRule="auto"/>
      <w:ind w:firstLineChars="200" w:firstLine="480"/>
      <w:jc w:val="left"/>
    </w:pPr>
    <w:rPr>
      <w:rFonts w:ascii="宋体" w:hAnsi="宋体" w:cs="宋体"/>
      <w:kern w:val="0"/>
    </w:rPr>
  </w:style>
  <w:style w:type="character" w:customStyle="1" w:styleId="fstxtChar">
    <w:name w:val="fs_txt Char"/>
    <w:basedOn w:val="a4"/>
    <w:link w:val="fstxt"/>
    <w:qFormat/>
    <w:rsid w:val="00E04FE1"/>
    <w:rPr>
      <w:rFonts w:ascii="宋体" w:hAnsi="宋体" w:cs="宋体"/>
      <w:sz w:val="24"/>
      <w:szCs w:val="24"/>
    </w:rPr>
  </w:style>
  <w:style w:type="paragraph" w:customStyle="1" w:styleId="tbl">
    <w:name w:val="tbl"/>
    <w:basedOn w:val="a3"/>
    <w:link w:val="tblChar"/>
    <w:qFormat/>
    <w:rsid w:val="00E04FE1"/>
    <w:pPr>
      <w:spacing w:line="240" w:lineRule="auto"/>
      <w:ind w:firstLine="0"/>
      <w:jc w:val="left"/>
    </w:pPr>
    <w:rPr>
      <w:rFonts w:ascii="Times New Roman" w:hAnsi="Times New Roman"/>
      <w:kern w:val="0"/>
      <w:sz w:val="21"/>
      <w:szCs w:val="21"/>
    </w:rPr>
  </w:style>
  <w:style w:type="character" w:customStyle="1" w:styleId="tblChar">
    <w:name w:val="tbl Char"/>
    <w:basedOn w:val="a4"/>
    <w:link w:val="tbl"/>
    <w:rsid w:val="00E04FE1"/>
    <w:rPr>
      <w:rFonts w:ascii="Times New Roman" w:hAnsi="Times New Roman"/>
      <w:sz w:val="21"/>
      <w:szCs w:val="21"/>
    </w:rPr>
  </w:style>
  <w:style w:type="paragraph" w:customStyle="1" w:styleId="xl82">
    <w:name w:val="xl82"/>
    <w:basedOn w:val="a3"/>
    <w:rsid w:val="004F534D"/>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ascii="Times New Roman" w:hAnsi="Times New Roman"/>
      <w:kern w:val="0"/>
    </w:rPr>
  </w:style>
  <w:style w:type="paragraph" w:customStyle="1" w:styleId="xl83">
    <w:name w:val="xl83"/>
    <w:basedOn w:val="a3"/>
    <w:rsid w:val="004F534D"/>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Times New Roman" w:hAnsi="Times New Roman"/>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862289">
      <w:bodyDiv w:val="1"/>
      <w:marLeft w:val="0"/>
      <w:marRight w:val="0"/>
      <w:marTop w:val="0"/>
      <w:marBottom w:val="0"/>
      <w:divBdr>
        <w:top w:val="none" w:sz="0" w:space="0" w:color="auto"/>
        <w:left w:val="none" w:sz="0" w:space="0" w:color="auto"/>
        <w:bottom w:val="none" w:sz="0" w:space="0" w:color="auto"/>
        <w:right w:val="none" w:sz="0" w:space="0" w:color="auto"/>
      </w:divBdr>
    </w:div>
    <w:div w:id="285702605">
      <w:bodyDiv w:val="1"/>
      <w:marLeft w:val="0"/>
      <w:marRight w:val="0"/>
      <w:marTop w:val="0"/>
      <w:marBottom w:val="0"/>
      <w:divBdr>
        <w:top w:val="none" w:sz="0" w:space="0" w:color="auto"/>
        <w:left w:val="none" w:sz="0" w:space="0" w:color="auto"/>
        <w:bottom w:val="none" w:sz="0" w:space="0" w:color="auto"/>
        <w:right w:val="none" w:sz="0" w:space="0" w:color="auto"/>
      </w:divBdr>
    </w:div>
    <w:div w:id="363944567">
      <w:bodyDiv w:val="1"/>
      <w:marLeft w:val="0"/>
      <w:marRight w:val="0"/>
      <w:marTop w:val="0"/>
      <w:marBottom w:val="0"/>
      <w:divBdr>
        <w:top w:val="none" w:sz="0" w:space="0" w:color="auto"/>
        <w:left w:val="none" w:sz="0" w:space="0" w:color="auto"/>
        <w:bottom w:val="none" w:sz="0" w:space="0" w:color="auto"/>
        <w:right w:val="none" w:sz="0" w:space="0" w:color="auto"/>
      </w:divBdr>
    </w:div>
    <w:div w:id="430050579">
      <w:bodyDiv w:val="1"/>
      <w:marLeft w:val="0"/>
      <w:marRight w:val="0"/>
      <w:marTop w:val="0"/>
      <w:marBottom w:val="0"/>
      <w:divBdr>
        <w:top w:val="none" w:sz="0" w:space="0" w:color="auto"/>
        <w:left w:val="none" w:sz="0" w:space="0" w:color="auto"/>
        <w:bottom w:val="none" w:sz="0" w:space="0" w:color="auto"/>
        <w:right w:val="none" w:sz="0" w:space="0" w:color="auto"/>
      </w:divBdr>
    </w:div>
    <w:div w:id="439379639">
      <w:bodyDiv w:val="1"/>
      <w:marLeft w:val="0"/>
      <w:marRight w:val="0"/>
      <w:marTop w:val="0"/>
      <w:marBottom w:val="0"/>
      <w:divBdr>
        <w:top w:val="none" w:sz="0" w:space="0" w:color="auto"/>
        <w:left w:val="none" w:sz="0" w:space="0" w:color="auto"/>
        <w:bottom w:val="none" w:sz="0" w:space="0" w:color="auto"/>
        <w:right w:val="none" w:sz="0" w:space="0" w:color="auto"/>
      </w:divBdr>
    </w:div>
    <w:div w:id="475492017">
      <w:bodyDiv w:val="1"/>
      <w:marLeft w:val="0"/>
      <w:marRight w:val="0"/>
      <w:marTop w:val="0"/>
      <w:marBottom w:val="0"/>
      <w:divBdr>
        <w:top w:val="none" w:sz="0" w:space="0" w:color="auto"/>
        <w:left w:val="none" w:sz="0" w:space="0" w:color="auto"/>
        <w:bottom w:val="none" w:sz="0" w:space="0" w:color="auto"/>
        <w:right w:val="none" w:sz="0" w:space="0" w:color="auto"/>
      </w:divBdr>
    </w:div>
    <w:div w:id="553977412">
      <w:bodyDiv w:val="1"/>
      <w:marLeft w:val="0"/>
      <w:marRight w:val="0"/>
      <w:marTop w:val="0"/>
      <w:marBottom w:val="0"/>
      <w:divBdr>
        <w:top w:val="none" w:sz="0" w:space="0" w:color="auto"/>
        <w:left w:val="none" w:sz="0" w:space="0" w:color="auto"/>
        <w:bottom w:val="none" w:sz="0" w:space="0" w:color="auto"/>
        <w:right w:val="none" w:sz="0" w:space="0" w:color="auto"/>
      </w:divBdr>
    </w:div>
    <w:div w:id="554895786">
      <w:bodyDiv w:val="1"/>
      <w:marLeft w:val="0"/>
      <w:marRight w:val="0"/>
      <w:marTop w:val="0"/>
      <w:marBottom w:val="0"/>
      <w:divBdr>
        <w:top w:val="none" w:sz="0" w:space="0" w:color="auto"/>
        <w:left w:val="none" w:sz="0" w:space="0" w:color="auto"/>
        <w:bottom w:val="none" w:sz="0" w:space="0" w:color="auto"/>
        <w:right w:val="none" w:sz="0" w:space="0" w:color="auto"/>
      </w:divBdr>
    </w:div>
    <w:div w:id="591815030">
      <w:bodyDiv w:val="1"/>
      <w:marLeft w:val="0"/>
      <w:marRight w:val="0"/>
      <w:marTop w:val="0"/>
      <w:marBottom w:val="0"/>
      <w:divBdr>
        <w:top w:val="none" w:sz="0" w:space="0" w:color="auto"/>
        <w:left w:val="none" w:sz="0" w:space="0" w:color="auto"/>
        <w:bottom w:val="none" w:sz="0" w:space="0" w:color="auto"/>
        <w:right w:val="none" w:sz="0" w:space="0" w:color="auto"/>
      </w:divBdr>
    </w:div>
    <w:div w:id="593128740">
      <w:bodyDiv w:val="1"/>
      <w:marLeft w:val="0"/>
      <w:marRight w:val="0"/>
      <w:marTop w:val="0"/>
      <w:marBottom w:val="0"/>
      <w:divBdr>
        <w:top w:val="none" w:sz="0" w:space="0" w:color="auto"/>
        <w:left w:val="none" w:sz="0" w:space="0" w:color="auto"/>
        <w:bottom w:val="none" w:sz="0" w:space="0" w:color="auto"/>
        <w:right w:val="none" w:sz="0" w:space="0" w:color="auto"/>
      </w:divBdr>
    </w:div>
    <w:div w:id="667288286">
      <w:bodyDiv w:val="1"/>
      <w:marLeft w:val="0"/>
      <w:marRight w:val="0"/>
      <w:marTop w:val="0"/>
      <w:marBottom w:val="0"/>
      <w:divBdr>
        <w:top w:val="none" w:sz="0" w:space="0" w:color="auto"/>
        <w:left w:val="none" w:sz="0" w:space="0" w:color="auto"/>
        <w:bottom w:val="none" w:sz="0" w:space="0" w:color="auto"/>
        <w:right w:val="none" w:sz="0" w:space="0" w:color="auto"/>
      </w:divBdr>
    </w:div>
    <w:div w:id="667902109">
      <w:bodyDiv w:val="1"/>
      <w:marLeft w:val="0"/>
      <w:marRight w:val="0"/>
      <w:marTop w:val="0"/>
      <w:marBottom w:val="0"/>
      <w:divBdr>
        <w:top w:val="none" w:sz="0" w:space="0" w:color="auto"/>
        <w:left w:val="none" w:sz="0" w:space="0" w:color="auto"/>
        <w:bottom w:val="none" w:sz="0" w:space="0" w:color="auto"/>
        <w:right w:val="none" w:sz="0" w:space="0" w:color="auto"/>
      </w:divBdr>
    </w:div>
    <w:div w:id="708452686">
      <w:bodyDiv w:val="1"/>
      <w:marLeft w:val="0"/>
      <w:marRight w:val="0"/>
      <w:marTop w:val="0"/>
      <w:marBottom w:val="0"/>
      <w:divBdr>
        <w:top w:val="none" w:sz="0" w:space="0" w:color="auto"/>
        <w:left w:val="none" w:sz="0" w:space="0" w:color="auto"/>
        <w:bottom w:val="none" w:sz="0" w:space="0" w:color="auto"/>
        <w:right w:val="none" w:sz="0" w:space="0" w:color="auto"/>
      </w:divBdr>
    </w:div>
    <w:div w:id="742989021">
      <w:bodyDiv w:val="1"/>
      <w:marLeft w:val="0"/>
      <w:marRight w:val="0"/>
      <w:marTop w:val="0"/>
      <w:marBottom w:val="0"/>
      <w:divBdr>
        <w:top w:val="none" w:sz="0" w:space="0" w:color="auto"/>
        <w:left w:val="none" w:sz="0" w:space="0" w:color="auto"/>
        <w:bottom w:val="none" w:sz="0" w:space="0" w:color="auto"/>
        <w:right w:val="none" w:sz="0" w:space="0" w:color="auto"/>
      </w:divBdr>
    </w:div>
    <w:div w:id="774836162">
      <w:bodyDiv w:val="1"/>
      <w:marLeft w:val="0"/>
      <w:marRight w:val="0"/>
      <w:marTop w:val="0"/>
      <w:marBottom w:val="0"/>
      <w:divBdr>
        <w:top w:val="none" w:sz="0" w:space="0" w:color="auto"/>
        <w:left w:val="none" w:sz="0" w:space="0" w:color="auto"/>
        <w:bottom w:val="none" w:sz="0" w:space="0" w:color="auto"/>
        <w:right w:val="none" w:sz="0" w:space="0" w:color="auto"/>
      </w:divBdr>
    </w:div>
    <w:div w:id="794253047">
      <w:bodyDiv w:val="1"/>
      <w:marLeft w:val="0"/>
      <w:marRight w:val="0"/>
      <w:marTop w:val="0"/>
      <w:marBottom w:val="0"/>
      <w:divBdr>
        <w:top w:val="none" w:sz="0" w:space="0" w:color="auto"/>
        <w:left w:val="none" w:sz="0" w:space="0" w:color="auto"/>
        <w:bottom w:val="none" w:sz="0" w:space="0" w:color="auto"/>
        <w:right w:val="none" w:sz="0" w:space="0" w:color="auto"/>
      </w:divBdr>
    </w:div>
    <w:div w:id="811101927">
      <w:bodyDiv w:val="1"/>
      <w:marLeft w:val="0"/>
      <w:marRight w:val="0"/>
      <w:marTop w:val="0"/>
      <w:marBottom w:val="0"/>
      <w:divBdr>
        <w:top w:val="none" w:sz="0" w:space="0" w:color="auto"/>
        <w:left w:val="none" w:sz="0" w:space="0" w:color="auto"/>
        <w:bottom w:val="none" w:sz="0" w:space="0" w:color="auto"/>
        <w:right w:val="none" w:sz="0" w:space="0" w:color="auto"/>
      </w:divBdr>
    </w:div>
    <w:div w:id="845091101">
      <w:bodyDiv w:val="1"/>
      <w:marLeft w:val="0"/>
      <w:marRight w:val="0"/>
      <w:marTop w:val="0"/>
      <w:marBottom w:val="0"/>
      <w:divBdr>
        <w:top w:val="none" w:sz="0" w:space="0" w:color="auto"/>
        <w:left w:val="none" w:sz="0" w:space="0" w:color="auto"/>
        <w:bottom w:val="none" w:sz="0" w:space="0" w:color="auto"/>
        <w:right w:val="none" w:sz="0" w:space="0" w:color="auto"/>
      </w:divBdr>
    </w:div>
    <w:div w:id="849877702">
      <w:bodyDiv w:val="1"/>
      <w:marLeft w:val="0"/>
      <w:marRight w:val="0"/>
      <w:marTop w:val="0"/>
      <w:marBottom w:val="0"/>
      <w:divBdr>
        <w:top w:val="none" w:sz="0" w:space="0" w:color="auto"/>
        <w:left w:val="none" w:sz="0" w:space="0" w:color="auto"/>
        <w:bottom w:val="none" w:sz="0" w:space="0" w:color="auto"/>
        <w:right w:val="none" w:sz="0" w:space="0" w:color="auto"/>
      </w:divBdr>
    </w:div>
    <w:div w:id="853494764">
      <w:bodyDiv w:val="1"/>
      <w:marLeft w:val="0"/>
      <w:marRight w:val="0"/>
      <w:marTop w:val="0"/>
      <w:marBottom w:val="0"/>
      <w:divBdr>
        <w:top w:val="none" w:sz="0" w:space="0" w:color="auto"/>
        <w:left w:val="none" w:sz="0" w:space="0" w:color="auto"/>
        <w:bottom w:val="none" w:sz="0" w:space="0" w:color="auto"/>
        <w:right w:val="none" w:sz="0" w:space="0" w:color="auto"/>
      </w:divBdr>
    </w:div>
    <w:div w:id="854271349">
      <w:bodyDiv w:val="1"/>
      <w:marLeft w:val="0"/>
      <w:marRight w:val="0"/>
      <w:marTop w:val="0"/>
      <w:marBottom w:val="0"/>
      <w:divBdr>
        <w:top w:val="none" w:sz="0" w:space="0" w:color="auto"/>
        <w:left w:val="none" w:sz="0" w:space="0" w:color="auto"/>
        <w:bottom w:val="none" w:sz="0" w:space="0" w:color="auto"/>
        <w:right w:val="none" w:sz="0" w:space="0" w:color="auto"/>
      </w:divBdr>
    </w:div>
    <w:div w:id="856043567">
      <w:bodyDiv w:val="1"/>
      <w:marLeft w:val="0"/>
      <w:marRight w:val="0"/>
      <w:marTop w:val="0"/>
      <w:marBottom w:val="0"/>
      <w:divBdr>
        <w:top w:val="none" w:sz="0" w:space="0" w:color="auto"/>
        <w:left w:val="none" w:sz="0" w:space="0" w:color="auto"/>
        <w:bottom w:val="none" w:sz="0" w:space="0" w:color="auto"/>
        <w:right w:val="none" w:sz="0" w:space="0" w:color="auto"/>
      </w:divBdr>
    </w:div>
    <w:div w:id="891579056">
      <w:bodyDiv w:val="1"/>
      <w:marLeft w:val="0"/>
      <w:marRight w:val="0"/>
      <w:marTop w:val="0"/>
      <w:marBottom w:val="0"/>
      <w:divBdr>
        <w:top w:val="none" w:sz="0" w:space="0" w:color="auto"/>
        <w:left w:val="none" w:sz="0" w:space="0" w:color="auto"/>
        <w:bottom w:val="none" w:sz="0" w:space="0" w:color="auto"/>
        <w:right w:val="none" w:sz="0" w:space="0" w:color="auto"/>
      </w:divBdr>
    </w:div>
    <w:div w:id="895507702">
      <w:bodyDiv w:val="1"/>
      <w:marLeft w:val="0"/>
      <w:marRight w:val="0"/>
      <w:marTop w:val="0"/>
      <w:marBottom w:val="0"/>
      <w:divBdr>
        <w:top w:val="none" w:sz="0" w:space="0" w:color="auto"/>
        <w:left w:val="none" w:sz="0" w:space="0" w:color="auto"/>
        <w:bottom w:val="none" w:sz="0" w:space="0" w:color="auto"/>
        <w:right w:val="none" w:sz="0" w:space="0" w:color="auto"/>
      </w:divBdr>
    </w:div>
    <w:div w:id="968122712">
      <w:bodyDiv w:val="1"/>
      <w:marLeft w:val="0"/>
      <w:marRight w:val="0"/>
      <w:marTop w:val="0"/>
      <w:marBottom w:val="0"/>
      <w:divBdr>
        <w:top w:val="none" w:sz="0" w:space="0" w:color="auto"/>
        <w:left w:val="none" w:sz="0" w:space="0" w:color="auto"/>
        <w:bottom w:val="none" w:sz="0" w:space="0" w:color="auto"/>
        <w:right w:val="none" w:sz="0" w:space="0" w:color="auto"/>
      </w:divBdr>
    </w:div>
    <w:div w:id="1139608691">
      <w:bodyDiv w:val="1"/>
      <w:marLeft w:val="0"/>
      <w:marRight w:val="0"/>
      <w:marTop w:val="0"/>
      <w:marBottom w:val="0"/>
      <w:divBdr>
        <w:top w:val="none" w:sz="0" w:space="0" w:color="auto"/>
        <w:left w:val="none" w:sz="0" w:space="0" w:color="auto"/>
        <w:bottom w:val="none" w:sz="0" w:space="0" w:color="auto"/>
        <w:right w:val="none" w:sz="0" w:space="0" w:color="auto"/>
      </w:divBdr>
    </w:div>
    <w:div w:id="1164467788">
      <w:bodyDiv w:val="1"/>
      <w:marLeft w:val="0"/>
      <w:marRight w:val="0"/>
      <w:marTop w:val="0"/>
      <w:marBottom w:val="0"/>
      <w:divBdr>
        <w:top w:val="none" w:sz="0" w:space="0" w:color="auto"/>
        <w:left w:val="none" w:sz="0" w:space="0" w:color="auto"/>
        <w:bottom w:val="none" w:sz="0" w:space="0" w:color="auto"/>
        <w:right w:val="none" w:sz="0" w:space="0" w:color="auto"/>
      </w:divBdr>
    </w:div>
    <w:div w:id="1172141431">
      <w:bodyDiv w:val="1"/>
      <w:marLeft w:val="0"/>
      <w:marRight w:val="0"/>
      <w:marTop w:val="0"/>
      <w:marBottom w:val="0"/>
      <w:divBdr>
        <w:top w:val="none" w:sz="0" w:space="0" w:color="auto"/>
        <w:left w:val="none" w:sz="0" w:space="0" w:color="auto"/>
        <w:bottom w:val="none" w:sz="0" w:space="0" w:color="auto"/>
        <w:right w:val="none" w:sz="0" w:space="0" w:color="auto"/>
      </w:divBdr>
    </w:div>
    <w:div w:id="1194002900">
      <w:bodyDiv w:val="1"/>
      <w:marLeft w:val="0"/>
      <w:marRight w:val="0"/>
      <w:marTop w:val="0"/>
      <w:marBottom w:val="0"/>
      <w:divBdr>
        <w:top w:val="none" w:sz="0" w:space="0" w:color="auto"/>
        <w:left w:val="none" w:sz="0" w:space="0" w:color="auto"/>
        <w:bottom w:val="none" w:sz="0" w:space="0" w:color="auto"/>
        <w:right w:val="none" w:sz="0" w:space="0" w:color="auto"/>
      </w:divBdr>
    </w:div>
    <w:div w:id="1277567915">
      <w:bodyDiv w:val="1"/>
      <w:marLeft w:val="0"/>
      <w:marRight w:val="0"/>
      <w:marTop w:val="0"/>
      <w:marBottom w:val="0"/>
      <w:divBdr>
        <w:top w:val="none" w:sz="0" w:space="0" w:color="auto"/>
        <w:left w:val="none" w:sz="0" w:space="0" w:color="auto"/>
        <w:bottom w:val="none" w:sz="0" w:space="0" w:color="auto"/>
        <w:right w:val="none" w:sz="0" w:space="0" w:color="auto"/>
      </w:divBdr>
    </w:div>
    <w:div w:id="1342396412">
      <w:bodyDiv w:val="1"/>
      <w:marLeft w:val="0"/>
      <w:marRight w:val="0"/>
      <w:marTop w:val="0"/>
      <w:marBottom w:val="0"/>
      <w:divBdr>
        <w:top w:val="none" w:sz="0" w:space="0" w:color="auto"/>
        <w:left w:val="none" w:sz="0" w:space="0" w:color="auto"/>
        <w:bottom w:val="none" w:sz="0" w:space="0" w:color="auto"/>
        <w:right w:val="none" w:sz="0" w:space="0" w:color="auto"/>
      </w:divBdr>
    </w:div>
    <w:div w:id="1355959608">
      <w:bodyDiv w:val="1"/>
      <w:marLeft w:val="0"/>
      <w:marRight w:val="0"/>
      <w:marTop w:val="0"/>
      <w:marBottom w:val="0"/>
      <w:divBdr>
        <w:top w:val="none" w:sz="0" w:space="0" w:color="auto"/>
        <w:left w:val="none" w:sz="0" w:space="0" w:color="auto"/>
        <w:bottom w:val="none" w:sz="0" w:space="0" w:color="auto"/>
        <w:right w:val="none" w:sz="0" w:space="0" w:color="auto"/>
      </w:divBdr>
    </w:div>
    <w:div w:id="1360081558">
      <w:bodyDiv w:val="1"/>
      <w:marLeft w:val="0"/>
      <w:marRight w:val="0"/>
      <w:marTop w:val="0"/>
      <w:marBottom w:val="0"/>
      <w:divBdr>
        <w:top w:val="none" w:sz="0" w:space="0" w:color="auto"/>
        <w:left w:val="none" w:sz="0" w:space="0" w:color="auto"/>
        <w:bottom w:val="none" w:sz="0" w:space="0" w:color="auto"/>
        <w:right w:val="none" w:sz="0" w:space="0" w:color="auto"/>
      </w:divBdr>
    </w:div>
    <w:div w:id="1379937093">
      <w:bodyDiv w:val="1"/>
      <w:marLeft w:val="0"/>
      <w:marRight w:val="0"/>
      <w:marTop w:val="0"/>
      <w:marBottom w:val="0"/>
      <w:divBdr>
        <w:top w:val="none" w:sz="0" w:space="0" w:color="auto"/>
        <w:left w:val="none" w:sz="0" w:space="0" w:color="auto"/>
        <w:bottom w:val="none" w:sz="0" w:space="0" w:color="auto"/>
        <w:right w:val="none" w:sz="0" w:space="0" w:color="auto"/>
      </w:divBdr>
    </w:div>
    <w:div w:id="1461145959">
      <w:bodyDiv w:val="1"/>
      <w:marLeft w:val="0"/>
      <w:marRight w:val="0"/>
      <w:marTop w:val="0"/>
      <w:marBottom w:val="0"/>
      <w:divBdr>
        <w:top w:val="none" w:sz="0" w:space="0" w:color="auto"/>
        <w:left w:val="none" w:sz="0" w:space="0" w:color="auto"/>
        <w:bottom w:val="none" w:sz="0" w:space="0" w:color="auto"/>
        <w:right w:val="none" w:sz="0" w:space="0" w:color="auto"/>
      </w:divBdr>
    </w:div>
    <w:div w:id="1582637773">
      <w:bodyDiv w:val="1"/>
      <w:marLeft w:val="0"/>
      <w:marRight w:val="0"/>
      <w:marTop w:val="0"/>
      <w:marBottom w:val="0"/>
      <w:divBdr>
        <w:top w:val="none" w:sz="0" w:space="0" w:color="auto"/>
        <w:left w:val="none" w:sz="0" w:space="0" w:color="auto"/>
        <w:bottom w:val="none" w:sz="0" w:space="0" w:color="auto"/>
        <w:right w:val="none" w:sz="0" w:space="0" w:color="auto"/>
      </w:divBdr>
    </w:div>
    <w:div w:id="1647662312">
      <w:bodyDiv w:val="1"/>
      <w:marLeft w:val="0"/>
      <w:marRight w:val="0"/>
      <w:marTop w:val="0"/>
      <w:marBottom w:val="0"/>
      <w:divBdr>
        <w:top w:val="none" w:sz="0" w:space="0" w:color="auto"/>
        <w:left w:val="none" w:sz="0" w:space="0" w:color="auto"/>
        <w:bottom w:val="none" w:sz="0" w:space="0" w:color="auto"/>
        <w:right w:val="none" w:sz="0" w:space="0" w:color="auto"/>
      </w:divBdr>
    </w:div>
    <w:div w:id="1662201420">
      <w:bodyDiv w:val="1"/>
      <w:marLeft w:val="0"/>
      <w:marRight w:val="0"/>
      <w:marTop w:val="0"/>
      <w:marBottom w:val="0"/>
      <w:divBdr>
        <w:top w:val="none" w:sz="0" w:space="0" w:color="auto"/>
        <w:left w:val="none" w:sz="0" w:space="0" w:color="auto"/>
        <w:bottom w:val="none" w:sz="0" w:space="0" w:color="auto"/>
        <w:right w:val="none" w:sz="0" w:space="0" w:color="auto"/>
      </w:divBdr>
      <w:divsChild>
        <w:div w:id="101148334">
          <w:marLeft w:val="547"/>
          <w:marRight w:val="0"/>
          <w:marTop w:val="0"/>
          <w:marBottom w:val="0"/>
          <w:divBdr>
            <w:top w:val="none" w:sz="0" w:space="0" w:color="auto"/>
            <w:left w:val="none" w:sz="0" w:space="0" w:color="auto"/>
            <w:bottom w:val="none" w:sz="0" w:space="0" w:color="auto"/>
            <w:right w:val="none" w:sz="0" w:space="0" w:color="auto"/>
          </w:divBdr>
        </w:div>
        <w:div w:id="109323258">
          <w:marLeft w:val="547"/>
          <w:marRight w:val="0"/>
          <w:marTop w:val="0"/>
          <w:marBottom w:val="0"/>
          <w:divBdr>
            <w:top w:val="none" w:sz="0" w:space="0" w:color="auto"/>
            <w:left w:val="none" w:sz="0" w:space="0" w:color="auto"/>
            <w:bottom w:val="none" w:sz="0" w:space="0" w:color="auto"/>
            <w:right w:val="none" w:sz="0" w:space="0" w:color="auto"/>
          </w:divBdr>
        </w:div>
        <w:div w:id="989942872">
          <w:marLeft w:val="547"/>
          <w:marRight w:val="0"/>
          <w:marTop w:val="0"/>
          <w:marBottom w:val="0"/>
          <w:divBdr>
            <w:top w:val="none" w:sz="0" w:space="0" w:color="auto"/>
            <w:left w:val="none" w:sz="0" w:space="0" w:color="auto"/>
            <w:bottom w:val="none" w:sz="0" w:space="0" w:color="auto"/>
            <w:right w:val="none" w:sz="0" w:space="0" w:color="auto"/>
          </w:divBdr>
        </w:div>
        <w:div w:id="1518929153">
          <w:marLeft w:val="547"/>
          <w:marRight w:val="0"/>
          <w:marTop w:val="0"/>
          <w:marBottom w:val="0"/>
          <w:divBdr>
            <w:top w:val="none" w:sz="0" w:space="0" w:color="auto"/>
            <w:left w:val="none" w:sz="0" w:space="0" w:color="auto"/>
            <w:bottom w:val="none" w:sz="0" w:space="0" w:color="auto"/>
            <w:right w:val="none" w:sz="0" w:space="0" w:color="auto"/>
          </w:divBdr>
        </w:div>
        <w:div w:id="1705057315">
          <w:marLeft w:val="547"/>
          <w:marRight w:val="0"/>
          <w:marTop w:val="0"/>
          <w:marBottom w:val="0"/>
          <w:divBdr>
            <w:top w:val="none" w:sz="0" w:space="0" w:color="auto"/>
            <w:left w:val="none" w:sz="0" w:space="0" w:color="auto"/>
            <w:bottom w:val="none" w:sz="0" w:space="0" w:color="auto"/>
            <w:right w:val="none" w:sz="0" w:space="0" w:color="auto"/>
          </w:divBdr>
        </w:div>
        <w:div w:id="2066179010">
          <w:marLeft w:val="547"/>
          <w:marRight w:val="0"/>
          <w:marTop w:val="0"/>
          <w:marBottom w:val="0"/>
          <w:divBdr>
            <w:top w:val="none" w:sz="0" w:space="0" w:color="auto"/>
            <w:left w:val="none" w:sz="0" w:space="0" w:color="auto"/>
            <w:bottom w:val="none" w:sz="0" w:space="0" w:color="auto"/>
            <w:right w:val="none" w:sz="0" w:space="0" w:color="auto"/>
          </w:divBdr>
        </w:div>
      </w:divsChild>
    </w:div>
    <w:div w:id="1686249181">
      <w:bodyDiv w:val="1"/>
      <w:marLeft w:val="0"/>
      <w:marRight w:val="0"/>
      <w:marTop w:val="0"/>
      <w:marBottom w:val="0"/>
      <w:divBdr>
        <w:top w:val="none" w:sz="0" w:space="0" w:color="auto"/>
        <w:left w:val="none" w:sz="0" w:space="0" w:color="auto"/>
        <w:bottom w:val="none" w:sz="0" w:space="0" w:color="auto"/>
        <w:right w:val="none" w:sz="0" w:space="0" w:color="auto"/>
      </w:divBdr>
    </w:div>
    <w:div w:id="1721394040">
      <w:bodyDiv w:val="1"/>
      <w:marLeft w:val="0"/>
      <w:marRight w:val="0"/>
      <w:marTop w:val="0"/>
      <w:marBottom w:val="0"/>
      <w:divBdr>
        <w:top w:val="none" w:sz="0" w:space="0" w:color="auto"/>
        <w:left w:val="none" w:sz="0" w:space="0" w:color="auto"/>
        <w:bottom w:val="none" w:sz="0" w:space="0" w:color="auto"/>
        <w:right w:val="none" w:sz="0" w:space="0" w:color="auto"/>
      </w:divBdr>
    </w:div>
    <w:div w:id="1756364994">
      <w:bodyDiv w:val="1"/>
      <w:marLeft w:val="0"/>
      <w:marRight w:val="0"/>
      <w:marTop w:val="0"/>
      <w:marBottom w:val="0"/>
      <w:divBdr>
        <w:top w:val="none" w:sz="0" w:space="0" w:color="auto"/>
        <w:left w:val="none" w:sz="0" w:space="0" w:color="auto"/>
        <w:bottom w:val="none" w:sz="0" w:space="0" w:color="auto"/>
        <w:right w:val="none" w:sz="0" w:space="0" w:color="auto"/>
      </w:divBdr>
    </w:div>
    <w:div w:id="1782609726">
      <w:bodyDiv w:val="1"/>
      <w:marLeft w:val="0"/>
      <w:marRight w:val="0"/>
      <w:marTop w:val="0"/>
      <w:marBottom w:val="0"/>
      <w:divBdr>
        <w:top w:val="none" w:sz="0" w:space="0" w:color="auto"/>
        <w:left w:val="none" w:sz="0" w:space="0" w:color="auto"/>
        <w:bottom w:val="none" w:sz="0" w:space="0" w:color="auto"/>
        <w:right w:val="none" w:sz="0" w:space="0" w:color="auto"/>
      </w:divBdr>
    </w:div>
    <w:div w:id="1786655814">
      <w:bodyDiv w:val="1"/>
      <w:marLeft w:val="0"/>
      <w:marRight w:val="0"/>
      <w:marTop w:val="0"/>
      <w:marBottom w:val="0"/>
      <w:divBdr>
        <w:top w:val="none" w:sz="0" w:space="0" w:color="auto"/>
        <w:left w:val="none" w:sz="0" w:space="0" w:color="auto"/>
        <w:bottom w:val="none" w:sz="0" w:space="0" w:color="auto"/>
        <w:right w:val="none" w:sz="0" w:space="0" w:color="auto"/>
      </w:divBdr>
    </w:div>
    <w:div w:id="1869754510">
      <w:bodyDiv w:val="1"/>
      <w:marLeft w:val="0"/>
      <w:marRight w:val="0"/>
      <w:marTop w:val="0"/>
      <w:marBottom w:val="0"/>
      <w:divBdr>
        <w:top w:val="none" w:sz="0" w:space="0" w:color="auto"/>
        <w:left w:val="none" w:sz="0" w:space="0" w:color="auto"/>
        <w:bottom w:val="none" w:sz="0" w:space="0" w:color="auto"/>
        <w:right w:val="none" w:sz="0" w:space="0" w:color="auto"/>
      </w:divBdr>
    </w:div>
    <w:div w:id="1869948487">
      <w:bodyDiv w:val="1"/>
      <w:marLeft w:val="0"/>
      <w:marRight w:val="0"/>
      <w:marTop w:val="0"/>
      <w:marBottom w:val="0"/>
      <w:divBdr>
        <w:top w:val="none" w:sz="0" w:space="0" w:color="auto"/>
        <w:left w:val="none" w:sz="0" w:space="0" w:color="auto"/>
        <w:bottom w:val="none" w:sz="0" w:space="0" w:color="auto"/>
        <w:right w:val="none" w:sz="0" w:space="0" w:color="auto"/>
      </w:divBdr>
    </w:div>
    <w:div w:id="1892302035">
      <w:bodyDiv w:val="1"/>
      <w:marLeft w:val="0"/>
      <w:marRight w:val="0"/>
      <w:marTop w:val="0"/>
      <w:marBottom w:val="0"/>
      <w:divBdr>
        <w:top w:val="none" w:sz="0" w:space="0" w:color="auto"/>
        <w:left w:val="none" w:sz="0" w:space="0" w:color="auto"/>
        <w:bottom w:val="none" w:sz="0" w:space="0" w:color="auto"/>
        <w:right w:val="none" w:sz="0" w:space="0" w:color="auto"/>
      </w:divBdr>
    </w:div>
    <w:div w:id="1898776938">
      <w:bodyDiv w:val="1"/>
      <w:marLeft w:val="0"/>
      <w:marRight w:val="0"/>
      <w:marTop w:val="0"/>
      <w:marBottom w:val="0"/>
      <w:divBdr>
        <w:top w:val="none" w:sz="0" w:space="0" w:color="auto"/>
        <w:left w:val="none" w:sz="0" w:space="0" w:color="auto"/>
        <w:bottom w:val="none" w:sz="0" w:space="0" w:color="auto"/>
        <w:right w:val="none" w:sz="0" w:space="0" w:color="auto"/>
      </w:divBdr>
    </w:div>
    <w:div w:id="1939562729">
      <w:bodyDiv w:val="1"/>
      <w:marLeft w:val="0"/>
      <w:marRight w:val="0"/>
      <w:marTop w:val="0"/>
      <w:marBottom w:val="0"/>
      <w:divBdr>
        <w:top w:val="none" w:sz="0" w:space="0" w:color="auto"/>
        <w:left w:val="none" w:sz="0" w:space="0" w:color="auto"/>
        <w:bottom w:val="none" w:sz="0" w:space="0" w:color="auto"/>
        <w:right w:val="none" w:sz="0" w:space="0" w:color="auto"/>
      </w:divBdr>
    </w:div>
    <w:div w:id="1940990537">
      <w:bodyDiv w:val="1"/>
      <w:marLeft w:val="0"/>
      <w:marRight w:val="0"/>
      <w:marTop w:val="0"/>
      <w:marBottom w:val="0"/>
      <w:divBdr>
        <w:top w:val="none" w:sz="0" w:space="0" w:color="auto"/>
        <w:left w:val="none" w:sz="0" w:space="0" w:color="auto"/>
        <w:bottom w:val="none" w:sz="0" w:space="0" w:color="auto"/>
        <w:right w:val="none" w:sz="0" w:space="0" w:color="auto"/>
      </w:divBdr>
    </w:div>
    <w:div w:id="1957250486">
      <w:bodyDiv w:val="1"/>
      <w:marLeft w:val="0"/>
      <w:marRight w:val="0"/>
      <w:marTop w:val="0"/>
      <w:marBottom w:val="0"/>
      <w:divBdr>
        <w:top w:val="none" w:sz="0" w:space="0" w:color="auto"/>
        <w:left w:val="none" w:sz="0" w:space="0" w:color="auto"/>
        <w:bottom w:val="none" w:sz="0" w:space="0" w:color="auto"/>
        <w:right w:val="none" w:sz="0" w:space="0" w:color="auto"/>
      </w:divBdr>
    </w:div>
    <w:div w:id="1989048715">
      <w:bodyDiv w:val="1"/>
      <w:marLeft w:val="0"/>
      <w:marRight w:val="0"/>
      <w:marTop w:val="0"/>
      <w:marBottom w:val="0"/>
      <w:divBdr>
        <w:top w:val="none" w:sz="0" w:space="0" w:color="auto"/>
        <w:left w:val="none" w:sz="0" w:space="0" w:color="auto"/>
        <w:bottom w:val="none" w:sz="0" w:space="0" w:color="auto"/>
        <w:right w:val="none" w:sz="0" w:space="0" w:color="auto"/>
      </w:divBdr>
    </w:div>
    <w:div w:id="2030716449">
      <w:bodyDiv w:val="1"/>
      <w:marLeft w:val="0"/>
      <w:marRight w:val="0"/>
      <w:marTop w:val="0"/>
      <w:marBottom w:val="0"/>
      <w:divBdr>
        <w:top w:val="none" w:sz="0" w:space="0" w:color="auto"/>
        <w:left w:val="none" w:sz="0" w:space="0" w:color="auto"/>
        <w:bottom w:val="none" w:sz="0" w:space="0" w:color="auto"/>
        <w:right w:val="none" w:sz="0" w:space="0" w:color="auto"/>
      </w:divBdr>
    </w:div>
    <w:div w:id="2038002659">
      <w:bodyDiv w:val="1"/>
      <w:marLeft w:val="0"/>
      <w:marRight w:val="0"/>
      <w:marTop w:val="0"/>
      <w:marBottom w:val="0"/>
      <w:divBdr>
        <w:top w:val="none" w:sz="0" w:space="0" w:color="auto"/>
        <w:left w:val="none" w:sz="0" w:space="0" w:color="auto"/>
        <w:bottom w:val="none" w:sz="0" w:space="0" w:color="auto"/>
        <w:right w:val="none" w:sz="0" w:space="0" w:color="auto"/>
      </w:divBdr>
    </w:div>
    <w:div w:id="2064210149">
      <w:bodyDiv w:val="1"/>
      <w:marLeft w:val="0"/>
      <w:marRight w:val="0"/>
      <w:marTop w:val="0"/>
      <w:marBottom w:val="0"/>
      <w:divBdr>
        <w:top w:val="none" w:sz="0" w:space="0" w:color="auto"/>
        <w:left w:val="none" w:sz="0" w:space="0" w:color="auto"/>
        <w:bottom w:val="none" w:sz="0" w:space="0" w:color="auto"/>
        <w:right w:val="none" w:sz="0" w:space="0" w:color="auto"/>
      </w:divBdr>
    </w:div>
    <w:div w:id="2083914975">
      <w:bodyDiv w:val="1"/>
      <w:marLeft w:val="0"/>
      <w:marRight w:val="0"/>
      <w:marTop w:val="0"/>
      <w:marBottom w:val="0"/>
      <w:divBdr>
        <w:top w:val="none" w:sz="0" w:space="0" w:color="auto"/>
        <w:left w:val="none" w:sz="0" w:space="0" w:color="auto"/>
        <w:bottom w:val="none" w:sz="0" w:space="0" w:color="auto"/>
        <w:right w:val="none" w:sz="0" w:space="0" w:color="auto"/>
      </w:divBdr>
    </w:div>
    <w:div w:id="2088064960">
      <w:bodyDiv w:val="1"/>
      <w:marLeft w:val="0"/>
      <w:marRight w:val="0"/>
      <w:marTop w:val="0"/>
      <w:marBottom w:val="0"/>
      <w:divBdr>
        <w:top w:val="none" w:sz="0" w:space="0" w:color="auto"/>
        <w:left w:val="none" w:sz="0" w:space="0" w:color="auto"/>
        <w:bottom w:val="none" w:sz="0" w:space="0" w:color="auto"/>
        <w:right w:val="none" w:sz="0" w:space="0" w:color="auto"/>
      </w:divBdr>
    </w:div>
    <w:div w:id="2090687340">
      <w:bodyDiv w:val="1"/>
      <w:marLeft w:val="0"/>
      <w:marRight w:val="0"/>
      <w:marTop w:val="0"/>
      <w:marBottom w:val="0"/>
      <w:divBdr>
        <w:top w:val="none" w:sz="0" w:space="0" w:color="auto"/>
        <w:left w:val="none" w:sz="0" w:space="0" w:color="auto"/>
        <w:bottom w:val="none" w:sz="0" w:space="0" w:color="auto"/>
        <w:right w:val="none" w:sz="0" w:space="0" w:color="auto"/>
      </w:divBdr>
    </w:div>
    <w:div w:id="2091191254">
      <w:bodyDiv w:val="1"/>
      <w:marLeft w:val="0"/>
      <w:marRight w:val="0"/>
      <w:marTop w:val="0"/>
      <w:marBottom w:val="0"/>
      <w:divBdr>
        <w:top w:val="none" w:sz="0" w:space="0" w:color="auto"/>
        <w:left w:val="none" w:sz="0" w:space="0" w:color="auto"/>
        <w:bottom w:val="none" w:sz="0" w:space="0" w:color="auto"/>
        <w:right w:val="none" w:sz="0" w:space="0" w:color="auto"/>
      </w:divBdr>
    </w:div>
    <w:div w:id="2105302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chart" Target="charts/chart4.xml"/><Relationship Id="rId26" Type="http://schemas.openxmlformats.org/officeDocument/2006/relationships/chart" Target="charts/chart12.xml"/><Relationship Id="rId39" Type="http://schemas.openxmlformats.org/officeDocument/2006/relationships/chart" Target="charts/chart24.xml"/><Relationship Id="rId21" Type="http://schemas.openxmlformats.org/officeDocument/2006/relationships/chart" Target="charts/chart7.xml"/><Relationship Id="rId34" Type="http://schemas.openxmlformats.org/officeDocument/2006/relationships/chart" Target="charts/chart19.xml"/><Relationship Id="rId42" Type="http://schemas.openxmlformats.org/officeDocument/2006/relationships/chart" Target="charts/chart27.xml"/><Relationship Id="rId47" Type="http://schemas.openxmlformats.org/officeDocument/2006/relationships/image" Target="media/image4.jpeg"/><Relationship Id="rId50" Type="http://schemas.openxmlformats.org/officeDocument/2006/relationships/image" Target="media/image7.jpeg"/><Relationship Id="rId55"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2.xml"/><Relationship Id="rId29" Type="http://schemas.openxmlformats.org/officeDocument/2006/relationships/chart" Target="charts/chart14.xml"/><Relationship Id="rId11" Type="http://schemas.openxmlformats.org/officeDocument/2006/relationships/footer" Target="footer3.xml"/><Relationship Id="rId24" Type="http://schemas.openxmlformats.org/officeDocument/2006/relationships/chart" Target="charts/chart10.xml"/><Relationship Id="rId32" Type="http://schemas.openxmlformats.org/officeDocument/2006/relationships/chart" Target="charts/chart17.xml"/><Relationship Id="rId37" Type="http://schemas.openxmlformats.org/officeDocument/2006/relationships/chart" Target="charts/chart22.xml"/><Relationship Id="rId40" Type="http://schemas.openxmlformats.org/officeDocument/2006/relationships/chart" Target="charts/chart25.xml"/><Relationship Id="rId45" Type="http://schemas.microsoft.com/office/2016/09/relationships/commentsIds" Target="commentsIds.xml"/><Relationship Id="rId53" Type="http://schemas.openxmlformats.org/officeDocument/2006/relationships/image" Target="media/image10.jpeg"/><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chart" Target="charts/chart5.xml"/><Relationship Id="rId31" Type="http://schemas.openxmlformats.org/officeDocument/2006/relationships/chart" Target="charts/chart16.xml"/><Relationship Id="rId44" Type="http://schemas.microsoft.com/office/2011/relationships/commentsExtended" Target="commentsExtended.xml"/><Relationship Id="rId52"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5.xml"/><Relationship Id="rId22" Type="http://schemas.openxmlformats.org/officeDocument/2006/relationships/chart" Target="charts/chart8.xml"/><Relationship Id="rId27" Type="http://schemas.openxmlformats.org/officeDocument/2006/relationships/image" Target="media/image3.png"/><Relationship Id="rId30" Type="http://schemas.openxmlformats.org/officeDocument/2006/relationships/chart" Target="charts/chart15.xml"/><Relationship Id="rId35" Type="http://schemas.openxmlformats.org/officeDocument/2006/relationships/chart" Target="charts/chart20.xml"/><Relationship Id="rId43" Type="http://schemas.openxmlformats.org/officeDocument/2006/relationships/comments" Target="comments.xml"/><Relationship Id="rId48" Type="http://schemas.openxmlformats.org/officeDocument/2006/relationships/image" Target="media/image5.jpeg"/><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8.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chart" Target="charts/chart3.xml"/><Relationship Id="rId25" Type="http://schemas.openxmlformats.org/officeDocument/2006/relationships/chart" Target="charts/chart11.xml"/><Relationship Id="rId33" Type="http://schemas.openxmlformats.org/officeDocument/2006/relationships/chart" Target="charts/chart18.xml"/><Relationship Id="rId38" Type="http://schemas.openxmlformats.org/officeDocument/2006/relationships/chart" Target="charts/chart23.xml"/><Relationship Id="rId46" Type="http://schemas.microsoft.com/office/2018/08/relationships/commentsExtensible" Target="commentsExtensible.xml"/><Relationship Id="rId20" Type="http://schemas.openxmlformats.org/officeDocument/2006/relationships/chart" Target="charts/chart6.xml"/><Relationship Id="rId41" Type="http://schemas.openxmlformats.org/officeDocument/2006/relationships/chart" Target="charts/chart26.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1.xml"/><Relationship Id="rId23" Type="http://schemas.openxmlformats.org/officeDocument/2006/relationships/chart" Target="charts/chart9.xml"/><Relationship Id="rId28" Type="http://schemas.openxmlformats.org/officeDocument/2006/relationships/chart" Target="charts/chart13.xml"/><Relationship Id="rId36" Type="http://schemas.openxmlformats.org/officeDocument/2006/relationships/chart" Target="charts/chart21.xml"/><Relationship Id="rId49" Type="http://schemas.openxmlformats.org/officeDocument/2006/relationships/image" Target="media/image6.jpeg"/></Relationships>
</file>

<file path=word/charts/_rels/chart1.xml.rels><?xml version="1.0" encoding="UTF-8" standalone="yes"?>
<Relationships xmlns="http://schemas.openxmlformats.org/package/2006/relationships"><Relationship Id="rId3" Type="http://schemas.openxmlformats.org/officeDocument/2006/relationships/oleObject" Target="file:///D:\05&#39033;&#30446;\010&#33831;&#23665;&#21306;&#31354;&#27668;&#36136;&#37327;&#20445;&#38556;\03&#25253;&#21578;&#25776;&#20889;\2020&#33831;&#23665;&#21306;&#25490;&#25918;&#28304;&#28165;&#21333;&#27719;&#24635;-&#20316;&#22270;-&#32456;&#31295;-20221109.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themeOverride" Target="../theme/themeOverride8.xm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oleObject" Target="file:///D:\05&#39033;&#30446;\010&#33831;&#23665;&#21306;&#31354;&#27668;&#36136;&#37327;&#20445;&#38556;\03&#25253;&#21578;&#25776;&#20889;\2020&#33831;&#23665;&#21306;&#25490;&#25918;&#28304;&#28165;&#21333;&#27719;&#24635;-&#20316;&#22270;-&#32456;&#31295;-20221109.xlsx" TargetMode="External"/></Relationships>
</file>

<file path=word/charts/_rels/chart11.xml.rels><?xml version="1.0" encoding="UTF-8" standalone="yes"?>
<Relationships xmlns="http://schemas.openxmlformats.org/package/2006/relationships"><Relationship Id="rId3" Type="http://schemas.openxmlformats.org/officeDocument/2006/relationships/oleObject" Target="file:///D:\05&#39033;&#30446;\010&#33831;&#23665;&#21306;&#31354;&#27668;&#36136;&#37327;&#20445;&#38556;\03&#25253;&#21578;&#25776;&#20889;\2020&#33831;&#23665;&#21306;&#25490;&#25918;&#28304;&#28165;&#21333;&#27719;&#24635;-&#20316;&#22270;-&#32456;&#31295;-20221109.xlsx" TargetMode="External"/><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openxmlformats.org/officeDocument/2006/relationships/themeOverride" Target="../theme/themeOverride9.xml"/><Relationship Id="rId2" Type="http://schemas.microsoft.com/office/2011/relationships/chartColorStyle" Target="colors11.xml"/><Relationship Id="rId1" Type="http://schemas.microsoft.com/office/2011/relationships/chartStyle" Target="style11.xml"/><Relationship Id="rId4" Type="http://schemas.openxmlformats.org/officeDocument/2006/relationships/oleObject" Target="file:///D:\05&#39033;&#30446;\010&#33831;&#23665;&#21306;&#31354;&#27668;&#36136;&#37327;&#20445;&#38556;\03&#25253;&#21578;&#25776;&#20889;\2020&#33831;&#23665;&#21306;&#25490;&#25918;&#28304;&#28165;&#21333;&#27719;&#24635;-&#20316;&#22270;-&#32456;&#31295;-20221109.xlsx" TargetMode="External"/></Relationships>
</file>

<file path=word/charts/_rels/chart13.xml.rels><?xml version="1.0" encoding="UTF-8" standalone="yes"?>
<Relationships xmlns="http://schemas.openxmlformats.org/package/2006/relationships"><Relationship Id="rId3" Type="http://schemas.openxmlformats.org/officeDocument/2006/relationships/oleObject" Target="file:///D:\05&#39033;&#30446;\010&#33831;&#23665;&#21306;&#31354;&#27668;&#36136;&#37327;&#20445;&#38556;\03&#25253;&#21578;&#25776;&#20889;\2020&#33831;&#23665;&#21306;&#25490;&#25918;&#28304;&#28165;&#21333;&#27719;&#24635;-&#20316;&#22270;-&#32456;&#31295;-20221109.xlsx" TargetMode="External"/><Relationship Id="rId2" Type="http://schemas.microsoft.com/office/2011/relationships/chartColorStyle" Target="colors12.xml"/><Relationship Id="rId1" Type="http://schemas.microsoft.com/office/2011/relationships/chartStyle" Target="style12.xml"/></Relationships>
</file>

<file path=word/charts/_rels/chart14.xml.rels><?xml version="1.0" encoding="UTF-8" standalone="yes"?>
<Relationships xmlns="http://schemas.openxmlformats.org/package/2006/relationships"><Relationship Id="rId3" Type="http://schemas.openxmlformats.org/officeDocument/2006/relationships/oleObject" Target="file:///D:\05&#39033;&#30446;\010&#33831;&#23665;&#21306;&#31354;&#27668;&#36136;&#37327;&#20445;&#38556;\02&#28304;&#28165;&#21333;&#34917;&#20805;\&#33831;&#23665;&#21306;\&#33831;&#23665;&#21306;\3.2%20&#26426;&#21160;&#36710;\&#33831;&#23665;&#21306;&#26426;&#21160;&#36710;&#25490;&#25918;&#28304;&#28165;&#21333;-&#26681;&#25454;&#26477;&#24030;&#24066;&#24635;&#37327;&#20998;&#37197;-2022.04.24-&#26356;&#26032;&#22269;&#20845;&#26680;&#31639;-2022.10.20.xlsx" TargetMode="External"/><Relationship Id="rId2" Type="http://schemas.microsoft.com/office/2011/relationships/chartColorStyle" Target="colors13.xml"/><Relationship Id="rId1" Type="http://schemas.microsoft.com/office/2011/relationships/chartStyle" Target="style13.xml"/></Relationships>
</file>

<file path=word/charts/_rels/chart15.xml.rels><?xml version="1.0" encoding="UTF-8" standalone="yes"?>
<Relationships xmlns="http://schemas.openxmlformats.org/package/2006/relationships"><Relationship Id="rId3" Type="http://schemas.openxmlformats.org/officeDocument/2006/relationships/themeOverride" Target="../theme/themeOverride10.xml"/><Relationship Id="rId2" Type="http://schemas.microsoft.com/office/2011/relationships/chartColorStyle" Target="colors14.xml"/><Relationship Id="rId1" Type="http://schemas.microsoft.com/office/2011/relationships/chartStyle" Target="style14.xml"/><Relationship Id="rId4" Type="http://schemas.openxmlformats.org/officeDocument/2006/relationships/oleObject" Target="file:///D:\05&#39033;&#30446;\010&#33831;&#23665;&#21306;&#31354;&#27668;&#36136;&#37327;&#20445;&#38556;\02&#28304;&#28165;&#21333;&#34917;&#20805;\&#33831;&#23665;&#21306;\&#33831;&#23665;&#21306;\3.2%20&#26426;&#21160;&#36710;\2020&#24180;&#26477;&#24030;&#24066;&#26426;&#21160;&#36710;&#25490;&#25918;&#28165;&#21333;-2022.04.24.xlsx" TargetMode="External"/></Relationships>
</file>

<file path=word/charts/_rels/chart16.xml.rels><?xml version="1.0" encoding="UTF-8" standalone="yes"?>
<Relationships xmlns="http://schemas.openxmlformats.org/package/2006/relationships"><Relationship Id="rId3" Type="http://schemas.openxmlformats.org/officeDocument/2006/relationships/themeOverride" Target="../theme/themeOverride11.xml"/><Relationship Id="rId2" Type="http://schemas.microsoft.com/office/2011/relationships/chartColorStyle" Target="colors15.xml"/><Relationship Id="rId1" Type="http://schemas.microsoft.com/office/2011/relationships/chartStyle" Target="style15.xml"/><Relationship Id="rId4" Type="http://schemas.openxmlformats.org/officeDocument/2006/relationships/oleObject" Target="file:///D:\05&#39033;&#30446;\010&#33831;&#23665;&#21306;&#31354;&#27668;&#36136;&#37327;&#20445;&#38556;\02&#28304;&#28165;&#21333;&#34917;&#20805;\&#33831;&#23665;&#21306;\&#33831;&#23665;&#21306;\3.2%20&#26426;&#21160;&#36710;\2020&#24180;&#26477;&#24030;&#24066;&#26426;&#21160;&#36710;&#25490;&#25918;&#28165;&#21333;-2022.04.24&#20462;&#27491;&#22269;6-20221019.xlsx" TargetMode="External"/></Relationships>
</file>

<file path=word/charts/_rels/chart17.xml.rels><?xml version="1.0" encoding="UTF-8" standalone="yes"?>
<Relationships xmlns="http://schemas.openxmlformats.org/package/2006/relationships"><Relationship Id="rId3" Type="http://schemas.openxmlformats.org/officeDocument/2006/relationships/themeOverride" Target="../theme/themeOverride12.xml"/><Relationship Id="rId2" Type="http://schemas.microsoft.com/office/2011/relationships/chartColorStyle" Target="colors16.xml"/><Relationship Id="rId1" Type="http://schemas.microsoft.com/office/2011/relationships/chartStyle" Target="style16.xml"/><Relationship Id="rId4" Type="http://schemas.openxmlformats.org/officeDocument/2006/relationships/oleObject" Target="file:///D:\05&#39033;&#30446;\010&#33831;&#23665;&#21306;&#31354;&#27668;&#36136;&#37327;&#20445;&#38556;\02&#28304;&#28165;&#21333;&#34917;&#20805;\&#33831;&#23665;&#21306;\&#33831;&#23665;&#21306;\3.2%20&#26426;&#21160;&#36710;\2020&#24180;&#26477;&#24030;&#24066;&#26426;&#21160;&#36710;&#25490;&#25918;&#28165;&#21333;-2022.04.24.xlsx" TargetMode="External"/></Relationships>
</file>

<file path=word/charts/_rels/chart18.xml.rels><?xml version="1.0" encoding="UTF-8" standalone="yes"?>
<Relationships xmlns="http://schemas.openxmlformats.org/package/2006/relationships"><Relationship Id="rId3" Type="http://schemas.openxmlformats.org/officeDocument/2006/relationships/themeOverride" Target="../theme/themeOverride13.xml"/><Relationship Id="rId2" Type="http://schemas.microsoft.com/office/2011/relationships/chartColorStyle" Target="colors17.xml"/><Relationship Id="rId1" Type="http://schemas.microsoft.com/office/2011/relationships/chartStyle" Target="style17.xml"/><Relationship Id="rId4" Type="http://schemas.openxmlformats.org/officeDocument/2006/relationships/oleObject" Target="file:///D:\05&#39033;&#30446;\010&#33831;&#23665;&#21306;&#31354;&#27668;&#36136;&#37327;&#20445;&#38556;\02&#28304;&#28165;&#21333;&#34917;&#20805;\&#33831;&#23665;&#21306;\&#33831;&#23665;&#21306;\3.2%20&#26426;&#21160;&#36710;\2020&#24180;&#26477;&#24030;&#24066;&#26426;&#21160;&#36710;&#25490;&#25918;&#28165;&#21333;-2022.04.24&#20462;&#27491;&#22269;6-20221019.xlsx" TargetMode="External"/></Relationships>
</file>

<file path=word/charts/_rels/chart19.xml.rels><?xml version="1.0" encoding="UTF-8" standalone="yes"?>
<Relationships xmlns="http://schemas.openxmlformats.org/package/2006/relationships"><Relationship Id="rId3" Type="http://schemas.openxmlformats.org/officeDocument/2006/relationships/oleObject" Target="file:///D:\05&#39033;&#30446;\010&#33831;&#23665;&#21306;&#31354;&#27668;&#36136;&#37327;&#20445;&#38556;\03&#25253;&#21578;&#25776;&#20889;\2020&#33831;&#23665;&#21306;&#25490;&#25918;&#28304;&#28165;&#21333;&#27719;&#24635;-&#20316;&#22270;-&#32456;&#31295;-20221109.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D:\05&#39033;&#30446;\010&#33831;&#23665;&#21306;&#31354;&#27668;&#36136;&#37327;&#20445;&#38556;\03&#25253;&#21578;&#25776;&#20889;\2020&#33831;&#23665;&#21306;&#25490;&#25918;&#28304;&#28165;&#21333;&#27719;&#24635;-&#20316;&#22270;-&#32456;&#31295;-20221109.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themeOverride" Target="../theme/themeOverride14.xml"/><Relationship Id="rId2" Type="http://schemas.microsoft.com/office/2011/relationships/chartColorStyle" Target="colors19.xml"/><Relationship Id="rId1" Type="http://schemas.microsoft.com/office/2011/relationships/chartStyle" Target="style19.xml"/><Relationship Id="rId4" Type="http://schemas.openxmlformats.org/officeDocument/2006/relationships/oleObject" Target="file:///D:\05&#39033;&#30446;\010&#33831;&#23665;&#21306;&#31354;&#27668;&#36136;&#37327;&#20445;&#38556;\03&#25253;&#21578;&#25776;&#20889;\&#21103;&#26412;&#21103;&#26412;2020&#33831;&#23665;&#21306;&#25490;&#25918;&#28304;&#28165;&#21333;&#27719;&#24635;-&#20316;&#22270;-1004.xlsx" TargetMode="External"/></Relationships>
</file>

<file path=word/charts/_rels/chart21.xml.rels><?xml version="1.0" encoding="UTF-8" standalone="yes"?>
<Relationships xmlns="http://schemas.openxmlformats.org/package/2006/relationships"><Relationship Id="rId3" Type="http://schemas.openxmlformats.org/officeDocument/2006/relationships/themeOverride" Target="../theme/themeOverride15.xml"/><Relationship Id="rId2" Type="http://schemas.microsoft.com/office/2011/relationships/chartColorStyle" Target="colors20.xml"/><Relationship Id="rId1" Type="http://schemas.microsoft.com/office/2011/relationships/chartStyle" Target="style20.xml"/><Relationship Id="rId4" Type="http://schemas.openxmlformats.org/officeDocument/2006/relationships/oleObject" Target="file:///D:\05&#39033;&#30446;\010&#33831;&#23665;&#21306;&#31354;&#27668;&#36136;&#37327;&#20445;&#38556;\03&#25253;&#21578;&#25776;&#20889;\&#21103;&#26412;&#21103;&#26412;2020&#33831;&#23665;&#21306;&#25490;&#25918;&#28304;&#28165;&#21333;&#27719;&#24635;-&#20316;&#22270;-1004.xlsx" TargetMode="External"/></Relationships>
</file>

<file path=word/charts/_rels/chart22.xml.rels><?xml version="1.0" encoding="UTF-8" standalone="yes"?>
<Relationships xmlns="http://schemas.openxmlformats.org/package/2006/relationships"><Relationship Id="rId3" Type="http://schemas.openxmlformats.org/officeDocument/2006/relationships/oleObject" Target="file:///D:\05&#39033;&#30446;\010&#33831;&#23665;&#21306;&#31354;&#27668;&#36136;&#37327;&#20445;&#38556;\02&#28304;&#28165;&#21333;&#34917;&#20805;\&#33831;&#23665;&#21306;\&#33831;&#23665;&#21306;\3.6%20&#23384;&#20648;&#19982;&#36816;&#36755;&#28304;\2020&#24180;&#33831;&#23665;&#21306;&#21152;&#27833;&#31449;VOCs&#25490;&#25918;&#28165;&#21333;-2022.01.20.xlsx" TargetMode="External"/><Relationship Id="rId2" Type="http://schemas.microsoft.com/office/2011/relationships/chartColorStyle" Target="colors21.xml"/><Relationship Id="rId1" Type="http://schemas.microsoft.com/office/2011/relationships/chartStyle" Target="style21.xml"/></Relationships>
</file>

<file path=word/charts/_rels/chart23.xml.rels><?xml version="1.0" encoding="UTF-8" standalone="yes"?>
<Relationships xmlns="http://schemas.openxmlformats.org/package/2006/relationships"><Relationship Id="rId3" Type="http://schemas.openxmlformats.org/officeDocument/2006/relationships/themeOverride" Target="../theme/themeOverride16.xml"/><Relationship Id="rId2" Type="http://schemas.microsoft.com/office/2011/relationships/chartColorStyle" Target="colors22.xml"/><Relationship Id="rId1" Type="http://schemas.microsoft.com/office/2011/relationships/chartStyle" Target="style22.xml"/><Relationship Id="rId4" Type="http://schemas.openxmlformats.org/officeDocument/2006/relationships/oleObject" Target="file:///D:\05&#39033;&#30446;\010&#33831;&#23665;&#21306;&#31354;&#27668;&#36136;&#37327;&#20445;&#38556;\03&#25253;&#21578;&#25776;&#20889;\&#21103;&#26412;&#21103;&#26412;2020&#33831;&#23665;&#21306;&#25490;&#25918;&#28304;&#28165;&#21333;&#27719;&#24635;-&#20316;&#22270;-1004.xlsx" TargetMode="External"/></Relationships>
</file>

<file path=word/charts/_rels/chart24.xml.rels><?xml version="1.0" encoding="UTF-8" standalone="yes"?>
<Relationships xmlns="http://schemas.openxmlformats.org/package/2006/relationships"><Relationship Id="rId3" Type="http://schemas.openxmlformats.org/officeDocument/2006/relationships/themeOverride" Target="../theme/themeOverride17.xml"/><Relationship Id="rId2" Type="http://schemas.microsoft.com/office/2011/relationships/chartColorStyle" Target="colors23.xml"/><Relationship Id="rId1" Type="http://schemas.microsoft.com/office/2011/relationships/chartStyle" Target="style23.xml"/><Relationship Id="rId4" Type="http://schemas.openxmlformats.org/officeDocument/2006/relationships/oleObject" Target="file:///D:\05&#39033;&#30446;\010&#33831;&#23665;&#21306;&#31354;&#27668;&#36136;&#37327;&#20445;&#38556;\02&#28304;&#28165;&#21333;&#34917;&#20805;\&#33831;&#23665;&#21306;\&#33831;&#23665;&#21306;\3.9%20&#20892;&#19994;&#28304;-OK\2020&#24180;&#33831;&#23665;&#21306;&#30044;&#31165;&#20859;&#27542;&#25490;&#25918;&#28165;&#21333;+&#25955;&#20859;-2022.01.18.xlsx" TargetMode="External"/></Relationships>
</file>

<file path=word/charts/_rels/chart25.xml.rels><?xml version="1.0" encoding="UTF-8" standalone="yes"?>
<Relationships xmlns="http://schemas.openxmlformats.org/package/2006/relationships"><Relationship Id="rId3" Type="http://schemas.openxmlformats.org/officeDocument/2006/relationships/themeOverride" Target="../theme/themeOverride18.xml"/><Relationship Id="rId2" Type="http://schemas.microsoft.com/office/2011/relationships/chartColorStyle" Target="colors24.xml"/><Relationship Id="rId1" Type="http://schemas.microsoft.com/office/2011/relationships/chartStyle" Target="style24.xml"/><Relationship Id="rId4" Type="http://schemas.openxmlformats.org/officeDocument/2006/relationships/oleObject" Target="file:///D:\05&#39033;&#30446;\010&#33831;&#23665;&#21306;&#31354;&#27668;&#36136;&#37327;&#20445;&#38556;\02&#28304;&#28165;&#21333;&#34917;&#20805;\&#33831;&#23665;&#21306;\&#33831;&#23665;&#21306;\3.9%20&#20892;&#19994;&#28304;-OK\2020&#24180;&#33831;&#23665;&#21306;&#30044;&#31165;&#20859;&#27542;&#25490;&#25918;&#28165;&#21333;+&#25955;&#20859;-2022.01.18.xlsx" TargetMode="External"/></Relationships>
</file>

<file path=word/charts/_rels/chart26.xml.rels><?xml version="1.0" encoding="UTF-8" standalone="yes"?>
<Relationships xmlns="http://schemas.openxmlformats.org/package/2006/relationships"><Relationship Id="rId3" Type="http://schemas.openxmlformats.org/officeDocument/2006/relationships/oleObject" Target="file:///D:\05&#39033;&#30446;\010&#33831;&#23665;&#21306;&#31354;&#27668;&#36136;&#37327;&#20445;&#38556;\02&#28304;&#28165;&#21333;&#34917;&#20805;\&#33831;&#23665;&#21306;\&#33831;&#23665;&#21306;\3.10%20&#27665;&#29992;&#29123;&#28903;&#28304;&amp;&#39184;&#39278;&#28304;\2020&#24180;&#33831;&#23665;&#21306;&#27665;&#29992;&#29123;&#28903;&#25490;&#25918;&#28165;&#21333;-2022.01.18.xlsx" TargetMode="External"/><Relationship Id="rId2" Type="http://schemas.microsoft.com/office/2011/relationships/chartColorStyle" Target="colors25.xml"/><Relationship Id="rId1" Type="http://schemas.microsoft.com/office/2011/relationships/chartStyle" Target="style25.xml"/></Relationships>
</file>

<file path=word/charts/_rels/chart27.xml.rels><?xml version="1.0" encoding="UTF-8" standalone="yes"?>
<Relationships xmlns="http://schemas.openxmlformats.org/package/2006/relationships"><Relationship Id="rId3" Type="http://schemas.openxmlformats.org/officeDocument/2006/relationships/themeOverride" Target="../theme/themeOverride19.xml"/><Relationship Id="rId2" Type="http://schemas.microsoft.com/office/2011/relationships/chartColorStyle" Target="colors26.xml"/><Relationship Id="rId1" Type="http://schemas.microsoft.com/office/2011/relationships/chartStyle" Target="style26.xml"/><Relationship Id="rId4" Type="http://schemas.openxmlformats.org/officeDocument/2006/relationships/oleObject" Target="file:///D:\05&#39033;&#30446;\010&#33831;&#23665;&#21306;&#31354;&#27668;&#36136;&#37327;&#20445;&#38556;\02&#28304;&#28165;&#21333;&#34917;&#20805;\&#33831;&#23665;&#21306;\&#33831;&#23665;&#21306;\3.10%20&#27665;&#29992;&#29123;&#28903;&#28304;&amp;&#39184;&#39278;&#28304;\2020&#24180;&#33831;&#23665;&#21306;&#39184;&#39278;&#27833;&#28895;&#25490;&#25918;&#28165;&#21333;-2022.01.18.xlsx" TargetMode="External"/></Relationships>
</file>

<file path=word/charts/_rels/chart3.xml.rels><?xml version="1.0" encoding="UTF-8" standalone="yes"?>
<Relationships xmlns="http://schemas.openxmlformats.org/package/2006/relationships"><Relationship Id="rId2" Type="http://schemas.openxmlformats.org/officeDocument/2006/relationships/oleObject" Target="file:///D:\05&#39033;&#30446;\010&#33831;&#23665;&#21306;&#31354;&#27668;&#36136;&#37327;&#20445;&#38556;\03&#25253;&#21578;&#25776;&#20889;\2020&#33831;&#23665;&#21306;&#25490;&#25918;&#28304;&#28165;&#21333;&#27719;&#24635;-&#20316;&#22270;-&#32456;&#31295;-20221109.xlsx" TargetMode="External"/><Relationship Id="rId1" Type="http://schemas.openxmlformats.org/officeDocument/2006/relationships/themeOverride" Target="../theme/themeOverride1.xm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oleObject" Target="file:///D:\05&#39033;&#30446;\010&#33831;&#23665;&#21306;&#31354;&#27668;&#36136;&#37327;&#20445;&#38556;\03&#25253;&#21578;&#25776;&#20889;\2020&#33831;&#23665;&#21306;&#25490;&#25918;&#28304;&#28165;&#21333;&#27719;&#24635;-&#20316;&#22270;-&#32456;&#31295;-20221109.xlsx" TargetMode="Externa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oleObject" Target="file:///D:\05&#39033;&#30446;\010&#33831;&#23665;&#21306;&#31354;&#27668;&#36136;&#37327;&#20445;&#38556;\03&#25253;&#21578;&#25776;&#20889;\2020&#33831;&#23665;&#21306;&#25490;&#25918;&#28304;&#28165;&#21333;&#27719;&#24635;-&#20316;&#22270;-&#32456;&#31295;-20221109.xlsx" TargetMode="External"/></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oleObject" Target="file:///D:\05&#39033;&#30446;\010&#33831;&#23665;&#21306;&#31354;&#27668;&#36136;&#37327;&#20445;&#38556;\03&#25253;&#21578;&#25776;&#20889;\2020&#33831;&#23665;&#21306;&#25490;&#25918;&#28304;&#28165;&#21333;&#27719;&#24635;-&#20316;&#22270;-&#32456;&#31295;-20221109.xlsx" TargetMode="External"/></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oleObject" Target="file:///D:\05&#39033;&#30446;\010&#33831;&#23665;&#21306;&#31354;&#27668;&#36136;&#37327;&#20445;&#38556;\03&#25253;&#21578;&#25776;&#20889;\2020&#33831;&#23665;&#21306;&#25490;&#25918;&#28304;&#28165;&#21333;&#27719;&#24635;-&#20316;&#22270;-&#32456;&#31295;-20221109.xlsx" TargetMode="External"/></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oleObject" Target="file:///D:\05&#39033;&#30446;\010&#33831;&#23665;&#21306;&#31354;&#27668;&#36136;&#37327;&#20445;&#38556;\03&#25253;&#21578;&#25776;&#20889;\2020&#33831;&#23665;&#21306;&#25490;&#25918;&#28304;&#28165;&#21333;&#27719;&#24635;-&#20316;&#22270;-&#32456;&#31295;-20221109.xlsx" TargetMode="External"/></Relationships>
</file>

<file path=word/charts/_rels/chart9.xml.rels><?xml version="1.0" encoding="UTF-8" standalone="yes"?>
<Relationships xmlns="http://schemas.openxmlformats.org/package/2006/relationships"><Relationship Id="rId3" Type="http://schemas.openxmlformats.org/officeDocument/2006/relationships/themeOverride" Target="../theme/themeOverride7.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oleObject" Target="file:///D:\05&#39033;&#30446;\010&#33831;&#23665;&#21306;&#31354;&#27668;&#36136;&#37327;&#20445;&#38556;\03&#25253;&#21578;&#25776;&#20889;\2020&#33831;&#23665;&#21306;&#25490;&#25918;&#28304;&#28165;&#21333;&#27719;&#24635;-&#20316;&#22270;-&#32456;&#31295;-20221109.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6985331099598001E-2"/>
          <c:y val="5.0925925925925923E-2"/>
          <c:w val="0.71163853432703694"/>
          <c:h val="0.84977544473607469"/>
        </c:manualLayout>
      </c:layout>
      <c:barChart>
        <c:barDir val="col"/>
        <c:grouping val="percentStacked"/>
        <c:varyColors val="0"/>
        <c:ser>
          <c:idx val="0"/>
          <c:order val="0"/>
          <c:tx>
            <c:strRef>
              <c:f>排放源清单!$O$2</c:f>
              <c:strCache>
                <c:ptCount val="1"/>
                <c:pt idx="0">
                  <c:v>工业源</c:v>
                </c:pt>
              </c:strCache>
            </c:strRef>
          </c:tx>
          <c:spPr>
            <a:solidFill>
              <a:schemeClr val="accent1"/>
            </a:solidFill>
            <a:ln>
              <a:solidFill>
                <a:schemeClr val="tx1"/>
              </a:solidFill>
            </a:ln>
            <a:effectLst/>
          </c:spPr>
          <c:invertIfNegative val="0"/>
          <c:cat>
            <c:strRef>
              <c:f>排放源清单!$P$1:$Y$1</c:f>
              <c:strCache>
                <c:ptCount val="9"/>
                <c:pt idx="0">
                  <c:v>SO2</c:v>
                </c:pt>
                <c:pt idx="1">
                  <c:v>NOx</c:v>
                </c:pt>
                <c:pt idx="2">
                  <c:v>CO</c:v>
                </c:pt>
                <c:pt idx="3">
                  <c:v>PM10</c:v>
                </c:pt>
                <c:pt idx="4">
                  <c:v>PM2.5</c:v>
                </c:pt>
                <c:pt idx="5">
                  <c:v>VOCs</c:v>
                </c:pt>
                <c:pt idx="6">
                  <c:v>NH3</c:v>
                </c:pt>
                <c:pt idx="7">
                  <c:v>BC</c:v>
                </c:pt>
                <c:pt idx="8">
                  <c:v>OC</c:v>
                </c:pt>
              </c:strCache>
            </c:strRef>
          </c:cat>
          <c:val>
            <c:numRef>
              <c:f>排放源清单!$P$2:$Y$2</c:f>
              <c:numCache>
                <c:formatCode>0.0_);[Red]\(0.0\)</c:formatCode>
                <c:ptCount val="9"/>
                <c:pt idx="0">
                  <c:v>628.68763426065811</c:v>
                </c:pt>
                <c:pt idx="1">
                  <c:v>2123.8290805766824</c:v>
                </c:pt>
                <c:pt idx="2">
                  <c:v>11873.320737021271</c:v>
                </c:pt>
                <c:pt idx="3">
                  <c:v>1502.8273365469254</c:v>
                </c:pt>
                <c:pt idx="4">
                  <c:v>851.54849333124571</c:v>
                </c:pt>
                <c:pt idx="5">
                  <c:v>17596.276131847098</c:v>
                </c:pt>
                <c:pt idx="6">
                  <c:v>146.54297383207387</c:v>
                </c:pt>
                <c:pt idx="7">
                  <c:v>1.0171770454259847</c:v>
                </c:pt>
                <c:pt idx="8">
                  <c:v>1.9758679039087126</c:v>
                </c:pt>
              </c:numCache>
            </c:numRef>
          </c:val>
          <c:extLst>
            <c:ext xmlns:c16="http://schemas.microsoft.com/office/drawing/2014/chart" uri="{C3380CC4-5D6E-409C-BE32-E72D297353CC}">
              <c16:uniqueId val="{00000000-2D6B-4764-A664-4D06B61637B5}"/>
            </c:ext>
          </c:extLst>
        </c:ser>
        <c:ser>
          <c:idx val="1"/>
          <c:order val="1"/>
          <c:tx>
            <c:strRef>
              <c:f>排放源清单!$O$3</c:f>
              <c:strCache>
                <c:ptCount val="1"/>
                <c:pt idx="0">
                  <c:v>道路移动源</c:v>
                </c:pt>
              </c:strCache>
            </c:strRef>
          </c:tx>
          <c:spPr>
            <a:solidFill>
              <a:schemeClr val="accent2"/>
            </a:solidFill>
            <a:ln>
              <a:solidFill>
                <a:schemeClr val="tx1"/>
              </a:solidFill>
            </a:ln>
            <a:effectLst/>
          </c:spPr>
          <c:invertIfNegative val="0"/>
          <c:cat>
            <c:strRef>
              <c:f>排放源清单!$P$1:$Y$1</c:f>
              <c:strCache>
                <c:ptCount val="9"/>
                <c:pt idx="0">
                  <c:v>SO2</c:v>
                </c:pt>
                <c:pt idx="1">
                  <c:v>NOx</c:v>
                </c:pt>
                <c:pt idx="2">
                  <c:v>CO</c:v>
                </c:pt>
                <c:pt idx="3">
                  <c:v>PM10</c:v>
                </c:pt>
                <c:pt idx="4">
                  <c:v>PM2.5</c:v>
                </c:pt>
                <c:pt idx="5">
                  <c:v>VOCs</c:v>
                </c:pt>
                <c:pt idx="6">
                  <c:v>NH3</c:v>
                </c:pt>
                <c:pt idx="7">
                  <c:v>BC</c:v>
                </c:pt>
                <c:pt idx="8">
                  <c:v>OC</c:v>
                </c:pt>
              </c:strCache>
            </c:strRef>
          </c:cat>
          <c:val>
            <c:numRef>
              <c:f>排放源清单!$P$3:$Y$3</c:f>
              <c:numCache>
                <c:formatCode>0.0_);[Red]\(0.0\)</c:formatCode>
                <c:ptCount val="9"/>
                <c:pt idx="0">
                  <c:v>338.35777045900238</c:v>
                </c:pt>
                <c:pt idx="1">
                  <c:v>10114.019731392362</c:v>
                </c:pt>
                <c:pt idx="2">
                  <c:v>12951.624447975513</c:v>
                </c:pt>
                <c:pt idx="3">
                  <c:v>149.83069248881381</c:v>
                </c:pt>
                <c:pt idx="4">
                  <c:v>142.0658606858984</c:v>
                </c:pt>
                <c:pt idx="5">
                  <c:v>2055.9886566050768</c:v>
                </c:pt>
                <c:pt idx="6">
                  <c:v>283.81901672934549</c:v>
                </c:pt>
                <c:pt idx="7">
                  <c:v>79.358251519911505</c:v>
                </c:pt>
                <c:pt idx="8">
                  <c:v>17.149874410277921</c:v>
                </c:pt>
              </c:numCache>
            </c:numRef>
          </c:val>
          <c:extLst>
            <c:ext xmlns:c16="http://schemas.microsoft.com/office/drawing/2014/chart" uri="{C3380CC4-5D6E-409C-BE32-E72D297353CC}">
              <c16:uniqueId val="{00000001-2D6B-4764-A664-4D06B61637B5}"/>
            </c:ext>
          </c:extLst>
        </c:ser>
        <c:ser>
          <c:idx val="2"/>
          <c:order val="2"/>
          <c:tx>
            <c:strRef>
              <c:f>排放源清单!$O$4</c:f>
              <c:strCache>
                <c:ptCount val="1"/>
                <c:pt idx="0">
                  <c:v>非道路移动源</c:v>
                </c:pt>
              </c:strCache>
            </c:strRef>
          </c:tx>
          <c:spPr>
            <a:solidFill>
              <a:schemeClr val="accent3"/>
            </a:solidFill>
            <a:ln>
              <a:solidFill>
                <a:schemeClr val="tx1"/>
              </a:solidFill>
            </a:ln>
            <a:effectLst/>
          </c:spPr>
          <c:invertIfNegative val="0"/>
          <c:cat>
            <c:strRef>
              <c:f>排放源清单!$P$1:$Y$1</c:f>
              <c:strCache>
                <c:ptCount val="9"/>
                <c:pt idx="0">
                  <c:v>SO2</c:v>
                </c:pt>
                <c:pt idx="1">
                  <c:v>NOx</c:v>
                </c:pt>
                <c:pt idx="2">
                  <c:v>CO</c:v>
                </c:pt>
                <c:pt idx="3">
                  <c:v>PM10</c:v>
                </c:pt>
                <c:pt idx="4">
                  <c:v>PM2.5</c:v>
                </c:pt>
                <c:pt idx="5">
                  <c:v>VOCs</c:v>
                </c:pt>
                <c:pt idx="6">
                  <c:v>NH3</c:v>
                </c:pt>
                <c:pt idx="7">
                  <c:v>BC</c:v>
                </c:pt>
                <c:pt idx="8">
                  <c:v>OC</c:v>
                </c:pt>
              </c:strCache>
            </c:strRef>
          </c:cat>
          <c:val>
            <c:numRef>
              <c:f>排放源清单!$P$4:$Y$4</c:f>
              <c:numCache>
                <c:formatCode>0.0_);[Red]\(0.0\)</c:formatCode>
                <c:ptCount val="9"/>
                <c:pt idx="0">
                  <c:v>250.89855248913807</c:v>
                </c:pt>
                <c:pt idx="1">
                  <c:v>7221.6986348490309</c:v>
                </c:pt>
                <c:pt idx="2">
                  <c:v>3784.4178296108425</c:v>
                </c:pt>
                <c:pt idx="3">
                  <c:v>446.59034887896013</c:v>
                </c:pt>
                <c:pt idx="4">
                  <c:v>435.76544991599718</c:v>
                </c:pt>
                <c:pt idx="5">
                  <c:v>1213.1547252314992</c:v>
                </c:pt>
                <c:pt idx="6">
                  <c:v>0</c:v>
                </c:pt>
                <c:pt idx="7">
                  <c:v>248.23680563617071</c:v>
                </c:pt>
                <c:pt idx="8">
                  <c:v>78.986733741069813</c:v>
                </c:pt>
              </c:numCache>
            </c:numRef>
          </c:val>
          <c:extLst>
            <c:ext xmlns:c16="http://schemas.microsoft.com/office/drawing/2014/chart" uri="{C3380CC4-5D6E-409C-BE32-E72D297353CC}">
              <c16:uniqueId val="{00000002-2D6B-4764-A664-4D06B61637B5}"/>
            </c:ext>
          </c:extLst>
        </c:ser>
        <c:ser>
          <c:idx val="3"/>
          <c:order val="3"/>
          <c:tx>
            <c:strRef>
              <c:f>排放源清单!$O$5</c:f>
              <c:strCache>
                <c:ptCount val="1"/>
                <c:pt idx="0">
                  <c:v>农业源</c:v>
                </c:pt>
              </c:strCache>
            </c:strRef>
          </c:tx>
          <c:spPr>
            <a:solidFill>
              <a:schemeClr val="accent4"/>
            </a:solidFill>
            <a:ln>
              <a:solidFill>
                <a:schemeClr val="tx1"/>
              </a:solidFill>
            </a:ln>
            <a:effectLst/>
          </c:spPr>
          <c:invertIfNegative val="0"/>
          <c:cat>
            <c:strRef>
              <c:f>排放源清单!$P$1:$Y$1</c:f>
              <c:strCache>
                <c:ptCount val="9"/>
                <c:pt idx="0">
                  <c:v>SO2</c:v>
                </c:pt>
                <c:pt idx="1">
                  <c:v>NOx</c:v>
                </c:pt>
                <c:pt idx="2">
                  <c:v>CO</c:v>
                </c:pt>
                <c:pt idx="3">
                  <c:v>PM10</c:v>
                </c:pt>
                <c:pt idx="4">
                  <c:v>PM2.5</c:v>
                </c:pt>
                <c:pt idx="5">
                  <c:v>VOCs</c:v>
                </c:pt>
                <c:pt idx="6">
                  <c:v>NH3</c:v>
                </c:pt>
                <c:pt idx="7">
                  <c:v>BC</c:v>
                </c:pt>
                <c:pt idx="8">
                  <c:v>OC</c:v>
                </c:pt>
              </c:strCache>
            </c:strRef>
          </c:cat>
          <c:val>
            <c:numRef>
              <c:f>排放源清单!$P$5:$Y$5</c:f>
              <c:numCache>
                <c:formatCode>0.0_);[Red]\(0.0\)</c:formatCode>
                <c:ptCount val="9"/>
                <c:pt idx="0">
                  <c:v>0</c:v>
                </c:pt>
                <c:pt idx="1">
                  <c:v>0</c:v>
                </c:pt>
                <c:pt idx="2">
                  <c:v>0</c:v>
                </c:pt>
                <c:pt idx="3">
                  <c:v>0</c:v>
                </c:pt>
                <c:pt idx="4">
                  <c:v>0</c:v>
                </c:pt>
                <c:pt idx="5">
                  <c:v>0</c:v>
                </c:pt>
                <c:pt idx="6">
                  <c:v>3266.362722820973</c:v>
                </c:pt>
                <c:pt idx="7">
                  <c:v>0</c:v>
                </c:pt>
                <c:pt idx="8">
                  <c:v>0</c:v>
                </c:pt>
              </c:numCache>
            </c:numRef>
          </c:val>
          <c:extLst>
            <c:ext xmlns:c16="http://schemas.microsoft.com/office/drawing/2014/chart" uri="{C3380CC4-5D6E-409C-BE32-E72D297353CC}">
              <c16:uniqueId val="{00000003-2D6B-4764-A664-4D06B61637B5}"/>
            </c:ext>
          </c:extLst>
        </c:ser>
        <c:ser>
          <c:idx val="4"/>
          <c:order val="4"/>
          <c:tx>
            <c:strRef>
              <c:f>排放源清单!$O$6</c:f>
              <c:strCache>
                <c:ptCount val="1"/>
                <c:pt idx="0">
                  <c:v>扬尘源</c:v>
                </c:pt>
              </c:strCache>
            </c:strRef>
          </c:tx>
          <c:spPr>
            <a:solidFill>
              <a:schemeClr val="accent5"/>
            </a:solidFill>
            <a:ln>
              <a:solidFill>
                <a:schemeClr val="tx1"/>
              </a:solidFill>
            </a:ln>
            <a:effectLst/>
          </c:spPr>
          <c:invertIfNegative val="0"/>
          <c:cat>
            <c:strRef>
              <c:f>排放源清单!$P$1:$Y$1</c:f>
              <c:strCache>
                <c:ptCount val="9"/>
                <c:pt idx="0">
                  <c:v>SO2</c:v>
                </c:pt>
                <c:pt idx="1">
                  <c:v>NOx</c:v>
                </c:pt>
                <c:pt idx="2">
                  <c:v>CO</c:v>
                </c:pt>
                <c:pt idx="3">
                  <c:v>PM10</c:v>
                </c:pt>
                <c:pt idx="4">
                  <c:v>PM2.5</c:v>
                </c:pt>
                <c:pt idx="5">
                  <c:v>VOCs</c:v>
                </c:pt>
                <c:pt idx="6">
                  <c:v>NH3</c:v>
                </c:pt>
                <c:pt idx="7">
                  <c:v>BC</c:v>
                </c:pt>
                <c:pt idx="8">
                  <c:v>OC</c:v>
                </c:pt>
              </c:strCache>
            </c:strRef>
          </c:cat>
          <c:val>
            <c:numRef>
              <c:f>排放源清单!$P$6:$Y$6</c:f>
              <c:numCache>
                <c:formatCode>0.0_);[Red]\(0.0\)</c:formatCode>
                <c:ptCount val="9"/>
                <c:pt idx="0">
                  <c:v>0</c:v>
                </c:pt>
                <c:pt idx="1">
                  <c:v>0</c:v>
                </c:pt>
                <c:pt idx="2">
                  <c:v>0</c:v>
                </c:pt>
                <c:pt idx="3">
                  <c:v>27251.507401770818</c:v>
                </c:pt>
                <c:pt idx="4">
                  <c:v>7334.4442755031687</c:v>
                </c:pt>
                <c:pt idx="5">
                  <c:v>0</c:v>
                </c:pt>
                <c:pt idx="6">
                  <c:v>0</c:v>
                </c:pt>
                <c:pt idx="7">
                  <c:v>0</c:v>
                </c:pt>
                <c:pt idx="8">
                  <c:v>0</c:v>
                </c:pt>
              </c:numCache>
            </c:numRef>
          </c:val>
          <c:extLst>
            <c:ext xmlns:c16="http://schemas.microsoft.com/office/drawing/2014/chart" uri="{C3380CC4-5D6E-409C-BE32-E72D297353CC}">
              <c16:uniqueId val="{00000004-2D6B-4764-A664-4D06B61637B5}"/>
            </c:ext>
          </c:extLst>
        </c:ser>
        <c:ser>
          <c:idx val="5"/>
          <c:order val="5"/>
          <c:tx>
            <c:strRef>
              <c:f>排放源清单!$O$7</c:f>
              <c:strCache>
                <c:ptCount val="1"/>
                <c:pt idx="0">
                  <c:v>非工业溶剂源</c:v>
                </c:pt>
              </c:strCache>
            </c:strRef>
          </c:tx>
          <c:spPr>
            <a:solidFill>
              <a:schemeClr val="accent6"/>
            </a:solidFill>
            <a:ln>
              <a:solidFill>
                <a:schemeClr val="tx1"/>
              </a:solidFill>
            </a:ln>
            <a:effectLst/>
          </c:spPr>
          <c:invertIfNegative val="0"/>
          <c:cat>
            <c:strRef>
              <c:f>排放源清单!$P$1:$Y$1</c:f>
              <c:strCache>
                <c:ptCount val="9"/>
                <c:pt idx="0">
                  <c:v>SO2</c:v>
                </c:pt>
                <c:pt idx="1">
                  <c:v>NOx</c:v>
                </c:pt>
                <c:pt idx="2">
                  <c:v>CO</c:v>
                </c:pt>
                <c:pt idx="3">
                  <c:v>PM10</c:v>
                </c:pt>
                <c:pt idx="4">
                  <c:v>PM2.5</c:v>
                </c:pt>
                <c:pt idx="5">
                  <c:v>VOCs</c:v>
                </c:pt>
                <c:pt idx="6">
                  <c:v>NH3</c:v>
                </c:pt>
                <c:pt idx="7">
                  <c:v>BC</c:v>
                </c:pt>
                <c:pt idx="8">
                  <c:v>OC</c:v>
                </c:pt>
              </c:strCache>
            </c:strRef>
          </c:cat>
          <c:val>
            <c:numRef>
              <c:f>排放源清单!$P$7:$Y$7</c:f>
              <c:numCache>
                <c:formatCode>0.0_);[Red]\(0.0\)</c:formatCode>
                <c:ptCount val="9"/>
                <c:pt idx="0">
                  <c:v>0</c:v>
                </c:pt>
                <c:pt idx="1">
                  <c:v>0</c:v>
                </c:pt>
                <c:pt idx="2">
                  <c:v>0</c:v>
                </c:pt>
                <c:pt idx="3">
                  <c:v>0</c:v>
                </c:pt>
                <c:pt idx="4">
                  <c:v>0</c:v>
                </c:pt>
                <c:pt idx="5">
                  <c:v>4633.8232993909014</c:v>
                </c:pt>
                <c:pt idx="6">
                  <c:v>0</c:v>
                </c:pt>
                <c:pt idx="7">
                  <c:v>0</c:v>
                </c:pt>
                <c:pt idx="8">
                  <c:v>0</c:v>
                </c:pt>
              </c:numCache>
            </c:numRef>
          </c:val>
          <c:extLst>
            <c:ext xmlns:c16="http://schemas.microsoft.com/office/drawing/2014/chart" uri="{C3380CC4-5D6E-409C-BE32-E72D297353CC}">
              <c16:uniqueId val="{00000005-2D6B-4764-A664-4D06B61637B5}"/>
            </c:ext>
          </c:extLst>
        </c:ser>
        <c:ser>
          <c:idx val="6"/>
          <c:order val="6"/>
          <c:tx>
            <c:strRef>
              <c:f>排放源清单!$O$8</c:f>
              <c:strCache>
                <c:ptCount val="1"/>
                <c:pt idx="0">
                  <c:v>存储运输源</c:v>
                </c:pt>
              </c:strCache>
            </c:strRef>
          </c:tx>
          <c:spPr>
            <a:solidFill>
              <a:schemeClr val="accent1">
                <a:lumMod val="60000"/>
              </a:schemeClr>
            </a:solidFill>
            <a:ln>
              <a:solidFill>
                <a:schemeClr val="tx1"/>
              </a:solidFill>
            </a:ln>
            <a:effectLst/>
          </c:spPr>
          <c:invertIfNegative val="0"/>
          <c:cat>
            <c:strRef>
              <c:f>排放源清单!$P$1:$Y$1</c:f>
              <c:strCache>
                <c:ptCount val="9"/>
                <c:pt idx="0">
                  <c:v>SO2</c:v>
                </c:pt>
                <c:pt idx="1">
                  <c:v>NOx</c:v>
                </c:pt>
                <c:pt idx="2">
                  <c:v>CO</c:v>
                </c:pt>
                <c:pt idx="3">
                  <c:v>PM10</c:v>
                </c:pt>
                <c:pt idx="4">
                  <c:v>PM2.5</c:v>
                </c:pt>
                <c:pt idx="5">
                  <c:v>VOCs</c:v>
                </c:pt>
                <c:pt idx="6">
                  <c:v>NH3</c:v>
                </c:pt>
                <c:pt idx="7">
                  <c:v>BC</c:v>
                </c:pt>
                <c:pt idx="8">
                  <c:v>OC</c:v>
                </c:pt>
              </c:strCache>
            </c:strRef>
          </c:cat>
          <c:val>
            <c:numRef>
              <c:f>排放源清单!$P$8:$Y$8</c:f>
              <c:numCache>
                <c:formatCode>0.0_);[Red]\(0.0\)</c:formatCode>
                <c:ptCount val="9"/>
                <c:pt idx="0">
                  <c:v>0</c:v>
                </c:pt>
                <c:pt idx="1">
                  <c:v>0</c:v>
                </c:pt>
                <c:pt idx="2">
                  <c:v>0</c:v>
                </c:pt>
                <c:pt idx="3">
                  <c:v>0</c:v>
                </c:pt>
                <c:pt idx="4">
                  <c:v>0</c:v>
                </c:pt>
                <c:pt idx="5">
                  <c:v>1899.8521244000003</c:v>
                </c:pt>
                <c:pt idx="6">
                  <c:v>0</c:v>
                </c:pt>
                <c:pt idx="7">
                  <c:v>0</c:v>
                </c:pt>
                <c:pt idx="8">
                  <c:v>0</c:v>
                </c:pt>
              </c:numCache>
            </c:numRef>
          </c:val>
          <c:extLst>
            <c:ext xmlns:c16="http://schemas.microsoft.com/office/drawing/2014/chart" uri="{C3380CC4-5D6E-409C-BE32-E72D297353CC}">
              <c16:uniqueId val="{00000006-2D6B-4764-A664-4D06B61637B5}"/>
            </c:ext>
          </c:extLst>
        </c:ser>
        <c:ser>
          <c:idx val="7"/>
          <c:order val="7"/>
          <c:tx>
            <c:strRef>
              <c:f>排放源清单!$O$9</c:f>
              <c:strCache>
                <c:ptCount val="1"/>
                <c:pt idx="0">
                  <c:v>废弃物处理源</c:v>
                </c:pt>
              </c:strCache>
            </c:strRef>
          </c:tx>
          <c:spPr>
            <a:solidFill>
              <a:schemeClr val="accent2">
                <a:lumMod val="60000"/>
              </a:schemeClr>
            </a:solidFill>
            <a:ln>
              <a:solidFill>
                <a:schemeClr val="tx1"/>
              </a:solidFill>
            </a:ln>
            <a:effectLst/>
          </c:spPr>
          <c:invertIfNegative val="0"/>
          <c:cat>
            <c:strRef>
              <c:f>排放源清单!$P$1:$Y$1</c:f>
              <c:strCache>
                <c:ptCount val="9"/>
                <c:pt idx="0">
                  <c:v>SO2</c:v>
                </c:pt>
                <c:pt idx="1">
                  <c:v>NOx</c:v>
                </c:pt>
                <c:pt idx="2">
                  <c:v>CO</c:v>
                </c:pt>
                <c:pt idx="3">
                  <c:v>PM10</c:v>
                </c:pt>
                <c:pt idx="4">
                  <c:v>PM2.5</c:v>
                </c:pt>
                <c:pt idx="5">
                  <c:v>VOCs</c:v>
                </c:pt>
                <c:pt idx="6">
                  <c:v>NH3</c:v>
                </c:pt>
                <c:pt idx="7">
                  <c:v>BC</c:v>
                </c:pt>
                <c:pt idx="8">
                  <c:v>OC</c:v>
                </c:pt>
              </c:strCache>
            </c:strRef>
          </c:cat>
          <c:val>
            <c:numRef>
              <c:f>排放源清单!$P$9:$Y$9</c:f>
              <c:numCache>
                <c:formatCode>0.0_);[Red]\(0.0\)</c:formatCode>
                <c:ptCount val="9"/>
                <c:pt idx="0">
                  <c:v>0</c:v>
                </c:pt>
                <c:pt idx="1">
                  <c:v>0</c:v>
                </c:pt>
                <c:pt idx="2">
                  <c:v>0</c:v>
                </c:pt>
                <c:pt idx="3">
                  <c:v>0</c:v>
                </c:pt>
                <c:pt idx="4">
                  <c:v>0</c:v>
                </c:pt>
                <c:pt idx="5">
                  <c:v>483.12656500000003</c:v>
                </c:pt>
                <c:pt idx="6">
                  <c:v>782.16719999999998</c:v>
                </c:pt>
                <c:pt idx="7">
                  <c:v>0</c:v>
                </c:pt>
                <c:pt idx="8">
                  <c:v>0</c:v>
                </c:pt>
              </c:numCache>
            </c:numRef>
          </c:val>
          <c:extLst>
            <c:ext xmlns:c16="http://schemas.microsoft.com/office/drawing/2014/chart" uri="{C3380CC4-5D6E-409C-BE32-E72D297353CC}">
              <c16:uniqueId val="{00000007-2D6B-4764-A664-4D06B61637B5}"/>
            </c:ext>
          </c:extLst>
        </c:ser>
        <c:ser>
          <c:idx val="8"/>
          <c:order val="8"/>
          <c:tx>
            <c:strRef>
              <c:f>排放源清单!$O$10</c:f>
              <c:strCache>
                <c:ptCount val="1"/>
                <c:pt idx="0">
                  <c:v>生物质燃烧源</c:v>
                </c:pt>
              </c:strCache>
            </c:strRef>
          </c:tx>
          <c:spPr>
            <a:solidFill>
              <a:schemeClr val="accent3">
                <a:lumMod val="60000"/>
              </a:schemeClr>
            </a:solidFill>
            <a:ln>
              <a:solidFill>
                <a:schemeClr val="tx1"/>
              </a:solidFill>
            </a:ln>
            <a:effectLst/>
          </c:spPr>
          <c:invertIfNegative val="0"/>
          <c:cat>
            <c:strRef>
              <c:f>排放源清单!$P$1:$Y$1</c:f>
              <c:strCache>
                <c:ptCount val="9"/>
                <c:pt idx="0">
                  <c:v>SO2</c:v>
                </c:pt>
                <c:pt idx="1">
                  <c:v>NOx</c:v>
                </c:pt>
                <c:pt idx="2">
                  <c:v>CO</c:v>
                </c:pt>
                <c:pt idx="3">
                  <c:v>PM10</c:v>
                </c:pt>
                <c:pt idx="4">
                  <c:v>PM2.5</c:v>
                </c:pt>
                <c:pt idx="5">
                  <c:v>VOCs</c:v>
                </c:pt>
                <c:pt idx="6">
                  <c:v>NH3</c:v>
                </c:pt>
                <c:pt idx="7">
                  <c:v>BC</c:v>
                </c:pt>
                <c:pt idx="8">
                  <c:v>OC</c:v>
                </c:pt>
              </c:strCache>
            </c:strRef>
          </c:cat>
          <c:val>
            <c:numRef>
              <c:f>排放源清单!$P$10:$Y$10</c:f>
              <c:numCache>
                <c:formatCode>0.0_);[Red]\(0.0\)</c:formatCode>
                <c:ptCount val="9"/>
                <c:pt idx="0">
                  <c:v>1.8275730999999986</c:v>
                </c:pt>
                <c:pt idx="1">
                  <c:v>7.5941838999999867</c:v>
                </c:pt>
                <c:pt idx="2">
                  <c:v>137.53704499999981</c:v>
                </c:pt>
                <c:pt idx="3">
                  <c:v>22.043689649999976</c:v>
                </c:pt>
                <c:pt idx="4">
                  <c:v>21.598710149999977</c:v>
                </c:pt>
                <c:pt idx="5">
                  <c:v>29.165195499999971</c:v>
                </c:pt>
                <c:pt idx="6">
                  <c:v>1.8290438999999987</c:v>
                </c:pt>
                <c:pt idx="7">
                  <c:v>2.3992082387999982</c:v>
                </c:pt>
                <c:pt idx="8">
                  <c:v>9.7126808871999941</c:v>
                </c:pt>
              </c:numCache>
            </c:numRef>
          </c:val>
          <c:extLst>
            <c:ext xmlns:c16="http://schemas.microsoft.com/office/drawing/2014/chart" uri="{C3380CC4-5D6E-409C-BE32-E72D297353CC}">
              <c16:uniqueId val="{00000008-2D6B-4764-A664-4D06B61637B5}"/>
            </c:ext>
          </c:extLst>
        </c:ser>
        <c:ser>
          <c:idx val="9"/>
          <c:order val="9"/>
          <c:tx>
            <c:strRef>
              <c:f>排放源清单!$O$11</c:f>
              <c:strCache>
                <c:ptCount val="1"/>
                <c:pt idx="0">
                  <c:v>其他排放源</c:v>
                </c:pt>
              </c:strCache>
            </c:strRef>
          </c:tx>
          <c:spPr>
            <a:solidFill>
              <a:schemeClr val="accent4">
                <a:lumMod val="60000"/>
              </a:schemeClr>
            </a:solidFill>
            <a:ln>
              <a:solidFill>
                <a:schemeClr val="tx1"/>
              </a:solidFill>
            </a:ln>
            <a:effectLst/>
          </c:spPr>
          <c:invertIfNegative val="0"/>
          <c:cat>
            <c:strRef>
              <c:f>排放源清单!$P$1:$Y$1</c:f>
              <c:strCache>
                <c:ptCount val="9"/>
                <c:pt idx="0">
                  <c:v>SO2</c:v>
                </c:pt>
                <c:pt idx="1">
                  <c:v>NOx</c:v>
                </c:pt>
                <c:pt idx="2">
                  <c:v>CO</c:v>
                </c:pt>
                <c:pt idx="3">
                  <c:v>PM10</c:v>
                </c:pt>
                <c:pt idx="4">
                  <c:v>PM2.5</c:v>
                </c:pt>
                <c:pt idx="5">
                  <c:v>VOCs</c:v>
                </c:pt>
                <c:pt idx="6">
                  <c:v>NH3</c:v>
                </c:pt>
                <c:pt idx="7">
                  <c:v>BC</c:v>
                </c:pt>
                <c:pt idx="8">
                  <c:v>OC</c:v>
                </c:pt>
              </c:strCache>
            </c:strRef>
          </c:cat>
          <c:val>
            <c:numRef>
              <c:f>排放源清单!$P$11:$Y$11</c:f>
              <c:numCache>
                <c:formatCode>0.0_);[Red]\(0.0\)</c:formatCode>
                <c:ptCount val="9"/>
                <c:pt idx="0">
                  <c:v>78.737342840855803</c:v>
                </c:pt>
                <c:pt idx="1">
                  <c:v>141.33237140461347</c:v>
                </c:pt>
                <c:pt idx="2">
                  <c:v>119.01608075445051</c:v>
                </c:pt>
                <c:pt idx="3">
                  <c:v>111.02008629594694</c:v>
                </c:pt>
                <c:pt idx="4">
                  <c:v>91.506200704445007</c:v>
                </c:pt>
                <c:pt idx="5">
                  <c:v>245.67374265224407</c:v>
                </c:pt>
                <c:pt idx="6">
                  <c:v>4.3595048455713865</c:v>
                </c:pt>
                <c:pt idx="7">
                  <c:v>1.385898484327057</c:v>
                </c:pt>
                <c:pt idx="8">
                  <c:v>36.030725243388815</c:v>
                </c:pt>
              </c:numCache>
            </c:numRef>
          </c:val>
          <c:extLst>
            <c:ext xmlns:c16="http://schemas.microsoft.com/office/drawing/2014/chart" uri="{C3380CC4-5D6E-409C-BE32-E72D297353CC}">
              <c16:uniqueId val="{00000009-2D6B-4764-A664-4D06B61637B5}"/>
            </c:ext>
          </c:extLst>
        </c:ser>
        <c:dLbls>
          <c:showLegendKey val="0"/>
          <c:showVal val="0"/>
          <c:showCatName val="0"/>
          <c:showSerName val="0"/>
          <c:showPercent val="0"/>
          <c:showBubbleSize val="0"/>
        </c:dLbls>
        <c:gapWidth val="100"/>
        <c:overlap val="100"/>
        <c:axId val="986406495"/>
        <c:axId val="986408159"/>
      </c:barChart>
      <c:catAx>
        <c:axId val="986406495"/>
        <c:scaling>
          <c:orientation val="minMax"/>
        </c:scaling>
        <c:delete val="0"/>
        <c:axPos val="b"/>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986408159"/>
        <c:crosses val="autoZero"/>
        <c:auto val="1"/>
        <c:lblAlgn val="ctr"/>
        <c:lblOffset val="100"/>
        <c:noMultiLvlLbl val="0"/>
      </c:catAx>
      <c:valAx>
        <c:axId val="986408159"/>
        <c:scaling>
          <c:orientation val="minMax"/>
        </c:scaling>
        <c:delete val="0"/>
        <c:axPos val="l"/>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986406495"/>
        <c:crosses val="autoZero"/>
        <c:crossBetween val="between"/>
      </c:valAx>
      <c:spPr>
        <a:noFill/>
        <a:ln>
          <a:solidFill>
            <a:schemeClr val="tx1"/>
          </a:solidFill>
        </a:ln>
        <a:effectLst/>
      </c:spPr>
    </c:plotArea>
    <c:legend>
      <c:legendPos val="b"/>
      <c:layout>
        <c:manualLayout>
          <c:xMode val="edge"/>
          <c:yMode val="edge"/>
          <c:x val="0.80007409954061404"/>
          <c:y val="7.7545202682997943E-2"/>
          <c:w val="0.19920893609229082"/>
          <c:h val="0.81134368620589092"/>
        </c:manualLayout>
      </c:layout>
      <c:overlay val="0"/>
      <c:spPr>
        <a:noFill/>
        <a:ln>
          <a:noFill/>
        </a:ln>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1000" b="1">
          <a:solidFill>
            <a:schemeClr val="tx1"/>
          </a:solidFill>
          <a:latin typeface="Times New Roman" panose="02020603050405020304" pitchFamily="18" charset="0"/>
          <a:ea typeface="+mn-ea"/>
          <a:cs typeface="Times New Roman" panose="02020603050405020304" pitchFamily="18" charset="0"/>
        </a:defRPr>
      </a:pPr>
      <a:endParaRPr lang="zh-CN"/>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tx>
            <c:strRef>
              <c:f>排放源清单!$AB$107</c:f>
              <c:strCache>
                <c:ptCount val="1"/>
                <c:pt idx="0">
                  <c:v>OC</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4798-49DA-9E92-56AD214ECAC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4798-49DA-9E92-56AD214ECAC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4798-49DA-9E92-56AD214ECAC1}"/>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4798-49DA-9E92-56AD214ECAC1}"/>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4798-49DA-9E92-56AD214ECAC1}"/>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4798-49DA-9E92-56AD214ECAC1}"/>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4798-49DA-9E92-56AD214ECAC1}"/>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4798-49DA-9E92-56AD214ECAC1}"/>
              </c:ext>
            </c:extLst>
          </c:dPt>
          <c:dLbls>
            <c:numFmt formatCode="0.0%" sourceLinked="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Times New Roman" panose="02020603050405020304" pitchFamily="18" charset="0"/>
                    <a:ea typeface="宋体" panose="02010600030101010101" pitchFamily="2" charset="-122"/>
                    <a:cs typeface="+mn-cs"/>
                  </a:defRPr>
                </a:pPr>
                <a:endParaRPr lang="zh-CN"/>
              </a:p>
            </c:txPr>
            <c:dLblPos val="bestFit"/>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排放源清单!$AA$108:$AA$112</c:f>
              <c:strCache>
                <c:ptCount val="5"/>
                <c:pt idx="0">
                  <c:v>工业源</c:v>
                </c:pt>
                <c:pt idx="1">
                  <c:v>道路移动源</c:v>
                </c:pt>
                <c:pt idx="2">
                  <c:v>非道路移动源</c:v>
                </c:pt>
                <c:pt idx="3">
                  <c:v>生物质燃烧源</c:v>
                </c:pt>
                <c:pt idx="4">
                  <c:v>其他排放源</c:v>
                </c:pt>
              </c:strCache>
            </c:strRef>
          </c:cat>
          <c:val>
            <c:numRef>
              <c:f>排放源清单!$AB$108:$AB$112</c:f>
              <c:numCache>
                <c:formatCode>0.00</c:formatCode>
                <c:ptCount val="5"/>
                <c:pt idx="0">
                  <c:v>1.9758679039087126</c:v>
                </c:pt>
                <c:pt idx="1">
                  <c:v>17.149874410277921</c:v>
                </c:pt>
                <c:pt idx="2">
                  <c:v>78.986733741069813</c:v>
                </c:pt>
                <c:pt idx="3">
                  <c:v>9.7126808871999941</c:v>
                </c:pt>
                <c:pt idx="4">
                  <c:v>36.030725243388815</c:v>
                </c:pt>
              </c:numCache>
            </c:numRef>
          </c:val>
          <c:extLst>
            <c:ext xmlns:c16="http://schemas.microsoft.com/office/drawing/2014/chart" uri="{C3380CC4-5D6E-409C-BE32-E72D297353CC}">
              <c16:uniqueId val="{00000010-4798-49DA-9E92-56AD214ECAC1}"/>
            </c:ext>
          </c:extLst>
        </c:ser>
        <c:dLbls>
          <c:showLegendKey val="0"/>
          <c:showVal val="0"/>
          <c:showCatName val="0"/>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4">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2263890742470749E-2"/>
          <c:y val="5.0925925925925923E-2"/>
          <c:w val="0.6290386583033053"/>
          <c:h val="0.83321641613988529"/>
        </c:manualLayout>
      </c:layout>
      <c:barChart>
        <c:barDir val="col"/>
        <c:grouping val="percentStacked"/>
        <c:varyColors val="0"/>
        <c:ser>
          <c:idx val="0"/>
          <c:order val="0"/>
          <c:tx>
            <c:strRef>
              <c:f>工业源!$Q$2</c:f>
              <c:strCache>
                <c:ptCount val="1"/>
                <c:pt idx="0">
                  <c:v>电力、热力生产和供应业</c:v>
                </c:pt>
              </c:strCache>
            </c:strRef>
          </c:tx>
          <c:spPr>
            <a:solidFill>
              <a:schemeClr val="accent1"/>
            </a:solidFill>
            <a:ln>
              <a:solidFill>
                <a:schemeClr val="tx1"/>
              </a:solidFill>
            </a:ln>
            <a:effectLst/>
          </c:spPr>
          <c:invertIfNegative val="0"/>
          <c:cat>
            <c:strRef>
              <c:f>工业源!$R$1:$AA$1</c:f>
              <c:strCache>
                <c:ptCount val="10"/>
                <c:pt idx="0">
                  <c:v>企业数</c:v>
                </c:pt>
                <c:pt idx="1">
                  <c:v>SO2</c:v>
                </c:pt>
                <c:pt idx="2">
                  <c:v>NOx</c:v>
                </c:pt>
                <c:pt idx="3">
                  <c:v>CO</c:v>
                </c:pt>
                <c:pt idx="4">
                  <c:v>PM10</c:v>
                </c:pt>
                <c:pt idx="5">
                  <c:v>PM2.5</c:v>
                </c:pt>
                <c:pt idx="6">
                  <c:v>VOCs</c:v>
                </c:pt>
                <c:pt idx="7">
                  <c:v>NH3</c:v>
                </c:pt>
                <c:pt idx="8">
                  <c:v>BC</c:v>
                </c:pt>
                <c:pt idx="9">
                  <c:v>OC</c:v>
                </c:pt>
              </c:strCache>
            </c:strRef>
          </c:cat>
          <c:val>
            <c:numRef>
              <c:f>工业源!$R$2:$AA$2</c:f>
              <c:numCache>
                <c:formatCode>0.0</c:formatCode>
                <c:ptCount val="10"/>
                <c:pt idx="0" formatCode="General">
                  <c:v>11</c:v>
                </c:pt>
                <c:pt idx="1">
                  <c:v>184.63282564932001</c:v>
                </c:pt>
                <c:pt idx="2">
                  <c:v>1029.3074889882296</c:v>
                </c:pt>
                <c:pt idx="3">
                  <c:v>1678.1026952918994</c:v>
                </c:pt>
                <c:pt idx="4">
                  <c:v>40.784704418954448</c:v>
                </c:pt>
                <c:pt idx="5">
                  <c:v>27.590233952134987</c:v>
                </c:pt>
                <c:pt idx="6">
                  <c:v>65.244182050000006</c:v>
                </c:pt>
                <c:pt idx="7">
                  <c:v>42.905471513090106</c:v>
                </c:pt>
                <c:pt idx="8">
                  <c:v>4.8323245726219433E-2</c:v>
                </c:pt>
                <c:pt idx="9">
                  <c:v>0.96028476470222413</c:v>
                </c:pt>
              </c:numCache>
            </c:numRef>
          </c:val>
          <c:extLst>
            <c:ext xmlns:c16="http://schemas.microsoft.com/office/drawing/2014/chart" uri="{C3380CC4-5D6E-409C-BE32-E72D297353CC}">
              <c16:uniqueId val="{00000000-9B45-4F48-9CD1-D2FAB0865AD3}"/>
            </c:ext>
          </c:extLst>
        </c:ser>
        <c:ser>
          <c:idx val="1"/>
          <c:order val="1"/>
          <c:tx>
            <c:strRef>
              <c:f>工业源!$Q$3</c:f>
              <c:strCache>
                <c:ptCount val="1"/>
                <c:pt idx="0">
                  <c:v>化学原料和化学制品制造业</c:v>
                </c:pt>
              </c:strCache>
            </c:strRef>
          </c:tx>
          <c:spPr>
            <a:solidFill>
              <a:schemeClr val="accent2"/>
            </a:solidFill>
            <a:ln>
              <a:solidFill>
                <a:schemeClr val="tx1"/>
              </a:solidFill>
            </a:ln>
            <a:effectLst/>
          </c:spPr>
          <c:invertIfNegative val="0"/>
          <c:cat>
            <c:strRef>
              <c:f>工业源!$R$1:$AA$1</c:f>
              <c:strCache>
                <c:ptCount val="10"/>
                <c:pt idx="0">
                  <c:v>企业数</c:v>
                </c:pt>
                <c:pt idx="1">
                  <c:v>SO2</c:v>
                </c:pt>
                <c:pt idx="2">
                  <c:v>NOx</c:v>
                </c:pt>
                <c:pt idx="3">
                  <c:v>CO</c:v>
                </c:pt>
                <c:pt idx="4">
                  <c:v>PM10</c:v>
                </c:pt>
                <c:pt idx="5">
                  <c:v>PM2.5</c:v>
                </c:pt>
                <c:pt idx="6">
                  <c:v>VOCs</c:v>
                </c:pt>
                <c:pt idx="7">
                  <c:v>NH3</c:v>
                </c:pt>
                <c:pt idx="8">
                  <c:v>BC</c:v>
                </c:pt>
                <c:pt idx="9">
                  <c:v>OC</c:v>
                </c:pt>
              </c:strCache>
            </c:strRef>
          </c:cat>
          <c:val>
            <c:numRef>
              <c:f>工业源!$R$3:$AA$3</c:f>
              <c:numCache>
                <c:formatCode>0.0</c:formatCode>
                <c:ptCount val="10"/>
                <c:pt idx="0" formatCode="General">
                  <c:v>92</c:v>
                </c:pt>
                <c:pt idx="1">
                  <c:v>9.4018689333333327</c:v>
                </c:pt>
                <c:pt idx="2">
                  <c:v>5.8786609697271262</c:v>
                </c:pt>
                <c:pt idx="3">
                  <c:v>5.0534493144858192</c:v>
                </c:pt>
                <c:pt idx="4">
                  <c:v>7.9798771088887408</c:v>
                </c:pt>
                <c:pt idx="5">
                  <c:v>6.9709279047206714</c:v>
                </c:pt>
                <c:pt idx="6">
                  <c:v>3062.3482478107767</c:v>
                </c:pt>
                <c:pt idx="7">
                  <c:v>94.651535477337461</c:v>
                </c:pt>
                <c:pt idx="8">
                  <c:v>6.3477904592359798E-3</c:v>
                </c:pt>
                <c:pt idx="9">
                  <c:v>2.6366385740062399E-2</c:v>
                </c:pt>
              </c:numCache>
            </c:numRef>
          </c:val>
          <c:extLst>
            <c:ext xmlns:c16="http://schemas.microsoft.com/office/drawing/2014/chart" uri="{C3380CC4-5D6E-409C-BE32-E72D297353CC}">
              <c16:uniqueId val="{00000001-9B45-4F48-9CD1-D2FAB0865AD3}"/>
            </c:ext>
          </c:extLst>
        </c:ser>
        <c:ser>
          <c:idx val="2"/>
          <c:order val="2"/>
          <c:tx>
            <c:strRef>
              <c:f>工业源!$Q$4</c:f>
              <c:strCache>
                <c:ptCount val="1"/>
                <c:pt idx="0">
                  <c:v>纺织服装业</c:v>
                </c:pt>
              </c:strCache>
            </c:strRef>
          </c:tx>
          <c:spPr>
            <a:solidFill>
              <a:schemeClr val="accent3"/>
            </a:solidFill>
            <a:ln>
              <a:solidFill>
                <a:schemeClr val="tx1"/>
              </a:solidFill>
            </a:ln>
            <a:effectLst/>
          </c:spPr>
          <c:invertIfNegative val="0"/>
          <c:cat>
            <c:strRef>
              <c:f>工业源!$R$1:$AA$1</c:f>
              <c:strCache>
                <c:ptCount val="10"/>
                <c:pt idx="0">
                  <c:v>企业数</c:v>
                </c:pt>
                <c:pt idx="1">
                  <c:v>SO2</c:v>
                </c:pt>
                <c:pt idx="2">
                  <c:v>NOx</c:v>
                </c:pt>
                <c:pt idx="3">
                  <c:v>CO</c:v>
                </c:pt>
                <c:pt idx="4">
                  <c:v>PM10</c:v>
                </c:pt>
                <c:pt idx="5">
                  <c:v>PM2.5</c:v>
                </c:pt>
                <c:pt idx="6">
                  <c:v>VOCs</c:v>
                </c:pt>
                <c:pt idx="7">
                  <c:v>NH3</c:v>
                </c:pt>
                <c:pt idx="8">
                  <c:v>BC</c:v>
                </c:pt>
                <c:pt idx="9">
                  <c:v>OC</c:v>
                </c:pt>
              </c:strCache>
            </c:strRef>
          </c:cat>
          <c:val>
            <c:numRef>
              <c:f>工业源!$R$4:$AA$4</c:f>
              <c:numCache>
                <c:formatCode>0.0</c:formatCode>
                <c:ptCount val="10"/>
                <c:pt idx="0" formatCode="General">
                  <c:v>829</c:v>
                </c:pt>
                <c:pt idx="1">
                  <c:v>96.344086468987456</c:v>
                </c:pt>
                <c:pt idx="2">
                  <c:v>279.96189311083691</c:v>
                </c:pt>
                <c:pt idx="3">
                  <c:v>1368.063033580803</c:v>
                </c:pt>
                <c:pt idx="4">
                  <c:v>76.339704688295939</c:v>
                </c:pt>
                <c:pt idx="5">
                  <c:v>54.070070792101397</c:v>
                </c:pt>
                <c:pt idx="6">
                  <c:v>4934.0483521345204</c:v>
                </c:pt>
                <c:pt idx="7">
                  <c:v>3.9588817119503714</c:v>
                </c:pt>
                <c:pt idx="8">
                  <c:v>0.46263067101963223</c:v>
                </c:pt>
                <c:pt idx="9">
                  <c:v>0.78940256440612433</c:v>
                </c:pt>
              </c:numCache>
            </c:numRef>
          </c:val>
          <c:extLst>
            <c:ext xmlns:c16="http://schemas.microsoft.com/office/drawing/2014/chart" uri="{C3380CC4-5D6E-409C-BE32-E72D297353CC}">
              <c16:uniqueId val="{00000002-9B45-4F48-9CD1-D2FAB0865AD3}"/>
            </c:ext>
          </c:extLst>
        </c:ser>
        <c:ser>
          <c:idx val="3"/>
          <c:order val="3"/>
          <c:tx>
            <c:strRef>
              <c:f>工业源!$Q$5</c:f>
              <c:strCache>
                <c:ptCount val="1"/>
                <c:pt idx="0">
                  <c:v>医药制造业 </c:v>
                </c:pt>
              </c:strCache>
            </c:strRef>
          </c:tx>
          <c:spPr>
            <a:solidFill>
              <a:schemeClr val="accent4"/>
            </a:solidFill>
            <a:ln>
              <a:solidFill>
                <a:schemeClr val="tx1"/>
              </a:solidFill>
            </a:ln>
            <a:effectLst/>
          </c:spPr>
          <c:invertIfNegative val="0"/>
          <c:cat>
            <c:strRef>
              <c:f>工业源!$R$1:$AA$1</c:f>
              <c:strCache>
                <c:ptCount val="10"/>
                <c:pt idx="0">
                  <c:v>企业数</c:v>
                </c:pt>
                <c:pt idx="1">
                  <c:v>SO2</c:v>
                </c:pt>
                <c:pt idx="2">
                  <c:v>NOx</c:v>
                </c:pt>
                <c:pt idx="3">
                  <c:v>CO</c:v>
                </c:pt>
                <c:pt idx="4">
                  <c:v>PM10</c:v>
                </c:pt>
                <c:pt idx="5">
                  <c:v>PM2.5</c:v>
                </c:pt>
                <c:pt idx="6">
                  <c:v>VOCs</c:v>
                </c:pt>
                <c:pt idx="7">
                  <c:v>NH3</c:v>
                </c:pt>
                <c:pt idx="8">
                  <c:v>BC</c:v>
                </c:pt>
                <c:pt idx="9">
                  <c:v>OC</c:v>
                </c:pt>
              </c:strCache>
            </c:strRef>
          </c:cat>
          <c:val>
            <c:numRef>
              <c:f>工业源!$R$5:$AA$5</c:f>
              <c:numCache>
                <c:formatCode>0.0</c:formatCode>
                <c:ptCount val="10"/>
                <c:pt idx="0" formatCode="General">
                  <c:v>8</c:v>
                </c:pt>
                <c:pt idx="1">
                  <c:v>0.13444400000000001</c:v>
                </c:pt>
                <c:pt idx="2">
                  <c:v>0.89315199999999995</c:v>
                </c:pt>
                <c:pt idx="3">
                  <c:v>0.9034636800000001</c:v>
                </c:pt>
                <c:pt idx="4">
                  <c:v>2.0435487999999998E-2</c:v>
                </c:pt>
                <c:pt idx="5">
                  <c:v>2.0435487999999998E-2</c:v>
                </c:pt>
                <c:pt idx="6">
                  <c:v>1336.181673689757</c:v>
                </c:pt>
                <c:pt idx="7">
                  <c:v>2.6170196819999997E-5</c:v>
                </c:pt>
                <c:pt idx="8">
                  <c:v>6.2123883519999997E-7</c:v>
                </c:pt>
                <c:pt idx="9">
                  <c:v>1.8637165055999999E-6</c:v>
                </c:pt>
              </c:numCache>
            </c:numRef>
          </c:val>
          <c:extLst>
            <c:ext xmlns:c16="http://schemas.microsoft.com/office/drawing/2014/chart" uri="{C3380CC4-5D6E-409C-BE32-E72D297353CC}">
              <c16:uniqueId val="{00000003-9B45-4F48-9CD1-D2FAB0865AD3}"/>
            </c:ext>
          </c:extLst>
        </c:ser>
        <c:ser>
          <c:idx val="4"/>
          <c:order val="4"/>
          <c:tx>
            <c:strRef>
              <c:f>工业源!$Q$6</c:f>
              <c:strCache>
                <c:ptCount val="1"/>
                <c:pt idx="0">
                  <c:v>化学纤维制造业</c:v>
                </c:pt>
              </c:strCache>
            </c:strRef>
          </c:tx>
          <c:spPr>
            <a:solidFill>
              <a:schemeClr val="accent5"/>
            </a:solidFill>
            <a:ln>
              <a:solidFill>
                <a:schemeClr val="tx1"/>
              </a:solidFill>
            </a:ln>
            <a:effectLst/>
          </c:spPr>
          <c:invertIfNegative val="0"/>
          <c:cat>
            <c:strRef>
              <c:f>工业源!$R$1:$AA$1</c:f>
              <c:strCache>
                <c:ptCount val="10"/>
                <c:pt idx="0">
                  <c:v>企业数</c:v>
                </c:pt>
                <c:pt idx="1">
                  <c:v>SO2</c:v>
                </c:pt>
                <c:pt idx="2">
                  <c:v>NOx</c:v>
                </c:pt>
                <c:pt idx="3">
                  <c:v>CO</c:v>
                </c:pt>
                <c:pt idx="4">
                  <c:v>PM10</c:v>
                </c:pt>
                <c:pt idx="5">
                  <c:v>PM2.5</c:v>
                </c:pt>
                <c:pt idx="6">
                  <c:v>VOCs</c:v>
                </c:pt>
                <c:pt idx="7">
                  <c:v>NH3</c:v>
                </c:pt>
                <c:pt idx="8">
                  <c:v>BC</c:v>
                </c:pt>
                <c:pt idx="9">
                  <c:v>OC</c:v>
                </c:pt>
              </c:strCache>
            </c:strRef>
          </c:cat>
          <c:val>
            <c:numRef>
              <c:f>工业源!$R$6:$AA$6</c:f>
              <c:numCache>
                <c:formatCode>0.0</c:formatCode>
                <c:ptCount val="10"/>
                <c:pt idx="0" formatCode="General">
                  <c:v>157</c:v>
                </c:pt>
                <c:pt idx="1">
                  <c:v>191.89731257025954</c:v>
                </c:pt>
                <c:pt idx="2">
                  <c:v>598.22450931887568</c:v>
                </c:pt>
                <c:pt idx="3">
                  <c:v>8395.1741294235289</c:v>
                </c:pt>
                <c:pt idx="4">
                  <c:v>65.355960059586508</c:v>
                </c:pt>
                <c:pt idx="5">
                  <c:v>42.118749931947079</c:v>
                </c:pt>
                <c:pt idx="6">
                  <c:v>1593.6030343023947</c:v>
                </c:pt>
                <c:pt idx="7">
                  <c:v>4.0099081880545802</c:v>
                </c:pt>
                <c:pt idx="8">
                  <c:v>0.45096090730616467</c:v>
                </c:pt>
                <c:pt idx="9">
                  <c:v>0.17688284156305331</c:v>
                </c:pt>
              </c:numCache>
            </c:numRef>
          </c:val>
          <c:extLst>
            <c:ext xmlns:c16="http://schemas.microsoft.com/office/drawing/2014/chart" uri="{C3380CC4-5D6E-409C-BE32-E72D297353CC}">
              <c16:uniqueId val="{00000004-9B45-4F48-9CD1-D2FAB0865AD3}"/>
            </c:ext>
          </c:extLst>
        </c:ser>
        <c:ser>
          <c:idx val="5"/>
          <c:order val="5"/>
          <c:tx>
            <c:strRef>
              <c:f>工业源!$Q$7</c:f>
              <c:strCache>
                <c:ptCount val="1"/>
                <c:pt idx="0">
                  <c:v>橡胶和塑料制品业</c:v>
                </c:pt>
              </c:strCache>
            </c:strRef>
          </c:tx>
          <c:spPr>
            <a:solidFill>
              <a:schemeClr val="accent6"/>
            </a:solidFill>
            <a:ln>
              <a:solidFill>
                <a:schemeClr val="tx1"/>
              </a:solidFill>
            </a:ln>
            <a:effectLst/>
          </c:spPr>
          <c:invertIfNegative val="0"/>
          <c:cat>
            <c:strRef>
              <c:f>工业源!$R$1:$AA$1</c:f>
              <c:strCache>
                <c:ptCount val="10"/>
                <c:pt idx="0">
                  <c:v>企业数</c:v>
                </c:pt>
                <c:pt idx="1">
                  <c:v>SO2</c:v>
                </c:pt>
                <c:pt idx="2">
                  <c:v>NOx</c:v>
                </c:pt>
                <c:pt idx="3">
                  <c:v>CO</c:v>
                </c:pt>
                <c:pt idx="4">
                  <c:v>PM10</c:v>
                </c:pt>
                <c:pt idx="5">
                  <c:v>PM2.5</c:v>
                </c:pt>
                <c:pt idx="6">
                  <c:v>VOCs</c:v>
                </c:pt>
                <c:pt idx="7">
                  <c:v>NH3</c:v>
                </c:pt>
                <c:pt idx="8">
                  <c:v>BC</c:v>
                </c:pt>
                <c:pt idx="9">
                  <c:v>OC</c:v>
                </c:pt>
              </c:strCache>
            </c:strRef>
          </c:cat>
          <c:val>
            <c:numRef>
              <c:f>工业源!$R$7:$AA$7</c:f>
              <c:numCache>
                <c:formatCode>0.0</c:formatCode>
                <c:ptCount val="10"/>
                <c:pt idx="0" formatCode="General">
                  <c:v>681</c:v>
                </c:pt>
                <c:pt idx="1">
                  <c:v>1.6931879822222222</c:v>
                </c:pt>
                <c:pt idx="2">
                  <c:v>5.7882273367985384</c:v>
                </c:pt>
                <c:pt idx="3">
                  <c:v>5.1526503216494826</c:v>
                </c:pt>
                <c:pt idx="4">
                  <c:v>0.98597398649690715</c:v>
                </c:pt>
                <c:pt idx="5">
                  <c:v>0.45201075697113408</c:v>
                </c:pt>
                <c:pt idx="6">
                  <c:v>2337.6204117016837</c:v>
                </c:pt>
                <c:pt idx="7">
                  <c:v>1.3753413635700004E-2</c:v>
                </c:pt>
                <c:pt idx="8">
                  <c:v>3.4581143040000006E-6</c:v>
                </c:pt>
                <c:pt idx="9">
                  <c:v>1.0374342912E-5</c:v>
                </c:pt>
              </c:numCache>
            </c:numRef>
          </c:val>
          <c:extLst>
            <c:ext xmlns:c16="http://schemas.microsoft.com/office/drawing/2014/chart" uri="{C3380CC4-5D6E-409C-BE32-E72D297353CC}">
              <c16:uniqueId val="{00000005-9B45-4F48-9CD1-D2FAB0865AD3}"/>
            </c:ext>
          </c:extLst>
        </c:ser>
        <c:ser>
          <c:idx val="6"/>
          <c:order val="6"/>
          <c:tx>
            <c:strRef>
              <c:f>工业源!$Q$8</c:f>
              <c:strCache>
                <c:ptCount val="1"/>
                <c:pt idx="0">
                  <c:v>金属制品业 </c:v>
                </c:pt>
              </c:strCache>
            </c:strRef>
          </c:tx>
          <c:spPr>
            <a:solidFill>
              <a:schemeClr val="accent1">
                <a:lumMod val="60000"/>
              </a:schemeClr>
            </a:solidFill>
            <a:ln>
              <a:solidFill>
                <a:schemeClr val="tx1"/>
              </a:solidFill>
            </a:ln>
            <a:effectLst/>
          </c:spPr>
          <c:invertIfNegative val="0"/>
          <c:cat>
            <c:strRef>
              <c:f>工业源!$R$1:$AA$1</c:f>
              <c:strCache>
                <c:ptCount val="10"/>
                <c:pt idx="0">
                  <c:v>企业数</c:v>
                </c:pt>
                <c:pt idx="1">
                  <c:v>SO2</c:v>
                </c:pt>
                <c:pt idx="2">
                  <c:v>NOx</c:v>
                </c:pt>
                <c:pt idx="3">
                  <c:v>CO</c:v>
                </c:pt>
                <c:pt idx="4">
                  <c:v>PM10</c:v>
                </c:pt>
                <c:pt idx="5">
                  <c:v>PM2.5</c:v>
                </c:pt>
                <c:pt idx="6">
                  <c:v>VOCs</c:v>
                </c:pt>
                <c:pt idx="7">
                  <c:v>NH3</c:v>
                </c:pt>
                <c:pt idx="8">
                  <c:v>BC</c:v>
                </c:pt>
                <c:pt idx="9">
                  <c:v>OC</c:v>
                </c:pt>
              </c:strCache>
            </c:strRef>
          </c:cat>
          <c:val>
            <c:numRef>
              <c:f>工业源!$R$8:$AA$8</c:f>
              <c:numCache>
                <c:formatCode>0.0</c:formatCode>
                <c:ptCount val="10"/>
                <c:pt idx="0" formatCode="General">
                  <c:v>773</c:v>
                </c:pt>
                <c:pt idx="1">
                  <c:v>9.3245506088888899</c:v>
                </c:pt>
                <c:pt idx="2">
                  <c:v>27.747206866509956</c:v>
                </c:pt>
                <c:pt idx="3">
                  <c:v>84.351280758796079</c:v>
                </c:pt>
                <c:pt idx="4">
                  <c:v>209.57396425155451</c:v>
                </c:pt>
                <c:pt idx="5">
                  <c:v>121.01115121746264</c:v>
                </c:pt>
                <c:pt idx="6">
                  <c:v>386.18301457388037</c:v>
                </c:pt>
                <c:pt idx="7">
                  <c:v>7.5467974706954516E-2</c:v>
                </c:pt>
                <c:pt idx="8">
                  <c:v>9.2663983848685931E-4</c:v>
                </c:pt>
                <c:pt idx="9">
                  <c:v>4.4787891768685809E-3</c:v>
                </c:pt>
              </c:numCache>
            </c:numRef>
          </c:val>
          <c:extLst>
            <c:ext xmlns:c16="http://schemas.microsoft.com/office/drawing/2014/chart" uri="{C3380CC4-5D6E-409C-BE32-E72D297353CC}">
              <c16:uniqueId val="{00000006-9B45-4F48-9CD1-D2FAB0865AD3}"/>
            </c:ext>
          </c:extLst>
        </c:ser>
        <c:ser>
          <c:idx val="7"/>
          <c:order val="7"/>
          <c:tx>
            <c:strRef>
              <c:f>工业源!$Q$9</c:f>
              <c:strCache>
                <c:ptCount val="1"/>
                <c:pt idx="0">
                  <c:v>非金属矿物制品</c:v>
                </c:pt>
              </c:strCache>
            </c:strRef>
          </c:tx>
          <c:spPr>
            <a:solidFill>
              <a:schemeClr val="accent2">
                <a:lumMod val="60000"/>
              </a:schemeClr>
            </a:solidFill>
            <a:ln>
              <a:solidFill>
                <a:schemeClr val="tx1"/>
              </a:solidFill>
            </a:ln>
            <a:effectLst/>
          </c:spPr>
          <c:invertIfNegative val="0"/>
          <c:cat>
            <c:strRef>
              <c:f>工业源!$R$1:$AA$1</c:f>
              <c:strCache>
                <c:ptCount val="10"/>
                <c:pt idx="0">
                  <c:v>企业数</c:v>
                </c:pt>
                <c:pt idx="1">
                  <c:v>SO2</c:v>
                </c:pt>
                <c:pt idx="2">
                  <c:v>NOx</c:v>
                </c:pt>
                <c:pt idx="3">
                  <c:v>CO</c:v>
                </c:pt>
                <c:pt idx="4">
                  <c:v>PM10</c:v>
                </c:pt>
                <c:pt idx="5">
                  <c:v>PM2.5</c:v>
                </c:pt>
                <c:pt idx="6">
                  <c:v>VOCs</c:v>
                </c:pt>
                <c:pt idx="7">
                  <c:v>NH3</c:v>
                </c:pt>
                <c:pt idx="8">
                  <c:v>BC</c:v>
                </c:pt>
                <c:pt idx="9">
                  <c:v>OC</c:v>
                </c:pt>
              </c:strCache>
            </c:strRef>
          </c:cat>
          <c:val>
            <c:numRef>
              <c:f>工业源!$R$9:$AA$9</c:f>
              <c:numCache>
                <c:formatCode>0.0</c:formatCode>
                <c:ptCount val="10"/>
                <c:pt idx="0" formatCode="General">
                  <c:v>131</c:v>
                </c:pt>
                <c:pt idx="1">
                  <c:v>56.907571178499197</c:v>
                </c:pt>
                <c:pt idx="2">
                  <c:v>62.775630873140884</c:v>
                </c:pt>
                <c:pt idx="3">
                  <c:v>153.88592201496061</c:v>
                </c:pt>
                <c:pt idx="4">
                  <c:v>643.37051987573352</c:v>
                </c:pt>
                <c:pt idx="5">
                  <c:v>355.71431990335145</c:v>
                </c:pt>
                <c:pt idx="6">
                  <c:v>153.06478993034963</c:v>
                </c:pt>
                <c:pt idx="7">
                  <c:v>0.63889531656398246</c:v>
                </c:pt>
                <c:pt idx="8">
                  <c:v>4.0306379421700823E-2</c:v>
                </c:pt>
                <c:pt idx="9">
                  <c:v>3.4757469267668226E-3</c:v>
                </c:pt>
              </c:numCache>
            </c:numRef>
          </c:val>
          <c:extLst>
            <c:ext xmlns:c16="http://schemas.microsoft.com/office/drawing/2014/chart" uri="{C3380CC4-5D6E-409C-BE32-E72D297353CC}">
              <c16:uniqueId val="{00000007-9B45-4F48-9CD1-D2FAB0865AD3}"/>
            </c:ext>
          </c:extLst>
        </c:ser>
        <c:ser>
          <c:idx val="8"/>
          <c:order val="8"/>
          <c:tx>
            <c:strRef>
              <c:f>工业源!$Q$10</c:f>
              <c:strCache>
                <c:ptCount val="1"/>
                <c:pt idx="0">
                  <c:v>其他行业</c:v>
                </c:pt>
              </c:strCache>
            </c:strRef>
          </c:tx>
          <c:spPr>
            <a:solidFill>
              <a:schemeClr val="accent3">
                <a:lumMod val="60000"/>
              </a:schemeClr>
            </a:solidFill>
            <a:ln>
              <a:solidFill>
                <a:schemeClr val="tx1"/>
              </a:solidFill>
            </a:ln>
            <a:effectLst/>
          </c:spPr>
          <c:invertIfNegative val="0"/>
          <c:cat>
            <c:strRef>
              <c:f>工业源!$R$1:$AA$1</c:f>
              <c:strCache>
                <c:ptCount val="10"/>
                <c:pt idx="0">
                  <c:v>企业数</c:v>
                </c:pt>
                <c:pt idx="1">
                  <c:v>SO2</c:v>
                </c:pt>
                <c:pt idx="2">
                  <c:v>NOx</c:v>
                </c:pt>
                <c:pt idx="3">
                  <c:v>CO</c:v>
                </c:pt>
                <c:pt idx="4">
                  <c:v>PM10</c:v>
                </c:pt>
                <c:pt idx="5">
                  <c:v>PM2.5</c:v>
                </c:pt>
                <c:pt idx="6">
                  <c:v>VOCs</c:v>
                </c:pt>
                <c:pt idx="7">
                  <c:v>NH3</c:v>
                </c:pt>
                <c:pt idx="8">
                  <c:v>BC</c:v>
                </c:pt>
                <c:pt idx="9">
                  <c:v>OC</c:v>
                </c:pt>
              </c:strCache>
            </c:strRef>
          </c:cat>
          <c:val>
            <c:numRef>
              <c:f>工业源!$R$10:$AA$10</c:f>
              <c:numCache>
                <c:formatCode>0.0</c:formatCode>
                <c:ptCount val="10"/>
                <c:pt idx="0" formatCode="General">
                  <c:v>2095</c:v>
                </c:pt>
                <c:pt idx="1">
                  <c:v>78.351786869147588</c:v>
                </c:pt>
                <c:pt idx="2">
                  <c:v>113.25231111256399</c:v>
                </c:pt>
                <c:pt idx="3">
                  <c:v>182.63411263514905</c:v>
                </c:pt>
                <c:pt idx="4">
                  <c:v>458.41619666941472</c:v>
                </c:pt>
                <c:pt idx="5">
                  <c:v>243.6005933845563</c:v>
                </c:pt>
                <c:pt idx="6">
                  <c:v>3727.9824256537368</c:v>
                </c:pt>
                <c:pt idx="7">
                  <c:v>0.28903406653787078</c:v>
                </c:pt>
                <c:pt idx="8">
                  <c:v>7.6773323014056073E-3</c:v>
                </c:pt>
                <c:pt idx="9">
                  <c:v>1.496457333419555E-2</c:v>
                </c:pt>
              </c:numCache>
            </c:numRef>
          </c:val>
          <c:extLst>
            <c:ext xmlns:c16="http://schemas.microsoft.com/office/drawing/2014/chart" uri="{C3380CC4-5D6E-409C-BE32-E72D297353CC}">
              <c16:uniqueId val="{00000008-9B45-4F48-9CD1-D2FAB0865AD3}"/>
            </c:ext>
          </c:extLst>
        </c:ser>
        <c:dLbls>
          <c:showLegendKey val="0"/>
          <c:showVal val="0"/>
          <c:showCatName val="0"/>
          <c:showSerName val="0"/>
          <c:showPercent val="0"/>
          <c:showBubbleSize val="0"/>
        </c:dLbls>
        <c:gapWidth val="100"/>
        <c:overlap val="100"/>
        <c:axId val="1520342640"/>
        <c:axId val="1520335568"/>
      </c:barChart>
      <c:catAx>
        <c:axId val="1520342640"/>
        <c:scaling>
          <c:orientation val="minMax"/>
        </c:scaling>
        <c:delete val="0"/>
        <c:axPos val="b"/>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crossAx val="1520335568"/>
        <c:crosses val="autoZero"/>
        <c:auto val="1"/>
        <c:lblAlgn val="ctr"/>
        <c:lblOffset val="100"/>
        <c:noMultiLvlLbl val="0"/>
      </c:catAx>
      <c:valAx>
        <c:axId val="1520335568"/>
        <c:scaling>
          <c:orientation val="minMax"/>
        </c:scaling>
        <c:delete val="0"/>
        <c:axPos val="l"/>
        <c:numFmt formatCode="0%"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crossAx val="1520342640"/>
        <c:crosses val="autoZero"/>
        <c:crossBetween val="between"/>
      </c:valAx>
      <c:spPr>
        <a:noFill/>
        <a:ln>
          <a:solidFill>
            <a:schemeClr val="tx1"/>
          </a:solidFill>
        </a:ln>
        <a:effectLst/>
      </c:spPr>
    </c:plotArea>
    <c:legend>
      <c:legendPos val="b"/>
      <c:layout>
        <c:manualLayout>
          <c:xMode val="edge"/>
          <c:yMode val="edge"/>
          <c:x val="0.71478802437830868"/>
          <c:y val="7.3511062782789807E-2"/>
          <c:w val="0.28211895546954935"/>
          <c:h val="0.83535352559671538"/>
        </c:manualLayout>
      </c:layout>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b="1">
          <a:solidFill>
            <a:schemeClr val="tx1"/>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tx>
            <c:strRef>
              <c:f>工业源!$AD$14</c:f>
              <c:strCache>
                <c:ptCount val="1"/>
                <c:pt idx="0">
                  <c:v>VOCs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4F28-4CE9-9650-BCC8B280F16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4F28-4CE9-9650-BCC8B280F16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4F28-4CE9-9650-BCC8B280F16C}"/>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4F28-4CE9-9650-BCC8B280F16C}"/>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4F28-4CE9-9650-BCC8B280F16C}"/>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4F28-4CE9-9650-BCC8B280F16C}"/>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4F28-4CE9-9650-BCC8B280F16C}"/>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4F28-4CE9-9650-BCC8B280F16C}"/>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4F28-4CE9-9650-BCC8B280F16C}"/>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4F28-4CE9-9650-BCC8B280F16C}"/>
              </c:ext>
            </c:extLst>
          </c:dPt>
          <c:dPt>
            <c:idx val="10"/>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15-4F28-4CE9-9650-BCC8B280F16C}"/>
              </c:ext>
            </c:extLst>
          </c:dPt>
          <c:dPt>
            <c:idx val="11"/>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17-4F28-4CE9-9650-BCC8B280F16C}"/>
              </c:ext>
            </c:extLst>
          </c:dPt>
          <c:dLbls>
            <c:numFmt formatCode="0.0%" sourceLinked="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Times New Roman" panose="02020603050405020304" pitchFamily="18" charset="0"/>
                    <a:ea typeface="宋体" panose="02010600030101010101" pitchFamily="2" charset="-122"/>
                    <a:cs typeface="+mn-cs"/>
                  </a:defRPr>
                </a:pPr>
                <a:endParaRPr lang="zh-CN"/>
              </a:p>
            </c:txPr>
            <c:dLblPos val="bestFit"/>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工业源!$AC$15:$AC$26</c:f>
              <c:strCache>
                <c:ptCount val="12"/>
                <c:pt idx="0">
                  <c:v>纺织业</c:v>
                </c:pt>
                <c:pt idx="1">
                  <c:v>化学原料和化学制品制造业</c:v>
                </c:pt>
                <c:pt idx="2">
                  <c:v>橡胶和塑料制品业</c:v>
                </c:pt>
                <c:pt idx="3">
                  <c:v>化学纤维制造业</c:v>
                </c:pt>
                <c:pt idx="4">
                  <c:v>医药制造业 </c:v>
                </c:pt>
                <c:pt idx="5">
                  <c:v>造纸和纸制品业 </c:v>
                </c:pt>
                <c:pt idx="6">
                  <c:v>印刷和记录媒介复制业</c:v>
                </c:pt>
                <c:pt idx="7">
                  <c:v>家具制造业</c:v>
                </c:pt>
                <c:pt idx="8">
                  <c:v>文教、工美、体育和娱乐用品制造业</c:v>
                </c:pt>
                <c:pt idx="9">
                  <c:v>金属制品业</c:v>
                </c:pt>
                <c:pt idx="10">
                  <c:v>汽车制造业</c:v>
                </c:pt>
                <c:pt idx="11">
                  <c:v>其他行业</c:v>
                </c:pt>
              </c:strCache>
            </c:strRef>
          </c:cat>
          <c:val>
            <c:numRef>
              <c:f>工业源!$AD$15:$AD$26</c:f>
              <c:numCache>
                <c:formatCode>0.00</c:formatCode>
                <c:ptCount val="12"/>
                <c:pt idx="0">
                  <c:v>4934.0483521345204</c:v>
                </c:pt>
                <c:pt idx="1">
                  <c:v>3062.3482478107767</c:v>
                </c:pt>
                <c:pt idx="2">
                  <c:v>2337.6204117016837</c:v>
                </c:pt>
                <c:pt idx="3">
                  <c:v>1593.6030343023947</c:v>
                </c:pt>
                <c:pt idx="4">
                  <c:v>1336.181673689757</c:v>
                </c:pt>
                <c:pt idx="5">
                  <c:v>829.92831970888358</c:v>
                </c:pt>
                <c:pt idx="6">
                  <c:v>993.9969074242166</c:v>
                </c:pt>
                <c:pt idx="7">
                  <c:v>344.20969020052524</c:v>
                </c:pt>
                <c:pt idx="8">
                  <c:v>383.06583110502544</c:v>
                </c:pt>
                <c:pt idx="9">
                  <c:v>386.18301457388037</c:v>
                </c:pt>
                <c:pt idx="10">
                  <c:v>238.94107750022201</c:v>
                </c:pt>
                <c:pt idx="11">
                  <c:v>1156.1495716952134</c:v>
                </c:pt>
              </c:numCache>
            </c:numRef>
          </c:val>
          <c:extLst>
            <c:ext xmlns:c16="http://schemas.microsoft.com/office/drawing/2014/chart" uri="{C3380CC4-5D6E-409C-BE32-E72D297353CC}">
              <c16:uniqueId val="{00000018-4F28-4CE9-9650-BCC8B280F16C}"/>
            </c:ext>
          </c:extLst>
        </c:ser>
        <c:dLbls>
          <c:showLegendKey val="0"/>
          <c:showVal val="0"/>
          <c:showCatName val="0"/>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4">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7122703412073491E-2"/>
          <c:y val="5.0925925925925923E-2"/>
          <c:w val="0.87232174103237092"/>
          <c:h val="0.77743802857976085"/>
        </c:manualLayout>
      </c:layout>
      <c:barChart>
        <c:barDir val="col"/>
        <c:grouping val="percentStacked"/>
        <c:varyColors val="0"/>
        <c:ser>
          <c:idx val="0"/>
          <c:order val="0"/>
          <c:tx>
            <c:strRef>
              <c:f>片区排放量!$P$30</c:f>
              <c:strCache>
                <c:ptCount val="1"/>
                <c:pt idx="0">
                  <c:v>东</c:v>
                </c:pt>
              </c:strCache>
            </c:strRef>
          </c:tx>
          <c:spPr>
            <a:solidFill>
              <a:srgbClr val="91C46E"/>
            </a:solidFill>
            <a:ln>
              <a:solidFill>
                <a:schemeClr val="tx1"/>
              </a:solidFill>
            </a:ln>
            <a:effectLst/>
          </c:spPr>
          <c:invertIfNegative val="0"/>
          <c:cat>
            <c:strRef>
              <c:f>片区排放量!$Q$29:$Y$29</c:f>
              <c:strCache>
                <c:ptCount val="9"/>
                <c:pt idx="0">
                  <c:v>SO2</c:v>
                </c:pt>
                <c:pt idx="1">
                  <c:v>NOx</c:v>
                </c:pt>
                <c:pt idx="2">
                  <c:v>CO</c:v>
                </c:pt>
                <c:pt idx="3">
                  <c:v>PM10</c:v>
                </c:pt>
                <c:pt idx="4">
                  <c:v>PM2.5</c:v>
                </c:pt>
                <c:pt idx="5">
                  <c:v>VOCs</c:v>
                </c:pt>
                <c:pt idx="6">
                  <c:v>NH3</c:v>
                </c:pt>
                <c:pt idx="7">
                  <c:v>BC </c:v>
                </c:pt>
                <c:pt idx="8">
                  <c:v>OC </c:v>
                </c:pt>
              </c:strCache>
            </c:strRef>
          </c:cat>
          <c:val>
            <c:numRef>
              <c:f>片区排放量!$Q$30:$Y$30</c:f>
              <c:numCache>
                <c:formatCode>0.0</c:formatCode>
                <c:ptCount val="9"/>
                <c:pt idx="0">
                  <c:v>491.78780936436743</c:v>
                </c:pt>
                <c:pt idx="1">
                  <c:v>1402.0671250016676</c:v>
                </c:pt>
                <c:pt idx="2">
                  <c:v>11157.896574685667</c:v>
                </c:pt>
                <c:pt idx="3">
                  <c:v>811.98474788036219</c:v>
                </c:pt>
                <c:pt idx="4">
                  <c:v>468.4083109611754</c:v>
                </c:pt>
                <c:pt idx="5">
                  <c:v>12703.656114095445</c:v>
                </c:pt>
                <c:pt idx="6">
                  <c:v>141.39425433269707</c:v>
                </c:pt>
                <c:pt idx="7">
                  <c:v>0.99034332922607538</c:v>
                </c:pt>
                <c:pt idx="8">
                  <c:v>1.5499276090721583</c:v>
                </c:pt>
              </c:numCache>
            </c:numRef>
          </c:val>
          <c:extLst>
            <c:ext xmlns:c16="http://schemas.microsoft.com/office/drawing/2014/chart" uri="{C3380CC4-5D6E-409C-BE32-E72D297353CC}">
              <c16:uniqueId val="{00000000-245A-42D6-9ACC-DE145B0C43DF}"/>
            </c:ext>
          </c:extLst>
        </c:ser>
        <c:ser>
          <c:idx val="1"/>
          <c:order val="1"/>
          <c:tx>
            <c:strRef>
              <c:f>片区排放量!$P$31</c:f>
              <c:strCache>
                <c:ptCount val="1"/>
                <c:pt idx="0">
                  <c:v>南</c:v>
                </c:pt>
              </c:strCache>
            </c:strRef>
          </c:tx>
          <c:spPr>
            <a:solidFill>
              <a:schemeClr val="accent3"/>
            </a:solidFill>
            <a:ln>
              <a:solidFill>
                <a:schemeClr val="tx1"/>
              </a:solidFill>
            </a:ln>
            <a:effectLst/>
          </c:spPr>
          <c:invertIfNegative val="0"/>
          <c:cat>
            <c:strRef>
              <c:f>片区排放量!$Q$29:$Y$29</c:f>
              <c:strCache>
                <c:ptCount val="9"/>
                <c:pt idx="0">
                  <c:v>SO2</c:v>
                </c:pt>
                <c:pt idx="1">
                  <c:v>NOx</c:v>
                </c:pt>
                <c:pt idx="2">
                  <c:v>CO</c:v>
                </c:pt>
                <c:pt idx="3">
                  <c:v>PM10</c:v>
                </c:pt>
                <c:pt idx="4">
                  <c:v>PM2.5</c:v>
                </c:pt>
                <c:pt idx="5">
                  <c:v>VOCs</c:v>
                </c:pt>
                <c:pt idx="6">
                  <c:v>NH3</c:v>
                </c:pt>
                <c:pt idx="7">
                  <c:v>BC </c:v>
                </c:pt>
                <c:pt idx="8">
                  <c:v>OC </c:v>
                </c:pt>
              </c:strCache>
            </c:strRef>
          </c:cat>
          <c:val>
            <c:numRef>
              <c:f>片区排放量!$Q$31:$Y$31</c:f>
              <c:numCache>
                <c:formatCode>0.0</c:formatCode>
                <c:ptCount val="9"/>
                <c:pt idx="0">
                  <c:v>71.053221451665721</c:v>
                </c:pt>
                <c:pt idx="1">
                  <c:v>417.04552809366328</c:v>
                </c:pt>
                <c:pt idx="2">
                  <c:v>150.36521625098516</c:v>
                </c:pt>
                <c:pt idx="3">
                  <c:v>446.75869942590879</c:v>
                </c:pt>
                <c:pt idx="4">
                  <c:v>259.31495662642362</c:v>
                </c:pt>
                <c:pt idx="5">
                  <c:v>4366.9513501116544</c:v>
                </c:pt>
                <c:pt idx="6">
                  <c:v>0.64873419482519135</c:v>
                </c:pt>
                <c:pt idx="7">
                  <c:v>4.6983544382077887E-3</c:v>
                </c:pt>
                <c:pt idx="8">
                  <c:v>6.8391502488077119E-3</c:v>
                </c:pt>
              </c:numCache>
            </c:numRef>
          </c:val>
          <c:extLst>
            <c:ext xmlns:c16="http://schemas.microsoft.com/office/drawing/2014/chart" uri="{C3380CC4-5D6E-409C-BE32-E72D297353CC}">
              <c16:uniqueId val="{00000001-245A-42D6-9ACC-DE145B0C43DF}"/>
            </c:ext>
          </c:extLst>
        </c:ser>
        <c:ser>
          <c:idx val="2"/>
          <c:order val="2"/>
          <c:tx>
            <c:strRef>
              <c:f>片区排放量!$P$32</c:f>
              <c:strCache>
                <c:ptCount val="1"/>
                <c:pt idx="0">
                  <c:v>中</c:v>
                </c:pt>
              </c:strCache>
            </c:strRef>
          </c:tx>
          <c:spPr>
            <a:solidFill>
              <a:schemeClr val="accent2">
                <a:lumMod val="60000"/>
                <a:lumOff val="40000"/>
              </a:schemeClr>
            </a:solidFill>
            <a:ln>
              <a:solidFill>
                <a:schemeClr val="tx1"/>
              </a:solidFill>
            </a:ln>
            <a:effectLst/>
          </c:spPr>
          <c:invertIfNegative val="0"/>
          <c:cat>
            <c:strRef>
              <c:f>片区排放量!$Q$29:$Y$29</c:f>
              <c:strCache>
                <c:ptCount val="9"/>
                <c:pt idx="0">
                  <c:v>SO2</c:v>
                </c:pt>
                <c:pt idx="1">
                  <c:v>NOx</c:v>
                </c:pt>
                <c:pt idx="2">
                  <c:v>CO</c:v>
                </c:pt>
                <c:pt idx="3">
                  <c:v>PM10</c:v>
                </c:pt>
                <c:pt idx="4">
                  <c:v>PM2.5</c:v>
                </c:pt>
                <c:pt idx="5">
                  <c:v>VOCs</c:v>
                </c:pt>
                <c:pt idx="6">
                  <c:v>NH3</c:v>
                </c:pt>
                <c:pt idx="7">
                  <c:v>BC </c:v>
                </c:pt>
                <c:pt idx="8">
                  <c:v>OC </c:v>
                </c:pt>
              </c:strCache>
            </c:strRef>
          </c:cat>
          <c:val>
            <c:numRef>
              <c:f>片区排放量!$Q$32:$Y$32</c:f>
              <c:numCache>
                <c:formatCode>0.0</c:formatCode>
                <c:ptCount val="9"/>
                <c:pt idx="0">
                  <c:v>65.846603444624947</c:v>
                </c:pt>
                <c:pt idx="1">
                  <c:v>304.71642748135218</c:v>
                </c:pt>
                <c:pt idx="2">
                  <c:v>565.0589460846204</c:v>
                </c:pt>
                <c:pt idx="3">
                  <c:v>244.08388924065409</c:v>
                </c:pt>
                <c:pt idx="4">
                  <c:v>123.82522574364619</c:v>
                </c:pt>
                <c:pt idx="5">
                  <c:v>525.66866763998655</c:v>
                </c:pt>
                <c:pt idx="6">
                  <c:v>4.4999853045516032</c:v>
                </c:pt>
                <c:pt idx="7">
                  <c:v>2.2135361761701437E-2</c:v>
                </c:pt>
                <c:pt idx="8">
                  <c:v>0.41910114458774678</c:v>
                </c:pt>
              </c:numCache>
            </c:numRef>
          </c:val>
          <c:extLst>
            <c:ext xmlns:c16="http://schemas.microsoft.com/office/drawing/2014/chart" uri="{C3380CC4-5D6E-409C-BE32-E72D297353CC}">
              <c16:uniqueId val="{00000002-245A-42D6-9ACC-DE145B0C43DF}"/>
            </c:ext>
          </c:extLst>
        </c:ser>
        <c:dLbls>
          <c:showLegendKey val="0"/>
          <c:showVal val="0"/>
          <c:showCatName val="0"/>
          <c:showSerName val="0"/>
          <c:showPercent val="0"/>
          <c:showBubbleSize val="0"/>
        </c:dLbls>
        <c:gapWidth val="100"/>
        <c:overlap val="100"/>
        <c:axId val="375155391"/>
        <c:axId val="375167455"/>
      </c:barChart>
      <c:catAx>
        <c:axId val="375155391"/>
        <c:scaling>
          <c:orientation val="minMax"/>
        </c:scaling>
        <c:delete val="0"/>
        <c:axPos val="b"/>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crossAx val="375167455"/>
        <c:crosses val="autoZero"/>
        <c:auto val="1"/>
        <c:lblAlgn val="ctr"/>
        <c:lblOffset val="100"/>
        <c:noMultiLvlLbl val="0"/>
      </c:catAx>
      <c:valAx>
        <c:axId val="375167455"/>
        <c:scaling>
          <c:orientation val="minMax"/>
        </c:scaling>
        <c:delete val="0"/>
        <c:axPos val="l"/>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crossAx val="375155391"/>
        <c:crosses val="autoZero"/>
        <c:crossBetween val="between"/>
      </c:valAx>
      <c:spPr>
        <a:noFill/>
        <a:ln>
          <a:solidFill>
            <a:schemeClr val="tx1"/>
          </a:solidFill>
        </a:ln>
        <a:effectLst/>
      </c:spPr>
    </c:plotArea>
    <c:legend>
      <c:legendPos val="b"/>
      <c:layout>
        <c:manualLayout>
          <c:xMode val="edge"/>
          <c:yMode val="edge"/>
          <c:x val="0.23056736657917759"/>
          <c:y val="0.91724482356372106"/>
          <c:w val="0.6027541557305337"/>
          <c:h val="7.8125546806649168E-2"/>
        </c:manualLayout>
      </c:layout>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b="1">
          <a:solidFill>
            <a:schemeClr val="tx1"/>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7190196604159715E-2"/>
          <c:y val="6.1111111111111123E-2"/>
          <c:w val="0.69433169359736913"/>
          <c:h val="0.82107174103237091"/>
        </c:manualLayout>
      </c:layout>
      <c:barChart>
        <c:barDir val="col"/>
        <c:grouping val="percentStacked"/>
        <c:varyColors val="0"/>
        <c:ser>
          <c:idx val="0"/>
          <c:order val="0"/>
          <c:tx>
            <c:strRef>
              <c:f>Sheet1!$A$2</c:f>
              <c:strCache>
                <c:ptCount val="1"/>
                <c:pt idx="0">
                  <c:v>微型载客汽车</c:v>
                </c:pt>
              </c:strCache>
            </c:strRef>
          </c:tx>
          <c:spPr>
            <a:solidFill>
              <a:schemeClr val="accent1"/>
            </a:solidFill>
            <a:ln>
              <a:solidFill>
                <a:schemeClr val="tx1"/>
              </a:solidFill>
            </a:ln>
            <a:effectLst/>
          </c:spPr>
          <c:invertIfNegative val="0"/>
          <c:cat>
            <c:strRef>
              <c:f>Sheet1!$B$1:$K$1</c:f>
              <c:strCache>
                <c:ptCount val="9"/>
                <c:pt idx="0">
                  <c:v>SO2</c:v>
                </c:pt>
                <c:pt idx="1">
                  <c:v>NOx</c:v>
                </c:pt>
                <c:pt idx="2">
                  <c:v>CO</c:v>
                </c:pt>
                <c:pt idx="3">
                  <c:v>PM10</c:v>
                </c:pt>
                <c:pt idx="4">
                  <c:v>PM2.5</c:v>
                </c:pt>
                <c:pt idx="5">
                  <c:v>VOCs</c:v>
                </c:pt>
                <c:pt idx="6">
                  <c:v>NH3</c:v>
                </c:pt>
                <c:pt idx="7">
                  <c:v>BC</c:v>
                </c:pt>
                <c:pt idx="8">
                  <c:v>OC</c:v>
                </c:pt>
              </c:strCache>
            </c:strRef>
          </c:cat>
          <c:val>
            <c:numRef>
              <c:f>Sheet1!$B$2:$K$2</c:f>
              <c:numCache>
                <c:formatCode>General</c:formatCode>
                <c:ptCount val="9"/>
                <c:pt idx="0">
                  <c:v>1.04742</c:v>
                </c:pt>
                <c:pt idx="1">
                  <c:v>6.2795631171618727</c:v>
                </c:pt>
                <c:pt idx="2">
                  <c:v>51.618494899782725</c:v>
                </c:pt>
                <c:pt idx="3">
                  <c:v>7.1251200000000001E-2</c:v>
                </c:pt>
                <c:pt idx="4">
                  <c:v>7.1251200000000001E-2</c:v>
                </c:pt>
                <c:pt idx="5">
                  <c:v>9.9621314627604463</c:v>
                </c:pt>
                <c:pt idx="6">
                  <c:v>2.7232919999999998</c:v>
                </c:pt>
                <c:pt idx="7">
                  <c:v>3.456E-4</c:v>
                </c:pt>
                <c:pt idx="8">
                  <c:v>3.456E-4</c:v>
                </c:pt>
              </c:numCache>
            </c:numRef>
          </c:val>
          <c:extLst>
            <c:ext xmlns:c16="http://schemas.microsoft.com/office/drawing/2014/chart" uri="{C3380CC4-5D6E-409C-BE32-E72D297353CC}">
              <c16:uniqueId val="{00000000-F52D-419E-99E5-66903A9E4D50}"/>
            </c:ext>
          </c:extLst>
        </c:ser>
        <c:ser>
          <c:idx val="1"/>
          <c:order val="1"/>
          <c:tx>
            <c:strRef>
              <c:f>Sheet1!$A$3</c:f>
              <c:strCache>
                <c:ptCount val="1"/>
                <c:pt idx="0">
                  <c:v>小型载客汽车</c:v>
                </c:pt>
              </c:strCache>
            </c:strRef>
          </c:tx>
          <c:spPr>
            <a:solidFill>
              <a:schemeClr val="accent2"/>
            </a:solidFill>
            <a:ln>
              <a:solidFill>
                <a:schemeClr val="tx1"/>
              </a:solidFill>
            </a:ln>
            <a:effectLst/>
          </c:spPr>
          <c:invertIfNegative val="0"/>
          <c:cat>
            <c:strRef>
              <c:f>Sheet1!$B$1:$K$1</c:f>
              <c:strCache>
                <c:ptCount val="9"/>
                <c:pt idx="0">
                  <c:v>SO2</c:v>
                </c:pt>
                <c:pt idx="1">
                  <c:v>NOx</c:v>
                </c:pt>
                <c:pt idx="2">
                  <c:v>CO</c:v>
                </c:pt>
                <c:pt idx="3">
                  <c:v>PM10</c:v>
                </c:pt>
                <c:pt idx="4">
                  <c:v>PM2.5</c:v>
                </c:pt>
                <c:pt idx="5">
                  <c:v>VOCs</c:v>
                </c:pt>
                <c:pt idx="6">
                  <c:v>NH3</c:v>
                </c:pt>
                <c:pt idx="7">
                  <c:v>BC</c:v>
                </c:pt>
                <c:pt idx="8">
                  <c:v>OC</c:v>
                </c:pt>
              </c:strCache>
            </c:strRef>
          </c:cat>
          <c:val>
            <c:numRef>
              <c:f>Sheet1!$B$3:$K$3</c:f>
              <c:numCache>
                <c:formatCode>General</c:formatCode>
                <c:ptCount val="9"/>
                <c:pt idx="0">
                  <c:v>469.1815035037751</c:v>
                </c:pt>
                <c:pt idx="1">
                  <c:v>2889.2166786495436</c:v>
                </c:pt>
                <c:pt idx="2">
                  <c:v>37907.524677857538</c:v>
                </c:pt>
                <c:pt idx="3">
                  <c:v>86.674503888000004</c:v>
                </c:pt>
                <c:pt idx="4">
                  <c:v>83.960766288000002</c:v>
                </c:pt>
                <c:pt idx="5">
                  <c:v>6946.6633188761316</c:v>
                </c:pt>
                <c:pt idx="6">
                  <c:v>1258.2412920000002</c:v>
                </c:pt>
                <c:pt idx="7">
                  <c:v>23.863006079999998</c:v>
                </c:pt>
                <c:pt idx="8">
                  <c:v>12.94092288</c:v>
                </c:pt>
              </c:numCache>
            </c:numRef>
          </c:val>
          <c:extLst>
            <c:ext xmlns:c16="http://schemas.microsoft.com/office/drawing/2014/chart" uri="{C3380CC4-5D6E-409C-BE32-E72D297353CC}">
              <c16:uniqueId val="{00000001-F52D-419E-99E5-66903A9E4D50}"/>
            </c:ext>
          </c:extLst>
        </c:ser>
        <c:ser>
          <c:idx val="2"/>
          <c:order val="2"/>
          <c:tx>
            <c:strRef>
              <c:f>Sheet1!$A$4</c:f>
              <c:strCache>
                <c:ptCount val="1"/>
                <c:pt idx="0">
                  <c:v>中型载客汽车</c:v>
                </c:pt>
              </c:strCache>
            </c:strRef>
          </c:tx>
          <c:spPr>
            <a:solidFill>
              <a:schemeClr val="accent3"/>
            </a:solidFill>
            <a:ln>
              <a:solidFill>
                <a:schemeClr val="tx1"/>
              </a:solidFill>
            </a:ln>
            <a:effectLst/>
          </c:spPr>
          <c:invertIfNegative val="0"/>
          <c:cat>
            <c:strRef>
              <c:f>Sheet1!$B$1:$K$1</c:f>
              <c:strCache>
                <c:ptCount val="9"/>
                <c:pt idx="0">
                  <c:v>SO2</c:v>
                </c:pt>
                <c:pt idx="1">
                  <c:v>NOx</c:v>
                </c:pt>
                <c:pt idx="2">
                  <c:v>CO</c:v>
                </c:pt>
                <c:pt idx="3">
                  <c:v>PM10</c:v>
                </c:pt>
                <c:pt idx="4">
                  <c:v>PM2.5</c:v>
                </c:pt>
                <c:pt idx="5">
                  <c:v>VOCs</c:v>
                </c:pt>
                <c:pt idx="6">
                  <c:v>NH3</c:v>
                </c:pt>
                <c:pt idx="7">
                  <c:v>BC</c:v>
                </c:pt>
                <c:pt idx="8">
                  <c:v>OC</c:v>
                </c:pt>
              </c:strCache>
            </c:strRef>
          </c:cat>
          <c:val>
            <c:numRef>
              <c:f>Sheet1!$B$4:$K$4</c:f>
              <c:numCache>
                <c:formatCode>General</c:formatCode>
                <c:ptCount val="9"/>
                <c:pt idx="0">
                  <c:v>21.499651128540265</c:v>
                </c:pt>
                <c:pt idx="1">
                  <c:v>524.2683481976992</c:v>
                </c:pt>
                <c:pt idx="2">
                  <c:v>726.46681900562578</c:v>
                </c:pt>
                <c:pt idx="3">
                  <c:v>16.63526554725</c:v>
                </c:pt>
                <c:pt idx="4">
                  <c:v>15.150773216250002</c:v>
                </c:pt>
                <c:pt idx="5">
                  <c:v>191.6530938813132</c:v>
                </c:pt>
                <c:pt idx="6">
                  <c:v>4.3241576000000004</c:v>
                </c:pt>
                <c:pt idx="7">
                  <c:v>8.1466616490000003</c:v>
                </c:pt>
                <c:pt idx="8">
                  <c:v>2.8643468840000001</c:v>
                </c:pt>
              </c:numCache>
            </c:numRef>
          </c:val>
          <c:extLst>
            <c:ext xmlns:c16="http://schemas.microsoft.com/office/drawing/2014/chart" uri="{C3380CC4-5D6E-409C-BE32-E72D297353CC}">
              <c16:uniqueId val="{00000002-F52D-419E-99E5-66903A9E4D50}"/>
            </c:ext>
          </c:extLst>
        </c:ser>
        <c:ser>
          <c:idx val="3"/>
          <c:order val="3"/>
          <c:tx>
            <c:strRef>
              <c:f>Sheet1!$A$5</c:f>
              <c:strCache>
                <c:ptCount val="1"/>
                <c:pt idx="0">
                  <c:v>大型载客汽车</c:v>
                </c:pt>
              </c:strCache>
            </c:strRef>
          </c:tx>
          <c:spPr>
            <a:solidFill>
              <a:schemeClr val="accent4"/>
            </a:solidFill>
            <a:ln>
              <a:solidFill>
                <a:schemeClr val="tx1"/>
              </a:solidFill>
            </a:ln>
            <a:effectLst/>
          </c:spPr>
          <c:invertIfNegative val="0"/>
          <c:cat>
            <c:strRef>
              <c:f>Sheet1!$B$1:$K$1</c:f>
              <c:strCache>
                <c:ptCount val="9"/>
                <c:pt idx="0">
                  <c:v>SO2</c:v>
                </c:pt>
                <c:pt idx="1">
                  <c:v>NOx</c:v>
                </c:pt>
                <c:pt idx="2">
                  <c:v>CO</c:v>
                </c:pt>
                <c:pt idx="3">
                  <c:v>PM10</c:v>
                </c:pt>
                <c:pt idx="4">
                  <c:v>PM2.5</c:v>
                </c:pt>
                <c:pt idx="5">
                  <c:v>VOCs</c:v>
                </c:pt>
                <c:pt idx="6">
                  <c:v>NH3</c:v>
                </c:pt>
                <c:pt idx="7">
                  <c:v>BC</c:v>
                </c:pt>
                <c:pt idx="8">
                  <c:v>OC</c:v>
                </c:pt>
              </c:strCache>
            </c:strRef>
          </c:cat>
          <c:val>
            <c:numRef>
              <c:f>Sheet1!$B$5:$K$5</c:f>
              <c:numCache>
                <c:formatCode>General</c:formatCode>
                <c:ptCount val="9"/>
                <c:pt idx="0">
                  <c:v>54.73701184165234</c:v>
                </c:pt>
                <c:pt idx="1">
                  <c:v>2724.0978940200921</c:v>
                </c:pt>
                <c:pt idx="2">
                  <c:v>1307.2695469066336</c:v>
                </c:pt>
                <c:pt idx="3">
                  <c:v>107.30691706191895</c:v>
                </c:pt>
                <c:pt idx="4">
                  <c:v>96.906208951819735</c:v>
                </c:pt>
                <c:pt idx="5">
                  <c:v>101.13048178658791</c:v>
                </c:pt>
                <c:pt idx="6">
                  <c:v>8.7877775724014082</c:v>
                </c:pt>
                <c:pt idx="7">
                  <c:v>53.552952026825615</c:v>
                </c:pt>
                <c:pt idx="8">
                  <c:v>17.801965239280005</c:v>
                </c:pt>
              </c:numCache>
            </c:numRef>
          </c:val>
          <c:extLst>
            <c:ext xmlns:c16="http://schemas.microsoft.com/office/drawing/2014/chart" uri="{C3380CC4-5D6E-409C-BE32-E72D297353CC}">
              <c16:uniqueId val="{00000003-F52D-419E-99E5-66903A9E4D50}"/>
            </c:ext>
          </c:extLst>
        </c:ser>
        <c:ser>
          <c:idx val="4"/>
          <c:order val="4"/>
          <c:tx>
            <c:strRef>
              <c:f>Sheet1!$A$6</c:f>
              <c:strCache>
                <c:ptCount val="1"/>
                <c:pt idx="0">
                  <c:v>微型载货汽车</c:v>
                </c:pt>
              </c:strCache>
            </c:strRef>
          </c:tx>
          <c:spPr>
            <a:solidFill>
              <a:schemeClr val="accent5"/>
            </a:solidFill>
            <a:ln>
              <a:solidFill>
                <a:schemeClr val="tx1"/>
              </a:solidFill>
            </a:ln>
            <a:effectLst/>
          </c:spPr>
          <c:invertIfNegative val="0"/>
          <c:cat>
            <c:strRef>
              <c:f>Sheet1!$B$1:$K$1</c:f>
              <c:strCache>
                <c:ptCount val="9"/>
                <c:pt idx="0">
                  <c:v>SO2</c:v>
                </c:pt>
                <c:pt idx="1">
                  <c:v>NOx</c:v>
                </c:pt>
                <c:pt idx="2">
                  <c:v>CO</c:v>
                </c:pt>
                <c:pt idx="3">
                  <c:v>PM10</c:v>
                </c:pt>
                <c:pt idx="4">
                  <c:v>PM2.5</c:v>
                </c:pt>
                <c:pt idx="5">
                  <c:v>VOCs</c:v>
                </c:pt>
                <c:pt idx="6">
                  <c:v>NH3</c:v>
                </c:pt>
                <c:pt idx="7">
                  <c:v>BC</c:v>
                </c:pt>
                <c:pt idx="8">
                  <c:v>OC</c:v>
                </c:pt>
              </c:strCache>
            </c:strRef>
          </c:cat>
          <c:val>
            <c:numRef>
              <c:f>Sheet1!$B$6:$K$6</c:f>
              <c:numCache>
                <c:formatCode>General</c:formatCode>
                <c:ptCount val="9"/>
                <c:pt idx="0">
                  <c:v>1.2E-2</c:v>
                </c:pt>
                <c:pt idx="1">
                  <c:v>0.51271392646425595</c:v>
                </c:pt>
                <c:pt idx="2">
                  <c:v>3.1758596493120006</c:v>
                </c:pt>
                <c:pt idx="3">
                  <c:v>1.1385604339200002E-2</c:v>
                </c:pt>
                <c:pt idx="4">
                  <c:v>1.1385604339200002E-2</c:v>
                </c:pt>
                <c:pt idx="5">
                  <c:v>0.40519145039999999</c:v>
                </c:pt>
                <c:pt idx="6">
                  <c:v>1.9859999999999999E-2</c:v>
                </c:pt>
                <c:pt idx="7">
                  <c:v>1.5346800000000005E-3</c:v>
                </c:pt>
                <c:pt idx="8">
                  <c:v>5.115600000000001E-4</c:v>
                </c:pt>
              </c:numCache>
            </c:numRef>
          </c:val>
          <c:extLst>
            <c:ext xmlns:c16="http://schemas.microsoft.com/office/drawing/2014/chart" uri="{C3380CC4-5D6E-409C-BE32-E72D297353CC}">
              <c16:uniqueId val="{00000004-F52D-419E-99E5-66903A9E4D50}"/>
            </c:ext>
          </c:extLst>
        </c:ser>
        <c:ser>
          <c:idx val="5"/>
          <c:order val="5"/>
          <c:tx>
            <c:strRef>
              <c:f>Sheet1!$A$7</c:f>
              <c:strCache>
                <c:ptCount val="1"/>
                <c:pt idx="0">
                  <c:v>轻型载货汽车</c:v>
                </c:pt>
              </c:strCache>
            </c:strRef>
          </c:tx>
          <c:spPr>
            <a:solidFill>
              <a:schemeClr val="accent6"/>
            </a:solidFill>
            <a:ln>
              <a:solidFill>
                <a:schemeClr val="tx1"/>
              </a:solidFill>
            </a:ln>
            <a:effectLst/>
          </c:spPr>
          <c:invertIfNegative val="0"/>
          <c:cat>
            <c:strRef>
              <c:f>Sheet1!$B$1:$K$1</c:f>
              <c:strCache>
                <c:ptCount val="9"/>
                <c:pt idx="0">
                  <c:v>SO2</c:v>
                </c:pt>
                <c:pt idx="1">
                  <c:v>NOx</c:v>
                </c:pt>
                <c:pt idx="2">
                  <c:v>CO</c:v>
                </c:pt>
                <c:pt idx="3">
                  <c:v>PM10</c:v>
                </c:pt>
                <c:pt idx="4">
                  <c:v>PM2.5</c:v>
                </c:pt>
                <c:pt idx="5">
                  <c:v>VOCs</c:v>
                </c:pt>
                <c:pt idx="6">
                  <c:v>NH3</c:v>
                </c:pt>
                <c:pt idx="7">
                  <c:v>BC</c:v>
                </c:pt>
                <c:pt idx="8">
                  <c:v>OC</c:v>
                </c:pt>
              </c:strCache>
            </c:strRef>
          </c:cat>
          <c:val>
            <c:numRef>
              <c:f>Sheet1!$B$7:$K$7</c:f>
              <c:numCache>
                <c:formatCode>General</c:formatCode>
                <c:ptCount val="9"/>
                <c:pt idx="0">
                  <c:v>198.52634090923732</c:v>
                </c:pt>
                <c:pt idx="1">
                  <c:v>10051.7758195959</c:v>
                </c:pt>
                <c:pt idx="2">
                  <c:v>10489.37444919</c:v>
                </c:pt>
                <c:pt idx="3">
                  <c:v>121.800659745</c:v>
                </c:pt>
                <c:pt idx="4">
                  <c:v>119.50106919000001</c:v>
                </c:pt>
                <c:pt idx="5">
                  <c:v>1348.1382353399997</c:v>
                </c:pt>
                <c:pt idx="6">
                  <c:v>87.157439999999994</c:v>
                </c:pt>
                <c:pt idx="7">
                  <c:v>60.574170120000005</c:v>
                </c:pt>
                <c:pt idx="8">
                  <c:v>14.383604040000003</c:v>
                </c:pt>
              </c:numCache>
            </c:numRef>
          </c:val>
          <c:extLst>
            <c:ext xmlns:c16="http://schemas.microsoft.com/office/drawing/2014/chart" uri="{C3380CC4-5D6E-409C-BE32-E72D297353CC}">
              <c16:uniqueId val="{00000005-F52D-419E-99E5-66903A9E4D50}"/>
            </c:ext>
          </c:extLst>
        </c:ser>
        <c:ser>
          <c:idx val="6"/>
          <c:order val="6"/>
          <c:tx>
            <c:strRef>
              <c:f>Sheet1!$A$8</c:f>
              <c:strCache>
                <c:ptCount val="1"/>
                <c:pt idx="0">
                  <c:v>中型载货汽车</c:v>
                </c:pt>
              </c:strCache>
            </c:strRef>
          </c:tx>
          <c:spPr>
            <a:solidFill>
              <a:schemeClr val="accent1">
                <a:lumMod val="60000"/>
              </a:schemeClr>
            </a:solidFill>
            <a:ln>
              <a:solidFill>
                <a:schemeClr val="tx1"/>
              </a:solidFill>
            </a:ln>
            <a:effectLst/>
          </c:spPr>
          <c:invertIfNegative val="0"/>
          <c:cat>
            <c:strRef>
              <c:f>Sheet1!$B$1:$K$1</c:f>
              <c:strCache>
                <c:ptCount val="9"/>
                <c:pt idx="0">
                  <c:v>SO2</c:v>
                </c:pt>
                <c:pt idx="1">
                  <c:v>NOx</c:v>
                </c:pt>
                <c:pt idx="2">
                  <c:v>CO</c:v>
                </c:pt>
                <c:pt idx="3">
                  <c:v>PM10</c:v>
                </c:pt>
                <c:pt idx="4">
                  <c:v>PM2.5</c:v>
                </c:pt>
                <c:pt idx="5">
                  <c:v>VOCs</c:v>
                </c:pt>
                <c:pt idx="6">
                  <c:v>NH3</c:v>
                </c:pt>
                <c:pt idx="7">
                  <c:v>BC</c:v>
                </c:pt>
                <c:pt idx="8">
                  <c:v>OC</c:v>
                </c:pt>
              </c:strCache>
            </c:strRef>
          </c:cat>
          <c:val>
            <c:numRef>
              <c:f>Sheet1!$B$8:$K$8</c:f>
              <c:numCache>
                <c:formatCode>General</c:formatCode>
                <c:ptCount val="9"/>
                <c:pt idx="0">
                  <c:v>31.631044578313258</c:v>
                </c:pt>
                <c:pt idx="1">
                  <c:v>962.01732448926134</c:v>
                </c:pt>
                <c:pt idx="2">
                  <c:v>425.89862933473023</c:v>
                </c:pt>
                <c:pt idx="3">
                  <c:v>17.331456862231537</c:v>
                </c:pt>
                <c:pt idx="4">
                  <c:v>15.910806862231537</c:v>
                </c:pt>
                <c:pt idx="5">
                  <c:v>43.410439209009958</c:v>
                </c:pt>
                <c:pt idx="6">
                  <c:v>4.0835718622315351</c:v>
                </c:pt>
                <c:pt idx="7">
                  <c:v>9.1440999999999999</c:v>
                </c:pt>
                <c:pt idx="8">
                  <c:v>2.6354999999999995</c:v>
                </c:pt>
              </c:numCache>
            </c:numRef>
          </c:val>
          <c:extLst>
            <c:ext xmlns:c16="http://schemas.microsoft.com/office/drawing/2014/chart" uri="{C3380CC4-5D6E-409C-BE32-E72D297353CC}">
              <c16:uniqueId val="{00000006-F52D-419E-99E5-66903A9E4D50}"/>
            </c:ext>
          </c:extLst>
        </c:ser>
        <c:ser>
          <c:idx val="7"/>
          <c:order val="7"/>
          <c:tx>
            <c:strRef>
              <c:f>Sheet1!$A$9</c:f>
              <c:strCache>
                <c:ptCount val="1"/>
                <c:pt idx="0">
                  <c:v>重型载货汽车</c:v>
                </c:pt>
              </c:strCache>
            </c:strRef>
          </c:tx>
          <c:spPr>
            <a:solidFill>
              <a:schemeClr val="accent2">
                <a:lumMod val="60000"/>
              </a:schemeClr>
            </a:solidFill>
            <a:ln>
              <a:solidFill>
                <a:schemeClr val="tx1"/>
              </a:solidFill>
            </a:ln>
            <a:effectLst/>
          </c:spPr>
          <c:invertIfNegative val="0"/>
          <c:cat>
            <c:strRef>
              <c:f>Sheet1!$B$1:$K$1</c:f>
              <c:strCache>
                <c:ptCount val="9"/>
                <c:pt idx="0">
                  <c:v>SO2</c:v>
                </c:pt>
                <c:pt idx="1">
                  <c:v>NOx</c:v>
                </c:pt>
                <c:pt idx="2">
                  <c:v>CO</c:v>
                </c:pt>
                <c:pt idx="3">
                  <c:v>PM10</c:v>
                </c:pt>
                <c:pt idx="4">
                  <c:v>PM2.5</c:v>
                </c:pt>
                <c:pt idx="5">
                  <c:v>VOCs</c:v>
                </c:pt>
                <c:pt idx="6">
                  <c:v>NH3</c:v>
                </c:pt>
                <c:pt idx="7">
                  <c:v>BC</c:v>
                </c:pt>
                <c:pt idx="8">
                  <c:v>OC</c:v>
                </c:pt>
              </c:strCache>
            </c:strRef>
          </c:cat>
          <c:val>
            <c:numRef>
              <c:f>Sheet1!$B$9:$K$9</c:f>
              <c:numCache>
                <c:formatCode>General</c:formatCode>
                <c:ptCount val="9"/>
                <c:pt idx="0">
                  <c:v>1005.781239242685</c:v>
                </c:pt>
                <c:pt idx="1">
                  <c:v>36026.88907481479</c:v>
                </c:pt>
                <c:pt idx="2">
                  <c:v>16178.793843055453</c:v>
                </c:pt>
                <c:pt idx="3">
                  <c:v>455.13842062036969</c:v>
                </c:pt>
                <c:pt idx="4">
                  <c:v>432.55367062036959</c:v>
                </c:pt>
                <c:pt idx="5">
                  <c:v>1509.9217180648056</c:v>
                </c:pt>
                <c:pt idx="6">
                  <c:v>123.53244562036969</c:v>
                </c:pt>
                <c:pt idx="7">
                  <c:v>262.75650000000002</c:v>
                </c:pt>
                <c:pt idx="8">
                  <c:v>39.708000000000006</c:v>
                </c:pt>
              </c:numCache>
            </c:numRef>
          </c:val>
          <c:extLst>
            <c:ext xmlns:c16="http://schemas.microsoft.com/office/drawing/2014/chart" uri="{C3380CC4-5D6E-409C-BE32-E72D297353CC}">
              <c16:uniqueId val="{00000007-F52D-419E-99E5-66903A9E4D50}"/>
            </c:ext>
          </c:extLst>
        </c:ser>
        <c:ser>
          <c:idx val="8"/>
          <c:order val="8"/>
          <c:tx>
            <c:strRef>
              <c:f>Sheet1!$A$10</c:f>
              <c:strCache>
                <c:ptCount val="1"/>
                <c:pt idx="0">
                  <c:v>摩托车</c:v>
                </c:pt>
              </c:strCache>
            </c:strRef>
          </c:tx>
          <c:spPr>
            <a:solidFill>
              <a:schemeClr val="accent3">
                <a:lumMod val="60000"/>
              </a:schemeClr>
            </a:solidFill>
            <a:ln>
              <a:solidFill>
                <a:schemeClr val="tx1"/>
              </a:solidFill>
            </a:ln>
            <a:effectLst/>
          </c:spPr>
          <c:invertIfNegative val="0"/>
          <c:cat>
            <c:strRef>
              <c:f>Sheet1!$B$1:$K$1</c:f>
              <c:strCache>
                <c:ptCount val="9"/>
                <c:pt idx="0">
                  <c:v>SO2</c:v>
                </c:pt>
                <c:pt idx="1">
                  <c:v>NOx</c:v>
                </c:pt>
                <c:pt idx="2">
                  <c:v>CO</c:v>
                </c:pt>
                <c:pt idx="3">
                  <c:v>PM10</c:v>
                </c:pt>
                <c:pt idx="4">
                  <c:v>PM2.5</c:v>
                </c:pt>
                <c:pt idx="5">
                  <c:v>VOCs</c:v>
                </c:pt>
                <c:pt idx="6">
                  <c:v>NH3</c:v>
                </c:pt>
                <c:pt idx="7">
                  <c:v>BC</c:v>
                </c:pt>
                <c:pt idx="8">
                  <c:v>OC</c:v>
                </c:pt>
              </c:strCache>
            </c:strRef>
          </c:cat>
          <c:val>
            <c:numRef>
              <c:f>Sheet1!$B$10:$K$10</c:f>
              <c:numCache>
                <c:formatCode>General</c:formatCode>
                <c:ptCount val="9"/>
                <c:pt idx="0">
                  <c:v>0</c:v>
                </c:pt>
                <c:pt idx="1">
                  <c:v>94.02852</c:v>
                </c:pt>
                <c:pt idx="2">
                  <c:v>1137.0247800000002</c:v>
                </c:pt>
                <c:pt idx="3">
                  <c:v>0.97296000000000005</c:v>
                </c:pt>
                <c:pt idx="4">
                  <c:v>0.97296000000000005</c:v>
                </c:pt>
                <c:pt idx="5">
                  <c:v>679.34447999999998</c:v>
                </c:pt>
                <c:pt idx="6">
                  <c:v>6.2446860000000006</c:v>
                </c:pt>
                <c:pt idx="7">
                  <c:v>7.6800000000000002E-3</c:v>
                </c:pt>
                <c:pt idx="8">
                  <c:v>7.6800000000000002E-3</c:v>
                </c:pt>
              </c:numCache>
            </c:numRef>
          </c:val>
          <c:extLst>
            <c:ext xmlns:c16="http://schemas.microsoft.com/office/drawing/2014/chart" uri="{C3380CC4-5D6E-409C-BE32-E72D297353CC}">
              <c16:uniqueId val="{00000008-F52D-419E-99E5-66903A9E4D50}"/>
            </c:ext>
          </c:extLst>
        </c:ser>
        <c:dLbls>
          <c:showLegendKey val="0"/>
          <c:showVal val="0"/>
          <c:showCatName val="0"/>
          <c:showSerName val="0"/>
          <c:showPercent val="0"/>
          <c:showBubbleSize val="0"/>
        </c:dLbls>
        <c:gapWidth val="100"/>
        <c:overlap val="100"/>
        <c:axId val="957396016"/>
        <c:axId val="957396848"/>
      </c:barChart>
      <c:catAx>
        <c:axId val="957396016"/>
        <c:scaling>
          <c:orientation val="minMax"/>
        </c:scaling>
        <c:delete val="0"/>
        <c:axPos val="b"/>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crossAx val="957396848"/>
        <c:crosses val="autoZero"/>
        <c:auto val="1"/>
        <c:lblAlgn val="ctr"/>
        <c:lblOffset val="100"/>
        <c:noMultiLvlLbl val="0"/>
      </c:catAx>
      <c:valAx>
        <c:axId val="957396848"/>
        <c:scaling>
          <c:orientation val="minMax"/>
        </c:scaling>
        <c:delete val="0"/>
        <c:axPos val="l"/>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crossAx val="957396016"/>
        <c:crosses val="autoZero"/>
        <c:crossBetween val="between"/>
      </c:valAx>
      <c:spPr>
        <a:noFill/>
        <a:ln>
          <a:solidFill>
            <a:schemeClr val="tx1"/>
          </a:solidFill>
        </a:ln>
        <a:effectLst/>
      </c:spPr>
    </c:plotArea>
    <c:legend>
      <c:legendPos val="b"/>
      <c:layout>
        <c:manualLayout>
          <c:xMode val="edge"/>
          <c:yMode val="edge"/>
          <c:x val="0.77590616797900258"/>
          <c:y val="0.13310075823855352"/>
          <c:w val="0.20972528433945756"/>
          <c:h val="0.7511585010207056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chemeClr val="tx1"/>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percentStacked"/>
        <c:varyColors val="0"/>
        <c:ser>
          <c:idx val="0"/>
          <c:order val="0"/>
          <c:tx>
            <c:strRef>
              <c:f>排放特征分析数据!$P$2</c:f>
              <c:strCache>
                <c:ptCount val="1"/>
                <c:pt idx="0">
                  <c:v>汽油</c:v>
                </c:pt>
              </c:strCache>
            </c:strRef>
          </c:tx>
          <c:spPr>
            <a:solidFill>
              <a:schemeClr val="accent1"/>
            </a:solidFill>
            <a:ln>
              <a:solidFill>
                <a:sysClr val="windowText" lastClr="000000"/>
              </a:solidFill>
            </a:ln>
            <a:effectLst/>
          </c:spPr>
          <c:invertIfNegative val="0"/>
          <c:cat>
            <c:strRef>
              <c:f>排放特征分析数据!$Q$1:$Y$1</c:f>
              <c:strCache>
                <c:ptCount val="9"/>
                <c:pt idx="0">
                  <c:v>SO2</c:v>
                </c:pt>
                <c:pt idx="1">
                  <c:v>NOx</c:v>
                </c:pt>
                <c:pt idx="2">
                  <c:v>CO</c:v>
                </c:pt>
                <c:pt idx="3">
                  <c:v>PM10</c:v>
                </c:pt>
                <c:pt idx="4">
                  <c:v>PM2.5</c:v>
                </c:pt>
                <c:pt idx="5">
                  <c:v>VOCs</c:v>
                </c:pt>
                <c:pt idx="6">
                  <c:v>NH3</c:v>
                </c:pt>
                <c:pt idx="7">
                  <c:v>BC</c:v>
                </c:pt>
                <c:pt idx="8">
                  <c:v>OC</c:v>
                </c:pt>
              </c:strCache>
            </c:strRef>
          </c:cat>
          <c:val>
            <c:numRef>
              <c:f>排放特征分析数据!$Q$2:$Y$2</c:f>
              <c:numCache>
                <c:formatCode>0.0</c:formatCode>
                <c:ptCount val="9"/>
                <c:pt idx="0">
                  <c:v>482.86530000000005</c:v>
                </c:pt>
                <c:pt idx="1">
                  <c:v>4225.5376302073801</c:v>
                </c:pt>
                <c:pt idx="2">
                  <c:v>65895.811070097974</c:v>
                </c:pt>
                <c:pt idx="3">
                  <c:v>83.532515520000004</c:v>
                </c:pt>
                <c:pt idx="4">
                  <c:v>83.532515520000004</c:v>
                </c:pt>
                <c:pt idx="5">
                  <c:v>10647.136950554621</c:v>
                </c:pt>
                <c:pt idx="6">
                  <c:v>1255.4497799999999</c:v>
                </c:pt>
                <c:pt idx="7">
                  <c:v>14.358092160000002</c:v>
                </c:pt>
                <c:pt idx="8">
                  <c:v>14.358092160000002</c:v>
                </c:pt>
              </c:numCache>
            </c:numRef>
          </c:val>
          <c:extLst>
            <c:ext xmlns:c16="http://schemas.microsoft.com/office/drawing/2014/chart" uri="{C3380CC4-5D6E-409C-BE32-E72D297353CC}">
              <c16:uniqueId val="{00000000-8A7B-44F0-B859-E27467E21A75}"/>
            </c:ext>
          </c:extLst>
        </c:ser>
        <c:ser>
          <c:idx val="1"/>
          <c:order val="1"/>
          <c:tx>
            <c:strRef>
              <c:f>排放特征分析数据!$P$3</c:f>
              <c:strCache>
                <c:ptCount val="1"/>
                <c:pt idx="0">
                  <c:v>柴油</c:v>
                </c:pt>
              </c:strCache>
            </c:strRef>
          </c:tx>
          <c:spPr>
            <a:solidFill>
              <a:schemeClr val="accent2"/>
            </a:solidFill>
            <a:ln>
              <a:solidFill>
                <a:sysClr val="windowText" lastClr="000000"/>
              </a:solidFill>
            </a:ln>
            <a:effectLst/>
          </c:spPr>
          <c:invertIfNegative val="0"/>
          <c:cat>
            <c:strRef>
              <c:f>排放特征分析数据!$Q$1:$Y$1</c:f>
              <c:strCache>
                <c:ptCount val="9"/>
                <c:pt idx="0">
                  <c:v>SO2</c:v>
                </c:pt>
                <c:pt idx="1">
                  <c:v>NOx</c:v>
                </c:pt>
                <c:pt idx="2">
                  <c:v>CO</c:v>
                </c:pt>
                <c:pt idx="3">
                  <c:v>PM10</c:v>
                </c:pt>
                <c:pt idx="4">
                  <c:v>PM2.5</c:v>
                </c:pt>
                <c:pt idx="5">
                  <c:v>VOCs</c:v>
                </c:pt>
                <c:pt idx="6">
                  <c:v>NH3</c:v>
                </c:pt>
                <c:pt idx="7">
                  <c:v>BC</c:v>
                </c:pt>
                <c:pt idx="8">
                  <c:v>OC</c:v>
                </c:pt>
              </c:strCache>
            </c:strRef>
          </c:cat>
          <c:val>
            <c:numRef>
              <c:f>排放特征分析数据!$Q$3:$Y$3</c:f>
              <c:numCache>
                <c:formatCode>0.0</c:formatCode>
                <c:ptCount val="9"/>
                <c:pt idx="0">
                  <c:v>34.893900000000002</c:v>
                </c:pt>
                <c:pt idx="1">
                  <c:v>866.62188003123504</c:v>
                </c:pt>
                <c:pt idx="2">
                  <c:v>288.72126236760766</c:v>
                </c:pt>
                <c:pt idx="3">
                  <c:v>41.229568799999996</c:v>
                </c:pt>
                <c:pt idx="4">
                  <c:v>37.847275199999999</c:v>
                </c:pt>
                <c:pt idx="5">
                  <c:v>67.50855850649701</c:v>
                </c:pt>
                <c:pt idx="6">
                  <c:v>2.7915119999999995</c:v>
                </c:pt>
                <c:pt idx="7">
                  <c:v>24.919523999999999</c:v>
                </c:pt>
                <c:pt idx="8">
                  <c:v>11.9917728</c:v>
                </c:pt>
              </c:numCache>
            </c:numRef>
          </c:val>
          <c:extLst>
            <c:ext xmlns:c16="http://schemas.microsoft.com/office/drawing/2014/chart" uri="{C3380CC4-5D6E-409C-BE32-E72D297353CC}">
              <c16:uniqueId val="{00000001-8A7B-44F0-B859-E27467E21A75}"/>
            </c:ext>
          </c:extLst>
        </c:ser>
        <c:ser>
          <c:idx val="2"/>
          <c:order val="2"/>
          <c:tx>
            <c:strRef>
              <c:f>排放特征分析数据!$P$4</c:f>
              <c:strCache>
                <c:ptCount val="1"/>
                <c:pt idx="0">
                  <c:v>其他</c:v>
                </c:pt>
              </c:strCache>
            </c:strRef>
          </c:tx>
          <c:spPr>
            <a:solidFill>
              <a:schemeClr val="accent3"/>
            </a:solidFill>
            <a:ln>
              <a:solidFill>
                <a:sysClr val="windowText" lastClr="000000"/>
              </a:solidFill>
            </a:ln>
            <a:effectLst/>
          </c:spPr>
          <c:invertIfNegative val="0"/>
          <c:cat>
            <c:strRef>
              <c:f>排放特征分析数据!$Q$1:$Y$1</c:f>
              <c:strCache>
                <c:ptCount val="9"/>
                <c:pt idx="0">
                  <c:v>SO2</c:v>
                </c:pt>
                <c:pt idx="1">
                  <c:v>NOx</c:v>
                </c:pt>
                <c:pt idx="2">
                  <c:v>CO</c:v>
                </c:pt>
                <c:pt idx="3">
                  <c:v>PM10</c:v>
                </c:pt>
                <c:pt idx="4">
                  <c:v>PM2.5</c:v>
                </c:pt>
                <c:pt idx="5">
                  <c:v>VOCs</c:v>
                </c:pt>
                <c:pt idx="6">
                  <c:v>NH3</c:v>
                </c:pt>
                <c:pt idx="7">
                  <c:v>BC</c:v>
                </c:pt>
                <c:pt idx="8">
                  <c:v>OC</c:v>
                </c:pt>
              </c:strCache>
            </c:strRef>
          </c:cat>
          <c:val>
            <c:numRef>
              <c:f>排放特征分析数据!$Q$4:$Y$4</c:f>
              <c:numCache>
                <c:formatCode>0.0</c:formatCode>
                <c:ptCount val="9"/>
                <c:pt idx="0">
                  <c:v>0</c:v>
                </c:pt>
                <c:pt idx="1">
                  <c:v>0</c:v>
                </c:pt>
                <c:pt idx="2">
                  <c:v>0</c:v>
                </c:pt>
                <c:pt idx="3">
                  <c:v>0</c:v>
                </c:pt>
                <c:pt idx="4">
                  <c:v>0</c:v>
                </c:pt>
                <c:pt idx="5">
                  <c:v>0</c:v>
                </c:pt>
                <c:pt idx="6">
                  <c:v>0</c:v>
                </c:pt>
                <c:pt idx="7">
                  <c:v>0</c:v>
                </c:pt>
                <c:pt idx="8">
                  <c:v>0</c:v>
                </c:pt>
              </c:numCache>
            </c:numRef>
          </c:val>
          <c:extLst>
            <c:ext xmlns:c16="http://schemas.microsoft.com/office/drawing/2014/chart" uri="{C3380CC4-5D6E-409C-BE32-E72D297353CC}">
              <c16:uniqueId val="{00000002-8A7B-44F0-B859-E27467E21A75}"/>
            </c:ext>
          </c:extLst>
        </c:ser>
        <c:dLbls>
          <c:showLegendKey val="0"/>
          <c:showVal val="0"/>
          <c:showCatName val="0"/>
          <c:showSerName val="0"/>
          <c:showPercent val="0"/>
          <c:showBubbleSize val="0"/>
        </c:dLbls>
        <c:gapWidth val="100"/>
        <c:overlap val="100"/>
        <c:axId val="481028223"/>
        <c:axId val="371021039"/>
      </c:barChart>
      <c:catAx>
        <c:axId val="481028223"/>
        <c:scaling>
          <c:orientation val="minMax"/>
        </c:scaling>
        <c:delete val="0"/>
        <c:axPos val="b"/>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crossAx val="371021039"/>
        <c:crosses val="autoZero"/>
        <c:auto val="1"/>
        <c:lblAlgn val="ctr"/>
        <c:lblOffset val="100"/>
        <c:noMultiLvlLbl val="0"/>
      </c:catAx>
      <c:valAx>
        <c:axId val="371021039"/>
        <c:scaling>
          <c:orientation val="minMax"/>
        </c:scaling>
        <c:delete val="0"/>
        <c:axPos val="l"/>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crossAx val="481028223"/>
        <c:crosses val="autoZero"/>
        <c:crossBetween val="between"/>
      </c:valAx>
      <c:spPr>
        <a:noFill/>
        <a:ln>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legend>
    <c:plotVisOnly val="1"/>
    <c:dispBlanksAs val="gap"/>
    <c:showDLblsOverMax val="0"/>
    <c:extLst/>
  </c:chart>
  <c:spPr>
    <a:solidFill>
      <a:schemeClr val="bg1"/>
    </a:solidFill>
    <a:ln w="9525" cap="flat" cmpd="sng" algn="ctr">
      <a:noFill/>
      <a:round/>
    </a:ln>
    <a:effectLst/>
  </c:spPr>
  <c:txPr>
    <a:bodyPr/>
    <a:lstStyle/>
    <a:p>
      <a:pPr>
        <a:defRPr b="1">
          <a:solidFill>
            <a:schemeClr val="tx1"/>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externalData r:id="rId4">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percentStacked"/>
        <c:varyColors val="0"/>
        <c:ser>
          <c:idx val="0"/>
          <c:order val="0"/>
          <c:tx>
            <c:strRef>
              <c:f>排放特征分析数据!$P$26</c:f>
              <c:strCache>
                <c:ptCount val="1"/>
                <c:pt idx="0">
                  <c:v>国1前</c:v>
                </c:pt>
              </c:strCache>
            </c:strRef>
          </c:tx>
          <c:spPr>
            <a:solidFill>
              <a:schemeClr val="accent1"/>
            </a:solidFill>
            <a:ln>
              <a:solidFill>
                <a:sysClr val="windowText" lastClr="000000"/>
              </a:solidFill>
            </a:ln>
            <a:effectLst/>
          </c:spPr>
          <c:invertIfNegative val="0"/>
          <c:cat>
            <c:strRef>
              <c:f>排放特征分析数据!$Q$25:$Y$25</c:f>
              <c:strCache>
                <c:ptCount val="9"/>
                <c:pt idx="0">
                  <c:v>SO2</c:v>
                </c:pt>
                <c:pt idx="1">
                  <c:v>NOx</c:v>
                </c:pt>
                <c:pt idx="2">
                  <c:v>CO</c:v>
                </c:pt>
                <c:pt idx="3">
                  <c:v>PM10</c:v>
                </c:pt>
                <c:pt idx="4">
                  <c:v>PM2.5</c:v>
                </c:pt>
                <c:pt idx="5">
                  <c:v>VOCs</c:v>
                </c:pt>
                <c:pt idx="6">
                  <c:v>NH3</c:v>
                </c:pt>
                <c:pt idx="7">
                  <c:v>BC</c:v>
                </c:pt>
                <c:pt idx="8">
                  <c:v>OC</c:v>
                </c:pt>
              </c:strCache>
            </c:strRef>
          </c:cat>
          <c:val>
            <c:numRef>
              <c:f>排放特征分析数据!$Q$26:$Y$26</c:f>
              <c:numCache>
                <c:formatCode>0.0</c:formatCode>
                <c:ptCount val="9"/>
                <c:pt idx="0">
                  <c:v>0</c:v>
                </c:pt>
                <c:pt idx="1">
                  <c:v>0</c:v>
                </c:pt>
                <c:pt idx="2">
                  <c:v>0</c:v>
                </c:pt>
                <c:pt idx="3">
                  <c:v>0</c:v>
                </c:pt>
                <c:pt idx="4">
                  <c:v>0</c:v>
                </c:pt>
                <c:pt idx="5">
                  <c:v>0</c:v>
                </c:pt>
                <c:pt idx="6">
                  <c:v>0</c:v>
                </c:pt>
                <c:pt idx="7">
                  <c:v>0</c:v>
                </c:pt>
                <c:pt idx="8">
                  <c:v>0</c:v>
                </c:pt>
              </c:numCache>
            </c:numRef>
          </c:val>
          <c:extLst>
            <c:ext xmlns:c16="http://schemas.microsoft.com/office/drawing/2014/chart" uri="{C3380CC4-5D6E-409C-BE32-E72D297353CC}">
              <c16:uniqueId val="{00000000-C1B4-42D0-9B31-9CAF5F8B7295}"/>
            </c:ext>
          </c:extLst>
        </c:ser>
        <c:ser>
          <c:idx val="1"/>
          <c:order val="1"/>
          <c:tx>
            <c:strRef>
              <c:f>排放特征分析数据!$P$27</c:f>
              <c:strCache>
                <c:ptCount val="1"/>
                <c:pt idx="0">
                  <c:v>国1</c:v>
                </c:pt>
              </c:strCache>
            </c:strRef>
          </c:tx>
          <c:spPr>
            <a:solidFill>
              <a:schemeClr val="accent2"/>
            </a:solidFill>
            <a:ln>
              <a:solidFill>
                <a:sysClr val="windowText" lastClr="000000"/>
              </a:solidFill>
            </a:ln>
            <a:effectLst/>
          </c:spPr>
          <c:invertIfNegative val="0"/>
          <c:cat>
            <c:strRef>
              <c:f>排放特征分析数据!$Q$25:$Y$25</c:f>
              <c:strCache>
                <c:ptCount val="9"/>
                <c:pt idx="0">
                  <c:v>SO2</c:v>
                </c:pt>
                <c:pt idx="1">
                  <c:v>NOx</c:v>
                </c:pt>
                <c:pt idx="2">
                  <c:v>CO</c:v>
                </c:pt>
                <c:pt idx="3">
                  <c:v>PM10</c:v>
                </c:pt>
                <c:pt idx="4">
                  <c:v>PM2.5</c:v>
                </c:pt>
                <c:pt idx="5">
                  <c:v>VOCs</c:v>
                </c:pt>
                <c:pt idx="6">
                  <c:v>NH3</c:v>
                </c:pt>
                <c:pt idx="7">
                  <c:v>BC</c:v>
                </c:pt>
                <c:pt idx="8">
                  <c:v>OC</c:v>
                </c:pt>
              </c:strCache>
            </c:strRef>
          </c:cat>
          <c:val>
            <c:numRef>
              <c:f>排放特征分析数据!$Q$27:$Y$27</c:f>
              <c:numCache>
                <c:formatCode>0.0</c:formatCode>
                <c:ptCount val="9"/>
                <c:pt idx="0">
                  <c:v>2.9343599999999999</c:v>
                </c:pt>
                <c:pt idx="1">
                  <c:v>118.43664591121281</c:v>
                </c:pt>
                <c:pt idx="2">
                  <c:v>2029.7685639097158</c:v>
                </c:pt>
                <c:pt idx="3">
                  <c:v>6.0565190400000004</c:v>
                </c:pt>
                <c:pt idx="4">
                  <c:v>6.0565190400000004</c:v>
                </c:pt>
                <c:pt idx="5">
                  <c:v>251.95601516401706</c:v>
                </c:pt>
                <c:pt idx="6">
                  <c:v>7.6293360000000003</c:v>
                </c:pt>
                <c:pt idx="7">
                  <c:v>2.0188396800000001</c:v>
                </c:pt>
                <c:pt idx="8">
                  <c:v>2.0188396800000001</c:v>
                </c:pt>
              </c:numCache>
            </c:numRef>
          </c:val>
          <c:extLst>
            <c:ext xmlns:c16="http://schemas.microsoft.com/office/drawing/2014/chart" uri="{C3380CC4-5D6E-409C-BE32-E72D297353CC}">
              <c16:uniqueId val="{00000001-C1B4-42D0-9B31-9CAF5F8B7295}"/>
            </c:ext>
          </c:extLst>
        </c:ser>
        <c:ser>
          <c:idx val="2"/>
          <c:order val="2"/>
          <c:tx>
            <c:strRef>
              <c:f>排放特征分析数据!$P$28</c:f>
              <c:strCache>
                <c:ptCount val="1"/>
                <c:pt idx="0">
                  <c:v>国2</c:v>
                </c:pt>
              </c:strCache>
            </c:strRef>
          </c:tx>
          <c:spPr>
            <a:solidFill>
              <a:schemeClr val="accent3"/>
            </a:solidFill>
            <a:ln>
              <a:solidFill>
                <a:sysClr val="windowText" lastClr="000000"/>
              </a:solidFill>
            </a:ln>
            <a:effectLst/>
          </c:spPr>
          <c:invertIfNegative val="0"/>
          <c:cat>
            <c:strRef>
              <c:f>排放特征分析数据!$Q$25:$Y$25</c:f>
              <c:strCache>
                <c:ptCount val="9"/>
                <c:pt idx="0">
                  <c:v>SO2</c:v>
                </c:pt>
                <c:pt idx="1">
                  <c:v>NOx</c:v>
                </c:pt>
                <c:pt idx="2">
                  <c:v>CO</c:v>
                </c:pt>
                <c:pt idx="3">
                  <c:v>PM10</c:v>
                </c:pt>
                <c:pt idx="4">
                  <c:v>PM2.5</c:v>
                </c:pt>
                <c:pt idx="5">
                  <c:v>VOCs</c:v>
                </c:pt>
                <c:pt idx="6">
                  <c:v>NH3</c:v>
                </c:pt>
                <c:pt idx="7">
                  <c:v>BC</c:v>
                </c:pt>
                <c:pt idx="8">
                  <c:v>OC</c:v>
                </c:pt>
              </c:strCache>
            </c:strRef>
          </c:cat>
          <c:val>
            <c:numRef>
              <c:f>排放特征分析数据!$Q$28:$Y$28</c:f>
              <c:numCache>
                <c:formatCode>0.0</c:formatCode>
                <c:ptCount val="9"/>
                <c:pt idx="0">
                  <c:v>7.6507199999999997</c:v>
                </c:pt>
                <c:pt idx="1">
                  <c:v>254.40300176550684</c:v>
                </c:pt>
                <c:pt idx="2">
                  <c:v>1772.2132874612817</c:v>
                </c:pt>
                <c:pt idx="3">
                  <c:v>5.2636953599999998</c:v>
                </c:pt>
                <c:pt idx="4">
                  <c:v>5.2636953599999998</c:v>
                </c:pt>
                <c:pt idx="5">
                  <c:v>293.36863818515747</c:v>
                </c:pt>
                <c:pt idx="6">
                  <c:v>19.891871999999999</c:v>
                </c:pt>
                <c:pt idx="7">
                  <c:v>0</c:v>
                </c:pt>
                <c:pt idx="8">
                  <c:v>0</c:v>
                </c:pt>
              </c:numCache>
            </c:numRef>
          </c:val>
          <c:extLst>
            <c:ext xmlns:c16="http://schemas.microsoft.com/office/drawing/2014/chart" uri="{C3380CC4-5D6E-409C-BE32-E72D297353CC}">
              <c16:uniqueId val="{00000002-C1B4-42D0-9B31-9CAF5F8B7295}"/>
            </c:ext>
          </c:extLst>
        </c:ser>
        <c:ser>
          <c:idx val="3"/>
          <c:order val="3"/>
          <c:tx>
            <c:strRef>
              <c:f>排放特征分析数据!$P$29</c:f>
              <c:strCache>
                <c:ptCount val="1"/>
                <c:pt idx="0">
                  <c:v>国3</c:v>
                </c:pt>
              </c:strCache>
            </c:strRef>
          </c:tx>
          <c:spPr>
            <a:solidFill>
              <a:schemeClr val="accent4"/>
            </a:solidFill>
            <a:ln>
              <a:solidFill>
                <a:sysClr val="windowText" lastClr="000000"/>
              </a:solidFill>
            </a:ln>
            <a:effectLst/>
          </c:spPr>
          <c:invertIfNegative val="0"/>
          <c:cat>
            <c:strRef>
              <c:f>排放特征分析数据!$Q$25:$Y$25</c:f>
              <c:strCache>
                <c:ptCount val="9"/>
                <c:pt idx="0">
                  <c:v>SO2</c:v>
                </c:pt>
                <c:pt idx="1">
                  <c:v>NOx</c:v>
                </c:pt>
                <c:pt idx="2">
                  <c:v>CO</c:v>
                </c:pt>
                <c:pt idx="3">
                  <c:v>PM10</c:v>
                </c:pt>
                <c:pt idx="4">
                  <c:v>PM2.5</c:v>
                </c:pt>
                <c:pt idx="5">
                  <c:v>VOCs</c:v>
                </c:pt>
                <c:pt idx="6">
                  <c:v>NH3</c:v>
                </c:pt>
                <c:pt idx="7">
                  <c:v>BC</c:v>
                </c:pt>
                <c:pt idx="8">
                  <c:v>OC</c:v>
                </c:pt>
              </c:strCache>
            </c:strRef>
          </c:cat>
          <c:val>
            <c:numRef>
              <c:f>排放特征分析数据!$Q$29:$Y$29</c:f>
              <c:numCache>
                <c:formatCode>0.0</c:formatCode>
                <c:ptCount val="9"/>
                <c:pt idx="0">
                  <c:v>41.296500000000002</c:v>
                </c:pt>
                <c:pt idx="1">
                  <c:v>558.38982519143815</c:v>
                </c:pt>
                <c:pt idx="2">
                  <c:v>4198.9235620102545</c:v>
                </c:pt>
                <c:pt idx="3">
                  <c:v>33.710241600000003</c:v>
                </c:pt>
                <c:pt idx="4">
                  <c:v>30.996504000000002</c:v>
                </c:pt>
                <c:pt idx="5">
                  <c:v>870.28109515417179</c:v>
                </c:pt>
                <c:pt idx="6">
                  <c:v>87.017867999999993</c:v>
                </c:pt>
                <c:pt idx="7">
                  <c:v>5.4274751999999999</c:v>
                </c:pt>
                <c:pt idx="8">
                  <c:v>2.7137376</c:v>
                </c:pt>
              </c:numCache>
            </c:numRef>
          </c:val>
          <c:extLst>
            <c:ext xmlns:c16="http://schemas.microsoft.com/office/drawing/2014/chart" uri="{C3380CC4-5D6E-409C-BE32-E72D297353CC}">
              <c16:uniqueId val="{00000003-C1B4-42D0-9B31-9CAF5F8B7295}"/>
            </c:ext>
          </c:extLst>
        </c:ser>
        <c:ser>
          <c:idx val="4"/>
          <c:order val="4"/>
          <c:tx>
            <c:strRef>
              <c:f>排放特征分析数据!$P$30</c:f>
              <c:strCache>
                <c:ptCount val="1"/>
                <c:pt idx="0">
                  <c:v>国4</c:v>
                </c:pt>
              </c:strCache>
            </c:strRef>
          </c:tx>
          <c:spPr>
            <a:solidFill>
              <a:schemeClr val="accent5"/>
            </a:solidFill>
            <a:ln>
              <a:solidFill>
                <a:sysClr val="windowText" lastClr="000000"/>
              </a:solidFill>
            </a:ln>
            <a:effectLst/>
          </c:spPr>
          <c:invertIfNegative val="0"/>
          <c:cat>
            <c:strRef>
              <c:f>排放特征分析数据!$Q$25:$Y$25</c:f>
              <c:strCache>
                <c:ptCount val="9"/>
                <c:pt idx="0">
                  <c:v>SO2</c:v>
                </c:pt>
                <c:pt idx="1">
                  <c:v>NOx</c:v>
                </c:pt>
                <c:pt idx="2">
                  <c:v>CO</c:v>
                </c:pt>
                <c:pt idx="3">
                  <c:v>PM10</c:v>
                </c:pt>
                <c:pt idx="4">
                  <c:v>PM2.5</c:v>
                </c:pt>
                <c:pt idx="5">
                  <c:v>VOCs</c:v>
                </c:pt>
                <c:pt idx="6">
                  <c:v>NH3</c:v>
                </c:pt>
                <c:pt idx="7">
                  <c:v>BC</c:v>
                </c:pt>
                <c:pt idx="8">
                  <c:v>OC</c:v>
                </c:pt>
              </c:strCache>
            </c:strRef>
          </c:cat>
          <c:val>
            <c:numRef>
              <c:f>排放特征分析数据!$Q$30:$Y$30</c:f>
              <c:numCache>
                <c:formatCode>0.0</c:formatCode>
                <c:ptCount val="9"/>
                <c:pt idx="0">
                  <c:v>168.59124000000003</c:v>
                </c:pt>
                <c:pt idx="1">
                  <c:v>787.11726423675384</c:v>
                </c:pt>
                <c:pt idx="2">
                  <c:v>13304.58642934282</c:v>
                </c:pt>
                <c:pt idx="3">
                  <c:v>10.339358399999998</c:v>
                </c:pt>
                <c:pt idx="4">
                  <c:v>10.339358399999998</c:v>
                </c:pt>
                <c:pt idx="5">
                  <c:v>2409.4580844118818</c:v>
                </c:pt>
                <c:pt idx="6">
                  <c:v>412.48882800000001</c:v>
                </c:pt>
                <c:pt idx="7">
                  <c:v>6.8929055999999997</c:v>
                </c:pt>
                <c:pt idx="8">
                  <c:v>3.4464527999999999</c:v>
                </c:pt>
              </c:numCache>
            </c:numRef>
          </c:val>
          <c:extLst>
            <c:ext xmlns:c16="http://schemas.microsoft.com/office/drawing/2014/chart" uri="{C3380CC4-5D6E-409C-BE32-E72D297353CC}">
              <c16:uniqueId val="{00000004-C1B4-42D0-9B31-9CAF5F8B7295}"/>
            </c:ext>
          </c:extLst>
        </c:ser>
        <c:ser>
          <c:idx val="5"/>
          <c:order val="5"/>
          <c:tx>
            <c:strRef>
              <c:f>排放特征分析数据!$P$31</c:f>
              <c:strCache>
                <c:ptCount val="1"/>
                <c:pt idx="0">
                  <c:v>国5</c:v>
                </c:pt>
              </c:strCache>
            </c:strRef>
          </c:tx>
          <c:spPr>
            <a:solidFill>
              <a:schemeClr val="accent6"/>
            </a:solidFill>
            <a:ln>
              <a:solidFill>
                <a:sysClr val="windowText" lastClr="000000"/>
              </a:solidFill>
            </a:ln>
            <a:effectLst/>
          </c:spPr>
          <c:invertIfNegative val="0"/>
          <c:cat>
            <c:strRef>
              <c:f>排放特征分析数据!$Q$25:$Y$25</c:f>
              <c:strCache>
                <c:ptCount val="9"/>
                <c:pt idx="0">
                  <c:v>SO2</c:v>
                </c:pt>
                <c:pt idx="1">
                  <c:v>NOx</c:v>
                </c:pt>
                <c:pt idx="2">
                  <c:v>CO</c:v>
                </c:pt>
                <c:pt idx="3">
                  <c:v>PM10</c:v>
                </c:pt>
                <c:pt idx="4">
                  <c:v>PM2.5</c:v>
                </c:pt>
                <c:pt idx="5">
                  <c:v>VOCs</c:v>
                </c:pt>
                <c:pt idx="6">
                  <c:v>NH3</c:v>
                </c:pt>
                <c:pt idx="7">
                  <c:v>BC</c:v>
                </c:pt>
                <c:pt idx="8">
                  <c:v>OC</c:v>
                </c:pt>
              </c:strCache>
            </c:strRef>
          </c:cat>
          <c:val>
            <c:numRef>
              <c:f>排放特征分析数据!$Q$31:$Y$31</c:f>
              <c:numCache>
                <c:formatCode>0.0</c:formatCode>
                <c:ptCount val="9"/>
                <c:pt idx="0">
                  <c:v>241.09380000000002</c:v>
                </c:pt>
                <c:pt idx="1">
                  <c:v>856.86452802732242</c:v>
                </c:pt>
                <c:pt idx="2">
                  <c:v>12931.020220734263</c:v>
                </c:pt>
                <c:pt idx="3">
                  <c:v>14.2856784</c:v>
                </c:pt>
                <c:pt idx="4">
                  <c:v>14.2856784</c:v>
                </c:pt>
                <c:pt idx="5">
                  <c:v>2594.1717243008961</c:v>
                </c:pt>
                <c:pt idx="6">
                  <c:v>591.12968399999988</c:v>
                </c:pt>
                <c:pt idx="7">
                  <c:v>9.5237856000000001</c:v>
                </c:pt>
                <c:pt idx="8">
                  <c:v>4.7618928</c:v>
                </c:pt>
              </c:numCache>
            </c:numRef>
          </c:val>
          <c:extLst>
            <c:ext xmlns:c16="http://schemas.microsoft.com/office/drawing/2014/chart" uri="{C3380CC4-5D6E-409C-BE32-E72D297353CC}">
              <c16:uniqueId val="{00000005-C1B4-42D0-9B31-9CAF5F8B7295}"/>
            </c:ext>
          </c:extLst>
        </c:ser>
        <c:ser>
          <c:idx val="6"/>
          <c:order val="6"/>
          <c:tx>
            <c:strRef>
              <c:f>排放特征分析数据!$P$32</c:f>
              <c:strCache>
                <c:ptCount val="1"/>
                <c:pt idx="0">
                  <c:v>国6</c:v>
                </c:pt>
              </c:strCache>
            </c:strRef>
          </c:tx>
          <c:spPr>
            <a:solidFill>
              <a:schemeClr val="accent1">
                <a:lumMod val="60000"/>
              </a:schemeClr>
            </a:solidFill>
            <a:ln>
              <a:solidFill>
                <a:sysClr val="windowText" lastClr="000000"/>
              </a:solidFill>
            </a:ln>
            <a:effectLst/>
          </c:spPr>
          <c:invertIfNegative val="0"/>
          <c:cat>
            <c:strRef>
              <c:f>排放特征分析数据!$Q$25:$Y$25</c:f>
              <c:strCache>
                <c:ptCount val="9"/>
                <c:pt idx="0">
                  <c:v>SO2</c:v>
                </c:pt>
                <c:pt idx="1">
                  <c:v>NOx</c:v>
                </c:pt>
                <c:pt idx="2">
                  <c:v>CO</c:v>
                </c:pt>
                <c:pt idx="3">
                  <c:v>PM10</c:v>
                </c:pt>
                <c:pt idx="4">
                  <c:v>PM2.5</c:v>
                </c:pt>
                <c:pt idx="5">
                  <c:v>VOCs</c:v>
                </c:pt>
                <c:pt idx="6">
                  <c:v>NH3</c:v>
                </c:pt>
                <c:pt idx="7">
                  <c:v>BC</c:v>
                </c:pt>
                <c:pt idx="8">
                  <c:v>OC</c:v>
                </c:pt>
              </c:strCache>
            </c:strRef>
          </c:cat>
          <c:val>
            <c:numRef>
              <c:f>排放特征分析数据!$Q$32:$Y$32</c:f>
              <c:numCache>
                <c:formatCode>0.0</c:formatCode>
                <c:ptCount val="9"/>
                <c:pt idx="0">
                  <c:v>7.6148835037750713</c:v>
                </c:pt>
                <c:pt idx="1">
                  <c:v>314.00541351730942</c:v>
                </c:pt>
                <c:pt idx="2">
                  <c:v>3671.0126143992006</c:v>
                </c:pt>
                <c:pt idx="3">
                  <c:v>0.36102023999999999</c:v>
                </c:pt>
                <c:pt idx="4">
                  <c:v>0.36102023999999999</c:v>
                </c:pt>
                <c:pt idx="5">
                  <c:v>527.42776166000647</c:v>
                </c:pt>
                <c:pt idx="6">
                  <c:v>140.08370399999998</c:v>
                </c:pt>
                <c:pt idx="7">
                  <c:v>0</c:v>
                </c:pt>
                <c:pt idx="8">
                  <c:v>0</c:v>
                </c:pt>
              </c:numCache>
            </c:numRef>
          </c:val>
          <c:extLst>
            <c:ext xmlns:c16="http://schemas.microsoft.com/office/drawing/2014/chart" uri="{C3380CC4-5D6E-409C-BE32-E72D297353CC}">
              <c16:uniqueId val="{00000006-C1B4-42D0-9B31-9CAF5F8B7295}"/>
            </c:ext>
          </c:extLst>
        </c:ser>
        <c:dLbls>
          <c:showLegendKey val="0"/>
          <c:showVal val="0"/>
          <c:showCatName val="0"/>
          <c:showSerName val="0"/>
          <c:showPercent val="0"/>
          <c:showBubbleSize val="0"/>
        </c:dLbls>
        <c:gapWidth val="100"/>
        <c:overlap val="100"/>
        <c:axId val="481028223"/>
        <c:axId val="371021039"/>
      </c:barChart>
      <c:catAx>
        <c:axId val="481028223"/>
        <c:scaling>
          <c:orientation val="minMax"/>
        </c:scaling>
        <c:delete val="0"/>
        <c:axPos val="b"/>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crossAx val="371021039"/>
        <c:crosses val="autoZero"/>
        <c:auto val="1"/>
        <c:lblAlgn val="ctr"/>
        <c:lblOffset val="100"/>
        <c:noMultiLvlLbl val="0"/>
      </c:catAx>
      <c:valAx>
        <c:axId val="371021039"/>
        <c:scaling>
          <c:orientation val="minMax"/>
        </c:scaling>
        <c:delete val="0"/>
        <c:axPos val="l"/>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crossAx val="481028223"/>
        <c:crosses val="autoZero"/>
        <c:crossBetween val="between"/>
      </c:valAx>
      <c:spPr>
        <a:noFill/>
        <a:ln>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legend>
    <c:plotVisOnly val="1"/>
    <c:dispBlanksAs val="gap"/>
    <c:showDLblsOverMax val="0"/>
    <c:extLst/>
  </c:chart>
  <c:spPr>
    <a:solidFill>
      <a:schemeClr val="bg1"/>
    </a:solidFill>
    <a:ln w="9525" cap="flat" cmpd="sng" algn="ctr">
      <a:noFill/>
      <a:round/>
    </a:ln>
    <a:effectLst/>
  </c:spPr>
  <c:txPr>
    <a:bodyPr/>
    <a:lstStyle/>
    <a:p>
      <a:pPr>
        <a:defRPr b="1">
          <a:solidFill>
            <a:schemeClr val="tx1"/>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externalData r:id="rId4">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percentStacked"/>
        <c:varyColors val="0"/>
        <c:ser>
          <c:idx val="0"/>
          <c:order val="0"/>
          <c:tx>
            <c:strRef>
              <c:f>排放特征分析数据!$P$20</c:f>
              <c:strCache>
                <c:ptCount val="1"/>
                <c:pt idx="0">
                  <c:v>汽油</c:v>
                </c:pt>
              </c:strCache>
            </c:strRef>
          </c:tx>
          <c:spPr>
            <a:solidFill>
              <a:schemeClr val="accent1"/>
            </a:solidFill>
            <a:ln>
              <a:solidFill>
                <a:sysClr val="windowText" lastClr="000000"/>
              </a:solidFill>
            </a:ln>
            <a:effectLst/>
          </c:spPr>
          <c:invertIfNegative val="0"/>
          <c:cat>
            <c:strRef>
              <c:f>排放特征分析数据!$Q$19:$Y$19</c:f>
              <c:strCache>
                <c:ptCount val="9"/>
                <c:pt idx="0">
                  <c:v>SO2</c:v>
                </c:pt>
                <c:pt idx="1">
                  <c:v>NOx</c:v>
                </c:pt>
                <c:pt idx="2">
                  <c:v>CO</c:v>
                </c:pt>
                <c:pt idx="3">
                  <c:v>PM10</c:v>
                </c:pt>
                <c:pt idx="4">
                  <c:v>PM2.5</c:v>
                </c:pt>
                <c:pt idx="5">
                  <c:v>VOCs</c:v>
                </c:pt>
                <c:pt idx="6">
                  <c:v>NH3</c:v>
                </c:pt>
                <c:pt idx="7">
                  <c:v>BC</c:v>
                </c:pt>
                <c:pt idx="8">
                  <c:v>OC</c:v>
                </c:pt>
              </c:strCache>
            </c:strRef>
          </c:cat>
          <c:val>
            <c:numRef>
              <c:f>排放特征分析数据!$Q$20:$Y$20</c:f>
              <c:numCache>
                <c:formatCode>0.0</c:formatCode>
                <c:ptCount val="9"/>
                <c:pt idx="0">
                  <c:v>1.5E-3</c:v>
                </c:pt>
                <c:pt idx="1">
                  <c:v>0.21825</c:v>
                </c:pt>
                <c:pt idx="2">
                  <c:v>1.7490000000000001</c:v>
                </c:pt>
                <c:pt idx="3">
                  <c:v>6.0000000000000001E-3</c:v>
                </c:pt>
                <c:pt idx="4">
                  <c:v>5.2500000000000012E-3</c:v>
                </c:pt>
                <c:pt idx="5">
                  <c:v>0.22949999999999998</c:v>
                </c:pt>
                <c:pt idx="6">
                  <c:v>2.0999999999999999E-3</c:v>
                </c:pt>
                <c:pt idx="7">
                  <c:v>1.5E-3</c:v>
                </c:pt>
                <c:pt idx="8">
                  <c:v>1.5E-3</c:v>
                </c:pt>
              </c:numCache>
            </c:numRef>
          </c:val>
          <c:extLst>
            <c:ext xmlns:c16="http://schemas.microsoft.com/office/drawing/2014/chart" uri="{C3380CC4-5D6E-409C-BE32-E72D297353CC}">
              <c16:uniqueId val="{00000000-D35F-4117-A83A-ADBE5C137DD5}"/>
            </c:ext>
          </c:extLst>
        </c:ser>
        <c:ser>
          <c:idx val="1"/>
          <c:order val="1"/>
          <c:tx>
            <c:strRef>
              <c:f>排放特征分析数据!$P$21</c:f>
              <c:strCache>
                <c:ptCount val="1"/>
                <c:pt idx="0">
                  <c:v>柴油</c:v>
                </c:pt>
              </c:strCache>
            </c:strRef>
          </c:tx>
          <c:spPr>
            <a:solidFill>
              <a:schemeClr val="accent2"/>
            </a:solidFill>
            <a:ln>
              <a:solidFill>
                <a:sysClr val="windowText" lastClr="000000"/>
              </a:solidFill>
            </a:ln>
            <a:effectLst/>
          </c:spPr>
          <c:invertIfNegative val="0"/>
          <c:cat>
            <c:strRef>
              <c:f>排放特征分析数据!$Q$19:$Y$19</c:f>
              <c:strCache>
                <c:ptCount val="9"/>
                <c:pt idx="0">
                  <c:v>SO2</c:v>
                </c:pt>
                <c:pt idx="1">
                  <c:v>NOx</c:v>
                </c:pt>
                <c:pt idx="2">
                  <c:v>CO</c:v>
                </c:pt>
                <c:pt idx="3">
                  <c:v>PM10</c:v>
                </c:pt>
                <c:pt idx="4">
                  <c:v>PM2.5</c:v>
                </c:pt>
                <c:pt idx="5">
                  <c:v>VOCs</c:v>
                </c:pt>
                <c:pt idx="6">
                  <c:v>NH3</c:v>
                </c:pt>
                <c:pt idx="7">
                  <c:v>BC</c:v>
                </c:pt>
                <c:pt idx="8">
                  <c:v>OC</c:v>
                </c:pt>
              </c:strCache>
            </c:strRef>
          </c:cat>
          <c:val>
            <c:numRef>
              <c:f>排放特征分析数据!$Q$21:$Y$21</c:f>
              <c:numCache>
                <c:formatCode>0.0</c:formatCode>
                <c:ptCount val="9"/>
                <c:pt idx="0">
                  <c:v>1005.4485000000001</c:v>
                </c:pt>
                <c:pt idx="1">
                  <c:v>35969.063999999998</c:v>
                </c:pt>
                <c:pt idx="2">
                  <c:v>15961.019250000001</c:v>
                </c:pt>
                <c:pt idx="3">
                  <c:v>453.69224999999994</c:v>
                </c:pt>
                <c:pt idx="4">
                  <c:v>431.10825</c:v>
                </c:pt>
                <c:pt idx="5">
                  <c:v>1490.97</c:v>
                </c:pt>
                <c:pt idx="6">
                  <c:v>122.090175</c:v>
                </c:pt>
                <c:pt idx="7">
                  <c:v>262.755</c:v>
                </c:pt>
                <c:pt idx="8">
                  <c:v>39.706500000000005</c:v>
                </c:pt>
              </c:numCache>
            </c:numRef>
          </c:val>
          <c:extLst>
            <c:ext xmlns:c16="http://schemas.microsoft.com/office/drawing/2014/chart" uri="{C3380CC4-5D6E-409C-BE32-E72D297353CC}">
              <c16:uniqueId val="{00000001-D35F-4117-A83A-ADBE5C137DD5}"/>
            </c:ext>
          </c:extLst>
        </c:ser>
        <c:ser>
          <c:idx val="2"/>
          <c:order val="2"/>
          <c:tx>
            <c:strRef>
              <c:f>排放特征分析数据!$P$22</c:f>
              <c:strCache>
                <c:ptCount val="1"/>
                <c:pt idx="0">
                  <c:v>其他</c:v>
                </c:pt>
              </c:strCache>
            </c:strRef>
          </c:tx>
          <c:spPr>
            <a:solidFill>
              <a:schemeClr val="accent3"/>
            </a:solidFill>
            <a:ln>
              <a:solidFill>
                <a:sysClr val="windowText" lastClr="000000"/>
              </a:solidFill>
            </a:ln>
            <a:effectLst/>
          </c:spPr>
          <c:invertIfNegative val="0"/>
          <c:cat>
            <c:strRef>
              <c:f>排放特征分析数据!$Q$19:$Y$19</c:f>
              <c:strCache>
                <c:ptCount val="9"/>
                <c:pt idx="0">
                  <c:v>SO2</c:v>
                </c:pt>
                <c:pt idx="1">
                  <c:v>NOx</c:v>
                </c:pt>
                <c:pt idx="2">
                  <c:v>CO</c:v>
                </c:pt>
                <c:pt idx="3">
                  <c:v>PM10</c:v>
                </c:pt>
                <c:pt idx="4">
                  <c:v>PM2.5</c:v>
                </c:pt>
                <c:pt idx="5">
                  <c:v>VOCs</c:v>
                </c:pt>
                <c:pt idx="6">
                  <c:v>NH3</c:v>
                </c:pt>
                <c:pt idx="7">
                  <c:v>BC</c:v>
                </c:pt>
                <c:pt idx="8">
                  <c:v>OC</c:v>
                </c:pt>
              </c:strCache>
            </c:strRef>
          </c:cat>
          <c:val>
            <c:numRef>
              <c:f>排放特征分析数据!$Q$22:$Y$22</c:f>
              <c:numCache>
                <c:formatCode>0.0</c:formatCode>
                <c:ptCount val="9"/>
                <c:pt idx="0">
                  <c:v>0</c:v>
                </c:pt>
                <c:pt idx="1">
                  <c:v>0</c:v>
                </c:pt>
                <c:pt idx="2">
                  <c:v>0</c:v>
                </c:pt>
                <c:pt idx="3">
                  <c:v>0</c:v>
                </c:pt>
                <c:pt idx="4">
                  <c:v>0</c:v>
                </c:pt>
                <c:pt idx="5">
                  <c:v>0</c:v>
                </c:pt>
                <c:pt idx="6">
                  <c:v>0</c:v>
                </c:pt>
                <c:pt idx="7">
                  <c:v>0</c:v>
                </c:pt>
                <c:pt idx="8">
                  <c:v>0</c:v>
                </c:pt>
              </c:numCache>
            </c:numRef>
          </c:val>
          <c:extLst>
            <c:ext xmlns:c16="http://schemas.microsoft.com/office/drawing/2014/chart" uri="{C3380CC4-5D6E-409C-BE32-E72D297353CC}">
              <c16:uniqueId val="{00000002-D35F-4117-A83A-ADBE5C137DD5}"/>
            </c:ext>
          </c:extLst>
        </c:ser>
        <c:dLbls>
          <c:showLegendKey val="0"/>
          <c:showVal val="0"/>
          <c:showCatName val="0"/>
          <c:showSerName val="0"/>
          <c:showPercent val="0"/>
          <c:showBubbleSize val="0"/>
        </c:dLbls>
        <c:gapWidth val="100"/>
        <c:overlap val="100"/>
        <c:axId val="481028223"/>
        <c:axId val="371021039"/>
      </c:barChart>
      <c:catAx>
        <c:axId val="481028223"/>
        <c:scaling>
          <c:orientation val="minMax"/>
        </c:scaling>
        <c:delete val="0"/>
        <c:axPos val="b"/>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crossAx val="371021039"/>
        <c:crosses val="autoZero"/>
        <c:auto val="1"/>
        <c:lblAlgn val="ctr"/>
        <c:lblOffset val="100"/>
        <c:noMultiLvlLbl val="0"/>
      </c:catAx>
      <c:valAx>
        <c:axId val="371021039"/>
        <c:scaling>
          <c:orientation val="minMax"/>
        </c:scaling>
        <c:delete val="0"/>
        <c:axPos val="l"/>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crossAx val="481028223"/>
        <c:crosses val="autoZero"/>
        <c:crossBetween val="between"/>
      </c:valAx>
      <c:spPr>
        <a:noFill/>
        <a:ln>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legend>
    <c:plotVisOnly val="1"/>
    <c:dispBlanksAs val="gap"/>
    <c:showDLblsOverMax val="0"/>
    <c:extLst/>
  </c:chart>
  <c:spPr>
    <a:solidFill>
      <a:schemeClr val="bg1"/>
    </a:solidFill>
    <a:ln w="9525" cap="flat" cmpd="sng" algn="ctr">
      <a:noFill/>
      <a:round/>
    </a:ln>
    <a:effectLst/>
  </c:spPr>
  <c:txPr>
    <a:bodyPr/>
    <a:lstStyle/>
    <a:p>
      <a:pPr>
        <a:defRPr b="1">
          <a:solidFill>
            <a:schemeClr val="tx1"/>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externalData r:id="rId4">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percentStacked"/>
        <c:varyColors val="0"/>
        <c:ser>
          <c:idx val="0"/>
          <c:order val="0"/>
          <c:tx>
            <c:strRef>
              <c:f>排放特征分析数据!$P$53</c:f>
              <c:strCache>
                <c:ptCount val="1"/>
                <c:pt idx="0">
                  <c:v>国1前</c:v>
                </c:pt>
              </c:strCache>
            </c:strRef>
          </c:tx>
          <c:spPr>
            <a:solidFill>
              <a:schemeClr val="accent1"/>
            </a:solidFill>
            <a:ln>
              <a:solidFill>
                <a:sysClr val="windowText" lastClr="000000"/>
              </a:solidFill>
            </a:ln>
            <a:effectLst/>
          </c:spPr>
          <c:invertIfNegative val="0"/>
          <c:cat>
            <c:strRef>
              <c:f>排放特征分析数据!$Q$52:$Y$52</c:f>
              <c:strCache>
                <c:ptCount val="9"/>
                <c:pt idx="0">
                  <c:v>SO2</c:v>
                </c:pt>
                <c:pt idx="1">
                  <c:v>NOx</c:v>
                </c:pt>
                <c:pt idx="2">
                  <c:v>CO</c:v>
                </c:pt>
                <c:pt idx="3">
                  <c:v>PM10</c:v>
                </c:pt>
                <c:pt idx="4">
                  <c:v>PM2.5</c:v>
                </c:pt>
                <c:pt idx="5">
                  <c:v>VOCs</c:v>
                </c:pt>
                <c:pt idx="6">
                  <c:v>NH3</c:v>
                </c:pt>
                <c:pt idx="7">
                  <c:v>BC</c:v>
                </c:pt>
                <c:pt idx="8">
                  <c:v>OC</c:v>
                </c:pt>
              </c:strCache>
            </c:strRef>
          </c:cat>
          <c:val>
            <c:numRef>
              <c:f>排放特征分析数据!$Q$53:$Y$53</c:f>
              <c:numCache>
                <c:formatCode>0.0</c:formatCode>
                <c:ptCount val="9"/>
                <c:pt idx="0">
                  <c:v>0</c:v>
                </c:pt>
                <c:pt idx="1">
                  <c:v>0</c:v>
                </c:pt>
                <c:pt idx="2">
                  <c:v>0</c:v>
                </c:pt>
                <c:pt idx="3">
                  <c:v>0</c:v>
                </c:pt>
                <c:pt idx="4">
                  <c:v>0</c:v>
                </c:pt>
                <c:pt idx="5">
                  <c:v>0</c:v>
                </c:pt>
                <c:pt idx="6">
                  <c:v>0</c:v>
                </c:pt>
                <c:pt idx="7">
                  <c:v>0</c:v>
                </c:pt>
                <c:pt idx="8">
                  <c:v>0</c:v>
                </c:pt>
              </c:numCache>
            </c:numRef>
          </c:val>
          <c:extLst>
            <c:ext xmlns:c16="http://schemas.microsoft.com/office/drawing/2014/chart" uri="{C3380CC4-5D6E-409C-BE32-E72D297353CC}">
              <c16:uniqueId val="{00000000-9AFD-4494-9462-105D74B09F3F}"/>
            </c:ext>
          </c:extLst>
        </c:ser>
        <c:ser>
          <c:idx val="1"/>
          <c:order val="1"/>
          <c:tx>
            <c:strRef>
              <c:f>排放特征分析数据!$P$54</c:f>
              <c:strCache>
                <c:ptCount val="1"/>
                <c:pt idx="0">
                  <c:v>国1</c:v>
                </c:pt>
              </c:strCache>
            </c:strRef>
          </c:tx>
          <c:spPr>
            <a:solidFill>
              <a:schemeClr val="accent2"/>
            </a:solidFill>
            <a:ln>
              <a:solidFill>
                <a:sysClr val="windowText" lastClr="000000"/>
              </a:solidFill>
            </a:ln>
            <a:effectLst/>
          </c:spPr>
          <c:invertIfNegative val="0"/>
          <c:cat>
            <c:strRef>
              <c:f>排放特征分析数据!$Q$52:$Y$52</c:f>
              <c:strCache>
                <c:ptCount val="9"/>
                <c:pt idx="0">
                  <c:v>SO2</c:v>
                </c:pt>
                <c:pt idx="1">
                  <c:v>NOx</c:v>
                </c:pt>
                <c:pt idx="2">
                  <c:v>CO</c:v>
                </c:pt>
                <c:pt idx="3">
                  <c:v>PM10</c:v>
                </c:pt>
                <c:pt idx="4">
                  <c:v>PM2.5</c:v>
                </c:pt>
                <c:pt idx="5">
                  <c:v>VOCs</c:v>
                </c:pt>
                <c:pt idx="6">
                  <c:v>NH3</c:v>
                </c:pt>
                <c:pt idx="7">
                  <c:v>BC</c:v>
                </c:pt>
                <c:pt idx="8">
                  <c:v>OC</c:v>
                </c:pt>
              </c:strCache>
            </c:strRef>
          </c:cat>
          <c:val>
            <c:numRef>
              <c:f>排放特征分析数据!$Q$54:$Y$54</c:f>
              <c:numCache>
                <c:formatCode>0.0</c:formatCode>
                <c:ptCount val="9"/>
                <c:pt idx="0">
                  <c:v>0</c:v>
                </c:pt>
                <c:pt idx="1">
                  <c:v>0</c:v>
                </c:pt>
                <c:pt idx="2">
                  <c:v>0</c:v>
                </c:pt>
                <c:pt idx="3">
                  <c:v>0</c:v>
                </c:pt>
                <c:pt idx="4">
                  <c:v>0</c:v>
                </c:pt>
                <c:pt idx="5">
                  <c:v>0</c:v>
                </c:pt>
                <c:pt idx="6">
                  <c:v>0</c:v>
                </c:pt>
                <c:pt idx="7">
                  <c:v>0</c:v>
                </c:pt>
                <c:pt idx="8">
                  <c:v>0</c:v>
                </c:pt>
              </c:numCache>
            </c:numRef>
          </c:val>
          <c:extLst>
            <c:ext xmlns:c16="http://schemas.microsoft.com/office/drawing/2014/chart" uri="{C3380CC4-5D6E-409C-BE32-E72D297353CC}">
              <c16:uniqueId val="{00000001-9AFD-4494-9462-105D74B09F3F}"/>
            </c:ext>
          </c:extLst>
        </c:ser>
        <c:ser>
          <c:idx val="2"/>
          <c:order val="2"/>
          <c:tx>
            <c:strRef>
              <c:f>排放特征分析数据!$P$55</c:f>
              <c:strCache>
                <c:ptCount val="1"/>
                <c:pt idx="0">
                  <c:v>国2</c:v>
                </c:pt>
              </c:strCache>
            </c:strRef>
          </c:tx>
          <c:spPr>
            <a:solidFill>
              <a:schemeClr val="accent3"/>
            </a:solidFill>
            <a:ln>
              <a:solidFill>
                <a:sysClr val="windowText" lastClr="000000"/>
              </a:solidFill>
            </a:ln>
            <a:effectLst/>
          </c:spPr>
          <c:invertIfNegative val="0"/>
          <c:cat>
            <c:strRef>
              <c:f>排放特征分析数据!$Q$52:$Y$52</c:f>
              <c:strCache>
                <c:ptCount val="9"/>
                <c:pt idx="0">
                  <c:v>SO2</c:v>
                </c:pt>
                <c:pt idx="1">
                  <c:v>NOx</c:v>
                </c:pt>
                <c:pt idx="2">
                  <c:v>CO</c:v>
                </c:pt>
                <c:pt idx="3">
                  <c:v>PM10</c:v>
                </c:pt>
                <c:pt idx="4">
                  <c:v>PM2.5</c:v>
                </c:pt>
                <c:pt idx="5">
                  <c:v>VOCs</c:v>
                </c:pt>
                <c:pt idx="6">
                  <c:v>NH3</c:v>
                </c:pt>
                <c:pt idx="7">
                  <c:v>BC</c:v>
                </c:pt>
                <c:pt idx="8">
                  <c:v>OC</c:v>
                </c:pt>
              </c:strCache>
            </c:strRef>
          </c:cat>
          <c:val>
            <c:numRef>
              <c:f>排放特征分析数据!$Q$55:$Y$55</c:f>
              <c:numCache>
                <c:formatCode>0.0</c:formatCode>
                <c:ptCount val="9"/>
                <c:pt idx="0">
                  <c:v>1.5E-3</c:v>
                </c:pt>
                <c:pt idx="1">
                  <c:v>0.21825</c:v>
                </c:pt>
                <c:pt idx="2">
                  <c:v>1.7490000000000001</c:v>
                </c:pt>
                <c:pt idx="3">
                  <c:v>6.0000000000000001E-3</c:v>
                </c:pt>
                <c:pt idx="4">
                  <c:v>5.2500000000000012E-3</c:v>
                </c:pt>
                <c:pt idx="5">
                  <c:v>0.22949999999999998</c:v>
                </c:pt>
                <c:pt idx="6">
                  <c:v>2.0999999999999999E-3</c:v>
                </c:pt>
                <c:pt idx="7">
                  <c:v>1.5E-3</c:v>
                </c:pt>
                <c:pt idx="8">
                  <c:v>1.5E-3</c:v>
                </c:pt>
              </c:numCache>
            </c:numRef>
          </c:val>
          <c:extLst>
            <c:ext xmlns:c16="http://schemas.microsoft.com/office/drawing/2014/chart" uri="{C3380CC4-5D6E-409C-BE32-E72D297353CC}">
              <c16:uniqueId val="{00000002-9AFD-4494-9462-105D74B09F3F}"/>
            </c:ext>
          </c:extLst>
        </c:ser>
        <c:ser>
          <c:idx val="3"/>
          <c:order val="3"/>
          <c:tx>
            <c:strRef>
              <c:f>排放特征分析数据!$P$56</c:f>
              <c:strCache>
                <c:ptCount val="1"/>
                <c:pt idx="0">
                  <c:v>国3</c:v>
                </c:pt>
              </c:strCache>
            </c:strRef>
          </c:tx>
          <c:spPr>
            <a:solidFill>
              <a:schemeClr val="accent4"/>
            </a:solidFill>
            <a:ln>
              <a:solidFill>
                <a:sysClr val="windowText" lastClr="000000"/>
              </a:solidFill>
            </a:ln>
            <a:effectLst/>
          </c:spPr>
          <c:invertIfNegative val="0"/>
          <c:cat>
            <c:strRef>
              <c:f>排放特征分析数据!$Q$52:$Y$52</c:f>
              <c:strCache>
                <c:ptCount val="9"/>
                <c:pt idx="0">
                  <c:v>SO2</c:v>
                </c:pt>
                <c:pt idx="1">
                  <c:v>NOx</c:v>
                </c:pt>
                <c:pt idx="2">
                  <c:v>CO</c:v>
                </c:pt>
                <c:pt idx="3">
                  <c:v>PM10</c:v>
                </c:pt>
                <c:pt idx="4">
                  <c:v>PM2.5</c:v>
                </c:pt>
                <c:pt idx="5">
                  <c:v>VOCs</c:v>
                </c:pt>
                <c:pt idx="6">
                  <c:v>NH3</c:v>
                </c:pt>
                <c:pt idx="7">
                  <c:v>BC</c:v>
                </c:pt>
                <c:pt idx="8">
                  <c:v>OC</c:v>
                </c:pt>
              </c:strCache>
            </c:strRef>
          </c:cat>
          <c:val>
            <c:numRef>
              <c:f>排放特征分析数据!$Q$56:$Y$56</c:f>
              <c:numCache>
                <c:formatCode>0.0</c:formatCode>
                <c:ptCount val="9"/>
                <c:pt idx="0">
                  <c:v>38.230500000000006</c:v>
                </c:pt>
                <c:pt idx="1">
                  <c:v>2165.4847500000001</c:v>
                </c:pt>
                <c:pt idx="2">
                  <c:v>761.87924999999996</c:v>
                </c:pt>
                <c:pt idx="3">
                  <c:v>73.730249999999998</c:v>
                </c:pt>
                <c:pt idx="4">
                  <c:v>65.537999999999997</c:v>
                </c:pt>
                <c:pt idx="5">
                  <c:v>109.23</c:v>
                </c:pt>
                <c:pt idx="6">
                  <c:v>4.6422749999999997</c:v>
                </c:pt>
                <c:pt idx="7">
                  <c:v>38.230500000000006</c:v>
                </c:pt>
                <c:pt idx="8">
                  <c:v>10.923000000000002</c:v>
                </c:pt>
              </c:numCache>
            </c:numRef>
          </c:val>
          <c:extLst>
            <c:ext xmlns:c16="http://schemas.microsoft.com/office/drawing/2014/chart" uri="{C3380CC4-5D6E-409C-BE32-E72D297353CC}">
              <c16:uniqueId val="{00000003-9AFD-4494-9462-105D74B09F3F}"/>
            </c:ext>
          </c:extLst>
        </c:ser>
        <c:ser>
          <c:idx val="4"/>
          <c:order val="4"/>
          <c:tx>
            <c:strRef>
              <c:f>排放特征分析数据!$P$57</c:f>
              <c:strCache>
                <c:ptCount val="1"/>
                <c:pt idx="0">
                  <c:v>国4</c:v>
                </c:pt>
              </c:strCache>
            </c:strRef>
          </c:tx>
          <c:spPr>
            <a:solidFill>
              <a:schemeClr val="accent5"/>
            </a:solidFill>
            <a:ln>
              <a:solidFill>
                <a:sysClr val="windowText" lastClr="000000"/>
              </a:solidFill>
            </a:ln>
            <a:effectLst/>
          </c:spPr>
          <c:invertIfNegative val="0"/>
          <c:cat>
            <c:strRef>
              <c:f>排放特征分析数据!$Q$52:$Y$52</c:f>
              <c:strCache>
                <c:ptCount val="9"/>
                <c:pt idx="0">
                  <c:v>SO2</c:v>
                </c:pt>
                <c:pt idx="1">
                  <c:v>NOx</c:v>
                </c:pt>
                <c:pt idx="2">
                  <c:v>CO</c:v>
                </c:pt>
                <c:pt idx="3">
                  <c:v>PM10</c:v>
                </c:pt>
                <c:pt idx="4">
                  <c:v>PM2.5</c:v>
                </c:pt>
                <c:pt idx="5">
                  <c:v>VOCs</c:v>
                </c:pt>
                <c:pt idx="6">
                  <c:v>NH3</c:v>
                </c:pt>
                <c:pt idx="7">
                  <c:v>BC</c:v>
                </c:pt>
                <c:pt idx="8">
                  <c:v>OC</c:v>
                </c:pt>
              </c:strCache>
            </c:strRef>
          </c:cat>
          <c:val>
            <c:numRef>
              <c:f>排放特征分析数据!$Q$57:$Y$57</c:f>
              <c:numCache>
                <c:formatCode>0.0</c:formatCode>
                <c:ptCount val="9"/>
                <c:pt idx="0">
                  <c:v>201.4845</c:v>
                </c:pt>
                <c:pt idx="1">
                  <c:v>7987.4212500000003</c:v>
                </c:pt>
                <c:pt idx="2">
                  <c:v>3166.1849999999999</c:v>
                </c:pt>
                <c:pt idx="3">
                  <c:v>215.87625</c:v>
                </c:pt>
                <c:pt idx="4">
                  <c:v>201.4845</c:v>
                </c:pt>
                <c:pt idx="5">
                  <c:v>287.83499999999998</c:v>
                </c:pt>
                <c:pt idx="6">
                  <c:v>24.465975</c:v>
                </c:pt>
                <c:pt idx="7">
                  <c:v>115.13400000000001</c:v>
                </c:pt>
                <c:pt idx="8">
                  <c:v>28.783500000000004</c:v>
                </c:pt>
              </c:numCache>
            </c:numRef>
          </c:val>
          <c:extLst>
            <c:ext xmlns:c16="http://schemas.microsoft.com/office/drawing/2014/chart" uri="{C3380CC4-5D6E-409C-BE32-E72D297353CC}">
              <c16:uniqueId val="{00000004-9AFD-4494-9462-105D74B09F3F}"/>
            </c:ext>
          </c:extLst>
        </c:ser>
        <c:ser>
          <c:idx val="5"/>
          <c:order val="5"/>
          <c:tx>
            <c:strRef>
              <c:f>排放特征分析数据!$P$58</c:f>
              <c:strCache>
                <c:ptCount val="1"/>
                <c:pt idx="0">
                  <c:v>国5</c:v>
                </c:pt>
              </c:strCache>
            </c:strRef>
          </c:tx>
          <c:spPr>
            <a:solidFill>
              <a:schemeClr val="accent6"/>
            </a:solidFill>
            <a:ln>
              <a:solidFill>
                <a:sysClr val="windowText" lastClr="000000"/>
              </a:solidFill>
            </a:ln>
            <a:effectLst/>
          </c:spPr>
          <c:invertIfNegative val="0"/>
          <c:cat>
            <c:strRef>
              <c:f>排放特征分析数据!$Q$52:$Y$52</c:f>
              <c:strCache>
                <c:ptCount val="9"/>
                <c:pt idx="0">
                  <c:v>SO2</c:v>
                </c:pt>
                <c:pt idx="1">
                  <c:v>NOx</c:v>
                </c:pt>
                <c:pt idx="2">
                  <c:v>CO</c:v>
                </c:pt>
                <c:pt idx="3">
                  <c:v>PM10</c:v>
                </c:pt>
                <c:pt idx="4">
                  <c:v>PM2.5</c:v>
                </c:pt>
                <c:pt idx="5">
                  <c:v>VOCs</c:v>
                </c:pt>
                <c:pt idx="6">
                  <c:v>NH3</c:v>
                </c:pt>
                <c:pt idx="7">
                  <c:v>BC</c:v>
                </c:pt>
                <c:pt idx="8">
                  <c:v>OC</c:v>
                </c:pt>
              </c:strCache>
            </c:strRef>
          </c:cat>
          <c:val>
            <c:numRef>
              <c:f>排放特征分析数据!$Q$58:$Y$58</c:f>
              <c:numCache>
                <c:formatCode>0.0</c:formatCode>
                <c:ptCount val="9"/>
                <c:pt idx="0">
                  <c:v>765.73350000000005</c:v>
                </c:pt>
                <c:pt idx="1">
                  <c:v>25816.157999999999</c:v>
                </c:pt>
                <c:pt idx="2">
                  <c:v>12032.955000000002</c:v>
                </c:pt>
                <c:pt idx="3">
                  <c:v>164.08574999999999</c:v>
                </c:pt>
                <c:pt idx="4">
                  <c:v>164.08574999999999</c:v>
                </c:pt>
                <c:pt idx="5">
                  <c:v>1093.905</c:v>
                </c:pt>
                <c:pt idx="6">
                  <c:v>92.981925000000004</c:v>
                </c:pt>
                <c:pt idx="7">
                  <c:v>109.3905</c:v>
                </c:pt>
                <c:pt idx="8">
                  <c:v>0</c:v>
                </c:pt>
              </c:numCache>
            </c:numRef>
          </c:val>
          <c:extLst>
            <c:ext xmlns:c16="http://schemas.microsoft.com/office/drawing/2014/chart" uri="{C3380CC4-5D6E-409C-BE32-E72D297353CC}">
              <c16:uniqueId val="{00000005-9AFD-4494-9462-105D74B09F3F}"/>
            </c:ext>
          </c:extLst>
        </c:ser>
        <c:ser>
          <c:idx val="6"/>
          <c:order val="6"/>
          <c:tx>
            <c:strRef>
              <c:f>排放特征分析数据!$P$59</c:f>
              <c:strCache>
                <c:ptCount val="1"/>
                <c:pt idx="0">
                  <c:v>国6</c:v>
                </c:pt>
              </c:strCache>
            </c:strRef>
          </c:tx>
          <c:spPr>
            <a:solidFill>
              <a:schemeClr val="accent1">
                <a:lumMod val="60000"/>
              </a:schemeClr>
            </a:solidFill>
            <a:ln>
              <a:solidFill>
                <a:sysClr val="windowText" lastClr="000000"/>
              </a:solidFill>
            </a:ln>
            <a:effectLst/>
          </c:spPr>
          <c:invertIfNegative val="0"/>
          <c:cat>
            <c:strRef>
              <c:f>排放特征分析数据!$Q$52:$Y$52</c:f>
              <c:strCache>
                <c:ptCount val="9"/>
                <c:pt idx="0">
                  <c:v>SO2</c:v>
                </c:pt>
                <c:pt idx="1">
                  <c:v>NOx</c:v>
                </c:pt>
                <c:pt idx="2">
                  <c:v>CO</c:v>
                </c:pt>
                <c:pt idx="3">
                  <c:v>PM10</c:v>
                </c:pt>
                <c:pt idx="4">
                  <c:v>PM2.5</c:v>
                </c:pt>
                <c:pt idx="5">
                  <c:v>VOCs</c:v>
                </c:pt>
                <c:pt idx="6">
                  <c:v>NH3</c:v>
                </c:pt>
                <c:pt idx="7">
                  <c:v>BC</c:v>
                </c:pt>
                <c:pt idx="8">
                  <c:v>OC</c:v>
                </c:pt>
              </c:strCache>
            </c:strRef>
          </c:cat>
          <c:val>
            <c:numRef>
              <c:f>排放特征分析数据!$Q$59:$Y$59</c:f>
              <c:numCache>
                <c:formatCode>0.0</c:formatCode>
                <c:ptCount val="9"/>
                <c:pt idx="0">
                  <c:v>0.3312392426850258</c:v>
                </c:pt>
                <c:pt idx="1">
                  <c:v>57.606824814787103</c:v>
                </c:pt>
                <c:pt idx="2">
                  <c:v>216.02559305545165</c:v>
                </c:pt>
                <c:pt idx="3">
                  <c:v>1.4401706203696778</c:v>
                </c:pt>
                <c:pt idx="4">
                  <c:v>1.4401706203696778</c:v>
                </c:pt>
                <c:pt idx="5">
                  <c:v>18.722218064805809</c:v>
                </c:pt>
                <c:pt idx="6">
                  <c:v>1.4401706203696778</c:v>
                </c:pt>
                <c:pt idx="7">
                  <c:v>0</c:v>
                </c:pt>
                <c:pt idx="8">
                  <c:v>0</c:v>
                </c:pt>
              </c:numCache>
            </c:numRef>
          </c:val>
          <c:extLst>
            <c:ext xmlns:c16="http://schemas.microsoft.com/office/drawing/2014/chart" uri="{C3380CC4-5D6E-409C-BE32-E72D297353CC}">
              <c16:uniqueId val="{00000006-9AFD-4494-9462-105D74B09F3F}"/>
            </c:ext>
          </c:extLst>
        </c:ser>
        <c:dLbls>
          <c:showLegendKey val="0"/>
          <c:showVal val="0"/>
          <c:showCatName val="0"/>
          <c:showSerName val="0"/>
          <c:showPercent val="0"/>
          <c:showBubbleSize val="0"/>
        </c:dLbls>
        <c:gapWidth val="100"/>
        <c:overlap val="100"/>
        <c:axId val="481028223"/>
        <c:axId val="371021039"/>
      </c:barChart>
      <c:catAx>
        <c:axId val="481028223"/>
        <c:scaling>
          <c:orientation val="minMax"/>
        </c:scaling>
        <c:delete val="0"/>
        <c:axPos val="b"/>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crossAx val="371021039"/>
        <c:crosses val="autoZero"/>
        <c:auto val="1"/>
        <c:lblAlgn val="ctr"/>
        <c:lblOffset val="100"/>
        <c:noMultiLvlLbl val="0"/>
      </c:catAx>
      <c:valAx>
        <c:axId val="371021039"/>
        <c:scaling>
          <c:orientation val="minMax"/>
        </c:scaling>
        <c:delete val="0"/>
        <c:axPos val="l"/>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crossAx val="481028223"/>
        <c:crosses val="autoZero"/>
        <c:crossBetween val="between"/>
      </c:valAx>
      <c:spPr>
        <a:noFill/>
        <a:ln>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legend>
    <c:plotVisOnly val="1"/>
    <c:dispBlanksAs val="gap"/>
    <c:showDLblsOverMax val="0"/>
    <c:extLst/>
  </c:chart>
  <c:spPr>
    <a:solidFill>
      <a:schemeClr val="bg1"/>
    </a:solidFill>
    <a:ln w="9525" cap="flat" cmpd="sng" algn="ctr">
      <a:noFill/>
      <a:round/>
    </a:ln>
    <a:effectLst/>
  </c:spPr>
  <c:txPr>
    <a:bodyPr/>
    <a:lstStyle/>
    <a:p>
      <a:pPr>
        <a:defRPr b="1">
          <a:solidFill>
            <a:schemeClr val="tx1"/>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externalData r:id="rId4">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percentStacked"/>
        <c:varyColors val="0"/>
        <c:ser>
          <c:idx val="0"/>
          <c:order val="0"/>
          <c:tx>
            <c:strRef>
              <c:f>排放源清单!$B$31</c:f>
              <c:strCache>
                <c:ptCount val="1"/>
                <c:pt idx="0">
                  <c:v>飞机</c:v>
                </c:pt>
              </c:strCache>
            </c:strRef>
          </c:tx>
          <c:spPr>
            <a:solidFill>
              <a:schemeClr val="accent1"/>
            </a:solidFill>
            <a:ln>
              <a:solidFill>
                <a:schemeClr val="tx1"/>
              </a:solidFill>
            </a:ln>
            <a:effectLst/>
          </c:spPr>
          <c:invertIfNegative val="0"/>
          <c:cat>
            <c:strRef>
              <c:f>排放源清单!$C$1:$L$1</c:f>
              <c:strCache>
                <c:ptCount val="8"/>
                <c:pt idx="0">
                  <c:v>SO2</c:v>
                </c:pt>
                <c:pt idx="1">
                  <c:v>NOx</c:v>
                </c:pt>
                <c:pt idx="2">
                  <c:v>CO</c:v>
                </c:pt>
                <c:pt idx="3">
                  <c:v>PM10</c:v>
                </c:pt>
                <c:pt idx="4">
                  <c:v>PM2.5</c:v>
                </c:pt>
                <c:pt idx="5">
                  <c:v>VOCs</c:v>
                </c:pt>
                <c:pt idx="6">
                  <c:v>BC</c:v>
                </c:pt>
                <c:pt idx="7">
                  <c:v>OC</c:v>
                </c:pt>
              </c:strCache>
            </c:strRef>
          </c:cat>
          <c:val>
            <c:numRef>
              <c:f>排放源清单!$C$31:$L$31</c:f>
              <c:numCache>
                <c:formatCode>0.0_);[Red]\(0.0\)</c:formatCode>
                <c:ptCount val="8"/>
                <c:pt idx="0">
                  <c:v>198.79067500000002</c:v>
                </c:pt>
                <c:pt idx="1">
                  <c:v>1933.31349</c:v>
                </c:pt>
                <c:pt idx="2">
                  <c:v>1084.7443400000002</c:v>
                </c:pt>
                <c:pt idx="3">
                  <c:v>58.865775999999997</c:v>
                </c:pt>
                <c:pt idx="4">
                  <c:v>57.775669037037034</c:v>
                </c:pt>
                <c:pt idx="5">
                  <c:v>318.06508000000002</c:v>
                </c:pt>
                <c:pt idx="6">
                  <c:v>32.703208888888888</c:v>
                </c:pt>
                <c:pt idx="7">
                  <c:v>10.90106962962963</c:v>
                </c:pt>
              </c:numCache>
            </c:numRef>
          </c:val>
          <c:extLst>
            <c:ext xmlns:c16="http://schemas.microsoft.com/office/drawing/2014/chart" uri="{C3380CC4-5D6E-409C-BE32-E72D297353CC}">
              <c16:uniqueId val="{00000000-49D7-4F38-BFC2-4DAB966696E1}"/>
            </c:ext>
          </c:extLst>
        </c:ser>
        <c:ser>
          <c:idx val="1"/>
          <c:order val="1"/>
          <c:tx>
            <c:strRef>
              <c:f>排放源清单!$B$32</c:f>
              <c:strCache>
                <c:ptCount val="1"/>
                <c:pt idx="0">
                  <c:v>船舶</c:v>
                </c:pt>
              </c:strCache>
            </c:strRef>
          </c:tx>
          <c:spPr>
            <a:solidFill>
              <a:schemeClr val="accent2"/>
            </a:solidFill>
            <a:ln>
              <a:solidFill>
                <a:schemeClr val="tx1"/>
              </a:solidFill>
            </a:ln>
            <a:effectLst/>
          </c:spPr>
          <c:invertIfNegative val="0"/>
          <c:cat>
            <c:strRef>
              <c:f>排放源清单!$C$1:$L$1</c:f>
              <c:strCache>
                <c:ptCount val="8"/>
                <c:pt idx="0">
                  <c:v>SO2</c:v>
                </c:pt>
                <c:pt idx="1">
                  <c:v>NOx</c:v>
                </c:pt>
                <c:pt idx="2">
                  <c:v>CO</c:v>
                </c:pt>
                <c:pt idx="3">
                  <c:v>PM10</c:v>
                </c:pt>
                <c:pt idx="4">
                  <c:v>PM2.5</c:v>
                </c:pt>
                <c:pt idx="5">
                  <c:v>VOCs</c:v>
                </c:pt>
                <c:pt idx="6">
                  <c:v>BC</c:v>
                </c:pt>
                <c:pt idx="7">
                  <c:v>OC</c:v>
                </c:pt>
              </c:strCache>
            </c:strRef>
          </c:cat>
          <c:val>
            <c:numRef>
              <c:f>排放源清单!$C$32:$L$32</c:f>
              <c:numCache>
                <c:formatCode>0.0_);[Red]\(0.0\)</c:formatCode>
                <c:ptCount val="8"/>
                <c:pt idx="0">
                  <c:v>1.2168490000000001</c:v>
                </c:pt>
                <c:pt idx="1">
                  <c:v>2896.1006200000002</c:v>
                </c:pt>
                <c:pt idx="2">
                  <c:v>1448.0503100000001</c:v>
                </c:pt>
                <c:pt idx="3">
                  <c:v>231.80973449999999</c:v>
                </c:pt>
                <c:pt idx="4">
                  <c:v>222.07494249999996</c:v>
                </c:pt>
                <c:pt idx="5">
                  <c:v>376.61476549999998</c:v>
                </c:pt>
                <c:pt idx="6">
                  <c:v>126.552296</c:v>
                </c:pt>
                <c:pt idx="7">
                  <c:v>40.156016999999999</c:v>
                </c:pt>
              </c:numCache>
            </c:numRef>
          </c:val>
          <c:extLst>
            <c:ext xmlns:c16="http://schemas.microsoft.com/office/drawing/2014/chart" uri="{C3380CC4-5D6E-409C-BE32-E72D297353CC}">
              <c16:uniqueId val="{00000001-49D7-4F38-BFC2-4DAB966696E1}"/>
            </c:ext>
          </c:extLst>
        </c:ser>
        <c:ser>
          <c:idx val="2"/>
          <c:order val="2"/>
          <c:tx>
            <c:strRef>
              <c:f>排放源清单!$B$33</c:f>
              <c:strCache>
                <c:ptCount val="1"/>
                <c:pt idx="0">
                  <c:v>港口机械</c:v>
                </c:pt>
              </c:strCache>
            </c:strRef>
          </c:tx>
          <c:spPr>
            <a:solidFill>
              <a:schemeClr val="accent3"/>
            </a:solidFill>
            <a:ln>
              <a:solidFill>
                <a:schemeClr val="tx1"/>
              </a:solidFill>
            </a:ln>
            <a:effectLst/>
          </c:spPr>
          <c:invertIfNegative val="0"/>
          <c:cat>
            <c:strRef>
              <c:f>排放源清单!$C$1:$L$1</c:f>
              <c:strCache>
                <c:ptCount val="8"/>
                <c:pt idx="0">
                  <c:v>SO2</c:v>
                </c:pt>
                <c:pt idx="1">
                  <c:v>NOx</c:v>
                </c:pt>
                <c:pt idx="2">
                  <c:v>CO</c:v>
                </c:pt>
                <c:pt idx="3">
                  <c:v>PM10</c:v>
                </c:pt>
                <c:pt idx="4">
                  <c:v>PM2.5</c:v>
                </c:pt>
                <c:pt idx="5">
                  <c:v>VOCs</c:v>
                </c:pt>
                <c:pt idx="6">
                  <c:v>BC</c:v>
                </c:pt>
                <c:pt idx="7">
                  <c:v>OC</c:v>
                </c:pt>
              </c:strCache>
            </c:strRef>
          </c:cat>
          <c:val>
            <c:numRef>
              <c:f>排放源清单!$C$33:$L$33</c:f>
              <c:numCache>
                <c:formatCode>0.0_);[Red]\(0.0\)</c:formatCode>
                <c:ptCount val="8"/>
                <c:pt idx="0">
                  <c:v>0.22847999999999863</c:v>
                </c:pt>
                <c:pt idx="1">
                  <c:v>10.702655999999999</c:v>
                </c:pt>
                <c:pt idx="2">
                  <c:v>3.4990079999999999</c:v>
                </c:pt>
                <c:pt idx="3">
                  <c:v>0.68217599999999989</c:v>
                </c:pt>
                <c:pt idx="4">
                  <c:v>0.68217599999999989</c:v>
                </c:pt>
                <c:pt idx="5">
                  <c:v>1.1064959999999999</c:v>
                </c:pt>
                <c:pt idx="6">
                  <c:v>0.38932091678818026</c:v>
                </c:pt>
                <c:pt idx="7">
                  <c:v>0.12220090881654598</c:v>
                </c:pt>
              </c:numCache>
            </c:numRef>
          </c:val>
          <c:extLst>
            <c:ext xmlns:c16="http://schemas.microsoft.com/office/drawing/2014/chart" uri="{C3380CC4-5D6E-409C-BE32-E72D297353CC}">
              <c16:uniqueId val="{00000002-49D7-4F38-BFC2-4DAB966696E1}"/>
            </c:ext>
          </c:extLst>
        </c:ser>
        <c:ser>
          <c:idx val="3"/>
          <c:order val="3"/>
          <c:tx>
            <c:strRef>
              <c:f>排放源清单!$B$34</c:f>
              <c:strCache>
                <c:ptCount val="1"/>
                <c:pt idx="0">
                  <c:v>工程机械</c:v>
                </c:pt>
              </c:strCache>
            </c:strRef>
          </c:tx>
          <c:spPr>
            <a:solidFill>
              <a:schemeClr val="accent4"/>
            </a:solidFill>
            <a:ln>
              <a:solidFill>
                <a:schemeClr val="tx1"/>
              </a:solidFill>
            </a:ln>
            <a:effectLst/>
          </c:spPr>
          <c:invertIfNegative val="0"/>
          <c:cat>
            <c:strRef>
              <c:f>排放源清单!$C$1:$L$1</c:f>
              <c:strCache>
                <c:ptCount val="8"/>
                <c:pt idx="0">
                  <c:v>SO2</c:v>
                </c:pt>
                <c:pt idx="1">
                  <c:v>NOx</c:v>
                </c:pt>
                <c:pt idx="2">
                  <c:v>CO</c:v>
                </c:pt>
                <c:pt idx="3">
                  <c:v>PM10</c:v>
                </c:pt>
                <c:pt idx="4">
                  <c:v>PM2.5</c:v>
                </c:pt>
                <c:pt idx="5">
                  <c:v>VOCs</c:v>
                </c:pt>
                <c:pt idx="6">
                  <c:v>BC</c:v>
                </c:pt>
                <c:pt idx="7">
                  <c:v>OC</c:v>
                </c:pt>
              </c:strCache>
            </c:strRef>
          </c:cat>
          <c:val>
            <c:numRef>
              <c:f>排放源清单!$C$34:$L$34</c:f>
              <c:numCache>
                <c:formatCode>0.0_);[Red]\(0.0\)</c:formatCode>
                <c:ptCount val="8"/>
                <c:pt idx="0">
                  <c:v>47.694548489138079</c:v>
                </c:pt>
                <c:pt idx="1">
                  <c:v>2233.0122688490305</c:v>
                </c:pt>
                <c:pt idx="2">
                  <c:v>1201.7385716108424</c:v>
                </c:pt>
                <c:pt idx="3">
                  <c:v>147.85506237896016</c:v>
                </c:pt>
                <c:pt idx="4">
                  <c:v>147.85506237896016</c:v>
                </c:pt>
                <c:pt idx="5">
                  <c:v>503.07958373149904</c:v>
                </c:pt>
                <c:pt idx="6">
                  <c:v>84.381550270238705</c:v>
                </c:pt>
                <c:pt idx="7">
                  <c:v>26.485867277412328</c:v>
                </c:pt>
              </c:numCache>
            </c:numRef>
          </c:val>
          <c:extLst>
            <c:ext xmlns:c16="http://schemas.microsoft.com/office/drawing/2014/chart" uri="{C3380CC4-5D6E-409C-BE32-E72D297353CC}">
              <c16:uniqueId val="{00000003-49D7-4F38-BFC2-4DAB966696E1}"/>
            </c:ext>
          </c:extLst>
        </c:ser>
        <c:ser>
          <c:idx val="4"/>
          <c:order val="4"/>
          <c:tx>
            <c:strRef>
              <c:f>排放源清单!$B$35</c:f>
              <c:strCache>
                <c:ptCount val="1"/>
                <c:pt idx="0">
                  <c:v>农业机械</c:v>
                </c:pt>
              </c:strCache>
            </c:strRef>
          </c:tx>
          <c:spPr>
            <a:solidFill>
              <a:schemeClr val="accent5"/>
            </a:solidFill>
            <a:ln>
              <a:solidFill>
                <a:schemeClr val="tx1"/>
              </a:solidFill>
            </a:ln>
            <a:effectLst/>
          </c:spPr>
          <c:invertIfNegative val="0"/>
          <c:cat>
            <c:strRef>
              <c:f>排放源清单!$C$1:$L$1</c:f>
              <c:strCache>
                <c:ptCount val="8"/>
                <c:pt idx="0">
                  <c:v>SO2</c:v>
                </c:pt>
                <c:pt idx="1">
                  <c:v>NOx</c:v>
                </c:pt>
                <c:pt idx="2">
                  <c:v>CO</c:v>
                </c:pt>
                <c:pt idx="3">
                  <c:v>PM10</c:v>
                </c:pt>
                <c:pt idx="4">
                  <c:v>PM2.5</c:v>
                </c:pt>
                <c:pt idx="5">
                  <c:v>VOCs</c:v>
                </c:pt>
                <c:pt idx="6">
                  <c:v>BC</c:v>
                </c:pt>
                <c:pt idx="7">
                  <c:v>OC</c:v>
                </c:pt>
              </c:strCache>
            </c:strRef>
          </c:cat>
          <c:val>
            <c:numRef>
              <c:f>排放源清单!$C$35:$L$35</c:f>
              <c:numCache>
                <c:formatCode>0.0_);[Red]\(0.0\)</c:formatCode>
                <c:ptCount val="8"/>
                <c:pt idx="0">
                  <c:v>2.968</c:v>
                </c:pt>
                <c:pt idx="1">
                  <c:v>148.56960000000001</c:v>
                </c:pt>
                <c:pt idx="2">
                  <c:v>46.385599999999997</c:v>
                </c:pt>
                <c:pt idx="3">
                  <c:v>7.3776000000000002</c:v>
                </c:pt>
                <c:pt idx="4">
                  <c:v>7.3776000000000002</c:v>
                </c:pt>
                <c:pt idx="5">
                  <c:v>14.288800000000002</c:v>
                </c:pt>
                <c:pt idx="6">
                  <c:v>4.2104295602549477</c:v>
                </c:pt>
                <c:pt idx="7">
                  <c:v>1.3215789252113086</c:v>
                </c:pt>
              </c:numCache>
            </c:numRef>
          </c:val>
          <c:extLst>
            <c:ext xmlns:c16="http://schemas.microsoft.com/office/drawing/2014/chart" uri="{C3380CC4-5D6E-409C-BE32-E72D297353CC}">
              <c16:uniqueId val="{00000004-49D7-4F38-BFC2-4DAB966696E1}"/>
            </c:ext>
          </c:extLst>
        </c:ser>
        <c:dLbls>
          <c:showLegendKey val="0"/>
          <c:showVal val="0"/>
          <c:showCatName val="0"/>
          <c:showSerName val="0"/>
          <c:showPercent val="0"/>
          <c:showBubbleSize val="0"/>
        </c:dLbls>
        <c:gapWidth val="100"/>
        <c:overlap val="100"/>
        <c:axId val="481028223"/>
        <c:axId val="371021039"/>
      </c:barChart>
      <c:catAx>
        <c:axId val="481028223"/>
        <c:scaling>
          <c:orientation val="minMax"/>
        </c:scaling>
        <c:delete val="0"/>
        <c:axPos val="b"/>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crossAx val="371021039"/>
        <c:crosses val="autoZero"/>
        <c:auto val="1"/>
        <c:lblAlgn val="ctr"/>
        <c:lblOffset val="100"/>
        <c:noMultiLvlLbl val="0"/>
      </c:catAx>
      <c:valAx>
        <c:axId val="371021039"/>
        <c:scaling>
          <c:orientation val="minMax"/>
        </c:scaling>
        <c:delete val="0"/>
        <c:axPos val="l"/>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crossAx val="481028223"/>
        <c:crosses val="autoZero"/>
        <c:crossBetween val="between"/>
      </c:valAx>
      <c:spPr>
        <a:noFill/>
        <a:ln>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b="1">
          <a:solidFill>
            <a:schemeClr val="tx1"/>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排放源清单!$AB$1</c:f>
              <c:strCache>
                <c:ptCount val="1"/>
                <c:pt idx="0">
                  <c:v>SO2</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375B-4B65-B480-0C7E96373F7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375B-4B65-B480-0C7E96373F7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375B-4B65-B480-0C7E96373F7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375B-4B65-B480-0C7E96373F77}"/>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375B-4B65-B480-0C7E96373F77}"/>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375B-4B65-B480-0C7E96373F77}"/>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375B-4B65-B480-0C7E96373F77}"/>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375B-4B65-B480-0C7E96373F77}"/>
              </c:ext>
            </c:extLst>
          </c:dPt>
          <c:dLbls>
            <c:dLbl>
              <c:idx val="0"/>
              <c:layout>
                <c:manualLayout>
                  <c:x val="7.0090819292749587E-2"/>
                  <c:y val="7.9715477066470447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375B-4B65-B480-0C7E96373F77}"/>
                </c:ext>
              </c:extLst>
            </c:dLbl>
            <c:dLbl>
              <c:idx val="6"/>
              <c:numFmt formatCode="0.00%" sourceLinked="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Times New Roman" panose="02020603050405020304" pitchFamily="18" charset="0"/>
                      <a:ea typeface="宋体" panose="02010600030101010101" pitchFamily="2" charset="-122"/>
                      <a:cs typeface="+mn-cs"/>
                    </a:defRPr>
                  </a:pPr>
                  <a:endParaRPr lang="zh-CN"/>
                </a:p>
              </c:txPr>
              <c:dLblPos val="bestFit"/>
              <c:showLegendKey val="0"/>
              <c:showVal val="0"/>
              <c:showCatName val="1"/>
              <c:showSerName val="0"/>
              <c:showPercent val="1"/>
              <c:showBubbleSize val="0"/>
              <c:extLst>
                <c:ext xmlns:c16="http://schemas.microsoft.com/office/drawing/2014/chart" uri="{C3380CC4-5D6E-409C-BE32-E72D297353CC}">
                  <c16:uniqueId val="{0000000D-375B-4B65-B480-0C7E96373F77}"/>
                </c:ext>
              </c:extLst>
            </c:dLbl>
            <c:numFmt formatCode="0.0%" sourceLinked="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Times New Roman" panose="02020603050405020304" pitchFamily="18" charset="0"/>
                    <a:ea typeface="宋体" panose="02010600030101010101" pitchFamily="2" charset="-122"/>
                    <a:cs typeface="+mn-cs"/>
                  </a:defRPr>
                </a:pPr>
                <a:endParaRPr lang="zh-CN"/>
              </a:p>
            </c:txPr>
            <c:dLblPos val="bestFit"/>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排放源清单!$AA$2:$AA$9</c:f>
              <c:strCache>
                <c:ptCount val="8"/>
                <c:pt idx="0">
                  <c:v>电力、热力生产和供应业</c:v>
                </c:pt>
                <c:pt idx="1">
                  <c:v>化学纤维制造业</c:v>
                </c:pt>
                <c:pt idx="2">
                  <c:v>纺织业</c:v>
                </c:pt>
                <c:pt idx="3">
                  <c:v>其他行业</c:v>
                </c:pt>
                <c:pt idx="4">
                  <c:v>道路移动源</c:v>
                </c:pt>
                <c:pt idx="5">
                  <c:v>非道路移动源</c:v>
                </c:pt>
                <c:pt idx="6">
                  <c:v>生物质燃烧源</c:v>
                </c:pt>
                <c:pt idx="7">
                  <c:v>其他排放源</c:v>
                </c:pt>
              </c:strCache>
            </c:strRef>
          </c:cat>
          <c:val>
            <c:numRef>
              <c:f>排放源清单!$AB$2:$AB$9</c:f>
              <c:numCache>
                <c:formatCode>0.00</c:formatCode>
                <c:ptCount val="8"/>
                <c:pt idx="0">
                  <c:v>184.63282564932001</c:v>
                </c:pt>
                <c:pt idx="1">
                  <c:v>191.89731257025954</c:v>
                </c:pt>
                <c:pt idx="2">
                  <c:v>96.241773446765237</c:v>
                </c:pt>
                <c:pt idx="3">
                  <c:v>155.91572259431331</c:v>
                </c:pt>
                <c:pt idx="4">
                  <c:v>338.35777045900238</c:v>
                </c:pt>
                <c:pt idx="5">
                  <c:v>250.89855248913807</c:v>
                </c:pt>
                <c:pt idx="6">
                  <c:v>1.8275730999999986</c:v>
                </c:pt>
                <c:pt idx="7">
                  <c:v>78.737342840855803</c:v>
                </c:pt>
              </c:numCache>
            </c:numRef>
          </c:val>
          <c:extLst>
            <c:ext xmlns:c16="http://schemas.microsoft.com/office/drawing/2014/chart" uri="{C3380CC4-5D6E-409C-BE32-E72D297353CC}">
              <c16:uniqueId val="{00000014-375B-4B65-B480-0C7E96373F77}"/>
            </c:ext>
          </c:extLst>
        </c:ser>
        <c:dLbls>
          <c:showLegendKey val="0"/>
          <c:showVal val="0"/>
          <c:showCatName val="0"/>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7741131897968229"/>
          <c:y val="5.0925925925925923E-2"/>
          <c:w val="0.46103858910340612"/>
          <c:h val="0.84408792650918651"/>
        </c:manualLayout>
      </c:layout>
      <c:barChart>
        <c:barDir val="col"/>
        <c:grouping val="percentStacked"/>
        <c:varyColors val="0"/>
        <c:ser>
          <c:idx val="0"/>
          <c:order val="0"/>
          <c:tx>
            <c:strRef>
              <c:f>排放源清单!$O$48</c:f>
              <c:strCache>
                <c:ptCount val="1"/>
                <c:pt idx="0">
                  <c:v>道路扬尘</c:v>
                </c:pt>
              </c:strCache>
            </c:strRef>
          </c:tx>
          <c:spPr>
            <a:solidFill>
              <a:schemeClr val="accent1"/>
            </a:solidFill>
            <a:ln>
              <a:solidFill>
                <a:sysClr val="windowText" lastClr="000000"/>
              </a:solidFill>
            </a:ln>
            <a:effectLst/>
          </c:spPr>
          <c:invertIfNegative val="0"/>
          <c:cat>
            <c:strRef>
              <c:f>排放源清单!$P$47:$Q$47</c:f>
              <c:strCache>
                <c:ptCount val="2"/>
                <c:pt idx="0">
                  <c:v>PM10</c:v>
                </c:pt>
                <c:pt idx="1">
                  <c:v>PM2.5</c:v>
                </c:pt>
              </c:strCache>
            </c:strRef>
          </c:cat>
          <c:val>
            <c:numRef>
              <c:f>排放源清单!$P$48:$Q$48</c:f>
              <c:numCache>
                <c:formatCode>General</c:formatCode>
                <c:ptCount val="2"/>
                <c:pt idx="0">
                  <c:v>3953.6</c:v>
                </c:pt>
                <c:pt idx="1">
                  <c:v>1008.2</c:v>
                </c:pt>
              </c:numCache>
            </c:numRef>
          </c:val>
          <c:extLst>
            <c:ext xmlns:c16="http://schemas.microsoft.com/office/drawing/2014/chart" uri="{C3380CC4-5D6E-409C-BE32-E72D297353CC}">
              <c16:uniqueId val="{00000000-6624-400D-9B0C-B194F7543915}"/>
            </c:ext>
          </c:extLst>
        </c:ser>
        <c:ser>
          <c:idx val="1"/>
          <c:order val="1"/>
          <c:tx>
            <c:strRef>
              <c:f>排放源清单!$O$49</c:f>
              <c:strCache>
                <c:ptCount val="1"/>
                <c:pt idx="0">
                  <c:v>施工扬尘</c:v>
                </c:pt>
              </c:strCache>
            </c:strRef>
          </c:tx>
          <c:spPr>
            <a:solidFill>
              <a:schemeClr val="accent2"/>
            </a:solidFill>
            <a:ln>
              <a:solidFill>
                <a:sysClr val="windowText" lastClr="000000"/>
              </a:solidFill>
            </a:ln>
            <a:effectLst/>
          </c:spPr>
          <c:invertIfNegative val="0"/>
          <c:cat>
            <c:strRef>
              <c:f>排放源清单!$P$47:$Q$47</c:f>
              <c:strCache>
                <c:ptCount val="2"/>
                <c:pt idx="0">
                  <c:v>PM10</c:v>
                </c:pt>
                <c:pt idx="1">
                  <c:v>PM2.5</c:v>
                </c:pt>
              </c:strCache>
            </c:strRef>
          </c:cat>
          <c:val>
            <c:numRef>
              <c:f>排放源清单!$P$49:$Q$49</c:f>
              <c:numCache>
                <c:formatCode>General</c:formatCode>
                <c:ptCount val="2"/>
                <c:pt idx="0">
                  <c:v>21947.599999999999</c:v>
                </c:pt>
                <c:pt idx="1">
                  <c:v>6200</c:v>
                </c:pt>
              </c:numCache>
            </c:numRef>
          </c:val>
          <c:extLst>
            <c:ext xmlns:c16="http://schemas.microsoft.com/office/drawing/2014/chart" uri="{C3380CC4-5D6E-409C-BE32-E72D297353CC}">
              <c16:uniqueId val="{00000001-6624-400D-9B0C-B194F7543915}"/>
            </c:ext>
          </c:extLst>
        </c:ser>
        <c:ser>
          <c:idx val="2"/>
          <c:order val="2"/>
          <c:tx>
            <c:strRef>
              <c:f>排放源清单!$O$50</c:f>
              <c:strCache>
                <c:ptCount val="1"/>
                <c:pt idx="0">
                  <c:v>堆场扬尘</c:v>
                </c:pt>
              </c:strCache>
            </c:strRef>
          </c:tx>
          <c:spPr>
            <a:solidFill>
              <a:schemeClr val="accent3"/>
            </a:solidFill>
            <a:ln>
              <a:solidFill>
                <a:sysClr val="windowText" lastClr="000000"/>
              </a:solidFill>
            </a:ln>
            <a:effectLst/>
          </c:spPr>
          <c:invertIfNegative val="0"/>
          <c:cat>
            <c:strRef>
              <c:f>排放源清单!$P$47:$Q$47</c:f>
              <c:strCache>
                <c:ptCount val="2"/>
                <c:pt idx="0">
                  <c:v>PM10</c:v>
                </c:pt>
                <c:pt idx="1">
                  <c:v>PM2.5</c:v>
                </c:pt>
              </c:strCache>
            </c:strRef>
          </c:cat>
          <c:val>
            <c:numRef>
              <c:f>排放源清单!$P$50:$Q$50</c:f>
              <c:numCache>
                <c:formatCode>General</c:formatCode>
                <c:ptCount val="2"/>
                <c:pt idx="0">
                  <c:v>328.3</c:v>
                </c:pt>
                <c:pt idx="1">
                  <c:v>97.5</c:v>
                </c:pt>
              </c:numCache>
            </c:numRef>
          </c:val>
          <c:extLst>
            <c:ext xmlns:c16="http://schemas.microsoft.com/office/drawing/2014/chart" uri="{C3380CC4-5D6E-409C-BE32-E72D297353CC}">
              <c16:uniqueId val="{00000002-6624-400D-9B0C-B194F7543915}"/>
            </c:ext>
          </c:extLst>
        </c:ser>
        <c:ser>
          <c:idx val="3"/>
          <c:order val="3"/>
          <c:tx>
            <c:strRef>
              <c:f>排放源清单!$O$51</c:f>
              <c:strCache>
                <c:ptCount val="1"/>
                <c:pt idx="0">
                  <c:v>土壤扬尘</c:v>
                </c:pt>
              </c:strCache>
            </c:strRef>
          </c:tx>
          <c:spPr>
            <a:solidFill>
              <a:schemeClr val="accent4"/>
            </a:solidFill>
            <a:ln>
              <a:solidFill>
                <a:sysClr val="windowText" lastClr="000000"/>
              </a:solidFill>
            </a:ln>
            <a:effectLst/>
          </c:spPr>
          <c:invertIfNegative val="0"/>
          <c:cat>
            <c:strRef>
              <c:f>排放源清单!$P$47:$Q$47</c:f>
              <c:strCache>
                <c:ptCount val="2"/>
                <c:pt idx="0">
                  <c:v>PM10</c:v>
                </c:pt>
                <c:pt idx="1">
                  <c:v>PM2.5</c:v>
                </c:pt>
              </c:strCache>
            </c:strRef>
          </c:cat>
          <c:val>
            <c:numRef>
              <c:f>排放源清单!$P$51:$Q$51</c:f>
              <c:numCache>
                <c:formatCode>General</c:formatCode>
                <c:ptCount val="2"/>
                <c:pt idx="0">
                  <c:v>1022</c:v>
                </c:pt>
                <c:pt idx="1">
                  <c:v>28.7</c:v>
                </c:pt>
              </c:numCache>
            </c:numRef>
          </c:val>
          <c:extLst>
            <c:ext xmlns:c16="http://schemas.microsoft.com/office/drawing/2014/chart" uri="{C3380CC4-5D6E-409C-BE32-E72D297353CC}">
              <c16:uniqueId val="{00000003-6624-400D-9B0C-B194F7543915}"/>
            </c:ext>
          </c:extLst>
        </c:ser>
        <c:dLbls>
          <c:showLegendKey val="0"/>
          <c:showVal val="0"/>
          <c:showCatName val="0"/>
          <c:showSerName val="0"/>
          <c:showPercent val="0"/>
          <c:showBubbleSize val="0"/>
        </c:dLbls>
        <c:gapWidth val="100"/>
        <c:overlap val="100"/>
        <c:axId val="481028223"/>
        <c:axId val="371021039"/>
      </c:barChart>
      <c:catAx>
        <c:axId val="481028223"/>
        <c:scaling>
          <c:orientation val="minMax"/>
        </c:scaling>
        <c:delete val="0"/>
        <c:axPos val="b"/>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crossAx val="371021039"/>
        <c:crosses val="autoZero"/>
        <c:auto val="1"/>
        <c:lblAlgn val="ctr"/>
        <c:lblOffset val="100"/>
        <c:noMultiLvlLbl val="0"/>
      </c:catAx>
      <c:valAx>
        <c:axId val="371021039"/>
        <c:scaling>
          <c:orientation val="minMax"/>
        </c:scaling>
        <c:delete val="0"/>
        <c:axPos val="l"/>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crossAx val="481028223"/>
        <c:crosses val="autoZero"/>
        <c:crossBetween val="between"/>
      </c:valAx>
      <c:spPr>
        <a:noFill/>
        <a:ln>
          <a:solidFill>
            <a:schemeClr val="tx1"/>
          </a:solidFill>
        </a:ln>
        <a:effectLst/>
      </c:spPr>
    </c:plotArea>
    <c:legend>
      <c:legendPos val="b"/>
      <c:layout>
        <c:manualLayout>
          <c:xMode val="edge"/>
          <c:yMode val="edge"/>
          <c:x val="0.6663241715078374"/>
          <c:y val="0.14877150772820064"/>
          <c:w val="0.23747778074656692"/>
          <c:h val="0.6475247885680957"/>
        </c:manualLayout>
      </c:layout>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legend>
    <c:plotVisOnly val="1"/>
    <c:dispBlanksAs val="gap"/>
    <c:showDLblsOverMax val="0"/>
    <c:extLst/>
  </c:chart>
  <c:spPr>
    <a:solidFill>
      <a:schemeClr val="bg1"/>
    </a:solidFill>
    <a:ln w="9525" cap="flat" cmpd="sng" algn="ctr">
      <a:noFill/>
      <a:round/>
    </a:ln>
    <a:effectLst/>
  </c:spPr>
  <c:txPr>
    <a:bodyPr/>
    <a:lstStyle/>
    <a:p>
      <a:pPr>
        <a:defRPr b="1">
          <a:solidFill>
            <a:schemeClr val="tx1"/>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externalData r:id="rId4">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tx>
            <c:strRef>
              <c:f>排放源清单!$P$56</c:f>
              <c:strCache>
                <c:ptCount val="1"/>
                <c:pt idx="0">
                  <c:v>VOCs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2D7B-4ACD-A873-0A4DF82B553F}"/>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2D7B-4ACD-A873-0A4DF82B553F}"/>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2D7B-4ACD-A873-0A4DF82B553F}"/>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2D7B-4ACD-A873-0A4DF82B553F}"/>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2D7B-4ACD-A873-0A4DF82B553F}"/>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2D7B-4ACD-A873-0A4DF82B553F}"/>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2D7B-4ACD-A873-0A4DF82B553F}"/>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2D7B-4ACD-A873-0A4DF82B553F}"/>
              </c:ext>
            </c:extLst>
          </c:dPt>
          <c:dLbls>
            <c:dLbl>
              <c:idx val="1"/>
              <c:layout>
                <c:manualLayout>
                  <c:x val="1.5856080489938758E-2"/>
                  <c:y val="-9.7548222657138917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2D7B-4ACD-A873-0A4DF82B553F}"/>
                </c:ext>
              </c:extLst>
            </c:dLbl>
            <c:dLbl>
              <c:idx val="2"/>
              <c:layout>
                <c:manualLayout>
                  <c:x val="7.1894247594050636E-2"/>
                  <c:y val="-1.3021164261981704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2D7B-4ACD-A873-0A4DF82B553F}"/>
                </c:ext>
              </c:extLst>
            </c:dLbl>
            <c:dLbl>
              <c:idx val="3"/>
              <c:layout>
                <c:manualLayout>
                  <c:x val="3.1168525809273841E-2"/>
                  <c:y val="0.10712739520276737"/>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2D7B-4ACD-A873-0A4DF82B553F}"/>
                </c:ext>
              </c:extLst>
            </c:dLbl>
            <c:numFmt formatCode="0.0%" sourceLinked="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Times New Roman" panose="02020603050405020304" pitchFamily="18" charset="0"/>
                    <a:ea typeface="宋体" panose="02010600030101010101" pitchFamily="2" charset="-122"/>
                    <a:cs typeface="+mn-cs"/>
                  </a:defRPr>
                </a:pPr>
                <a:endParaRPr lang="zh-CN"/>
              </a:p>
            </c:txPr>
            <c:dLblPos val="bestFit"/>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排放源清单!$O$57:$O$63</c:f>
              <c:strCache>
                <c:ptCount val="7"/>
                <c:pt idx="0">
                  <c:v>建筑涂料使用</c:v>
                </c:pt>
                <c:pt idx="1">
                  <c:v>家用溶剂使用</c:v>
                </c:pt>
                <c:pt idx="2">
                  <c:v>去污脱脂</c:v>
                </c:pt>
                <c:pt idx="3">
                  <c:v>干洗</c:v>
                </c:pt>
                <c:pt idx="4">
                  <c:v>沥青铺路</c:v>
                </c:pt>
                <c:pt idx="5">
                  <c:v>农药使用</c:v>
                </c:pt>
                <c:pt idx="6">
                  <c:v>汽车维修</c:v>
                </c:pt>
              </c:strCache>
            </c:strRef>
          </c:cat>
          <c:val>
            <c:numRef>
              <c:f>排放源清单!$P$57:$P$63</c:f>
              <c:numCache>
                <c:formatCode>General</c:formatCode>
                <c:ptCount val="7"/>
                <c:pt idx="0">
                  <c:v>1074.2812083000001</c:v>
                </c:pt>
                <c:pt idx="1">
                  <c:v>201.6</c:v>
                </c:pt>
                <c:pt idx="2">
                  <c:v>88.704000000000008</c:v>
                </c:pt>
                <c:pt idx="3">
                  <c:v>40.32</c:v>
                </c:pt>
                <c:pt idx="4">
                  <c:v>2707.8922597777782</c:v>
                </c:pt>
                <c:pt idx="5">
                  <c:v>406.62443967479669</c:v>
                </c:pt>
                <c:pt idx="6">
                  <c:v>114.4013916383266</c:v>
                </c:pt>
              </c:numCache>
            </c:numRef>
          </c:val>
          <c:extLst>
            <c:ext xmlns:c16="http://schemas.microsoft.com/office/drawing/2014/chart" uri="{C3380CC4-5D6E-409C-BE32-E72D297353CC}">
              <c16:uniqueId val="{00000010-2D7B-4ACD-A873-0A4DF82B553F}"/>
            </c:ext>
          </c:extLst>
        </c:ser>
        <c:dLbls>
          <c:showLegendKey val="0"/>
          <c:showVal val="0"/>
          <c:showCatName val="0"/>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4">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258092738407699"/>
          <c:y val="5.0808314087759814E-2"/>
          <c:w val="0.78194925634295709"/>
          <c:h val="0.75151422681161395"/>
        </c:manualLayout>
      </c:layout>
      <c:barChart>
        <c:barDir val="col"/>
        <c:grouping val="stacked"/>
        <c:varyColors val="0"/>
        <c:ser>
          <c:idx val="0"/>
          <c:order val="0"/>
          <c:tx>
            <c:strRef>
              <c:f>镇街排放量!$D$1</c:f>
              <c:strCache>
                <c:ptCount val="1"/>
                <c:pt idx="0">
                  <c:v>汽油</c:v>
                </c:pt>
              </c:strCache>
            </c:strRef>
          </c:tx>
          <c:spPr>
            <a:solidFill>
              <a:schemeClr val="accent1"/>
            </a:solidFill>
            <a:ln>
              <a:solidFill>
                <a:schemeClr val="tx1"/>
              </a:solidFill>
            </a:ln>
            <a:effectLst/>
          </c:spPr>
          <c:invertIfNegative val="0"/>
          <c:cat>
            <c:strRef>
              <c:f>镇街排放量!$B$2:$B$27</c:f>
              <c:strCache>
                <c:ptCount val="26"/>
                <c:pt idx="0">
                  <c:v>新塘</c:v>
                </c:pt>
                <c:pt idx="1">
                  <c:v>宁围</c:v>
                </c:pt>
                <c:pt idx="2">
                  <c:v>瓜沥</c:v>
                </c:pt>
                <c:pt idx="3">
                  <c:v>城厢</c:v>
                </c:pt>
                <c:pt idx="4">
                  <c:v>南阳</c:v>
                </c:pt>
                <c:pt idx="5">
                  <c:v>浦阳</c:v>
                </c:pt>
                <c:pt idx="6">
                  <c:v>闻堰</c:v>
                </c:pt>
                <c:pt idx="7">
                  <c:v>临浦</c:v>
                </c:pt>
                <c:pt idx="8">
                  <c:v>北干</c:v>
                </c:pt>
                <c:pt idx="9">
                  <c:v>蜀山</c:v>
                </c:pt>
                <c:pt idx="10">
                  <c:v>靖江</c:v>
                </c:pt>
                <c:pt idx="11">
                  <c:v>戴村</c:v>
                </c:pt>
                <c:pt idx="12">
                  <c:v>党湾</c:v>
                </c:pt>
                <c:pt idx="13">
                  <c:v>义桥</c:v>
                </c:pt>
                <c:pt idx="14">
                  <c:v>新街</c:v>
                </c:pt>
                <c:pt idx="15">
                  <c:v>进化</c:v>
                </c:pt>
                <c:pt idx="16">
                  <c:v>衙前</c:v>
                </c:pt>
                <c:pt idx="17">
                  <c:v>经开区</c:v>
                </c:pt>
                <c:pt idx="18">
                  <c:v>河上</c:v>
                </c:pt>
                <c:pt idx="19">
                  <c:v>所前</c:v>
                </c:pt>
                <c:pt idx="20">
                  <c:v>红垦</c:v>
                </c:pt>
                <c:pt idx="21">
                  <c:v>红山</c:v>
                </c:pt>
                <c:pt idx="22">
                  <c:v>钱江农场</c:v>
                </c:pt>
                <c:pt idx="23">
                  <c:v>益农</c:v>
                </c:pt>
                <c:pt idx="24">
                  <c:v>楼塔</c:v>
                </c:pt>
                <c:pt idx="25">
                  <c:v>桥南</c:v>
                </c:pt>
              </c:strCache>
            </c:strRef>
          </c:cat>
          <c:val>
            <c:numRef>
              <c:f>镇街排放量!$D$2:$D$27</c:f>
              <c:numCache>
                <c:formatCode>General</c:formatCode>
                <c:ptCount val="26"/>
                <c:pt idx="0">
                  <c:v>206.39221199999994</c:v>
                </c:pt>
                <c:pt idx="1">
                  <c:v>199.91448000000003</c:v>
                </c:pt>
                <c:pt idx="2">
                  <c:v>172.99332000000004</c:v>
                </c:pt>
                <c:pt idx="3">
                  <c:v>127.47132000000001</c:v>
                </c:pt>
                <c:pt idx="4">
                  <c:v>93.54528000000002</c:v>
                </c:pt>
                <c:pt idx="5">
                  <c:v>81.984312000000003</c:v>
                </c:pt>
                <c:pt idx="6">
                  <c:v>74.298708000000005</c:v>
                </c:pt>
                <c:pt idx="7">
                  <c:v>73.499400000000009</c:v>
                </c:pt>
                <c:pt idx="8">
                  <c:v>65.614244400000004</c:v>
                </c:pt>
                <c:pt idx="9">
                  <c:v>61.252200000000002</c:v>
                </c:pt>
                <c:pt idx="10">
                  <c:v>50.508360000000003</c:v>
                </c:pt>
                <c:pt idx="11">
                  <c:v>47.944969200000003</c:v>
                </c:pt>
                <c:pt idx="12">
                  <c:v>44.835120000000003</c:v>
                </c:pt>
                <c:pt idx="13">
                  <c:v>44.568144000000004</c:v>
                </c:pt>
                <c:pt idx="14">
                  <c:v>38.416679999999999</c:v>
                </c:pt>
                <c:pt idx="15">
                  <c:v>24.076440000000002</c:v>
                </c:pt>
                <c:pt idx="16">
                  <c:v>23.250239999999998</c:v>
                </c:pt>
                <c:pt idx="17">
                  <c:v>20.117159999999998</c:v>
                </c:pt>
                <c:pt idx="18">
                  <c:v>17.946359999999999</c:v>
                </c:pt>
                <c:pt idx="19">
                  <c:v>15.464520000000002</c:v>
                </c:pt>
                <c:pt idx="20">
                  <c:v>15.487200000000001</c:v>
                </c:pt>
                <c:pt idx="21">
                  <c:v>12.127320000000001</c:v>
                </c:pt>
                <c:pt idx="22">
                  <c:v>9.3506400000000021</c:v>
                </c:pt>
                <c:pt idx="23">
                  <c:v>6.3179999999999996</c:v>
                </c:pt>
                <c:pt idx="24">
                  <c:v>2.5596000000000005</c:v>
                </c:pt>
                <c:pt idx="25">
                  <c:v>0</c:v>
                </c:pt>
              </c:numCache>
            </c:numRef>
          </c:val>
          <c:extLst>
            <c:ext xmlns:c16="http://schemas.microsoft.com/office/drawing/2014/chart" uri="{C3380CC4-5D6E-409C-BE32-E72D297353CC}">
              <c16:uniqueId val="{00000000-659A-41EA-943B-4FE5EDBADCAD}"/>
            </c:ext>
          </c:extLst>
        </c:ser>
        <c:ser>
          <c:idx val="1"/>
          <c:order val="1"/>
          <c:tx>
            <c:strRef>
              <c:f>镇街排放量!$E$1</c:f>
              <c:strCache>
                <c:ptCount val="1"/>
                <c:pt idx="0">
                  <c:v>柴油</c:v>
                </c:pt>
              </c:strCache>
            </c:strRef>
          </c:tx>
          <c:spPr>
            <a:solidFill>
              <a:schemeClr val="accent2"/>
            </a:solidFill>
            <a:ln>
              <a:solidFill>
                <a:schemeClr val="tx1"/>
              </a:solidFill>
            </a:ln>
            <a:effectLst/>
          </c:spPr>
          <c:invertIfNegative val="0"/>
          <c:cat>
            <c:strRef>
              <c:f>镇街排放量!$B$2:$B$27</c:f>
              <c:strCache>
                <c:ptCount val="26"/>
                <c:pt idx="0">
                  <c:v>新塘</c:v>
                </c:pt>
                <c:pt idx="1">
                  <c:v>宁围</c:v>
                </c:pt>
                <c:pt idx="2">
                  <c:v>瓜沥</c:v>
                </c:pt>
                <c:pt idx="3">
                  <c:v>城厢</c:v>
                </c:pt>
                <c:pt idx="4">
                  <c:v>南阳</c:v>
                </c:pt>
                <c:pt idx="5">
                  <c:v>浦阳</c:v>
                </c:pt>
                <c:pt idx="6">
                  <c:v>闻堰</c:v>
                </c:pt>
                <c:pt idx="7">
                  <c:v>临浦</c:v>
                </c:pt>
                <c:pt idx="8">
                  <c:v>北干</c:v>
                </c:pt>
                <c:pt idx="9">
                  <c:v>蜀山</c:v>
                </c:pt>
                <c:pt idx="10">
                  <c:v>靖江</c:v>
                </c:pt>
                <c:pt idx="11">
                  <c:v>戴村</c:v>
                </c:pt>
                <c:pt idx="12">
                  <c:v>党湾</c:v>
                </c:pt>
                <c:pt idx="13">
                  <c:v>义桥</c:v>
                </c:pt>
                <c:pt idx="14">
                  <c:v>新街</c:v>
                </c:pt>
                <c:pt idx="15">
                  <c:v>进化</c:v>
                </c:pt>
                <c:pt idx="16">
                  <c:v>衙前</c:v>
                </c:pt>
                <c:pt idx="17">
                  <c:v>经开区</c:v>
                </c:pt>
                <c:pt idx="18">
                  <c:v>河上</c:v>
                </c:pt>
                <c:pt idx="19">
                  <c:v>所前</c:v>
                </c:pt>
                <c:pt idx="20">
                  <c:v>红垦</c:v>
                </c:pt>
                <c:pt idx="21">
                  <c:v>红山</c:v>
                </c:pt>
                <c:pt idx="22">
                  <c:v>钱江农场</c:v>
                </c:pt>
                <c:pt idx="23">
                  <c:v>益农</c:v>
                </c:pt>
                <c:pt idx="24">
                  <c:v>楼塔</c:v>
                </c:pt>
                <c:pt idx="25">
                  <c:v>桥南</c:v>
                </c:pt>
              </c:strCache>
            </c:strRef>
          </c:cat>
          <c:val>
            <c:numRef>
              <c:f>镇街排放量!$E$2:$E$27</c:f>
              <c:numCache>
                <c:formatCode>General</c:formatCode>
                <c:ptCount val="26"/>
                <c:pt idx="0">
                  <c:v>1.6578807999999998</c:v>
                </c:pt>
                <c:pt idx="1">
                  <c:v>1.2104000000000001</c:v>
                </c:pt>
                <c:pt idx="2">
                  <c:v>1.5273600000000003</c:v>
                </c:pt>
                <c:pt idx="3">
                  <c:v>0.372</c:v>
                </c:pt>
                <c:pt idx="4">
                  <c:v>0.84119999999999995</c:v>
                </c:pt>
                <c:pt idx="5">
                  <c:v>1.2429808</c:v>
                </c:pt>
                <c:pt idx="6">
                  <c:v>0.44955519999999999</c:v>
                </c:pt>
                <c:pt idx="7">
                  <c:v>0.76424000000000003</c:v>
                </c:pt>
                <c:pt idx="8">
                  <c:v>0.49596000000000001</c:v>
                </c:pt>
                <c:pt idx="9">
                  <c:v>0.22408</c:v>
                </c:pt>
                <c:pt idx="10">
                  <c:v>1.0797600000000001</c:v>
                </c:pt>
                <c:pt idx="11">
                  <c:v>0.85227680000000006</c:v>
                </c:pt>
                <c:pt idx="12">
                  <c:v>0.38536000000000004</c:v>
                </c:pt>
                <c:pt idx="13">
                  <c:v>0.40679120000000002</c:v>
                </c:pt>
                <c:pt idx="14">
                  <c:v>0.59344000000000008</c:v>
                </c:pt>
                <c:pt idx="15">
                  <c:v>0.24080000000000001</c:v>
                </c:pt>
                <c:pt idx="16">
                  <c:v>0.29583999999999999</c:v>
                </c:pt>
                <c:pt idx="17">
                  <c:v>3.3280000000000004E-2</c:v>
                </c:pt>
                <c:pt idx="18">
                  <c:v>0.24208000000000002</c:v>
                </c:pt>
                <c:pt idx="19">
                  <c:v>0.32519999999999999</c:v>
                </c:pt>
                <c:pt idx="20">
                  <c:v>0.19600000000000001</c:v>
                </c:pt>
                <c:pt idx="21">
                  <c:v>0.14895999999999998</c:v>
                </c:pt>
                <c:pt idx="22">
                  <c:v>0.19440000000000002</c:v>
                </c:pt>
                <c:pt idx="23">
                  <c:v>7.8400000000000011E-2</c:v>
                </c:pt>
                <c:pt idx="24">
                  <c:v>2.5600000000000001E-2</c:v>
                </c:pt>
                <c:pt idx="25">
                  <c:v>0</c:v>
                </c:pt>
              </c:numCache>
            </c:numRef>
          </c:val>
          <c:extLst>
            <c:ext xmlns:c16="http://schemas.microsoft.com/office/drawing/2014/chart" uri="{C3380CC4-5D6E-409C-BE32-E72D297353CC}">
              <c16:uniqueId val="{00000001-659A-41EA-943B-4FE5EDBADCAD}"/>
            </c:ext>
          </c:extLst>
        </c:ser>
        <c:dLbls>
          <c:showLegendKey val="0"/>
          <c:showVal val="0"/>
          <c:showCatName val="0"/>
          <c:showSerName val="0"/>
          <c:showPercent val="0"/>
          <c:showBubbleSize val="0"/>
        </c:dLbls>
        <c:gapWidth val="100"/>
        <c:overlap val="100"/>
        <c:axId val="241010127"/>
        <c:axId val="241013039"/>
      </c:barChart>
      <c:lineChart>
        <c:grouping val="standard"/>
        <c:varyColors val="0"/>
        <c:ser>
          <c:idx val="2"/>
          <c:order val="2"/>
          <c:tx>
            <c:strRef>
              <c:f>镇街排放量!$F$1</c:f>
              <c:strCache>
                <c:ptCount val="1"/>
                <c:pt idx="0">
                  <c:v>加油站个数</c:v>
                </c:pt>
              </c:strCache>
            </c:strRef>
          </c:tx>
          <c:spPr>
            <a:ln w="12700" cap="rnd">
              <a:solidFill>
                <a:schemeClr val="tx1"/>
              </a:solidFill>
              <a:round/>
            </a:ln>
            <a:effectLst/>
          </c:spPr>
          <c:marker>
            <c:symbol val="triangle"/>
            <c:size val="5"/>
            <c:spPr>
              <a:noFill/>
              <a:ln w="12700">
                <a:solidFill>
                  <a:schemeClr val="tx1"/>
                </a:solidFill>
              </a:ln>
              <a:effectLst/>
            </c:spPr>
          </c:marker>
          <c:cat>
            <c:strRef>
              <c:f>镇街排放量!$B$2:$B$27</c:f>
              <c:strCache>
                <c:ptCount val="26"/>
                <c:pt idx="0">
                  <c:v>新塘</c:v>
                </c:pt>
                <c:pt idx="1">
                  <c:v>宁围</c:v>
                </c:pt>
                <c:pt idx="2">
                  <c:v>瓜沥</c:v>
                </c:pt>
                <c:pt idx="3">
                  <c:v>城厢</c:v>
                </c:pt>
                <c:pt idx="4">
                  <c:v>南阳</c:v>
                </c:pt>
                <c:pt idx="5">
                  <c:v>浦阳</c:v>
                </c:pt>
                <c:pt idx="6">
                  <c:v>闻堰</c:v>
                </c:pt>
                <c:pt idx="7">
                  <c:v>临浦</c:v>
                </c:pt>
                <c:pt idx="8">
                  <c:v>北干</c:v>
                </c:pt>
                <c:pt idx="9">
                  <c:v>蜀山</c:v>
                </c:pt>
                <c:pt idx="10">
                  <c:v>靖江</c:v>
                </c:pt>
                <c:pt idx="11">
                  <c:v>戴村</c:v>
                </c:pt>
                <c:pt idx="12">
                  <c:v>党湾</c:v>
                </c:pt>
                <c:pt idx="13">
                  <c:v>义桥</c:v>
                </c:pt>
                <c:pt idx="14">
                  <c:v>新街</c:v>
                </c:pt>
                <c:pt idx="15">
                  <c:v>进化</c:v>
                </c:pt>
                <c:pt idx="16">
                  <c:v>衙前</c:v>
                </c:pt>
                <c:pt idx="17">
                  <c:v>经开区</c:v>
                </c:pt>
                <c:pt idx="18">
                  <c:v>河上</c:v>
                </c:pt>
                <c:pt idx="19">
                  <c:v>所前</c:v>
                </c:pt>
                <c:pt idx="20">
                  <c:v>红垦</c:v>
                </c:pt>
                <c:pt idx="21">
                  <c:v>红山</c:v>
                </c:pt>
                <c:pt idx="22">
                  <c:v>钱江农场</c:v>
                </c:pt>
                <c:pt idx="23">
                  <c:v>益农</c:v>
                </c:pt>
                <c:pt idx="24">
                  <c:v>楼塔</c:v>
                </c:pt>
                <c:pt idx="25">
                  <c:v>桥南</c:v>
                </c:pt>
              </c:strCache>
            </c:strRef>
          </c:cat>
          <c:val>
            <c:numRef>
              <c:f>镇街排放量!$F$2:$F$27</c:f>
              <c:numCache>
                <c:formatCode>General</c:formatCode>
                <c:ptCount val="26"/>
                <c:pt idx="0">
                  <c:v>12</c:v>
                </c:pt>
                <c:pt idx="1">
                  <c:v>7</c:v>
                </c:pt>
                <c:pt idx="2">
                  <c:v>19</c:v>
                </c:pt>
                <c:pt idx="3">
                  <c:v>3</c:v>
                </c:pt>
                <c:pt idx="4">
                  <c:v>6</c:v>
                </c:pt>
                <c:pt idx="5">
                  <c:v>4</c:v>
                </c:pt>
                <c:pt idx="6">
                  <c:v>3</c:v>
                </c:pt>
                <c:pt idx="7">
                  <c:v>6</c:v>
                </c:pt>
                <c:pt idx="8">
                  <c:v>3</c:v>
                </c:pt>
                <c:pt idx="9">
                  <c:v>3</c:v>
                </c:pt>
                <c:pt idx="10">
                  <c:v>5</c:v>
                </c:pt>
                <c:pt idx="11">
                  <c:v>6</c:v>
                </c:pt>
                <c:pt idx="12">
                  <c:v>5</c:v>
                </c:pt>
                <c:pt idx="13">
                  <c:v>4</c:v>
                </c:pt>
                <c:pt idx="14">
                  <c:v>5</c:v>
                </c:pt>
                <c:pt idx="15">
                  <c:v>4</c:v>
                </c:pt>
                <c:pt idx="16">
                  <c:v>5</c:v>
                </c:pt>
                <c:pt idx="17">
                  <c:v>1</c:v>
                </c:pt>
                <c:pt idx="18">
                  <c:v>3</c:v>
                </c:pt>
                <c:pt idx="19">
                  <c:v>2</c:v>
                </c:pt>
                <c:pt idx="20">
                  <c:v>1</c:v>
                </c:pt>
                <c:pt idx="21">
                  <c:v>2</c:v>
                </c:pt>
                <c:pt idx="22">
                  <c:v>1</c:v>
                </c:pt>
                <c:pt idx="23">
                  <c:v>1</c:v>
                </c:pt>
                <c:pt idx="24">
                  <c:v>1</c:v>
                </c:pt>
                <c:pt idx="25">
                  <c:v>0</c:v>
                </c:pt>
              </c:numCache>
            </c:numRef>
          </c:val>
          <c:smooth val="0"/>
          <c:extLst>
            <c:ext xmlns:c16="http://schemas.microsoft.com/office/drawing/2014/chart" uri="{C3380CC4-5D6E-409C-BE32-E72D297353CC}">
              <c16:uniqueId val="{00000002-659A-41EA-943B-4FE5EDBADCAD}"/>
            </c:ext>
          </c:extLst>
        </c:ser>
        <c:dLbls>
          <c:showLegendKey val="0"/>
          <c:showVal val="0"/>
          <c:showCatName val="0"/>
          <c:showSerName val="0"/>
          <c:showPercent val="0"/>
          <c:showBubbleSize val="0"/>
        </c:dLbls>
        <c:marker val="1"/>
        <c:smooth val="0"/>
        <c:axId val="1729210159"/>
        <c:axId val="1729209743"/>
      </c:lineChart>
      <c:catAx>
        <c:axId val="241010127"/>
        <c:scaling>
          <c:orientation val="minMax"/>
        </c:scaling>
        <c:delete val="0"/>
        <c:axPos val="b"/>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crossAx val="241013039"/>
        <c:crosses val="autoZero"/>
        <c:auto val="1"/>
        <c:lblAlgn val="ctr"/>
        <c:lblOffset val="100"/>
        <c:noMultiLvlLbl val="0"/>
      </c:catAx>
      <c:valAx>
        <c:axId val="241013039"/>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宋体" panose="02010600030101010101" pitchFamily="2" charset="-122"/>
                    <a:cs typeface="Times New Roman" panose="02020603050405020304" pitchFamily="18" charset="0"/>
                  </a:defRPr>
                </a:pPr>
                <a:r>
                  <a:rPr lang="zh-CN" altLang="en-US"/>
                  <a:t>排放量</a:t>
                </a:r>
                <a:r>
                  <a:rPr lang="en-US" altLang="zh-CN"/>
                  <a:t>/</a:t>
                </a:r>
                <a:r>
                  <a:rPr lang="zh-CN" altLang="en-US"/>
                  <a:t>吨</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crossAx val="241010127"/>
        <c:crosses val="autoZero"/>
        <c:crossBetween val="between"/>
      </c:valAx>
      <c:valAx>
        <c:axId val="1729209743"/>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宋体" panose="02010600030101010101" pitchFamily="2" charset="-122"/>
                    <a:cs typeface="Times New Roman" panose="02020603050405020304" pitchFamily="18" charset="0"/>
                  </a:defRPr>
                </a:pPr>
                <a:r>
                  <a:rPr lang="zh-CN" altLang="en-US"/>
                  <a:t>加油站个数</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crossAx val="1729210159"/>
        <c:crosses val="max"/>
        <c:crossBetween val="between"/>
      </c:valAx>
      <c:catAx>
        <c:axId val="1729210159"/>
        <c:scaling>
          <c:orientation val="minMax"/>
        </c:scaling>
        <c:delete val="1"/>
        <c:axPos val="b"/>
        <c:numFmt formatCode="General" sourceLinked="1"/>
        <c:majorTickMark val="out"/>
        <c:minorTickMark val="none"/>
        <c:tickLblPos val="nextTo"/>
        <c:crossAx val="1729209743"/>
        <c:crosses val="autoZero"/>
        <c:auto val="1"/>
        <c:lblAlgn val="ctr"/>
        <c:lblOffset val="100"/>
        <c:noMultiLvlLbl val="0"/>
      </c:catAx>
      <c:spPr>
        <a:noFill/>
        <a:ln>
          <a:solidFill>
            <a:schemeClr val="tx1"/>
          </a:solidFill>
        </a:ln>
        <a:effectLst/>
      </c:spPr>
    </c:plotArea>
    <c:legend>
      <c:legendPos val="b"/>
      <c:layout>
        <c:manualLayout>
          <c:xMode val="edge"/>
          <c:yMode val="edge"/>
          <c:x val="0.3866666666666666"/>
          <c:y val="9.0646105726391604E-2"/>
          <c:w val="0.51"/>
          <c:h val="7.3281082358931465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chemeClr val="tx1"/>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tx>
            <c:strRef>
              <c:f>排放源清单!$P$65</c:f>
              <c:strCache>
                <c:ptCount val="1"/>
                <c:pt idx="0">
                  <c:v>NH3</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063-4318-9A6C-BE3CE512E55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063-4318-9A6C-BE3CE512E55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063-4318-9A6C-BE3CE512E559}"/>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B063-4318-9A6C-BE3CE512E559}"/>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B063-4318-9A6C-BE3CE512E559}"/>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B063-4318-9A6C-BE3CE512E559}"/>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B063-4318-9A6C-BE3CE512E559}"/>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B063-4318-9A6C-BE3CE512E559}"/>
              </c:ext>
            </c:extLst>
          </c:dPt>
          <c:dLbls>
            <c:dLbl>
              <c:idx val="3"/>
              <c:numFmt formatCode="0.00%" sourceLinked="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Times New Roman" panose="02020603050405020304" pitchFamily="18" charset="0"/>
                      <a:ea typeface="宋体" panose="02010600030101010101" pitchFamily="2" charset="-122"/>
                      <a:cs typeface="+mn-cs"/>
                    </a:defRPr>
                  </a:pPr>
                  <a:endParaRPr lang="zh-CN"/>
                </a:p>
              </c:txPr>
              <c:dLblPos val="bestFit"/>
              <c:showLegendKey val="0"/>
              <c:showVal val="0"/>
              <c:showCatName val="1"/>
              <c:showSerName val="0"/>
              <c:showPercent val="1"/>
              <c:showBubbleSize val="0"/>
              <c:extLst>
                <c:ext xmlns:c16="http://schemas.microsoft.com/office/drawing/2014/chart" uri="{C3380CC4-5D6E-409C-BE32-E72D297353CC}">
                  <c16:uniqueId val="{00000007-B063-4318-9A6C-BE3CE512E559}"/>
                </c:ext>
              </c:extLst>
            </c:dLbl>
            <c:numFmt formatCode="0.0%" sourceLinked="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Times New Roman" panose="02020603050405020304" pitchFamily="18" charset="0"/>
                    <a:ea typeface="宋体" panose="02010600030101010101" pitchFamily="2" charset="-122"/>
                    <a:cs typeface="+mn-cs"/>
                  </a:defRPr>
                </a:pPr>
                <a:endParaRPr lang="zh-CN"/>
              </a:p>
            </c:txPr>
            <c:dLblPos val="bestFit"/>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排放源清单!$O$66:$O$71</c:f>
              <c:strCache>
                <c:ptCount val="6"/>
                <c:pt idx="0">
                  <c:v>畜禽养殖</c:v>
                </c:pt>
                <c:pt idx="1">
                  <c:v>氮肥施用</c:v>
                </c:pt>
                <c:pt idx="2">
                  <c:v>秸秆堆肥</c:v>
                </c:pt>
                <c:pt idx="3">
                  <c:v>固氮植物</c:v>
                </c:pt>
                <c:pt idx="4">
                  <c:v>土壤本底</c:v>
                </c:pt>
                <c:pt idx="5">
                  <c:v>人体粪便</c:v>
                </c:pt>
              </c:strCache>
            </c:strRef>
          </c:cat>
          <c:val>
            <c:numRef>
              <c:f>排放源清单!$P$66:$P$71</c:f>
              <c:numCache>
                <c:formatCode>0.0_);[Red]\(0.0\)</c:formatCode>
                <c:ptCount val="6"/>
                <c:pt idx="0">
                  <c:v>1730.8652204209729</c:v>
                </c:pt>
                <c:pt idx="1">
                  <c:v>1108.8237599999998</c:v>
                </c:pt>
                <c:pt idx="2">
                  <c:v>19.488598400000004</c:v>
                </c:pt>
                <c:pt idx="3">
                  <c:v>0.71499999999999997</c:v>
                </c:pt>
                <c:pt idx="4">
                  <c:v>100.524</c:v>
                </c:pt>
                <c:pt idx="5">
                  <c:v>305.94614400000006</c:v>
                </c:pt>
              </c:numCache>
            </c:numRef>
          </c:val>
          <c:extLst>
            <c:ext xmlns:c16="http://schemas.microsoft.com/office/drawing/2014/chart" uri="{C3380CC4-5D6E-409C-BE32-E72D297353CC}">
              <c16:uniqueId val="{00000010-B063-4318-9A6C-BE3CE512E559}"/>
            </c:ext>
          </c:extLst>
        </c:ser>
        <c:dLbls>
          <c:showLegendKey val="0"/>
          <c:showVal val="0"/>
          <c:showCatName val="0"/>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4">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tx>
            <c:strRef>
              <c:f>镇街排放!$O$1</c:f>
              <c:strCache>
                <c:ptCount val="1"/>
                <c:pt idx="0">
                  <c:v>NH3排放量</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C40-42FD-BE78-570B10F0315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C40-42FD-BE78-570B10F03152}"/>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C40-42FD-BE78-570B10F03152}"/>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BC40-42FD-BE78-570B10F03152}"/>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BC40-42FD-BE78-570B10F03152}"/>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BC40-42FD-BE78-570B10F03152}"/>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BC40-42FD-BE78-570B10F03152}"/>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BC40-42FD-BE78-570B10F03152}"/>
              </c:ext>
            </c:extLst>
          </c:dPt>
          <c:dLbls>
            <c:numFmt formatCode="0.0%" sourceLinked="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Times New Roman" panose="02020603050405020304" pitchFamily="18" charset="0"/>
                    <a:ea typeface="宋体" panose="02010600030101010101" pitchFamily="2" charset="-122"/>
                    <a:cs typeface="+mn-cs"/>
                  </a:defRPr>
                </a:pPr>
                <a:endParaRPr lang="zh-CN"/>
              </a:p>
            </c:txPr>
            <c:dLblPos val="bestFit"/>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镇街排放!$M$2:$M$5</c:f>
              <c:strCache>
                <c:ptCount val="4"/>
                <c:pt idx="0">
                  <c:v>肉猪</c:v>
                </c:pt>
                <c:pt idx="1">
                  <c:v>山羊</c:v>
                </c:pt>
                <c:pt idx="2">
                  <c:v>肉鸡</c:v>
                </c:pt>
                <c:pt idx="3">
                  <c:v>奶牛</c:v>
                </c:pt>
              </c:strCache>
            </c:strRef>
          </c:cat>
          <c:val>
            <c:numRef>
              <c:f>镇街排放!$O$2:$O$5</c:f>
              <c:numCache>
                <c:formatCode>General</c:formatCode>
                <c:ptCount val="4"/>
                <c:pt idx="0">
                  <c:v>1023.3420553314622</c:v>
                </c:pt>
                <c:pt idx="1">
                  <c:v>406.33604834146303</c:v>
                </c:pt>
                <c:pt idx="2">
                  <c:v>186.09978078895125</c:v>
                </c:pt>
                <c:pt idx="3">
                  <c:v>115.08733595909624</c:v>
                </c:pt>
              </c:numCache>
            </c:numRef>
          </c:val>
          <c:extLst>
            <c:ext xmlns:c16="http://schemas.microsoft.com/office/drawing/2014/chart" uri="{C3380CC4-5D6E-409C-BE32-E72D297353CC}">
              <c16:uniqueId val="{00000010-BC40-42FD-BE78-570B10F03152}"/>
            </c:ext>
          </c:extLst>
        </c:ser>
        <c:dLbls>
          <c:showLegendKey val="0"/>
          <c:showVal val="0"/>
          <c:showCatName val="0"/>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4">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7489136082657519"/>
          <c:y val="2.9062087186261559E-2"/>
          <c:w val="0.80899590829289714"/>
          <c:h val="0.83665213909027547"/>
        </c:manualLayout>
      </c:layout>
      <c:barChart>
        <c:barDir val="col"/>
        <c:grouping val="stacked"/>
        <c:varyColors val="0"/>
        <c:ser>
          <c:idx val="0"/>
          <c:order val="0"/>
          <c:tx>
            <c:strRef>
              <c:f>镇街排放!$K$1</c:f>
              <c:strCache>
                <c:ptCount val="1"/>
                <c:pt idx="0">
                  <c:v>NH3排放量</c:v>
                </c:pt>
              </c:strCache>
            </c:strRef>
          </c:tx>
          <c:spPr>
            <a:solidFill>
              <a:srgbClr val="F79646"/>
            </a:solidFill>
            <a:ln>
              <a:solidFill>
                <a:schemeClr val="tx1"/>
              </a:solidFill>
            </a:ln>
            <a:effectLst/>
          </c:spPr>
          <c:invertIfNegative val="0"/>
          <c:cat>
            <c:strRef>
              <c:f>镇街排放!$I$2:$I$8</c:f>
              <c:strCache>
                <c:ptCount val="7"/>
                <c:pt idx="0">
                  <c:v>南阳</c:v>
                </c:pt>
                <c:pt idx="1">
                  <c:v>围垦</c:v>
                </c:pt>
                <c:pt idx="2">
                  <c:v>党湾</c:v>
                </c:pt>
                <c:pt idx="3">
                  <c:v>宁围</c:v>
                </c:pt>
                <c:pt idx="4">
                  <c:v>瓜沥</c:v>
                </c:pt>
                <c:pt idx="5">
                  <c:v>靖江</c:v>
                </c:pt>
                <c:pt idx="6">
                  <c:v>义桥</c:v>
                </c:pt>
              </c:strCache>
            </c:strRef>
          </c:cat>
          <c:val>
            <c:numRef>
              <c:f>镇街排放!$K$2:$K$8</c:f>
              <c:numCache>
                <c:formatCode>General</c:formatCode>
                <c:ptCount val="7"/>
                <c:pt idx="0">
                  <c:v>351.47267303268268</c:v>
                </c:pt>
                <c:pt idx="1">
                  <c:v>179.1093474441723</c:v>
                </c:pt>
                <c:pt idx="2">
                  <c:v>80.252704649911379</c:v>
                </c:pt>
                <c:pt idx="3">
                  <c:v>69.343552308062442</c:v>
                </c:pt>
                <c:pt idx="4">
                  <c:v>69.15374067373034</c:v>
                </c:pt>
                <c:pt idx="5">
                  <c:v>54.635614321943429</c:v>
                </c:pt>
                <c:pt idx="6">
                  <c:v>32.450449744238043</c:v>
                </c:pt>
              </c:numCache>
            </c:numRef>
          </c:val>
          <c:extLst>
            <c:ext xmlns:c16="http://schemas.microsoft.com/office/drawing/2014/chart" uri="{C3380CC4-5D6E-409C-BE32-E72D297353CC}">
              <c16:uniqueId val="{00000000-0863-43C5-9C5A-F00CEADE81AC}"/>
            </c:ext>
          </c:extLst>
        </c:ser>
        <c:dLbls>
          <c:showLegendKey val="0"/>
          <c:showVal val="0"/>
          <c:showCatName val="0"/>
          <c:showSerName val="0"/>
          <c:showPercent val="0"/>
          <c:showBubbleSize val="0"/>
        </c:dLbls>
        <c:gapWidth val="100"/>
        <c:overlap val="100"/>
        <c:axId val="824963320"/>
        <c:axId val="824962040"/>
      </c:barChart>
      <c:catAx>
        <c:axId val="824963320"/>
        <c:scaling>
          <c:orientation val="minMax"/>
        </c:scaling>
        <c:delete val="0"/>
        <c:axPos val="b"/>
        <c:numFmt formatCode="General" sourceLinked="1"/>
        <c:majorTickMark val="none"/>
        <c:minorTickMark val="none"/>
        <c:tickLblPos val="nextTo"/>
        <c:spPr>
          <a:noFill/>
          <a:ln w="12700" cap="flat" cmpd="sng" algn="ctr">
            <a:solidFill>
              <a:schemeClr val="tx1"/>
            </a:solidFill>
            <a:round/>
          </a:ln>
          <a:effectLst/>
        </c:spPr>
        <c:txPr>
          <a:bodyPr rot="-60000000" spcFirstLastPara="1" vertOverflow="ellipsis" vert="horz" wrap="square" anchor="ctr" anchorCtr="1"/>
          <a:lstStyle/>
          <a:p>
            <a:pPr>
              <a:defRPr sz="1050" b="1" i="0" u="none" strike="noStrike" kern="1200" baseline="0">
                <a:solidFill>
                  <a:schemeClr val="tx1"/>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crossAx val="824962040"/>
        <c:crosses val="autoZero"/>
        <c:auto val="1"/>
        <c:lblAlgn val="ctr"/>
        <c:lblOffset val="100"/>
        <c:noMultiLvlLbl val="0"/>
      </c:catAx>
      <c:valAx>
        <c:axId val="824962040"/>
        <c:scaling>
          <c:orientation val="minMax"/>
        </c:scaling>
        <c:delete val="0"/>
        <c:axPos val="l"/>
        <c:title>
          <c:tx>
            <c:rich>
              <a:bodyPr rot="-5400000" spcFirstLastPara="1" vertOverflow="ellipsis" vert="horz" wrap="square" anchor="ctr" anchorCtr="1"/>
              <a:lstStyle/>
              <a:p>
                <a:pPr>
                  <a:defRPr sz="1050" b="1" i="0" u="none" strike="noStrike" kern="1200" baseline="0">
                    <a:solidFill>
                      <a:schemeClr val="tx1"/>
                    </a:solidFill>
                    <a:latin typeface="Times New Roman" panose="02020603050405020304" pitchFamily="18" charset="0"/>
                    <a:ea typeface="宋体" panose="02010600030101010101" pitchFamily="2" charset="-122"/>
                    <a:cs typeface="Times New Roman" panose="02020603050405020304" pitchFamily="18" charset="0"/>
                  </a:defRPr>
                </a:pPr>
                <a:r>
                  <a:rPr lang="zh-CN" altLang="en-US"/>
                  <a:t>排放量</a:t>
                </a:r>
                <a:r>
                  <a:rPr lang="en-US" altLang="zh-CN"/>
                  <a:t>/</a:t>
                </a:r>
                <a:r>
                  <a:rPr lang="zh-CN" altLang="en-US"/>
                  <a:t>吨</a:t>
                </a:r>
              </a:p>
            </c:rich>
          </c:tx>
          <c:layout>
            <c:manualLayout>
              <c:xMode val="edge"/>
              <c:yMode val="edge"/>
              <c:x val="2.5686914909845694E-2"/>
              <c:y val="0.32960754798845271"/>
            </c:manualLayout>
          </c:layout>
          <c:overlay val="0"/>
          <c:spPr>
            <a:noFill/>
            <a:ln>
              <a:noFill/>
            </a:ln>
            <a:effectLst/>
          </c:spPr>
          <c:txPr>
            <a:bodyPr rot="-5400000" spcFirstLastPara="1" vertOverflow="ellipsis" vert="horz" wrap="square" anchor="ctr" anchorCtr="1"/>
            <a:lstStyle/>
            <a:p>
              <a:pPr>
                <a:defRPr sz="1050" b="1" i="0" u="none" strike="noStrike" kern="1200" baseline="0">
                  <a:solidFill>
                    <a:schemeClr val="tx1"/>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title>
        <c:numFmt formatCode="General"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1050" b="1" i="0" u="none" strike="noStrike" kern="1200" baseline="0">
                <a:solidFill>
                  <a:schemeClr val="tx1"/>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crossAx val="824963320"/>
        <c:crosses val="autoZero"/>
        <c:crossBetween val="between"/>
      </c:valAx>
      <c:spPr>
        <a:noFill/>
        <a:ln w="12700">
          <a:solidFill>
            <a:schemeClr val="tx1"/>
          </a:solidFill>
        </a:ln>
        <a:effectLst/>
      </c:spPr>
    </c:plotArea>
    <c:plotVisOnly val="1"/>
    <c:dispBlanksAs val="gap"/>
    <c:showDLblsOverMax val="0"/>
  </c:chart>
  <c:spPr>
    <a:solidFill>
      <a:sysClr val="window" lastClr="FFFFFF"/>
    </a:solidFill>
    <a:ln w="9525" cap="flat" cmpd="sng" algn="ctr">
      <a:noFill/>
      <a:round/>
    </a:ln>
    <a:effectLst/>
  </c:spPr>
  <c:txPr>
    <a:bodyPr/>
    <a:lstStyle/>
    <a:p>
      <a:pPr>
        <a:defRPr sz="1050" b="1">
          <a:solidFill>
            <a:schemeClr val="tx1"/>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externalData r:id="rId4">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702537182852144"/>
          <c:y val="5.0984936268829661E-2"/>
          <c:w val="0.8624190726159231"/>
          <c:h val="0.8322212388573097"/>
        </c:manualLayout>
      </c:layout>
      <c:barChart>
        <c:barDir val="col"/>
        <c:grouping val="clustered"/>
        <c:varyColors val="0"/>
        <c:ser>
          <c:idx val="0"/>
          <c:order val="0"/>
          <c:tx>
            <c:strRef>
              <c:f>排放计算!$H$14</c:f>
              <c:strCache>
                <c:ptCount val="1"/>
                <c:pt idx="0">
                  <c:v>液化气</c:v>
                </c:pt>
              </c:strCache>
            </c:strRef>
          </c:tx>
          <c:spPr>
            <a:solidFill>
              <a:schemeClr val="accent1"/>
            </a:solidFill>
            <a:ln>
              <a:solidFill>
                <a:schemeClr val="tx1"/>
              </a:solidFill>
            </a:ln>
            <a:effectLst/>
          </c:spPr>
          <c:invertIfNegative val="0"/>
          <c:cat>
            <c:strRef>
              <c:f>排放计算!$I$13:$Q$13</c:f>
              <c:strCache>
                <c:ptCount val="9"/>
                <c:pt idx="0">
                  <c:v>SO2</c:v>
                </c:pt>
                <c:pt idx="1">
                  <c:v>NOx</c:v>
                </c:pt>
                <c:pt idx="2">
                  <c:v>CO</c:v>
                </c:pt>
                <c:pt idx="3">
                  <c:v>PM10</c:v>
                </c:pt>
                <c:pt idx="4">
                  <c:v>PM2.5</c:v>
                </c:pt>
                <c:pt idx="5">
                  <c:v>VOCs</c:v>
                </c:pt>
                <c:pt idx="6">
                  <c:v>NH3</c:v>
                </c:pt>
                <c:pt idx="7">
                  <c:v>BC</c:v>
                </c:pt>
                <c:pt idx="8">
                  <c:v>OC</c:v>
                </c:pt>
              </c:strCache>
            </c:strRef>
          </c:cat>
          <c:val>
            <c:numRef>
              <c:f>排放计算!$I$14:$Q$14</c:f>
              <c:numCache>
                <c:formatCode>General</c:formatCode>
                <c:ptCount val="9"/>
                <c:pt idx="0">
                  <c:v>0.24038836291182619</c:v>
                </c:pt>
                <c:pt idx="1">
                  <c:v>16.52669995018805</c:v>
                </c:pt>
                <c:pt idx="2">
                  <c:v>7.8877431580442963</c:v>
                </c:pt>
                <c:pt idx="3">
                  <c:v>3.1926579449226922</c:v>
                </c:pt>
                <c:pt idx="4">
                  <c:v>3.1926579449226922</c:v>
                </c:pt>
                <c:pt idx="5">
                  <c:v>3.5682647619724199</c:v>
                </c:pt>
                <c:pt idx="6">
                  <c:v>0</c:v>
                </c:pt>
                <c:pt idx="7">
                  <c:v>0.37560681704972843</c:v>
                </c:pt>
                <c:pt idx="8">
                  <c:v>0.93901704262432106</c:v>
                </c:pt>
              </c:numCache>
            </c:numRef>
          </c:val>
          <c:extLst>
            <c:ext xmlns:c16="http://schemas.microsoft.com/office/drawing/2014/chart" uri="{C3380CC4-5D6E-409C-BE32-E72D297353CC}">
              <c16:uniqueId val="{00000000-9258-41DC-B96A-740D9EAC78E5}"/>
            </c:ext>
          </c:extLst>
        </c:ser>
        <c:ser>
          <c:idx val="1"/>
          <c:order val="1"/>
          <c:tx>
            <c:strRef>
              <c:f>排放计算!$H$15</c:f>
              <c:strCache>
                <c:ptCount val="1"/>
                <c:pt idx="0">
                  <c:v>天然气</c:v>
                </c:pt>
              </c:strCache>
            </c:strRef>
          </c:tx>
          <c:spPr>
            <a:solidFill>
              <a:schemeClr val="accent2"/>
            </a:solidFill>
            <a:ln>
              <a:solidFill>
                <a:schemeClr val="tx1"/>
              </a:solidFill>
            </a:ln>
            <a:effectLst/>
          </c:spPr>
          <c:invertIfNegative val="0"/>
          <c:cat>
            <c:strRef>
              <c:f>排放计算!$I$13:$Q$13</c:f>
              <c:strCache>
                <c:ptCount val="9"/>
                <c:pt idx="0">
                  <c:v>SO2</c:v>
                </c:pt>
                <c:pt idx="1">
                  <c:v>NOx</c:v>
                </c:pt>
                <c:pt idx="2">
                  <c:v>CO</c:v>
                </c:pt>
                <c:pt idx="3">
                  <c:v>PM10</c:v>
                </c:pt>
                <c:pt idx="4">
                  <c:v>PM2.5</c:v>
                </c:pt>
                <c:pt idx="5">
                  <c:v>VOCs</c:v>
                </c:pt>
                <c:pt idx="6">
                  <c:v>NH3</c:v>
                </c:pt>
                <c:pt idx="7">
                  <c:v>BC</c:v>
                </c:pt>
                <c:pt idx="8">
                  <c:v>OC</c:v>
                </c:pt>
              </c:strCache>
            </c:strRef>
          </c:cat>
          <c:val>
            <c:numRef>
              <c:f>排放计算!$I$15:$Q$15</c:f>
              <c:numCache>
                <c:formatCode>General</c:formatCode>
                <c:ptCount val="9"/>
                <c:pt idx="0">
                  <c:v>78.496954477943959</c:v>
                </c:pt>
                <c:pt idx="1">
                  <c:v>124.80567145442542</c:v>
                </c:pt>
                <c:pt idx="2">
                  <c:v>111.12833759640621</c:v>
                </c:pt>
                <c:pt idx="3">
                  <c:v>10.258000393514418</c:v>
                </c:pt>
                <c:pt idx="4">
                  <c:v>10.258000393514418</c:v>
                </c:pt>
                <c:pt idx="5">
                  <c:v>15.387000590271628</c:v>
                </c:pt>
                <c:pt idx="6">
                  <c:v>4.3595048455713865</c:v>
                </c:pt>
                <c:pt idx="7">
                  <c:v>0</c:v>
                </c:pt>
                <c:pt idx="8">
                  <c:v>0</c:v>
                </c:pt>
              </c:numCache>
            </c:numRef>
          </c:val>
          <c:extLst>
            <c:ext xmlns:c16="http://schemas.microsoft.com/office/drawing/2014/chart" uri="{C3380CC4-5D6E-409C-BE32-E72D297353CC}">
              <c16:uniqueId val="{00000001-9258-41DC-B96A-740D9EAC78E5}"/>
            </c:ext>
          </c:extLst>
        </c:ser>
        <c:dLbls>
          <c:showLegendKey val="0"/>
          <c:showVal val="0"/>
          <c:showCatName val="0"/>
          <c:showSerName val="0"/>
          <c:showPercent val="0"/>
          <c:showBubbleSize val="0"/>
        </c:dLbls>
        <c:gapWidth val="100"/>
        <c:overlap val="-27"/>
        <c:axId val="1735166223"/>
        <c:axId val="1735165807"/>
      </c:barChart>
      <c:catAx>
        <c:axId val="1735166223"/>
        <c:scaling>
          <c:orientation val="minMax"/>
        </c:scaling>
        <c:delete val="0"/>
        <c:axPos val="b"/>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1735165807"/>
        <c:crosses val="autoZero"/>
        <c:auto val="1"/>
        <c:lblAlgn val="ctr"/>
        <c:lblOffset val="100"/>
        <c:noMultiLvlLbl val="0"/>
      </c:catAx>
      <c:valAx>
        <c:axId val="1735165807"/>
        <c:scaling>
          <c:orientation val="minMax"/>
        </c:scaling>
        <c:delete val="0"/>
        <c:axPos val="l"/>
        <c:title>
          <c:tx>
            <c:rich>
              <a:bodyPr rot="-540000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zh-CN"/>
                  <a:t>排放量</a:t>
                </a:r>
                <a:r>
                  <a:rPr lang="en-US"/>
                  <a:t>/</a:t>
                </a:r>
                <a:r>
                  <a:rPr lang="zh-CN"/>
                  <a:t>吨</a:t>
                </a:r>
              </a:p>
            </c:rich>
          </c:tx>
          <c:layout>
            <c:manualLayout>
              <c:xMode val="edge"/>
              <c:yMode val="edge"/>
              <c:x val="5.5555555555555558E-3"/>
              <c:y val="0.35154496765540466"/>
            </c:manualLayout>
          </c:layout>
          <c:overlay val="0"/>
          <c:spPr>
            <a:noFill/>
            <a:ln>
              <a:noFill/>
            </a:ln>
            <a:effectLst/>
          </c:spPr>
          <c:txPr>
            <a:bodyPr rot="-540000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1735166223"/>
        <c:crosses val="autoZero"/>
        <c:crossBetween val="between"/>
      </c:valAx>
      <c:spPr>
        <a:noFill/>
        <a:ln>
          <a:solidFill>
            <a:schemeClr val="tx1"/>
          </a:solidFill>
        </a:ln>
        <a:effectLst/>
      </c:spPr>
    </c:plotArea>
    <c:legend>
      <c:legendPos val="b"/>
      <c:layout>
        <c:manualLayout>
          <c:xMode val="edge"/>
          <c:yMode val="edge"/>
          <c:x val="0.66871150481189856"/>
          <c:y val="0.17554985812173243"/>
          <c:w val="0.24049015748031496"/>
          <c:h val="7.3535825403052896E-2"/>
        </c:manualLayout>
      </c:layout>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b="1">
          <a:solidFill>
            <a:schemeClr val="tx1"/>
          </a:solidFill>
          <a:latin typeface="Times New Roman" panose="02020603050405020304" pitchFamily="18" charset="0"/>
          <a:ea typeface="+mn-ea"/>
          <a:cs typeface="Times New Roman" panose="02020603050405020304" pitchFamily="18" charset="0"/>
        </a:defRPr>
      </a:pPr>
      <a:endParaRPr lang="zh-CN"/>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3392276918633997"/>
          <c:y val="8.0486459423785905E-2"/>
          <c:w val="0.81515310586176726"/>
          <c:h val="0.79829193027172185"/>
        </c:manualLayout>
      </c:layout>
      <c:barChart>
        <c:barDir val="col"/>
        <c:grouping val="stacked"/>
        <c:varyColors val="0"/>
        <c:ser>
          <c:idx val="0"/>
          <c:order val="0"/>
          <c:tx>
            <c:strRef>
              <c:f>排放计算!$G$9</c:f>
              <c:strCache>
                <c:ptCount val="1"/>
                <c:pt idx="0">
                  <c:v>萧山区</c:v>
                </c:pt>
              </c:strCache>
            </c:strRef>
          </c:tx>
          <c:spPr>
            <a:solidFill>
              <a:srgbClr val="ED7D31">
                <a:lumMod val="75000"/>
              </a:srgbClr>
            </a:solidFill>
            <a:ln>
              <a:solidFill>
                <a:schemeClr val="tx1"/>
              </a:solidFill>
            </a:ln>
            <a:effectLst/>
          </c:spPr>
          <c:invertIfNegative val="0"/>
          <c:cat>
            <c:strRef>
              <c:f>排放计算!$H$8:$L$8</c:f>
              <c:strCache>
                <c:ptCount val="5"/>
                <c:pt idx="0">
                  <c:v>VOCs</c:v>
                </c:pt>
                <c:pt idx="1">
                  <c:v>PM10</c:v>
                </c:pt>
                <c:pt idx="2">
                  <c:v>PM2.5</c:v>
                </c:pt>
                <c:pt idx="3">
                  <c:v>BC</c:v>
                </c:pt>
                <c:pt idx="4">
                  <c:v>OC</c:v>
                </c:pt>
              </c:strCache>
            </c:strRef>
          </c:cat>
          <c:val>
            <c:numRef>
              <c:f>排放计算!$H$9:$L$9</c:f>
              <c:numCache>
                <c:formatCode>General</c:formatCode>
                <c:ptCount val="5"/>
                <c:pt idx="0">
                  <c:v>226.71847730000002</c:v>
                </c:pt>
                <c:pt idx="1">
                  <c:v>97.569427957509831</c:v>
                </c:pt>
                <c:pt idx="2">
                  <c:v>78.055542366007899</c:v>
                </c:pt>
                <c:pt idx="3">
                  <c:v>1.0102916672773286</c:v>
                </c:pt>
                <c:pt idx="4">
                  <c:v>35.091708200764494</c:v>
                </c:pt>
              </c:numCache>
            </c:numRef>
          </c:val>
          <c:extLst>
            <c:ext xmlns:c16="http://schemas.microsoft.com/office/drawing/2014/chart" uri="{C3380CC4-5D6E-409C-BE32-E72D297353CC}">
              <c16:uniqueId val="{00000000-573E-4665-89C2-9876EEF350B3}"/>
            </c:ext>
          </c:extLst>
        </c:ser>
        <c:dLbls>
          <c:showLegendKey val="0"/>
          <c:showVal val="0"/>
          <c:showCatName val="0"/>
          <c:showSerName val="0"/>
          <c:showPercent val="0"/>
          <c:showBubbleSize val="0"/>
        </c:dLbls>
        <c:gapWidth val="100"/>
        <c:overlap val="100"/>
        <c:axId val="1625937199"/>
        <c:axId val="967990671"/>
      </c:barChart>
      <c:catAx>
        <c:axId val="1625937199"/>
        <c:scaling>
          <c:orientation val="minMax"/>
        </c:scaling>
        <c:delete val="0"/>
        <c:axPos val="b"/>
        <c:numFmt formatCode="General" sourceLinked="1"/>
        <c:majorTickMark val="none"/>
        <c:minorTickMark val="none"/>
        <c:tickLblPos val="nextTo"/>
        <c:spPr>
          <a:noFill/>
          <a:ln w="12700" cap="flat" cmpd="sng" algn="ctr">
            <a:solidFill>
              <a:schemeClr val="tx1"/>
            </a:solidFill>
            <a:round/>
          </a:ln>
          <a:effectLst/>
        </c:spPr>
        <c:txPr>
          <a:bodyPr rot="0" spcFirstLastPara="1" vertOverflow="ellipsis" wrap="square" anchor="ctr" anchorCtr="1"/>
          <a:lstStyle/>
          <a:p>
            <a:pPr>
              <a:defRPr sz="1100" b="1" i="0" u="none" strike="noStrike" kern="1200" baseline="0">
                <a:solidFill>
                  <a:schemeClr val="tx1"/>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crossAx val="967990671"/>
        <c:crosses val="autoZero"/>
        <c:auto val="1"/>
        <c:lblAlgn val="ctr"/>
        <c:lblOffset val="100"/>
        <c:noMultiLvlLbl val="0"/>
      </c:catAx>
      <c:valAx>
        <c:axId val="967990671"/>
        <c:scaling>
          <c:orientation val="minMax"/>
        </c:scaling>
        <c:delete val="0"/>
        <c:axPos val="l"/>
        <c:title>
          <c:tx>
            <c:rich>
              <a:bodyPr rot="-5400000" spcFirstLastPara="1" vertOverflow="ellipsis" vert="horz" wrap="square" anchor="ctr" anchorCtr="1"/>
              <a:lstStyle/>
              <a:p>
                <a:pPr>
                  <a:defRPr sz="1100" b="1" i="0" u="none" strike="noStrike" kern="1200" baseline="0">
                    <a:solidFill>
                      <a:schemeClr val="tx1"/>
                    </a:solidFill>
                    <a:latin typeface="Times New Roman" panose="02020603050405020304" pitchFamily="18" charset="0"/>
                    <a:ea typeface="宋体" panose="02010600030101010101" pitchFamily="2" charset="-122"/>
                    <a:cs typeface="Times New Roman" panose="02020603050405020304" pitchFamily="18" charset="0"/>
                  </a:defRPr>
                </a:pPr>
                <a:r>
                  <a:rPr lang="zh-CN"/>
                  <a:t>排放量</a:t>
                </a:r>
                <a:r>
                  <a:rPr lang="en-US"/>
                  <a:t>/</a:t>
                </a:r>
                <a:r>
                  <a:rPr lang="zh-CN"/>
                  <a:t>吨</a:t>
                </a:r>
              </a:p>
            </c:rich>
          </c:tx>
          <c:layout>
            <c:manualLayout>
              <c:xMode val="edge"/>
              <c:yMode val="edge"/>
              <c:x val="8.8629829845173879E-3"/>
              <c:y val="0.3610364621961985"/>
            </c:manualLayout>
          </c:layout>
          <c:overlay val="0"/>
          <c:spPr>
            <a:noFill/>
            <a:ln>
              <a:noFill/>
            </a:ln>
            <a:effectLst/>
          </c:spPr>
          <c:txPr>
            <a:bodyPr rot="-5400000" spcFirstLastPara="1" vertOverflow="ellipsis" vert="horz" wrap="square" anchor="ctr" anchorCtr="1"/>
            <a:lstStyle/>
            <a:p>
              <a:pPr>
                <a:defRPr sz="1100" b="1" i="0" u="none" strike="noStrike" kern="1200" baseline="0">
                  <a:solidFill>
                    <a:schemeClr val="tx1"/>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title>
        <c:numFmt formatCode="General" sourceLinked="1"/>
        <c:majorTickMark val="out"/>
        <c:minorTickMark val="none"/>
        <c:tickLblPos val="nextTo"/>
        <c:spPr>
          <a:noFill/>
          <a:ln w="12700">
            <a:solidFill>
              <a:schemeClr val="tx1"/>
            </a:solidFill>
          </a:ln>
          <a:effectLst/>
        </c:spPr>
        <c:txPr>
          <a:bodyPr rot="-60000000" spcFirstLastPara="1" vertOverflow="ellipsis" vert="horz" wrap="square" anchor="ctr" anchorCtr="1"/>
          <a:lstStyle/>
          <a:p>
            <a:pPr>
              <a:defRPr sz="1100" b="1" i="0" u="none" strike="noStrike" kern="1200" baseline="0">
                <a:solidFill>
                  <a:schemeClr val="tx1"/>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crossAx val="1625937199"/>
        <c:crosses val="autoZero"/>
        <c:crossBetween val="between"/>
      </c:valAx>
      <c:spPr>
        <a:noFill/>
        <a:ln>
          <a:solidFill>
            <a:sysClr val="windowText" lastClr="000000"/>
          </a:solidFill>
        </a:ln>
        <a:effectLst/>
      </c:spPr>
    </c:plotArea>
    <c:plotVisOnly val="1"/>
    <c:dispBlanksAs val="gap"/>
    <c:showDLblsOverMax val="0"/>
  </c:chart>
  <c:spPr>
    <a:solidFill>
      <a:schemeClr val="bg1"/>
    </a:solidFill>
    <a:ln w="9525" cap="flat" cmpd="sng" algn="ctr">
      <a:noFill/>
      <a:round/>
    </a:ln>
    <a:effectLst/>
  </c:spPr>
  <c:txPr>
    <a:bodyPr/>
    <a:lstStyle/>
    <a:p>
      <a:pPr>
        <a:defRPr sz="1100" b="1">
          <a:solidFill>
            <a:schemeClr val="tx1"/>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tx>
            <c:strRef>
              <c:f>排放源清单!$AB$13</c:f>
              <c:strCache>
                <c:ptCount val="1"/>
                <c:pt idx="0">
                  <c:v>NOx</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7303-44B7-A960-C80773E2267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7303-44B7-A960-C80773E22675}"/>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7303-44B7-A960-C80773E22675}"/>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7303-44B7-A960-C80773E22675}"/>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7303-44B7-A960-C80773E22675}"/>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7303-44B7-A960-C80773E22675}"/>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7303-44B7-A960-C80773E22675}"/>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7303-44B7-A960-C80773E22675}"/>
              </c:ext>
            </c:extLst>
          </c:dPt>
          <c:dLbls>
            <c:dLbl>
              <c:idx val="0"/>
              <c:numFmt formatCode="0.0%" sourceLinked="0"/>
              <c:spPr>
                <a:noFill/>
                <a:ln>
                  <a:noFill/>
                </a:ln>
                <a:effectLst/>
              </c:spPr>
              <c:txPr>
                <a:bodyPr rot="0" spcFirstLastPara="1" vertOverflow="ellipsis" vert="horz" wrap="square" lIns="38100" tIns="19050" rIns="38100" bIns="19050" anchor="ctr" anchorCtr="1">
                  <a:noAutofit/>
                </a:bodyPr>
                <a:lstStyle/>
                <a:p>
                  <a:pPr>
                    <a:defRPr sz="900" b="1" i="0" u="none" strike="noStrike" kern="1200" baseline="0">
                      <a:solidFill>
                        <a:schemeClr val="tx1"/>
                      </a:solidFill>
                      <a:latin typeface="Times New Roman" panose="02020603050405020304" pitchFamily="18" charset="0"/>
                      <a:ea typeface="宋体" panose="02010600030101010101" pitchFamily="2" charset="-122"/>
                      <a:cs typeface="+mn-cs"/>
                    </a:defRPr>
                  </a:pPr>
                  <a:endParaRPr lang="zh-CN"/>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c15:spPr>
                </c:ext>
                <c:ext xmlns:c16="http://schemas.microsoft.com/office/drawing/2014/chart" uri="{C3380CC4-5D6E-409C-BE32-E72D297353CC}">
                  <c16:uniqueId val="{00000001-7303-44B7-A960-C80773E22675}"/>
                </c:ext>
              </c:extLst>
            </c:dLbl>
            <c:dLbl>
              <c:idx val="1"/>
              <c:layout>
                <c:manualLayout>
                  <c:x val="8.304274092974949E-2"/>
                  <c:y val="0.1483752030996125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7303-44B7-A960-C80773E22675}"/>
                </c:ext>
              </c:extLst>
            </c:dLbl>
            <c:dLbl>
              <c:idx val="2"/>
              <c:layout>
                <c:manualLayout>
                  <c:x val="0.14910682884321369"/>
                  <c:y val="0.23667158792650919"/>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7303-44B7-A960-C80773E22675}"/>
                </c:ext>
              </c:extLst>
            </c:dLbl>
            <c:dLbl>
              <c:idx val="3"/>
              <c:layout>
                <c:manualLayout>
                  <c:x val="0.19702780691180999"/>
                  <c:y val="0.3533585645544306"/>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7303-44B7-A960-C80773E22675}"/>
                </c:ext>
              </c:extLst>
            </c:dLbl>
            <c:dLbl>
              <c:idx val="6"/>
              <c:layout>
                <c:manualLayout>
                  <c:x val="-8.8888888888888934E-2"/>
                  <c:y val="3.472222222222222E-3"/>
                </c:manualLayout>
              </c:layout>
              <c:numFmt formatCode="0.00%" sourceLinked="0"/>
              <c:spPr>
                <a:noFill/>
                <a:ln>
                  <a:noFill/>
                </a:ln>
                <a:effectLst/>
              </c:spPr>
              <c:txPr>
                <a:bodyPr rot="0" spcFirstLastPara="1" vertOverflow="ellipsis" vert="horz" wrap="square" lIns="38100" tIns="19050" rIns="38100" bIns="19050" anchor="ctr" anchorCtr="1">
                  <a:noAutofit/>
                </a:bodyPr>
                <a:lstStyle/>
                <a:p>
                  <a:pPr>
                    <a:defRPr sz="900" b="1" i="0" u="none" strike="noStrike" kern="1200" baseline="0">
                      <a:solidFill>
                        <a:schemeClr val="tx1"/>
                      </a:solidFill>
                      <a:latin typeface="Times New Roman" panose="02020603050405020304" pitchFamily="18" charset="0"/>
                      <a:ea typeface="宋体" panose="02010600030101010101" pitchFamily="2" charset="-122"/>
                      <a:cs typeface="+mn-cs"/>
                    </a:defRPr>
                  </a:pPr>
                  <a:endParaRPr lang="zh-CN"/>
                </a:p>
              </c:txPr>
              <c:dLblPos val="bestFit"/>
              <c:showLegendKey val="0"/>
              <c:showVal val="0"/>
              <c:showCatName val="1"/>
              <c:showSerName val="0"/>
              <c:showPercent val="1"/>
              <c:showBubbleSize val="0"/>
              <c:extLst>
                <c:ext xmlns:c15="http://schemas.microsoft.com/office/drawing/2012/chart" uri="{CE6537A1-D6FC-4f65-9D91-7224C49458BB}">
                  <c15:layout>
                    <c:manualLayout>
                      <c:w val="0.27361111111111114"/>
                      <c:h val="0.15277777777777779"/>
                    </c:manualLayout>
                  </c15:layout>
                </c:ext>
                <c:ext xmlns:c16="http://schemas.microsoft.com/office/drawing/2014/chart" uri="{C3380CC4-5D6E-409C-BE32-E72D297353CC}">
                  <c16:uniqueId val="{0000000D-7303-44B7-A960-C80773E22675}"/>
                </c:ext>
              </c:extLst>
            </c:dLbl>
            <c:dLbl>
              <c:idx val="7"/>
              <c:layout>
                <c:manualLayout>
                  <c:x val="-0.27976509186351706"/>
                  <c:y val="4.7453703703703706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F-7303-44B7-A960-C80773E22675}"/>
                </c:ext>
              </c:extLst>
            </c:dLbl>
            <c:numFmt formatCode="0.0%" sourceLinked="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Times New Roman" panose="02020603050405020304" pitchFamily="18" charset="0"/>
                    <a:ea typeface="宋体" panose="02010600030101010101" pitchFamily="2" charset="-122"/>
                    <a:cs typeface="+mn-cs"/>
                  </a:defRPr>
                </a:pPr>
                <a:endParaRPr lang="zh-CN"/>
              </a:p>
            </c:txPr>
            <c:dLblPos val="bestFit"/>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排放源清单!$AA$14:$AA$21</c:f>
              <c:strCache>
                <c:ptCount val="8"/>
                <c:pt idx="0">
                  <c:v>电力、热力生产和供应业</c:v>
                </c:pt>
                <c:pt idx="1">
                  <c:v>化学纤维制造业</c:v>
                </c:pt>
                <c:pt idx="2">
                  <c:v>纺织业</c:v>
                </c:pt>
                <c:pt idx="3">
                  <c:v>其他行业</c:v>
                </c:pt>
                <c:pt idx="4">
                  <c:v>道路移动源</c:v>
                </c:pt>
                <c:pt idx="5">
                  <c:v>非道路移动源</c:v>
                </c:pt>
                <c:pt idx="6">
                  <c:v>生物质燃烧源</c:v>
                </c:pt>
                <c:pt idx="7">
                  <c:v>其他排放源</c:v>
                </c:pt>
              </c:strCache>
            </c:strRef>
          </c:cat>
          <c:val>
            <c:numRef>
              <c:f>排放源清单!$AB$14:$AB$21</c:f>
              <c:numCache>
                <c:formatCode>0.00</c:formatCode>
                <c:ptCount val="8"/>
                <c:pt idx="0">
                  <c:v>1029.3074889882296</c:v>
                </c:pt>
                <c:pt idx="1">
                  <c:v>598.22450931887568</c:v>
                </c:pt>
                <c:pt idx="2">
                  <c:v>279.70257702011526</c:v>
                </c:pt>
                <c:pt idx="3">
                  <c:v>216.59450524946186</c:v>
                </c:pt>
                <c:pt idx="4">
                  <c:v>10114.019731392362</c:v>
                </c:pt>
                <c:pt idx="5">
                  <c:v>7221.6986348490309</c:v>
                </c:pt>
                <c:pt idx="6">
                  <c:v>7.5941838999999867</c:v>
                </c:pt>
                <c:pt idx="7">
                  <c:v>141.33237140461347</c:v>
                </c:pt>
              </c:numCache>
            </c:numRef>
          </c:val>
          <c:extLst>
            <c:ext xmlns:c16="http://schemas.microsoft.com/office/drawing/2014/chart" uri="{C3380CC4-5D6E-409C-BE32-E72D297353CC}">
              <c16:uniqueId val="{00000010-7303-44B7-A960-C80773E22675}"/>
            </c:ext>
          </c:extLst>
        </c:ser>
        <c:dLbls>
          <c:showLegendKey val="0"/>
          <c:showVal val="0"/>
          <c:showCatName val="0"/>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tx>
            <c:strRef>
              <c:f>排放源清单!$AB$25</c:f>
              <c:strCache>
                <c:ptCount val="1"/>
                <c:pt idx="0">
                  <c:v>CO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7B39-46F3-84AA-5AE05614FED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7B39-46F3-84AA-5AE05614FED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7B39-46F3-84AA-5AE05614FEDC}"/>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7B39-46F3-84AA-5AE05614FEDC}"/>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7B39-46F3-84AA-5AE05614FEDC}"/>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7B39-46F3-84AA-5AE05614FEDC}"/>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7B39-46F3-84AA-5AE05614FEDC}"/>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7B39-46F3-84AA-5AE05614FEDC}"/>
              </c:ext>
            </c:extLst>
          </c:dPt>
          <c:dLbls>
            <c:dLbl>
              <c:idx val="1"/>
              <c:layout>
                <c:manualLayout>
                  <c:x val="8.3201552930883743E-2"/>
                  <c:y val="5.9452464275298921E-3"/>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7B39-46F3-84AA-5AE05614FEDC}"/>
                </c:ext>
              </c:extLst>
            </c:dLbl>
            <c:dLbl>
              <c:idx val="2"/>
              <c:layout>
                <c:manualLayout>
                  <c:x val="4.7596128608923885E-2"/>
                  <c:y val="-4.7426727909011375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7B39-46F3-84AA-5AE05614FEDC}"/>
                </c:ext>
              </c:extLst>
            </c:dLbl>
            <c:numFmt formatCode="0.0%" sourceLinked="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Times New Roman" panose="02020603050405020304" pitchFamily="18" charset="0"/>
                    <a:ea typeface="宋体" panose="02010600030101010101" pitchFamily="2" charset="-122"/>
                    <a:cs typeface="+mn-cs"/>
                  </a:defRPr>
                </a:pPr>
                <a:endParaRPr lang="zh-CN"/>
              </a:p>
            </c:txPr>
            <c:dLblPos val="bestFit"/>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排放源清单!$AA$26:$AA$33</c:f>
              <c:strCache>
                <c:ptCount val="8"/>
                <c:pt idx="0">
                  <c:v>电力、热力生产和供应业</c:v>
                </c:pt>
                <c:pt idx="1">
                  <c:v>化学纤维制造业</c:v>
                </c:pt>
                <c:pt idx="2">
                  <c:v>纺织业</c:v>
                </c:pt>
                <c:pt idx="3">
                  <c:v>其他行业</c:v>
                </c:pt>
                <c:pt idx="4">
                  <c:v>道路移动源</c:v>
                </c:pt>
                <c:pt idx="5">
                  <c:v>非道路移动源</c:v>
                </c:pt>
                <c:pt idx="6">
                  <c:v>生物质燃烧源</c:v>
                </c:pt>
                <c:pt idx="7">
                  <c:v>其他排放源</c:v>
                </c:pt>
              </c:strCache>
            </c:strRef>
          </c:cat>
          <c:val>
            <c:numRef>
              <c:f>排放源清单!$AB$26:$AB$33</c:f>
              <c:numCache>
                <c:formatCode>0.00</c:formatCode>
                <c:ptCount val="8"/>
                <c:pt idx="0">
                  <c:v>1678.1026952918994</c:v>
                </c:pt>
                <c:pt idx="1">
                  <c:v>8395.1741294235289</c:v>
                </c:pt>
                <c:pt idx="2">
                  <c:v>1367.8599519821225</c:v>
                </c:pt>
                <c:pt idx="3">
                  <c:v>432.1839603237197</c:v>
                </c:pt>
                <c:pt idx="4">
                  <c:v>12951.624447975513</c:v>
                </c:pt>
                <c:pt idx="5">
                  <c:v>3784.4178296108425</c:v>
                </c:pt>
                <c:pt idx="6">
                  <c:v>137.53704499999981</c:v>
                </c:pt>
                <c:pt idx="7">
                  <c:v>119.01608075445051</c:v>
                </c:pt>
              </c:numCache>
            </c:numRef>
          </c:val>
          <c:extLst>
            <c:ext xmlns:c16="http://schemas.microsoft.com/office/drawing/2014/chart" uri="{C3380CC4-5D6E-409C-BE32-E72D297353CC}">
              <c16:uniqueId val="{00000010-7B39-46F3-84AA-5AE05614FEDC}"/>
            </c:ext>
          </c:extLst>
        </c:ser>
        <c:dLbls>
          <c:showLegendKey val="0"/>
          <c:showVal val="0"/>
          <c:showCatName val="0"/>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tx>
            <c:strRef>
              <c:f>排放源清单!$AB$37</c:f>
              <c:strCache>
                <c:ptCount val="1"/>
                <c:pt idx="0">
                  <c:v>PM10</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147-4E96-89AD-4CB93D95E2A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147-4E96-89AD-4CB93D95E2A6}"/>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147-4E96-89AD-4CB93D95E2A6}"/>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147-4E96-89AD-4CB93D95E2A6}"/>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A147-4E96-89AD-4CB93D95E2A6}"/>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A147-4E96-89AD-4CB93D95E2A6}"/>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A147-4E96-89AD-4CB93D95E2A6}"/>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A147-4E96-89AD-4CB93D95E2A6}"/>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A147-4E96-89AD-4CB93D95E2A6}"/>
              </c:ext>
            </c:extLst>
          </c:dPt>
          <c:dLbls>
            <c:dLbl>
              <c:idx val="4"/>
              <c:layout>
                <c:manualLayout>
                  <c:x val="0.12634689320551348"/>
                  <c:y val="-0.23242057429388491"/>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A147-4E96-89AD-4CB93D95E2A6}"/>
                </c:ext>
              </c:extLst>
            </c:dLbl>
            <c:dLbl>
              <c:idx val="5"/>
              <c:layout>
                <c:manualLayout>
                  <c:x val="-0.28065577623692561"/>
                  <c:y val="0.15484633569739953"/>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B-A147-4E96-89AD-4CB93D95E2A6}"/>
                </c:ext>
              </c:extLst>
            </c:dLbl>
            <c:numFmt formatCode="0.0%" sourceLinked="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dLblPos val="bestFit"/>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排放源清单!$AA$38:$AA$46</c:f>
              <c:strCache>
                <c:ptCount val="9"/>
                <c:pt idx="0">
                  <c:v>工业源</c:v>
                </c:pt>
                <c:pt idx="1">
                  <c:v>道路移动源</c:v>
                </c:pt>
                <c:pt idx="2">
                  <c:v>非道路移动源</c:v>
                </c:pt>
                <c:pt idx="3">
                  <c:v>道路扬尘</c:v>
                </c:pt>
                <c:pt idx="4">
                  <c:v>施工扬尘</c:v>
                </c:pt>
                <c:pt idx="5">
                  <c:v>堆场扬尘</c:v>
                </c:pt>
                <c:pt idx="6">
                  <c:v>土壤扬尘</c:v>
                </c:pt>
                <c:pt idx="7">
                  <c:v>生物质燃烧源</c:v>
                </c:pt>
                <c:pt idx="8">
                  <c:v>其他排放源</c:v>
                </c:pt>
              </c:strCache>
            </c:strRef>
          </c:cat>
          <c:val>
            <c:numRef>
              <c:f>排放源清单!$AB$38:$AB$46</c:f>
              <c:numCache>
                <c:formatCode>0.00</c:formatCode>
                <c:ptCount val="9"/>
                <c:pt idx="0">
                  <c:v>1502.8273365469254</c:v>
                </c:pt>
                <c:pt idx="1">
                  <c:v>149.83069248881381</c:v>
                </c:pt>
                <c:pt idx="2">
                  <c:v>446.59034887896013</c:v>
                </c:pt>
                <c:pt idx="3">
                  <c:v>3953.6067482350004</c:v>
                </c:pt>
                <c:pt idx="4">
                  <c:v>21947.599618764059</c:v>
                </c:pt>
                <c:pt idx="5">
                  <c:v>328.28019047214576</c:v>
                </c:pt>
                <c:pt idx="6">
                  <c:v>1022.0208442996104</c:v>
                </c:pt>
                <c:pt idx="7">
                  <c:v>22.043689649999976</c:v>
                </c:pt>
                <c:pt idx="8">
                  <c:v>111.02008629594694</c:v>
                </c:pt>
              </c:numCache>
            </c:numRef>
          </c:val>
          <c:extLst>
            <c:ext xmlns:c16="http://schemas.microsoft.com/office/drawing/2014/chart" uri="{C3380CC4-5D6E-409C-BE32-E72D297353CC}">
              <c16:uniqueId val="{00000012-A147-4E96-89AD-4CB93D95E2A6}"/>
            </c:ext>
          </c:extLst>
        </c:ser>
        <c:dLbls>
          <c:dLblPos val="bestFit"/>
          <c:showLegendKey val="0"/>
          <c:showVal val="1"/>
          <c:showCatName val="0"/>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tx>
            <c:strRef>
              <c:f>排放源清单!$AB$50</c:f>
              <c:strCache>
                <c:ptCount val="1"/>
                <c:pt idx="0">
                  <c:v>PM2.5</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79FF-4572-93CB-35EC5D2DBE0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79FF-4572-93CB-35EC5D2DBE0B}"/>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79FF-4572-93CB-35EC5D2DBE0B}"/>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79FF-4572-93CB-35EC5D2DBE0B}"/>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79FF-4572-93CB-35EC5D2DBE0B}"/>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79FF-4572-93CB-35EC5D2DBE0B}"/>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79FF-4572-93CB-35EC5D2DBE0B}"/>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79FF-4572-93CB-35EC5D2DBE0B}"/>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79FF-4572-93CB-35EC5D2DBE0B}"/>
              </c:ext>
            </c:extLst>
          </c:dPt>
          <c:dLbls>
            <c:dLbl>
              <c:idx val="1"/>
              <c:layout>
                <c:manualLayout>
                  <c:x val="0.10993782443861173"/>
                  <c:y val="3.9931530297843201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79FF-4572-93CB-35EC5D2DBE0B}"/>
                </c:ext>
              </c:extLst>
            </c:dLbl>
            <c:dLbl>
              <c:idx val="2"/>
              <c:layout>
                <c:manualLayout>
                  <c:x val="0.10798436862058898"/>
                  <c:y val="0.14734109323291111"/>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79FF-4572-93CB-35EC5D2DBE0B}"/>
                </c:ext>
              </c:extLst>
            </c:dLbl>
            <c:dLbl>
              <c:idx val="5"/>
              <c:layout>
                <c:manualLayout>
                  <c:x val="-0.30891711869349664"/>
                  <c:y val="0.12077294685990338"/>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B-79FF-4572-93CB-35EC5D2DBE0B}"/>
                </c:ext>
              </c:extLst>
            </c:dLbl>
            <c:dLbl>
              <c:idx val="6"/>
              <c:layout>
                <c:manualLayout>
                  <c:x val="-0.22855129775444735"/>
                  <c:y val="3.3816425120772944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79FF-4572-93CB-35EC5D2DBE0B}"/>
                </c:ext>
              </c:extLst>
            </c:dLbl>
            <c:dLbl>
              <c:idx val="7"/>
              <c:layout>
                <c:manualLayout>
                  <c:x val="-1.1676873724117819E-3"/>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F-79FF-4572-93CB-35EC5D2DBE0B}"/>
                </c:ext>
              </c:extLst>
            </c:dLbl>
            <c:numFmt formatCode="0.0%" sourceLinked="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Times New Roman" panose="02020603050405020304" pitchFamily="18" charset="0"/>
                    <a:ea typeface="宋体" panose="02010600030101010101" pitchFamily="2" charset="-122"/>
                    <a:cs typeface="+mn-cs"/>
                  </a:defRPr>
                </a:pPr>
                <a:endParaRPr lang="zh-CN"/>
              </a:p>
            </c:txPr>
            <c:dLblPos val="bestFit"/>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排放源清单!$AA$51:$AA$59</c:f>
              <c:strCache>
                <c:ptCount val="9"/>
                <c:pt idx="0">
                  <c:v>工业源</c:v>
                </c:pt>
                <c:pt idx="1">
                  <c:v>道路移动源</c:v>
                </c:pt>
                <c:pt idx="2">
                  <c:v>非道路移动源</c:v>
                </c:pt>
                <c:pt idx="3">
                  <c:v>道路扬尘</c:v>
                </c:pt>
                <c:pt idx="4">
                  <c:v>施工扬尘</c:v>
                </c:pt>
                <c:pt idx="5">
                  <c:v>堆场扬尘</c:v>
                </c:pt>
                <c:pt idx="6">
                  <c:v>土壤扬尘</c:v>
                </c:pt>
                <c:pt idx="7">
                  <c:v>生物质燃烧源</c:v>
                </c:pt>
                <c:pt idx="8">
                  <c:v>其他排放源</c:v>
                </c:pt>
              </c:strCache>
            </c:strRef>
          </c:cat>
          <c:val>
            <c:numRef>
              <c:f>排放源清单!$AB$51:$AB$59</c:f>
              <c:numCache>
                <c:formatCode>0.00</c:formatCode>
                <c:ptCount val="9"/>
                <c:pt idx="0">
                  <c:v>851.54849333124571</c:v>
                </c:pt>
                <c:pt idx="1">
                  <c:v>142.0658606858984</c:v>
                </c:pt>
                <c:pt idx="2">
                  <c:v>435.76544991599718</c:v>
                </c:pt>
                <c:pt idx="3">
                  <c:v>1008.2214244627183</c:v>
                </c:pt>
                <c:pt idx="4">
                  <c:v>6200.0340762799406</c:v>
                </c:pt>
                <c:pt idx="5">
                  <c:v>97.487334688603255</c:v>
                </c:pt>
                <c:pt idx="6">
                  <c:v>28.701440071906038</c:v>
                </c:pt>
                <c:pt idx="7">
                  <c:v>21.598710149999977</c:v>
                </c:pt>
                <c:pt idx="8">
                  <c:v>91.506200704445007</c:v>
                </c:pt>
              </c:numCache>
            </c:numRef>
          </c:val>
          <c:extLst>
            <c:ext xmlns:c16="http://schemas.microsoft.com/office/drawing/2014/chart" uri="{C3380CC4-5D6E-409C-BE32-E72D297353CC}">
              <c16:uniqueId val="{00000012-79FF-4572-93CB-35EC5D2DBE0B}"/>
            </c:ext>
          </c:extLst>
        </c:ser>
        <c:dLbls>
          <c:showLegendKey val="0"/>
          <c:showVal val="0"/>
          <c:showCatName val="0"/>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tx>
            <c:strRef>
              <c:f>排放源清单!$AB$63</c:f>
              <c:strCache>
                <c:ptCount val="1"/>
                <c:pt idx="0">
                  <c:v>VOCs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4F69-4DE0-A3FE-6B6A6B60468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4F69-4DE0-A3FE-6B6A6B60468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4F69-4DE0-A3FE-6B6A6B60468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4F69-4DE0-A3FE-6B6A6B604687}"/>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4F69-4DE0-A3FE-6B6A6B604687}"/>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4F69-4DE0-A3FE-6B6A6B604687}"/>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4F69-4DE0-A3FE-6B6A6B604687}"/>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4F69-4DE0-A3FE-6B6A6B604687}"/>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4F69-4DE0-A3FE-6B6A6B604687}"/>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4F69-4DE0-A3FE-6B6A6B604687}"/>
              </c:ext>
            </c:extLst>
          </c:dPt>
          <c:dPt>
            <c:idx val="10"/>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15-4F69-4DE0-A3FE-6B6A6B604687}"/>
              </c:ext>
            </c:extLst>
          </c:dPt>
          <c:dPt>
            <c:idx val="11"/>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17-4F69-4DE0-A3FE-6B6A6B604687}"/>
              </c:ext>
            </c:extLst>
          </c:dPt>
          <c:dPt>
            <c:idx val="12"/>
            <c:bubble3D val="0"/>
            <c:spPr>
              <a:solidFill>
                <a:schemeClr val="accent1">
                  <a:lumMod val="80000"/>
                  <a:lumOff val="20000"/>
                </a:schemeClr>
              </a:solidFill>
              <a:ln w="19050">
                <a:solidFill>
                  <a:schemeClr val="lt1"/>
                </a:solidFill>
              </a:ln>
              <a:effectLst/>
            </c:spPr>
            <c:extLst>
              <c:ext xmlns:c16="http://schemas.microsoft.com/office/drawing/2014/chart" uri="{C3380CC4-5D6E-409C-BE32-E72D297353CC}">
                <c16:uniqueId val="{00000019-4F69-4DE0-A3FE-6B6A6B604687}"/>
              </c:ext>
            </c:extLst>
          </c:dPt>
          <c:dPt>
            <c:idx val="13"/>
            <c:bubble3D val="0"/>
            <c:spPr>
              <a:solidFill>
                <a:schemeClr val="accent2">
                  <a:lumMod val="80000"/>
                  <a:lumOff val="20000"/>
                </a:schemeClr>
              </a:solidFill>
              <a:ln w="19050">
                <a:solidFill>
                  <a:schemeClr val="lt1"/>
                </a:solidFill>
              </a:ln>
              <a:effectLst/>
            </c:spPr>
            <c:extLst>
              <c:ext xmlns:c16="http://schemas.microsoft.com/office/drawing/2014/chart" uri="{C3380CC4-5D6E-409C-BE32-E72D297353CC}">
                <c16:uniqueId val="{0000001B-4F69-4DE0-A3FE-6B6A6B604687}"/>
              </c:ext>
            </c:extLst>
          </c:dPt>
          <c:dPt>
            <c:idx val="14"/>
            <c:bubble3D val="0"/>
            <c:spPr>
              <a:solidFill>
                <a:schemeClr val="accent3">
                  <a:lumMod val="80000"/>
                  <a:lumOff val="20000"/>
                </a:schemeClr>
              </a:solidFill>
              <a:ln w="19050">
                <a:solidFill>
                  <a:schemeClr val="lt1"/>
                </a:solidFill>
              </a:ln>
              <a:effectLst/>
            </c:spPr>
            <c:extLst>
              <c:ext xmlns:c16="http://schemas.microsoft.com/office/drawing/2014/chart" uri="{C3380CC4-5D6E-409C-BE32-E72D297353CC}">
                <c16:uniqueId val="{0000001D-4F69-4DE0-A3FE-6B6A6B604687}"/>
              </c:ext>
            </c:extLst>
          </c:dPt>
          <c:dPt>
            <c:idx val="15"/>
            <c:bubble3D val="0"/>
            <c:spPr>
              <a:solidFill>
                <a:schemeClr val="accent4">
                  <a:lumMod val="80000"/>
                  <a:lumOff val="20000"/>
                </a:schemeClr>
              </a:solidFill>
              <a:ln w="19050">
                <a:solidFill>
                  <a:schemeClr val="lt1"/>
                </a:solidFill>
              </a:ln>
              <a:effectLst/>
            </c:spPr>
            <c:extLst>
              <c:ext xmlns:c16="http://schemas.microsoft.com/office/drawing/2014/chart" uri="{C3380CC4-5D6E-409C-BE32-E72D297353CC}">
                <c16:uniqueId val="{0000001F-4F69-4DE0-A3FE-6B6A6B604687}"/>
              </c:ext>
            </c:extLst>
          </c:dPt>
          <c:dLbls>
            <c:dLbl>
              <c:idx val="6"/>
              <c:layout>
                <c:manualLayout>
                  <c:x val="-1.9560930922415863E-2"/>
                  <c:y val="-2.6492692354773803E-3"/>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4F69-4DE0-A3FE-6B6A6B604687}"/>
                </c:ext>
              </c:extLst>
            </c:dLbl>
            <c:numFmt formatCode="0.0%" sourceLinked="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Times New Roman" panose="02020603050405020304" pitchFamily="18" charset="0"/>
                    <a:ea typeface="宋体" panose="02010600030101010101" pitchFamily="2" charset="-122"/>
                    <a:cs typeface="+mn-cs"/>
                  </a:defRPr>
                </a:pPr>
                <a:endParaRPr lang="zh-CN"/>
              </a:p>
            </c:txPr>
            <c:dLblPos val="bestFit"/>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排放源清单!$AA$64:$AA$79</c:f>
              <c:strCache>
                <c:ptCount val="16"/>
                <c:pt idx="0">
                  <c:v>纺织业</c:v>
                </c:pt>
                <c:pt idx="1">
                  <c:v>化学原料和化学制品制造业</c:v>
                </c:pt>
                <c:pt idx="2">
                  <c:v>橡胶和塑料制品业</c:v>
                </c:pt>
                <c:pt idx="3">
                  <c:v>化学纤维制造业</c:v>
                </c:pt>
                <c:pt idx="4">
                  <c:v>医药制造业 </c:v>
                </c:pt>
                <c:pt idx="5">
                  <c:v>造纸和纸制品业 </c:v>
                </c:pt>
                <c:pt idx="6">
                  <c:v>印刷和记录媒介复制业</c:v>
                </c:pt>
                <c:pt idx="7">
                  <c:v>家具制造业</c:v>
                </c:pt>
                <c:pt idx="8">
                  <c:v>其他行业</c:v>
                </c:pt>
                <c:pt idx="9">
                  <c:v>道路移动源</c:v>
                </c:pt>
                <c:pt idx="10">
                  <c:v>非道路移动源</c:v>
                </c:pt>
                <c:pt idx="11">
                  <c:v>非工业溶剂源</c:v>
                </c:pt>
                <c:pt idx="12">
                  <c:v>存储运输源</c:v>
                </c:pt>
                <c:pt idx="13">
                  <c:v>废弃物处理源</c:v>
                </c:pt>
                <c:pt idx="14">
                  <c:v>生物质燃烧源</c:v>
                </c:pt>
                <c:pt idx="15">
                  <c:v>其他排放源</c:v>
                </c:pt>
              </c:strCache>
            </c:strRef>
          </c:cat>
          <c:val>
            <c:numRef>
              <c:f>排放源清单!$AB$64:$AB$79</c:f>
              <c:numCache>
                <c:formatCode>0.00</c:formatCode>
                <c:ptCount val="16"/>
                <c:pt idx="0">
                  <c:v>4897.6001091942853</c:v>
                </c:pt>
                <c:pt idx="1">
                  <c:v>3062.3482478107767</c:v>
                </c:pt>
                <c:pt idx="2">
                  <c:v>2337.6204117016837</c:v>
                </c:pt>
                <c:pt idx="3">
                  <c:v>1593.6030343023947</c:v>
                </c:pt>
                <c:pt idx="4">
                  <c:v>1336.181673689757</c:v>
                </c:pt>
                <c:pt idx="5">
                  <c:v>829.92831970888358</c:v>
                </c:pt>
                <c:pt idx="6">
                  <c:v>993.9969074242166</c:v>
                </c:pt>
                <c:pt idx="7">
                  <c:v>344.20969020052524</c:v>
                </c:pt>
                <c:pt idx="8">
                  <c:v>2200.7877378145754</c:v>
                </c:pt>
                <c:pt idx="9">
                  <c:v>2055.9886566050768</c:v>
                </c:pt>
                <c:pt idx="10">
                  <c:v>1213.1547252314992</c:v>
                </c:pt>
                <c:pt idx="11">
                  <c:v>4633.8232993909014</c:v>
                </c:pt>
                <c:pt idx="12">
                  <c:v>1899.8521244000003</c:v>
                </c:pt>
                <c:pt idx="13">
                  <c:v>483.12656500000003</c:v>
                </c:pt>
                <c:pt idx="14">
                  <c:v>29.165195499999971</c:v>
                </c:pt>
                <c:pt idx="15">
                  <c:v>245.67374265224407</c:v>
                </c:pt>
              </c:numCache>
            </c:numRef>
          </c:val>
          <c:extLst>
            <c:ext xmlns:c16="http://schemas.microsoft.com/office/drawing/2014/chart" uri="{C3380CC4-5D6E-409C-BE32-E72D297353CC}">
              <c16:uniqueId val="{00000020-4F69-4DE0-A3FE-6B6A6B604687}"/>
            </c:ext>
          </c:extLst>
        </c:ser>
        <c:dLbls>
          <c:showLegendKey val="0"/>
          <c:showVal val="0"/>
          <c:showCatName val="0"/>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tx>
            <c:strRef>
              <c:f>排放源清单!$AB$83</c:f>
              <c:strCache>
                <c:ptCount val="1"/>
                <c:pt idx="0">
                  <c:v>NH3</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56B-416D-84CE-9FF6732BB63E}"/>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56B-416D-84CE-9FF6732BB63E}"/>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956B-416D-84CE-9FF6732BB63E}"/>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956B-416D-84CE-9FF6732BB63E}"/>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956B-416D-84CE-9FF6732BB63E}"/>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956B-416D-84CE-9FF6732BB63E}"/>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956B-416D-84CE-9FF6732BB63E}"/>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956B-416D-84CE-9FF6732BB63E}"/>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956B-416D-84CE-9FF6732BB63E}"/>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956B-416D-84CE-9FF6732BB63E}"/>
              </c:ext>
            </c:extLst>
          </c:dPt>
          <c:dPt>
            <c:idx val="10"/>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15-956B-416D-84CE-9FF6732BB63E}"/>
              </c:ext>
            </c:extLst>
          </c:dPt>
          <c:dLbls>
            <c:dLbl>
              <c:idx val="9"/>
              <c:numFmt formatCode="0.00%" sourceLinked="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Times New Roman" panose="02020603050405020304" pitchFamily="18" charset="0"/>
                      <a:ea typeface="宋体" panose="02010600030101010101" pitchFamily="2" charset="-122"/>
                      <a:cs typeface="+mn-cs"/>
                    </a:defRPr>
                  </a:pPr>
                  <a:endParaRPr lang="zh-CN"/>
                </a:p>
              </c:txPr>
              <c:dLblPos val="bestFit"/>
              <c:showLegendKey val="0"/>
              <c:showVal val="0"/>
              <c:showCatName val="1"/>
              <c:showSerName val="0"/>
              <c:showPercent val="1"/>
              <c:showBubbleSize val="0"/>
              <c:extLst>
                <c:ext xmlns:c16="http://schemas.microsoft.com/office/drawing/2014/chart" uri="{C3380CC4-5D6E-409C-BE32-E72D297353CC}">
                  <c16:uniqueId val="{00000013-956B-416D-84CE-9FF6732BB63E}"/>
                </c:ext>
              </c:extLst>
            </c:dLbl>
            <c:numFmt formatCode="0.0%" sourceLinked="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Times New Roman" panose="02020603050405020304" pitchFamily="18" charset="0"/>
                    <a:ea typeface="宋体" panose="02010600030101010101" pitchFamily="2" charset="-122"/>
                    <a:cs typeface="+mn-cs"/>
                  </a:defRPr>
                </a:pPr>
                <a:endParaRPr lang="zh-CN"/>
              </a:p>
            </c:txPr>
            <c:dLblPos val="bestFit"/>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排放源清单!$AA$84:$AA$94</c:f>
              <c:strCache>
                <c:ptCount val="11"/>
                <c:pt idx="0">
                  <c:v>工业源</c:v>
                </c:pt>
                <c:pt idx="1">
                  <c:v>道路移动源</c:v>
                </c:pt>
                <c:pt idx="2">
                  <c:v>畜禽养殖</c:v>
                </c:pt>
                <c:pt idx="3">
                  <c:v>氮肥施用</c:v>
                </c:pt>
                <c:pt idx="4">
                  <c:v>秸秆堆肥</c:v>
                </c:pt>
                <c:pt idx="5">
                  <c:v>固氮植物</c:v>
                </c:pt>
                <c:pt idx="6">
                  <c:v>土壤本底</c:v>
                </c:pt>
                <c:pt idx="7">
                  <c:v>人体粪便</c:v>
                </c:pt>
                <c:pt idx="8">
                  <c:v>废弃物处理源</c:v>
                </c:pt>
                <c:pt idx="9">
                  <c:v>生物质燃烧源</c:v>
                </c:pt>
                <c:pt idx="10">
                  <c:v>其他排放源</c:v>
                </c:pt>
              </c:strCache>
            </c:strRef>
          </c:cat>
          <c:val>
            <c:numRef>
              <c:f>排放源清单!$AB$84:$AB$94</c:f>
              <c:numCache>
                <c:formatCode>0.0_);[Red]\(0.0\)</c:formatCode>
                <c:ptCount val="11"/>
                <c:pt idx="0">
                  <c:v>146.54297383207387</c:v>
                </c:pt>
                <c:pt idx="1">
                  <c:v>283.81901672934549</c:v>
                </c:pt>
                <c:pt idx="2">
                  <c:v>1730.8652204209729</c:v>
                </c:pt>
                <c:pt idx="3">
                  <c:v>1108.8237599999998</c:v>
                </c:pt>
                <c:pt idx="4">
                  <c:v>19.488598400000004</c:v>
                </c:pt>
                <c:pt idx="5">
                  <c:v>0.71499999999999997</c:v>
                </c:pt>
                <c:pt idx="6">
                  <c:v>100.524</c:v>
                </c:pt>
                <c:pt idx="7">
                  <c:v>305.94614400000006</c:v>
                </c:pt>
                <c:pt idx="8">
                  <c:v>782.16719999999998</c:v>
                </c:pt>
                <c:pt idx="9">
                  <c:v>1.8290438999999987</c:v>
                </c:pt>
                <c:pt idx="10">
                  <c:v>4.3595048455713865</c:v>
                </c:pt>
              </c:numCache>
            </c:numRef>
          </c:val>
          <c:extLst>
            <c:ext xmlns:c16="http://schemas.microsoft.com/office/drawing/2014/chart" uri="{C3380CC4-5D6E-409C-BE32-E72D297353CC}">
              <c16:uniqueId val="{00000016-956B-416D-84CE-9FF6732BB63E}"/>
            </c:ext>
          </c:extLst>
        </c:ser>
        <c:dLbls>
          <c:showLegendKey val="0"/>
          <c:showVal val="0"/>
          <c:showCatName val="0"/>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4">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tx>
            <c:strRef>
              <c:f>排放源清单!$AB$98</c:f>
              <c:strCache>
                <c:ptCount val="1"/>
                <c:pt idx="0">
                  <c:v>BC</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31C1-4C5A-911D-22E653BF2E4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31C1-4C5A-911D-22E653BF2E4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31C1-4C5A-911D-22E653BF2E40}"/>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31C1-4C5A-911D-22E653BF2E40}"/>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31C1-4C5A-911D-22E653BF2E40}"/>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31C1-4C5A-911D-22E653BF2E40}"/>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31C1-4C5A-911D-22E653BF2E40}"/>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31C1-4C5A-911D-22E653BF2E40}"/>
              </c:ext>
            </c:extLst>
          </c:dPt>
          <c:dLbls>
            <c:numFmt formatCode="0.0%" sourceLinked="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Times New Roman" panose="02020603050405020304" pitchFamily="18" charset="0"/>
                    <a:ea typeface="宋体" panose="02010600030101010101" pitchFamily="2" charset="-122"/>
                    <a:cs typeface="+mn-cs"/>
                  </a:defRPr>
                </a:pPr>
                <a:endParaRPr lang="zh-CN"/>
              </a:p>
            </c:txPr>
            <c:dLblPos val="bestFit"/>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排放源清单!$AA$99:$AA$103</c:f>
              <c:strCache>
                <c:ptCount val="5"/>
                <c:pt idx="0">
                  <c:v>工业源</c:v>
                </c:pt>
                <c:pt idx="1">
                  <c:v>道路移动源</c:v>
                </c:pt>
                <c:pt idx="2">
                  <c:v>非道路移动源</c:v>
                </c:pt>
                <c:pt idx="3">
                  <c:v>生物质燃烧源</c:v>
                </c:pt>
                <c:pt idx="4">
                  <c:v>其他排放源</c:v>
                </c:pt>
              </c:strCache>
            </c:strRef>
          </c:cat>
          <c:val>
            <c:numRef>
              <c:f>排放源清单!$AB$99:$AB$103</c:f>
              <c:numCache>
                <c:formatCode>0.00</c:formatCode>
                <c:ptCount val="5"/>
                <c:pt idx="0">
                  <c:v>1.0171770454259847</c:v>
                </c:pt>
                <c:pt idx="1">
                  <c:v>79.358251519911505</c:v>
                </c:pt>
                <c:pt idx="2">
                  <c:v>248.23680563617071</c:v>
                </c:pt>
                <c:pt idx="3">
                  <c:v>2.3992082387999982</c:v>
                </c:pt>
                <c:pt idx="4">
                  <c:v>1.385898484327057</c:v>
                </c:pt>
              </c:numCache>
            </c:numRef>
          </c:val>
          <c:extLst>
            <c:ext xmlns:c16="http://schemas.microsoft.com/office/drawing/2014/chart" uri="{C3380CC4-5D6E-409C-BE32-E72D297353CC}">
              <c16:uniqueId val="{00000010-31C1-4C5A-911D-22E653BF2E40}"/>
            </c:ext>
          </c:extLst>
        </c:ser>
        <c:dLbls>
          <c:showLegendKey val="0"/>
          <c:showVal val="0"/>
          <c:showCatName val="0"/>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1AB45E-35F7-448C-8D23-30ABC49D26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TotalTime>
  <Pages>89</Pages>
  <Words>9566</Words>
  <Characters>54529</Characters>
  <Application>Microsoft Office Word</Application>
  <DocSecurity>0</DocSecurity>
  <Lines>454</Lines>
  <Paragraphs>127</Paragraphs>
  <ScaleCrop>false</ScaleCrop>
  <Company/>
  <LinksUpToDate>false</LinksUpToDate>
  <CharactersWithSpaces>63968</CharactersWithSpaces>
  <SharedDoc>false</SharedDoc>
  <HLinks>
    <vt:vector size="600" baseType="variant">
      <vt:variant>
        <vt:i4>1245247</vt:i4>
      </vt:variant>
      <vt:variant>
        <vt:i4>825</vt:i4>
      </vt:variant>
      <vt:variant>
        <vt:i4>0</vt:i4>
      </vt:variant>
      <vt:variant>
        <vt:i4>5</vt:i4>
      </vt:variant>
      <vt:variant>
        <vt:lpwstr/>
      </vt:variant>
      <vt:variant>
        <vt:lpwstr>_Toc438130067</vt:lpwstr>
      </vt:variant>
      <vt:variant>
        <vt:i4>1441855</vt:i4>
      </vt:variant>
      <vt:variant>
        <vt:i4>723</vt:i4>
      </vt:variant>
      <vt:variant>
        <vt:i4>0</vt:i4>
      </vt:variant>
      <vt:variant>
        <vt:i4>5</vt:i4>
      </vt:variant>
      <vt:variant>
        <vt:lpwstr/>
      </vt:variant>
      <vt:variant>
        <vt:lpwstr>_Toc438130036</vt:lpwstr>
      </vt:variant>
      <vt:variant>
        <vt:i4>1441855</vt:i4>
      </vt:variant>
      <vt:variant>
        <vt:i4>693</vt:i4>
      </vt:variant>
      <vt:variant>
        <vt:i4>0</vt:i4>
      </vt:variant>
      <vt:variant>
        <vt:i4>5</vt:i4>
      </vt:variant>
      <vt:variant>
        <vt:lpwstr/>
      </vt:variant>
      <vt:variant>
        <vt:lpwstr>_Toc438130035</vt:lpwstr>
      </vt:variant>
      <vt:variant>
        <vt:i4>1441855</vt:i4>
      </vt:variant>
      <vt:variant>
        <vt:i4>690</vt:i4>
      </vt:variant>
      <vt:variant>
        <vt:i4>0</vt:i4>
      </vt:variant>
      <vt:variant>
        <vt:i4>5</vt:i4>
      </vt:variant>
      <vt:variant>
        <vt:lpwstr/>
      </vt:variant>
      <vt:variant>
        <vt:lpwstr>_Toc438130034</vt:lpwstr>
      </vt:variant>
      <vt:variant>
        <vt:i4>1703991</vt:i4>
      </vt:variant>
      <vt:variant>
        <vt:i4>585</vt:i4>
      </vt:variant>
      <vt:variant>
        <vt:i4>0</vt:i4>
      </vt:variant>
      <vt:variant>
        <vt:i4>5</vt:i4>
      </vt:variant>
      <vt:variant>
        <vt:lpwstr/>
      </vt:variant>
      <vt:variant>
        <vt:lpwstr>_Toc438129968</vt:lpwstr>
      </vt:variant>
      <vt:variant>
        <vt:i4>1703991</vt:i4>
      </vt:variant>
      <vt:variant>
        <vt:i4>564</vt:i4>
      </vt:variant>
      <vt:variant>
        <vt:i4>0</vt:i4>
      </vt:variant>
      <vt:variant>
        <vt:i4>5</vt:i4>
      </vt:variant>
      <vt:variant>
        <vt:lpwstr/>
      </vt:variant>
      <vt:variant>
        <vt:lpwstr>_Toc438129961</vt:lpwstr>
      </vt:variant>
      <vt:variant>
        <vt:i4>1638455</vt:i4>
      </vt:variant>
      <vt:variant>
        <vt:i4>531</vt:i4>
      </vt:variant>
      <vt:variant>
        <vt:i4>0</vt:i4>
      </vt:variant>
      <vt:variant>
        <vt:i4>5</vt:i4>
      </vt:variant>
      <vt:variant>
        <vt:lpwstr/>
      </vt:variant>
      <vt:variant>
        <vt:lpwstr>_Toc438129954</vt:lpwstr>
      </vt:variant>
      <vt:variant>
        <vt:i4>1572919</vt:i4>
      </vt:variant>
      <vt:variant>
        <vt:i4>528</vt:i4>
      </vt:variant>
      <vt:variant>
        <vt:i4>0</vt:i4>
      </vt:variant>
      <vt:variant>
        <vt:i4>5</vt:i4>
      </vt:variant>
      <vt:variant>
        <vt:lpwstr/>
      </vt:variant>
      <vt:variant>
        <vt:lpwstr>_Toc438129949</vt:lpwstr>
      </vt:variant>
      <vt:variant>
        <vt:i4>1572919</vt:i4>
      </vt:variant>
      <vt:variant>
        <vt:i4>525</vt:i4>
      </vt:variant>
      <vt:variant>
        <vt:i4>0</vt:i4>
      </vt:variant>
      <vt:variant>
        <vt:i4>5</vt:i4>
      </vt:variant>
      <vt:variant>
        <vt:lpwstr/>
      </vt:variant>
      <vt:variant>
        <vt:lpwstr>_Toc438129948</vt:lpwstr>
      </vt:variant>
      <vt:variant>
        <vt:i4>1572919</vt:i4>
      </vt:variant>
      <vt:variant>
        <vt:i4>522</vt:i4>
      </vt:variant>
      <vt:variant>
        <vt:i4>0</vt:i4>
      </vt:variant>
      <vt:variant>
        <vt:i4>5</vt:i4>
      </vt:variant>
      <vt:variant>
        <vt:lpwstr/>
      </vt:variant>
      <vt:variant>
        <vt:lpwstr>_Toc438129945</vt:lpwstr>
      </vt:variant>
      <vt:variant>
        <vt:i4>1572919</vt:i4>
      </vt:variant>
      <vt:variant>
        <vt:i4>516</vt:i4>
      </vt:variant>
      <vt:variant>
        <vt:i4>0</vt:i4>
      </vt:variant>
      <vt:variant>
        <vt:i4>5</vt:i4>
      </vt:variant>
      <vt:variant>
        <vt:lpwstr/>
      </vt:variant>
      <vt:variant>
        <vt:lpwstr>_Toc438129944</vt:lpwstr>
      </vt:variant>
      <vt:variant>
        <vt:i4>1572919</vt:i4>
      </vt:variant>
      <vt:variant>
        <vt:i4>513</vt:i4>
      </vt:variant>
      <vt:variant>
        <vt:i4>0</vt:i4>
      </vt:variant>
      <vt:variant>
        <vt:i4>5</vt:i4>
      </vt:variant>
      <vt:variant>
        <vt:lpwstr/>
      </vt:variant>
      <vt:variant>
        <vt:lpwstr>_Toc438129943</vt:lpwstr>
      </vt:variant>
      <vt:variant>
        <vt:i4>1572919</vt:i4>
      </vt:variant>
      <vt:variant>
        <vt:i4>510</vt:i4>
      </vt:variant>
      <vt:variant>
        <vt:i4>0</vt:i4>
      </vt:variant>
      <vt:variant>
        <vt:i4>5</vt:i4>
      </vt:variant>
      <vt:variant>
        <vt:lpwstr/>
      </vt:variant>
      <vt:variant>
        <vt:lpwstr>_Toc438129940</vt:lpwstr>
      </vt:variant>
      <vt:variant>
        <vt:i4>2031671</vt:i4>
      </vt:variant>
      <vt:variant>
        <vt:i4>507</vt:i4>
      </vt:variant>
      <vt:variant>
        <vt:i4>0</vt:i4>
      </vt:variant>
      <vt:variant>
        <vt:i4>5</vt:i4>
      </vt:variant>
      <vt:variant>
        <vt:lpwstr/>
      </vt:variant>
      <vt:variant>
        <vt:lpwstr>_Toc438129939</vt:lpwstr>
      </vt:variant>
      <vt:variant>
        <vt:i4>2031671</vt:i4>
      </vt:variant>
      <vt:variant>
        <vt:i4>504</vt:i4>
      </vt:variant>
      <vt:variant>
        <vt:i4>0</vt:i4>
      </vt:variant>
      <vt:variant>
        <vt:i4>5</vt:i4>
      </vt:variant>
      <vt:variant>
        <vt:lpwstr/>
      </vt:variant>
      <vt:variant>
        <vt:lpwstr>_Toc438129938</vt:lpwstr>
      </vt:variant>
      <vt:variant>
        <vt:i4>2031671</vt:i4>
      </vt:variant>
      <vt:variant>
        <vt:i4>501</vt:i4>
      </vt:variant>
      <vt:variant>
        <vt:i4>0</vt:i4>
      </vt:variant>
      <vt:variant>
        <vt:i4>5</vt:i4>
      </vt:variant>
      <vt:variant>
        <vt:lpwstr/>
      </vt:variant>
      <vt:variant>
        <vt:lpwstr>_Toc438129937</vt:lpwstr>
      </vt:variant>
      <vt:variant>
        <vt:i4>2031671</vt:i4>
      </vt:variant>
      <vt:variant>
        <vt:i4>498</vt:i4>
      </vt:variant>
      <vt:variant>
        <vt:i4>0</vt:i4>
      </vt:variant>
      <vt:variant>
        <vt:i4>5</vt:i4>
      </vt:variant>
      <vt:variant>
        <vt:lpwstr/>
      </vt:variant>
      <vt:variant>
        <vt:lpwstr>_Toc438129936</vt:lpwstr>
      </vt:variant>
      <vt:variant>
        <vt:i4>2031671</vt:i4>
      </vt:variant>
      <vt:variant>
        <vt:i4>495</vt:i4>
      </vt:variant>
      <vt:variant>
        <vt:i4>0</vt:i4>
      </vt:variant>
      <vt:variant>
        <vt:i4>5</vt:i4>
      </vt:variant>
      <vt:variant>
        <vt:lpwstr/>
      </vt:variant>
      <vt:variant>
        <vt:lpwstr>_Toc438129935</vt:lpwstr>
      </vt:variant>
      <vt:variant>
        <vt:i4>1310768</vt:i4>
      </vt:variant>
      <vt:variant>
        <vt:i4>488</vt:i4>
      </vt:variant>
      <vt:variant>
        <vt:i4>0</vt:i4>
      </vt:variant>
      <vt:variant>
        <vt:i4>5</vt:i4>
      </vt:variant>
      <vt:variant>
        <vt:lpwstr/>
      </vt:variant>
      <vt:variant>
        <vt:lpwstr>_Toc472343242</vt:lpwstr>
      </vt:variant>
      <vt:variant>
        <vt:i4>1310768</vt:i4>
      </vt:variant>
      <vt:variant>
        <vt:i4>482</vt:i4>
      </vt:variant>
      <vt:variant>
        <vt:i4>0</vt:i4>
      </vt:variant>
      <vt:variant>
        <vt:i4>5</vt:i4>
      </vt:variant>
      <vt:variant>
        <vt:lpwstr/>
      </vt:variant>
      <vt:variant>
        <vt:lpwstr>_Toc472343241</vt:lpwstr>
      </vt:variant>
      <vt:variant>
        <vt:i4>1310768</vt:i4>
      </vt:variant>
      <vt:variant>
        <vt:i4>476</vt:i4>
      </vt:variant>
      <vt:variant>
        <vt:i4>0</vt:i4>
      </vt:variant>
      <vt:variant>
        <vt:i4>5</vt:i4>
      </vt:variant>
      <vt:variant>
        <vt:lpwstr/>
      </vt:variant>
      <vt:variant>
        <vt:lpwstr>_Toc472343240</vt:lpwstr>
      </vt:variant>
      <vt:variant>
        <vt:i4>1245232</vt:i4>
      </vt:variant>
      <vt:variant>
        <vt:i4>470</vt:i4>
      </vt:variant>
      <vt:variant>
        <vt:i4>0</vt:i4>
      </vt:variant>
      <vt:variant>
        <vt:i4>5</vt:i4>
      </vt:variant>
      <vt:variant>
        <vt:lpwstr/>
      </vt:variant>
      <vt:variant>
        <vt:lpwstr>_Toc472343239</vt:lpwstr>
      </vt:variant>
      <vt:variant>
        <vt:i4>1245232</vt:i4>
      </vt:variant>
      <vt:variant>
        <vt:i4>464</vt:i4>
      </vt:variant>
      <vt:variant>
        <vt:i4>0</vt:i4>
      </vt:variant>
      <vt:variant>
        <vt:i4>5</vt:i4>
      </vt:variant>
      <vt:variant>
        <vt:lpwstr/>
      </vt:variant>
      <vt:variant>
        <vt:lpwstr>_Toc472343238</vt:lpwstr>
      </vt:variant>
      <vt:variant>
        <vt:i4>1245232</vt:i4>
      </vt:variant>
      <vt:variant>
        <vt:i4>458</vt:i4>
      </vt:variant>
      <vt:variant>
        <vt:i4>0</vt:i4>
      </vt:variant>
      <vt:variant>
        <vt:i4>5</vt:i4>
      </vt:variant>
      <vt:variant>
        <vt:lpwstr/>
      </vt:variant>
      <vt:variant>
        <vt:lpwstr>_Toc472343237</vt:lpwstr>
      </vt:variant>
      <vt:variant>
        <vt:i4>1245232</vt:i4>
      </vt:variant>
      <vt:variant>
        <vt:i4>452</vt:i4>
      </vt:variant>
      <vt:variant>
        <vt:i4>0</vt:i4>
      </vt:variant>
      <vt:variant>
        <vt:i4>5</vt:i4>
      </vt:variant>
      <vt:variant>
        <vt:lpwstr/>
      </vt:variant>
      <vt:variant>
        <vt:lpwstr>_Toc472343236</vt:lpwstr>
      </vt:variant>
      <vt:variant>
        <vt:i4>1245232</vt:i4>
      </vt:variant>
      <vt:variant>
        <vt:i4>446</vt:i4>
      </vt:variant>
      <vt:variant>
        <vt:i4>0</vt:i4>
      </vt:variant>
      <vt:variant>
        <vt:i4>5</vt:i4>
      </vt:variant>
      <vt:variant>
        <vt:lpwstr/>
      </vt:variant>
      <vt:variant>
        <vt:lpwstr>_Toc472343235</vt:lpwstr>
      </vt:variant>
      <vt:variant>
        <vt:i4>1245232</vt:i4>
      </vt:variant>
      <vt:variant>
        <vt:i4>440</vt:i4>
      </vt:variant>
      <vt:variant>
        <vt:i4>0</vt:i4>
      </vt:variant>
      <vt:variant>
        <vt:i4>5</vt:i4>
      </vt:variant>
      <vt:variant>
        <vt:lpwstr/>
      </vt:variant>
      <vt:variant>
        <vt:lpwstr>_Toc472343234</vt:lpwstr>
      </vt:variant>
      <vt:variant>
        <vt:i4>1245232</vt:i4>
      </vt:variant>
      <vt:variant>
        <vt:i4>434</vt:i4>
      </vt:variant>
      <vt:variant>
        <vt:i4>0</vt:i4>
      </vt:variant>
      <vt:variant>
        <vt:i4>5</vt:i4>
      </vt:variant>
      <vt:variant>
        <vt:lpwstr/>
      </vt:variant>
      <vt:variant>
        <vt:lpwstr>_Toc472343233</vt:lpwstr>
      </vt:variant>
      <vt:variant>
        <vt:i4>1245232</vt:i4>
      </vt:variant>
      <vt:variant>
        <vt:i4>428</vt:i4>
      </vt:variant>
      <vt:variant>
        <vt:i4>0</vt:i4>
      </vt:variant>
      <vt:variant>
        <vt:i4>5</vt:i4>
      </vt:variant>
      <vt:variant>
        <vt:lpwstr/>
      </vt:variant>
      <vt:variant>
        <vt:lpwstr>_Toc472343232</vt:lpwstr>
      </vt:variant>
      <vt:variant>
        <vt:i4>1245232</vt:i4>
      </vt:variant>
      <vt:variant>
        <vt:i4>422</vt:i4>
      </vt:variant>
      <vt:variant>
        <vt:i4>0</vt:i4>
      </vt:variant>
      <vt:variant>
        <vt:i4>5</vt:i4>
      </vt:variant>
      <vt:variant>
        <vt:lpwstr/>
      </vt:variant>
      <vt:variant>
        <vt:lpwstr>_Toc472343231</vt:lpwstr>
      </vt:variant>
      <vt:variant>
        <vt:i4>1245232</vt:i4>
      </vt:variant>
      <vt:variant>
        <vt:i4>416</vt:i4>
      </vt:variant>
      <vt:variant>
        <vt:i4>0</vt:i4>
      </vt:variant>
      <vt:variant>
        <vt:i4>5</vt:i4>
      </vt:variant>
      <vt:variant>
        <vt:lpwstr/>
      </vt:variant>
      <vt:variant>
        <vt:lpwstr>_Toc472343230</vt:lpwstr>
      </vt:variant>
      <vt:variant>
        <vt:i4>1179696</vt:i4>
      </vt:variant>
      <vt:variant>
        <vt:i4>410</vt:i4>
      </vt:variant>
      <vt:variant>
        <vt:i4>0</vt:i4>
      </vt:variant>
      <vt:variant>
        <vt:i4>5</vt:i4>
      </vt:variant>
      <vt:variant>
        <vt:lpwstr/>
      </vt:variant>
      <vt:variant>
        <vt:lpwstr>_Toc472343229</vt:lpwstr>
      </vt:variant>
      <vt:variant>
        <vt:i4>1179696</vt:i4>
      </vt:variant>
      <vt:variant>
        <vt:i4>404</vt:i4>
      </vt:variant>
      <vt:variant>
        <vt:i4>0</vt:i4>
      </vt:variant>
      <vt:variant>
        <vt:i4>5</vt:i4>
      </vt:variant>
      <vt:variant>
        <vt:lpwstr/>
      </vt:variant>
      <vt:variant>
        <vt:lpwstr>_Toc472343228</vt:lpwstr>
      </vt:variant>
      <vt:variant>
        <vt:i4>1179696</vt:i4>
      </vt:variant>
      <vt:variant>
        <vt:i4>398</vt:i4>
      </vt:variant>
      <vt:variant>
        <vt:i4>0</vt:i4>
      </vt:variant>
      <vt:variant>
        <vt:i4>5</vt:i4>
      </vt:variant>
      <vt:variant>
        <vt:lpwstr/>
      </vt:variant>
      <vt:variant>
        <vt:lpwstr>_Toc472343227</vt:lpwstr>
      </vt:variant>
      <vt:variant>
        <vt:i4>1179696</vt:i4>
      </vt:variant>
      <vt:variant>
        <vt:i4>392</vt:i4>
      </vt:variant>
      <vt:variant>
        <vt:i4>0</vt:i4>
      </vt:variant>
      <vt:variant>
        <vt:i4>5</vt:i4>
      </vt:variant>
      <vt:variant>
        <vt:lpwstr/>
      </vt:variant>
      <vt:variant>
        <vt:lpwstr>_Toc472343226</vt:lpwstr>
      </vt:variant>
      <vt:variant>
        <vt:i4>1179696</vt:i4>
      </vt:variant>
      <vt:variant>
        <vt:i4>386</vt:i4>
      </vt:variant>
      <vt:variant>
        <vt:i4>0</vt:i4>
      </vt:variant>
      <vt:variant>
        <vt:i4>5</vt:i4>
      </vt:variant>
      <vt:variant>
        <vt:lpwstr/>
      </vt:variant>
      <vt:variant>
        <vt:lpwstr>_Toc472343225</vt:lpwstr>
      </vt:variant>
      <vt:variant>
        <vt:i4>1179696</vt:i4>
      </vt:variant>
      <vt:variant>
        <vt:i4>380</vt:i4>
      </vt:variant>
      <vt:variant>
        <vt:i4>0</vt:i4>
      </vt:variant>
      <vt:variant>
        <vt:i4>5</vt:i4>
      </vt:variant>
      <vt:variant>
        <vt:lpwstr/>
      </vt:variant>
      <vt:variant>
        <vt:lpwstr>_Toc472343224</vt:lpwstr>
      </vt:variant>
      <vt:variant>
        <vt:i4>1179696</vt:i4>
      </vt:variant>
      <vt:variant>
        <vt:i4>374</vt:i4>
      </vt:variant>
      <vt:variant>
        <vt:i4>0</vt:i4>
      </vt:variant>
      <vt:variant>
        <vt:i4>5</vt:i4>
      </vt:variant>
      <vt:variant>
        <vt:lpwstr/>
      </vt:variant>
      <vt:variant>
        <vt:lpwstr>_Toc472343223</vt:lpwstr>
      </vt:variant>
      <vt:variant>
        <vt:i4>1179696</vt:i4>
      </vt:variant>
      <vt:variant>
        <vt:i4>368</vt:i4>
      </vt:variant>
      <vt:variant>
        <vt:i4>0</vt:i4>
      </vt:variant>
      <vt:variant>
        <vt:i4>5</vt:i4>
      </vt:variant>
      <vt:variant>
        <vt:lpwstr/>
      </vt:variant>
      <vt:variant>
        <vt:lpwstr>_Toc472343222</vt:lpwstr>
      </vt:variant>
      <vt:variant>
        <vt:i4>1179696</vt:i4>
      </vt:variant>
      <vt:variant>
        <vt:i4>362</vt:i4>
      </vt:variant>
      <vt:variant>
        <vt:i4>0</vt:i4>
      </vt:variant>
      <vt:variant>
        <vt:i4>5</vt:i4>
      </vt:variant>
      <vt:variant>
        <vt:lpwstr/>
      </vt:variant>
      <vt:variant>
        <vt:lpwstr>_Toc472343221</vt:lpwstr>
      </vt:variant>
      <vt:variant>
        <vt:i4>1179696</vt:i4>
      </vt:variant>
      <vt:variant>
        <vt:i4>356</vt:i4>
      </vt:variant>
      <vt:variant>
        <vt:i4>0</vt:i4>
      </vt:variant>
      <vt:variant>
        <vt:i4>5</vt:i4>
      </vt:variant>
      <vt:variant>
        <vt:lpwstr/>
      </vt:variant>
      <vt:variant>
        <vt:lpwstr>_Toc472343220</vt:lpwstr>
      </vt:variant>
      <vt:variant>
        <vt:i4>1114160</vt:i4>
      </vt:variant>
      <vt:variant>
        <vt:i4>350</vt:i4>
      </vt:variant>
      <vt:variant>
        <vt:i4>0</vt:i4>
      </vt:variant>
      <vt:variant>
        <vt:i4>5</vt:i4>
      </vt:variant>
      <vt:variant>
        <vt:lpwstr/>
      </vt:variant>
      <vt:variant>
        <vt:lpwstr>_Toc472343219</vt:lpwstr>
      </vt:variant>
      <vt:variant>
        <vt:i4>1114160</vt:i4>
      </vt:variant>
      <vt:variant>
        <vt:i4>344</vt:i4>
      </vt:variant>
      <vt:variant>
        <vt:i4>0</vt:i4>
      </vt:variant>
      <vt:variant>
        <vt:i4>5</vt:i4>
      </vt:variant>
      <vt:variant>
        <vt:lpwstr/>
      </vt:variant>
      <vt:variant>
        <vt:lpwstr>_Toc472343218</vt:lpwstr>
      </vt:variant>
      <vt:variant>
        <vt:i4>1114160</vt:i4>
      </vt:variant>
      <vt:variant>
        <vt:i4>338</vt:i4>
      </vt:variant>
      <vt:variant>
        <vt:i4>0</vt:i4>
      </vt:variant>
      <vt:variant>
        <vt:i4>5</vt:i4>
      </vt:variant>
      <vt:variant>
        <vt:lpwstr/>
      </vt:variant>
      <vt:variant>
        <vt:lpwstr>_Toc472343217</vt:lpwstr>
      </vt:variant>
      <vt:variant>
        <vt:i4>1114160</vt:i4>
      </vt:variant>
      <vt:variant>
        <vt:i4>332</vt:i4>
      </vt:variant>
      <vt:variant>
        <vt:i4>0</vt:i4>
      </vt:variant>
      <vt:variant>
        <vt:i4>5</vt:i4>
      </vt:variant>
      <vt:variant>
        <vt:lpwstr/>
      </vt:variant>
      <vt:variant>
        <vt:lpwstr>_Toc472343216</vt:lpwstr>
      </vt:variant>
      <vt:variant>
        <vt:i4>1114160</vt:i4>
      </vt:variant>
      <vt:variant>
        <vt:i4>326</vt:i4>
      </vt:variant>
      <vt:variant>
        <vt:i4>0</vt:i4>
      </vt:variant>
      <vt:variant>
        <vt:i4>5</vt:i4>
      </vt:variant>
      <vt:variant>
        <vt:lpwstr/>
      </vt:variant>
      <vt:variant>
        <vt:lpwstr>_Toc472343215</vt:lpwstr>
      </vt:variant>
      <vt:variant>
        <vt:i4>1114160</vt:i4>
      </vt:variant>
      <vt:variant>
        <vt:i4>320</vt:i4>
      </vt:variant>
      <vt:variant>
        <vt:i4>0</vt:i4>
      </vt:variant>
      <vt:variant>
        <vt:i4>5</vt:i4>
      </vt:variant>
      <vt:variant>
        <vt:lpwstr/>
      </vt:variant>
      <vt:variant>
        <vt:lpwstr>_Toc472343214</vt:lpwstr>
      </vt:variant>
      <vt:variant>
        <vt:i4>1114160</vt:i4>
      </vt:variant>
      <vt:variant>
        <vt:i4>314</vt:i4>
      </vt:variant>
      <vt:variant>
        <vt:i4>0</vt:i4>
      </vt:variant>
      <vt:variant>
        <vt:i4>5</vt:i4>
      </vt:variant>
      <vt:variant>
        <vt:lpwstr/>
      </vt:variant>
      <vt:variant>
        <vt:lpwstr>_Toc472343213</vt:lpwstr>
      </vt:variant>
      <vt:variant>
        <vt:i4>1114160</vt:i4>
      </vt:variant>
      <vt:variant>
        <vt:i4>308</vt:i4>
      </vt:variant>
      <vt:variant>
        <vt:i4>0</vt:i4>
      </vt:variant>
      <vt:variant>
        <vt:i4>5</vt:i4>
      </vt:variant>
      <vt:variant>
        <vt:lpwstr/>
      </vt:variant>
      <vt:variant>
        <vt:lpwstr>_Toc472343212</vt:lpwstr>
      </vt:variant>
      <vt:variant>
        <vt:i4>1114160</vt:i4>
      </vt:variant>
      <vt:variant>
        <vt:i4>302</vt:i4>
      </vt:variant>
      <vt:variant>
        <vt:i4>0</vt:i4>
      </vt:variant>
      <vt:variant>
        <vt:i4>5</vt:i4>
      </vt:variant>
      <vt:variant>
        <vt:lpwstr/>
      </vt:variant>
      <vt:variant>
        <vt:lpwstr>_Toc472343211</vt:lpwstr>
      </vt:variant>
      <vt:variant>
        <vt:i4>1114160</vt:i4>
      </vt:variant>
      <vt:variant>
        <vt:i4>296</vt:i4>
      </vt:variant>
      <vt:variant>
        <vt:i4>0</vt:i4>
      </vt:variant>
      <vt:variant>
        <vt:i4>5</vt:i4>
      </vt:variant>
      <vt:variant>
        <vt:lpwstr/>
      </vt:variant>
      <vt:variant>
        <vt:lpwstr>_Toc472343210</vt:lpwstr>
      </vt:variant>
      <vt:variant>
        <vt:i4>1048624</vt:i4>
      </vt:variant>
      <vt:variant>
        <vt:i4>290</vt:i4>
      </vt:variant>
      <vt:variant>
        <vt:i4>0</vt:i4>
      </vt:variant>
      <vt:variant>
        <vt:i4>5</vt:i4>
      </vt:variant>
      <vt:variant>
        <vt:lpwstr/>
      </vt:variant>
      <vt:variant>
        <vt:lpwstr>_Toc472343209</vt:lpwstr>
      </vt:variant>
      <vt:variant>
        <vt:i4>1048624</vt:i4>
      </vt:variant>
      <vt:variant>
        <vt:i4>284</vt:i4>
      </vt:variant>
      <vt:variant>
        <vt:i4>0</vt:i4>
      </vt:variant>
      <vt:variant>
        <vt:i4>5</vt:i4>
      </vt:variant>
      <vt:variant>
        <vt:lpwstr/>
      </vt:variant>
      <vt:variant>
        <vt:lpwstr>_Toc472343208</vt:lpwstr>
      </vt:variant>
      <vt:variant>
        <vt:i4>1048624</vt:i4>
      </vt:variant>
      <vt:variant>
        <vt:i4>278</vt:i4>
      </vt:variant>
      <vt:variant>
        <vt:i4>0</vt:i4>
      </vt:variant>
      <vt:variant>
        <vt:i4>5</vt:i4>
      </vt:variant>
      <vt:variant>
        <vt:lpwstr/>
      </vt:variant>
      <vt:variant>
        <vt:lpwstr>_Toc472343207</vt:lpwstr>
      </vt:variant>
      <vt:variant>
        <vt:i4>1048624</vt:i4>
      </vt:variant>
      <vt:variant>
        <vt:i4>272</vt:i4>
      </vt:variant>
      <vt:variant>
        <vt:i4>0</vt:i4>
      </vt:variant>
      <vt:variant>
        <vt:i4>5</vt:i4>
      </vt:variant>
      <vt:variant>
        <vt:lpwstr/>
      </vt:variant>
      <vt:variant>
        <vt:lpwstr>_Toc472343206</vt:lpwstr>
      </vt:variant>
      <vt:variant>
        <vt:i4>1048624</vt:i4>
      </vt:variant>
      <vt:variant>
        <vt:i4>266</vt:i4>
      </vt:variant>
      <vt:variant>
        <vt:i4>0</vt:i4>
      </vt:variant>
      <vt:variant>
        <vt:i4>5</vt:i4>
      </vt:variant>
      <vt:variant>
        <vt:lpwstr/>
      </vt:variant>
      <vt:variant>
        <vt:lpwstr>_Toc472343205</vt:lpwstr>
      </vt:variant>
      <vt:variant>
        <vt:i4>1048624</vt:i4>
      </vt:variant>
      <vt:variant>
        <vt:i4>260</vt:i4>
      </vt:variant>
      <vt:variant>
        <vt:i4>0</vt:i4>
      </vt:variant>
      <vt:variant>
        <vt:i4>5</vt:i4>
      </vt:variant>
      <vt:variant>
        <vt:lpwstr/>
      </vt:variant>
      <vt:variant>
        <vt:lpwstr>_Toc472343204</vt:lpwstr>
      </vt:variant>
      <vt:variant>
        <vt:i4>1048624</vt:i4>
      </vt:variant>
      <vt:variant>
        <vt:i4>254</vt:i4>
      </vt:variant>
      <vt:variant>
        <vt:i4>0</vt:i4>
      </vt:variant>
      <vt:variant>
        <vt:i4>5</vt:i4>
      </vt:variant>
      <vt:variant>
        <vt:lpwstr/>
      </vt:variant>
      <vt:variant>
        <vt:lpwstr>_Toc472343203</vt:lpwstr>
      </vt:variant>
      <vt:variant>
        <vt:i4>1048624</vt:i4>
      </vt:variant>
      <vt:variant>
        <vt:i4>248</vt:i4>
      </vt:variant>
      <vt:variant>
        <vt:i4>0</vt:i4>
      </vt:variant>
      <vt:variant>
        <vt:i4>5</vt:i4>
      </vt:variant>
      <vt:variant>
        <vt:lpwstr/>
      </vt:variant>
      <vt:variant>
        <vt:lpwstr>_Toc472343202</vt:lpwstr>
      </vt:variant>
      <vt:variant>
        <vt:i4>1048624</vt:i4>
      </vt:variant>
      <vt:variant>
        <vt:i4>242</vt:i4>
      </vt:variant>
      <vt:variant>
        <vt:i4>0</vt:i4>
      </vt:variant>
      <vt:variant>
        <vt:i4>5</vt:i4>
      </vt:variant>
      <vt:variant>
        <vt:lpwstr/>
      </vt:variant>
      <vt:variant>
        <vt:lpwstr>_Toc472343201</vt:lpwstr>
      </vt:variant>
      <vt:variant>
        <vt:i4>1048624</vt:i4>
      </vt:variant>
      <vt:variant>
        <vt:i4>236</vt:i4>
      </vt:variant>
      <vt:variant>
        <vt:i4>0</vt:i4>
      </vt:variant>
      <vt:variant>
        <vt:i4>5</vt:i4>
      </vt:variant>
      <vt:variant>
        <vt:lpwstr/>
      </vt:variant>
      <vt:variant>
        <vt:lpwstr>_Toc472343200</vt:lpwstr>
      </vt:variant>
      <vt:variant>
        <vt:i4>1638451</vt:i4>
      </vt:variant>
      <vt:variant>
        <vt:i4>230</vt:i4>
      </vt:variant>
      <vt:variant>
        <vt:i4>0</vt:i4>
      </vt:variant>
      <vt:variant>
        <vt:i4>5</vt:i4>
      </vt:variant>
      <vt:variant>
        <vt:lpwstr/>
      </vt:variant>
      <vt:variant>
        <vt:lpwstr>_Toc472343199</vt:lpwstr>
      </vt:variant>
      <vt:variant>
        <vt:i4>1638451</vt:i4>
      </vt:variant>
      <vt:variant>
        <vt:i4>224</vt:i4>
      </vt:variant>
      <vt:variant>
        <vt:i4>0</vt:i4>
      </vt:variant>
      <vt:variant>
        <vt:i4>5</vt:i4>
      </vt:variant>
      <vt:variant>
        <vt:lpwstr/>
      </vt:variant>
      <vt:variant>
        <vt:lpwstr>_Toc472343198</vt:lpwstr>
      </vt:variant>
      <vt:variant>
        <vt:i4>1638451</vt:i4>
      </vt:variant>
      <vt:variant>
        <vt:i4>218</vt:i4>
      </vt:variant>
      <vt:variant>
        <vt:i4>0</vt:i4>
      </vt:variant>
      <vt:variant>
        <vt:i4>5</vt:i4>
      </vt:variant>
      <vt:variant>
        <vt:lpwstr/>
      </vt:variant>
      <vt:variant>
        <vt:lpwstr>_Toc472343197</vt:lpwstr>
      </vt:variant>
      <vt:variant>
        <vt:i4>1638451</vt:i4>
      </vt:variant>
      <vt:variant>
        <vt:i4>212</vt:i4>
      </vt:variant>
      <vt:variant>
        <vt:i4>0</vt:i4>
      </vt:variant>
      <vt:variant>
        <vt:i4>5</vt:i4>
      </vt:variant>
      <vt:variant>
        <vt:lpwstr/>
      </vt:variant>
      <vt:variant>
        <vt:lpwstr>_Toc472343196</vt:lpwstr>
      </vt:variant>
      <vt:variant>
        <vt:i4>1638451</vt:i4>
      </vt:variant>
      <vt:variant>
        <vt:i4>206</vt:i4>
      </vt:variant>
      <vt:variant>
        <vt:i4>0</vt:i4>
      </vt:variant>
      <vt:variant>
        <vt:i4>5</vt:i4>
      </vt:variant>
      <vt:variant>
        <vt:lpwstr/>
      </vt:variant>
      <vt:variant>
        <vt:lpwstr>_Toc472343195</vt:lpwstr>
      </vt:variant>
      <vt:variant>
        <vt:i4>1638451</vt:i4>
      </vt:variant>
      <vt:variant>
        <vt:i4>200</vt:i4>
      </vt:variant>
      <vt:variant>
        <vt:i4>0</vt:i4>
      </vt:variant>
      <vt:variant>
        <vt:i4>5</vt:i4>
      </vt:variant>
      <vt:variant>
        <vt:lpwstr/>
      </vt:variant>
      <vt:variant>
        <vt:lpwstr>_Toc472343194</vt:lpwstr>
      </vt:variant>
      <vt:variant>
        <vt:i4>1638451</vt:i4>
      </vt:variant>
      <vt:variant>
        <vt:i4>194</vt:i4>
      </vt:variant>
      <vt:variant>
        <vt:i4>0</vt:i4>
      </vt:variant>
      <vt:variant>
        <vt:i4>5</vt:i4>
      </vt:variant>
      <vt:variant>
        <vt:lpwstr/>
      </vt:variant>
      <vt:variant>
        <vt:lpwstr>_Toc472343193</vt:lpwstr>
      </vt:variant>
      <vt:variant>
        <vt:i4>1638451</vt:i4>
      </vt:variant>
      <vt:variant>
        <vt:i4>188</vt:i4>
      </vt:variant>
      <vt:variant>
        <vt:i4>0</vt:i4>
      </vt:variant>
      <vt:variant>
        <vt:i4>5</vt:i4>
      </vt:variant>
      <vt:variant>
        <vt:lpwstr/>
      </vt:variant>
      <vt:variant>
        <vt:lpwstr>_Toc472343192</vt:lpwstr>
      </vt:variant>
      <vt:variant>
        <vt:i4>1638451</vt:i4>
      </vt:variant>
      <vt:variant>
        <vt:i4>182</vt:i4>
      </vt:variant>
      <vt:variant>
        <vt:i4>0</vt:i4>
      </vt:variant>
      <vt:variant>
        <vt:i4>5</vt:i4>
      </vt:variant>
      <vt:variant>
        <vt:lpwstr/>
      </vt:variant>
      <vt:variant>
        <vt:lpwstr>_Toc472343191</vt:lpwstr>
      </vt:variant>
      <vt:variant>
        <vt:i4>1638451</vt:i4>
      </vt:variant>
      <vt:variant>
        <vt:i4>176</vt:i4>
      </vt:variant>
      <vt:variant>
        <vt:i4>0</vt:i4>
      </vt:variant>
      <vt:variant>
        <vt:i4>5</vt:i4>
      </vt:variant>
      <vt:variant>
        <vt:lpwstr/>
      </vt:variant>
      <vt:variant>
        <vt:lpwstr>_Toc472343190</vt:lpwstr>
      </vt:variant>
      <vt:variant>
        <vt:i4>1572915</vt:i4>
      </vt:variant>
      <vt:variant>
        <vt:i4>170</vt:i4>
      </vt:variant>
      <vt:variant>
        <vt:i4>0</vt:i4>
      </vt:variant>
      <vt:variant>
        <vt:i4>5</vt:i4>
      </vt:variant>
      <vt:variant>
        <vt:lpwstr/>
      </vt:variant>
      <vt:variant>
        <vt:lpwstr>_Toc472343189</vt:lpwstr>
      </vt:variant>
      <vt:variant>
        <vt:i4>1572915</vt:i4>
      </vt:variant>
      <vt:variant>
        <vt:i4>164</vt:i4>
      </vt:variant>
      <vt:variant>
        <vt:i4>0</vt:i4>
      </vt:variant>
      <vt:variant>
        <vt:i4>5</vt:i4>
      </vt:variant>
      <vt:variant>
        <vt:lpwstr/>
      </vt:variant>
      <vt:variant>
        <vt:lpwstr>_Toc472343188</vt:lpwstr>
      </vt:variant>
      <vt:variant>
        <vt:i4>1572915</vt:i4>
      </vt:variant>
      <vt:variant>
        <vt:i4>158</vt:i4>
      </vt:variant>
      <vt:variant>
        <vt:i4>0</vt:i4>
      </vt:variant>
      <vt:variant>
        <vt:i4>5</vt:i4>
      </vt:variant>
      <vt:variant>
        <vt:lpwstr/>
      </vt:variant>
      <vt:variant>
        <vt:lpwstr>_Toc472343187</vt:lpwstr>
      </vt:variant>
      <vt:variant>
        <vt:i4>1572915</vt:i4>
      </vt:variant>
      <vt:variant>
        <vt:i4>152</vt:i4>
      </vt:variant>
      <vt:variant>
        <vt:i4>0</vt:i4>
      </vt:variant>
      <vt:variant>
        <vt:i4>5</vt:i4>
      </vt:variant>
      <vt:variant>
        <vt:lpwstr/>
      </vt:variant>
      <vt:variant>
        <vt:lpwstr>_Toc472343186</vt:lpwstr>
      </vt:variant>
      <vt:variant>
        <vt:i4>1572915</vt:i4>
      </vt:variant>
      <vt:variant>
        <vt:i4>146</vt:i4>
      </vt:variant>
      <vt:variant>
        <vt:i4>0</vt:i4>
      </vt:variant>
      <vt:variant>
        <vt:i4>5</vt:i4>
      </vt:variant>
      <vt:variant>
        <vt:lpwstr/>
      </vt:variant>
      <vt:variant>
        <vt:lpwstr>_Toc472343185</vt:lpwstr>
      </vt:variant>
      <vt:variant>
        <vt:i4>1572915</vt:i4>
      </vt:variant>
      <vt:variant>
        <vt:i4>140</vt:i4>
      </vt:variant>
      <vt:variant>
        <vt:i4>0</vt:i4>
      </vt:variant>
      <vt:variant>
        <vt:i4>5</vt:i4>
      </vt:variant>
      <vt:variant>
        <vt:lpwstr/>
      </vt:variant>
      <vt:variant>
        <vt:lpwstr>_Toc472343184</vt:lpwstr>
      </vt:variant>
      <vt:variant>
        <vt:i4>1572915</vt:i4>
      </vt:variant>
      <vt:variant>
        <vt:i4>134</vt:i4>
      </vt:variant>
      <vt:variant>
        <vt:i4>0</vt:i4>
      </vt:variant>
      <vt:variant>
        <vt:i4>5</vt:i4>
      </vt:variant>
      <vt:variant>
        <vt:lpwstr/>
      </vt:variant>
      <vt:variant>
        <vt:lpwstr>_Toc472343183</vt:lpwstr>
      </vt:variant>
      <vt:variant>
        <vt:i4>1572915</vt:i4>
      </vt:variant>
      <vt:variant>
        <vt:i4>128</vt:i4>
      </vt:variant>
      <vt:variant>
        <vt:i4>0</vt:i4>
      </vt:variant>
      <vt:variant>
        <vt:i4>5</vt:i4>
      </vt:variant>
      <vt:variant>
        <vt:lpwstr/>
      </vt:variant>
      <vt:variant>
        <vt:lpwstr>_Toc472343182</vt:lpwstr>
      </vt:variant>
      <vt:variant>
        <vt:i4>1572915</vt:i4>
      </vt:variant>
      <vt:variant>
        <vt:i4>122</vt:i4>
      </vt:variant>
      <vt:variant>
        <vt:i4>0</vt:i4>
      </vt:variant>
      <vt:variant>
        <vt:i4>5</vt:i4>
      </vt:variant>
      <vt:variant>
        <vt:lpwstr/>
      </vt:variant>
      <vt:variant>
        <vt:lpwstr>_Toc472343181</vt:lpwstr>
      </vt:variant>
      <vt:variant>
        <vt:i4>1572915</vt:i4>
      </vt:variant>
      <vt:variant>
        <vt:i4>116</vt:i4>
      </vt:variant>
      <vt:variant>
        <vt:i4>0</vt:i4>
      </vt:variant>
      <vt:variant>
        <vt:i4>5</vt:i4>
      </vt:variant>
      <vt:variant>
        <vt:lpwstr/>
      </vt:variant>
      <vt:variant>
        <vt:lpwstr>_Toc472343180</vt:lpwstr>
      </vt:variant>
      <vt:variant>
        <vt:i4>1507379</vt:i4>
      </vt:variant>
      <vt:variant>
        <vt:i4>110</vt:i4>
      </vt:variant>
      <vt:variant>
        <vt:i4>0</vt:i4>
      </vt:variant>
      <vt:variant>
        <vt:i4>5</vt:i4>
      </vt:variant>
      <vt:variant>
        <vt:lpwstr/>
      </vt:variant>
      <vt:variant>
        <vt:lpwstr>_Toc472343179</vt:lpwstr>
      </vt:variant>
      <vt:variant>
        <vt:i4>1507379</vt:i4>
      </vt:variant>
      <vt:variant>
        <vt:i4>104</vt:i4>
      </vt:variant>
      <vt:variant>
        <vt:i4>0</vt:i4>
      </vt:variant>
      <vt:variant>
        <vt:i4>5</vt:i4>
      </vt:variant>
      <vt:variant>
        <vt:lpwstr/>
      </vt:variant>
      <vt:variant>
        <vt:lpwstr>_Toc472343178</vt:lpwstr>
      </vt:variant>
      <vt:variant>
        <vt:i4>1507379</vt:i4>
      </vt:variant>
      <vt:variant>
        <vt:i4>98</vt:i4>
      </vt:variant>
      <vt:variant>
        <vt:i4>0</vt:i4>
      </vt:variant>
      <vt:variant>
        <vt:i4>5</vt:i4>
      </vt:variant>
      <vt:variant>
        <vt:lpwstr/>
      </vt:variant>
      <vt:variant>
        <vt:lpwstr>_Toc472343177</vt:lpwstr>
      </vt:variant>
      <vt:variant>
        <vt:i4>1507379</vt:i4>
      </vt:variant>
      <vt:variant>
        <vt:i4>92</vt:i4>
      </vt:variant>
      <vt:variant>
        <vt:i4>0</vt:i4>
      </vt:variant>
      <vt:variant>
        <vt:i4>5</vt:i4>
      </vt:variant>
      <vt:variant>
        <vt:lpwstr/>
      </vt:variant>
      <vt:variant>
        <vt:lpwstr>_Toc472343176</vt:lpwstr>
      </vt:variant>
      <vt:variant>
        <vt:i4>1507379</vt:i4>
      </vt:variant>
      <vt:variant>
        <vt:i4>86</vt:i4>
      </vt:variant>
      <vt:variant>
        <vt:i4>0</vt:i4>
      </vt:variant>
      <vt:variant>
        <vt:i4>5</vt:i4>
      </vt:variant>
      <vt:variant>
        <vt:lpwstr/>
      </vt:variant>
      <vt:variant>
        <vt:lpwstr>_Toc472343175</vt:lpwstr>
      </vt:variant>
      <vt:variant>
        <vt:i4>1507379</vt:i4>
      </vt:variant>
      <vt:variant>
        <vt:i4>80</vt:i4>
      </vt:variant>
      <vt:variant>
        <vt:i4>0</vt:i4>
      </vt:variant>
      <vt:variant>
        <vt:i4>5</vt:i4>
      </vt:variant>
      <vt:variant>
        <vt:lpwstr/>
      </vt:variant>
      <vt:variant>
        <vt:lpwstr>_Toc472343174</vt:lpwstr>
      </vt:variant>
      <vt:variant>
        <vt:i4>1507379</vt:i4>
      </vt:variant>
      <vt:variant>
        <vt:i4>74</vt:i4>
      </vt:variant>
      <vt:variant>
        <vt:i4>0</vt:i4>
      </vt:variant>
      <vt:variant>
        <vt:i4>5</vt:i4>
      </vt:variant>
      <vt:variant>
        <vt:lpwstr/>
      </vt:variant>
      <vt:variant>
        <vt:lpwstr>_Toc472343173</vt:lpwstr>
      </vt:variant>
      <vt:variant>
        <vt:i4>1507379</vt:i4>
      </vt:variant>
      <vt:variant>
        <vt:i4>68</vt:i4>
      </vt:variant>
      <vt:variant>
        <vt:i4>0</vt:i4>
      </vt:variant>
      <vt:variant>
        <vt:i4>5</vt:i4>
      </vt:variant>
      <vt:variant>
        <vt:lpwstr/>
      </vt:variant>
      <vt:variant>
        <vt:lpwstr>_Toc472343172</vt:lpwstr>
      </vt:variant>
      <vt:variant>
        <vt:i4>1507379</vt:i4>
      </vt:variant>
      <vt:variant>
        <vt:i4>62</vt:i4>
      </vt:variant>
      <vt:variant>
        <vt:i4>0</vt:i4>
      </vt:variant>
      <vt:variant>
        <vt:i4>5</vt:i4>
      </vt:variant>
      <vt:variant>
        <vt:lpwstr/>
      </vt:variant>
      <vt:variant>
        <vt:lpwstr>_Toc472343171</vt:lpwstr>
      </vt:variant>
      <vt:variant>
        <vt:i4>1507379</vt:i4>
      </vt:variant>
      <vt:variant>
        <vt:i4>56</vt:i4>
      </vt:variant>
      <vt:variant>
        <vt:i4>0</vt:i4>
      </vt:variant>
      <vt:variant>
        <vt:i4>5</vt:i4>
      </vt:variant>
      <vt:variant>
        <vt:lpwstr/>
      </vt:variant>
      <vt:variant>
        <vt:lpwstr>_Toc472343170</vt:lpwstr>
      </vt:variant>
      <vt:variant>
        <vt:i4>1441843</vt:i4>
      </vt:variant>
      <vt:variant>
        <vt:i4>50</vt:i4>
      </vt:variant>
      <vt:variant>
        <vt:i4>0</vt:i4>
      </vt:variant>
      <vt:variant>
        <vt:i4>5</vt:i4>
      </vt:variant>
      <vt:variant>
        <vt:lpwstr/>
      </vt:variant>
      <vt:variant>
        <vt:lpwstr>_Toc472343169</vt:lpwstr>
      </vt:variant>
      <vt:variant>
        <vt:i4>1441843</vt:i4>
      </vt:variant>
      <vt:variant>
        <vt:i4>44</vt:i4>
      </vt:variant>
      <vt:variant>
        <vt:i4>0</vt:i4>
      </vt:variant>
      <vt:variant>
        <vt:i4>5</vt:i4>
      </vt:variant>
      <vt:variant>
        <vt:lpwstr/>
      </vt:variant>
      <vt:variant>
        <vt:lpwstr>_Toc472343168</vt:lpwstr>
      </vt:variant>
      <vt:variant>
        <vt:i4>1441843</vt:i4>
      </vt:variant>
      <vt:variant>
        <vt:i4>38</vt:i4>
      </vt:variant>
      <vt:variant>
        <vt:i4>0</vt:i4>
      </vt:variant>
      <vt:variant>
        <vt:i4>5</vt:i4>
      </vt:variant>
      <vt:variant>
        <vt:lpwstr/>
      </vt:variant>
      <vt:variant>
        <vt:lpwstr>_Toc472343167</vt:lpwstr>
      </vt:variant>
      <vt:variant>
        <vt:i4>1441843</vt:i4>
      </vt:variant>
      <vt:variant>
        <vt:i4>32</vt:i4>
      </vt:variant>
      <vt:variant>
        <vt:i4>0</vt:i4>
      </vt:variant>
      <vt:variant>
        <vt:i4>5</vt:i4>
      </vt:variant>
      <vt:variant>
        <vt:lpwstr/>
      </vt:variant>
      <vt:variant>
        <vt:lpwstr>_Toc472343166</vt:lpwstr>
      </vt:variant>
      <vt:variant>
        <vt:i4>1441843</vt:i4>
      </vt:variant>
      <vt:variant>
        <vt:i4>26</vt:i4>
      </vt:variant>
      <vt:variant>
        <vt:i4>0</vt:i4>
      </vt:variant>
      <vt:variant>
        <vt:i4>5</vt:i4>
      </vt:variant>
      <vt:variant>
        <vt:lpwstr/>
      </vt:variant>
      <vt:variant>
        <vt:lpwstr>_Toc472343165</vt:lpwstr>
      </vt:variant>
      <vt:variant>
        <vt:i4>1441843</vt:i4>
      </vt:variant>
      <vt:variant>
        <vt:i4>20</vt:i4>
      </vt:variant>
      <vt:variant>
        <vt:i4>0</vt:i4>
      </vt:variant>
      <vt:variant>
        <vt:i4>5</vt:i4>
      </vt:variant>
      <vt:variant>
        <vt:lpwstr/>
      </vt:variant>
      <vt:variant>
        <vt:lpwstr>_Toc472343164</vt:lpwstr>
      </vt:variant>
      <vt:variant>
        <vt:i4>1441843</vt:i4>
      </vt:variant>
      <vt:variant>
        <vt:i4>14</vt:i4>
      </vt:variant>
      <vt:variant>
        <vt:i4>0</vt:i4>
      </vt:variant>
      <vt:variant>
        <vt:i4>5</vt:i4>
      </vt:variant>
      <vt:variant>
        <vt:lpwstr/>
      </vt:variant>
      <vt:variant>
        <vt:lpwstr>_Toc472343163</vt:lpwstr>
      </vt:variant>
      <vt:variant>
        <vt:i4>1441843</vt:i4>
      </vt:variant>
      <vt:variant>
        <vt:i4>8</vt:i4>
      </vt:variant>
      <vt:variant>
        <vt:i4>0</vt:i4>
      </vt:variant>
      <vt:variant>
        <vt:i4>5</vt:i4>
      </vt:variant>
      <vt:variant>
        <vt:lpwstr/>
      </vt:variant>
      <vt:variant>
        <vt:lpwstr>_Toc472343162</vt:lpwstr>
      </vt:variant>
      <vt:variant>
        <vt:i4>1441843</vt:i4>
      </vt:variant>
      <vt:variant>
        <vt:i4>2</vt:i4>
      </vt:variant>
      <vt:variant>
        <vt:i4>0</vt:i4>
      </vt:variant>
      <vt:variant>
        <vt:i4>5</vt:i4>
      </vt:variant>
      <vt:variant>
        <vt:lpwstr/>
      </vt:variant>
      <vt:variant>
        <vt:lpwstr>_Toc472343161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彭 mq</cp:lastModifiedBy>
  <cp:revision>8</cp:revision>
  <cp:lastPrinted>2022-11-10T07:36:00Z</cp:lastPrinted>
  <dcterms:created xsi:type="dcterms:W3CDTF">2023-03-08T03:34:00Z</dcterms:created>
  <dcterms:modified xsi:type="dcterms:W3CDTF">2023-03-09T02:49:00Z</dcterms:modified>
</cp:coreProperties>
</file>